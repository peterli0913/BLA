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2E3197" w14:textId="77777777" w:rsidR="00845261" w:rsidRPr="000D3FE0" w:rsidRDefault="00845261" w:rsidP="00E70587">
      <w:pPr>
        <w:jc w:val="center"/>
        <w:rPr>
          <w:rFonts w:ascii="Arial" w:eastAsia="Times New Roman" w:hAnsi="Arial" w:cs="Arial"/>
          <w:sz w:val="21"/>
          <w:szCs w:val="21"/>
        </w:rPr>
      </w:pPr>
    </w:p>
    <w:p w14:paraId="18ECA8C8" w14:textId="77777777" w:rsidR="00845261" w:rsidRPr="000D3FE0" w:rsidRDefault="00845261" w:rsidP="00E70587">
      <w:pPr>
        <w:jc w:val="center"/>
        <w:rPr>
          <w:rFonts w:ascii="Arial" w:eastAsia="Times New Roman" w:hAnsi="Arial" w:cs="Arial"/>
          <w:sz w:val="21"/>
          <w:szCs w:val="21"/>
        </w:rPr>
      </w:pPr>
    </w:p>
    <w:p w14:paraId="4C53705F" w14:textId="3E67386E" w:rsidR="005A4DDF" w:rsidRPr="000D3FE0" w:rsidRDefault="005A4DDF" w:rsidP="00E70587">
      <w:pPr>
        <w:jc w:val="center"/>
        <w:rPr>
          <w:rFonts w:ascii="Arial" w:eastAsia="Times New Roman" w:hAnsi="Arial" w:cs="Arial"/>
          <w:sz w:val="21"/>
          <w:szCs w:val="21"/>
        </w:rPr>
      </w:pPr>
      <w:r w:rsidRPr="000D3FE0">
        <w:rPr>
          <w:rFonts w:ascii="Arial" w:eastAsia="Times New Roman" w:hAnsi="Arial" w:cs="Arial"/>
          <w:b/>
          <w:bCs/>
          <w:sz w:val="21"/>
          <w:szCs w:val="21"/>
        </w:rPr>
        <w:t xml:space="preserve">ELI LILLY AND </w:t>
      </w:r>
      <w:r w:rsidR="00DF4294" w:rsidRPr="000D3FE0">
        <w:rPr>
          <w:rFonts w:ascii="Arial" w:eastAsia="Times New Roman" w:hAnsi="Arial" w:cs="Arial"/>
          <w:b/>
          <w:bCs/>
          <w:sz w:val="21"/>
          <w:szCs w:val="21"/>
        </w:rPr>
        <w:t>ASYMCHEM</w:t>
      </w:r>
    </w:p>
    <w:p w14:paraId="380AC826" w14:textId="7CC7481C" w:rsidR="005A4DDF" w:rsidRPr="00E37D71" w:rsidRDefault="005A4DDF" w:rsidP="00E70587">
      <w:pPr>
        <w:jc w:val="center"/>
        <w:rPr>
          <w:rFonts w:ascii="Arial" w:eastAsia="Times New Roman" w:hAnsi="Arial" w:cs="Arial"/>
          <w:b/>
          <w:bCs/>
          <w:sz w:val="21"/>
          <w:szCs w:val="21"/>
        </w:rPr>
      </w:pPr>
      <w:r w:rsidRPr="00E37D71">
        <w:rPr>
          <w:rFonts w:ascii="Arial" w:eastAsia="Times New Roman" w:hAnsi="Arial" w:cs="Arial"/>
          <w:b/>
          <w:bCs/>
          <w:sz w:val="21"/>
          <w:szCs w:val="21"/>
        </w:rPr>
        <w:t>API External Manufacturing (APIEM)</w:t>
      </w:r>
    </w:p>
    <w:p w14:paraId="767FD146" w14:textId="77777777" w:rsidR="00113543" w:rsidRPr="000D3FE0" w:rsidRDefault="00113543" w:rsidP="00E70587">
      <w:pPr>
        <w:jc w:val="center"/>
        <w:rPr>
          <w:rFonts w:ascii="Arial" w:eastAsia="Times New Roman" w:hAnsi="Arial" w:cs="Arial"/>
          <w:b/>
          <w:bCs/>
          <w:sz w:val="21"/>
          <w:szCs w:val="21"/>
        </w:rPr>
      </w:pPr>
      <w:r w:rsidRPr="000D3FE0">
        <w:rPr>
          <w:rFonts w:ascii="Arial" w:eastAsia="Times New Roman" w:hAnsi="Arial" w:cs="Arial"/>
          <w:b/>
          <w:bCs/>
          <w:sz w:val="21"/>
          <w:szCs w:val="21"/>
        </w:rPr>
        <w:t>Gap Assessment and Risk Assessment</w:t>
      </w:r>
    </w:p>
    <w:p w14:paraId="607AA8EA" w14:textId="594127AB" w:rsidR="005A4DDF" w:rsidRPr="000D3FE0" w:rsidRDefault="00113543" w:rsidP="00E70587">
      <w:pPr>
        <w:jc w:val="center"/>
        <w:rPr>
          <w:rFonts w:ascii="Arial" w:eastAsia="Times New Roman" w:hAnsi="Arial" w:cs="Arial"/>
          <w:b/>
          <w:bCs/>
          <w:sz w:val="21"/>
          <w:szCs w:val="21"/>
        </w:rPr>
      </w:pPr>
      <w:r w:rsidRPr="000D3FE0">
        <w:rPr>
          <w:rFonts w:ascii="Arial" w:eastAsia="Times New Roman" w:hAnsi="Arial" w:cs="Arial"/>
          <w:b/>
          <w:bCs/>
          <w:sz w:val="21"/>
          <w:szCs w:val="21"/>
        </w:rPr>
        <w:t>For Technology</w:t>
      </w:r>
      <w:r w:rsidR="005A4DDF" w:rsidRPr="000D3FE0">
        <w:rPr>
          <w:rFonts w:ascii="Arial" w:eastAsia="Times New Roman" w:hAnsi="Arial" w:cs="Arial"/>
          <w:b/>
          <w:bCs/>
          <w:sz w:val="21"/>
          <w:szCs w:val="21"/>
        </w:rPr>
        <w:t xml:space="preserve"> </w:t>
      </w:r>
      <w:r w:rsidRPr="000D3FE0">
        <w:rPr>
          <w:rFonts w:ascii="Arial" w:eastAsia="Times New Roman" w:hAnsi="Arial" w:cs="Arial"/>
          <w:b/>
          <w:bCs/>
          <w:sz w:val="21"/>
          <w:szCs w:val="21"/>
        </w:rPr>
        <w:t>Transfer</w:t>
      </w:r>
    </w:p>
    <w:p w14:paraId="5CAEF039" w14:textId="77777777" w:rsidR="005A4DDF" w:rsidRPr="000D3FE0" w:rsidRDefault="005A4DDF" w:rsidP="00D35015">
      <w:pPr>
        <w:rPr>
          <w:rFonts w:ascii="Arial" w:eastAsia="Times New Roman" w:hAnsi="Arial" w:cs="Arial"/>
          <w:sz w:val="21"/>
          <w:szCs w:val="21"/>
        </w:rPr>
      </w:pPr>
      <w:r w:rsidRPr="000D3FE0">
        <w:rPr>
          <w:rFonts w:ascii="Arial" w:eastAsia="Times New Roman" w:hAnsi="Arial" w:cs="Arial"/>
          <w:sz w:val="21"/>
          <w:szCs w:val="21"/>
        </w:rPr>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3"/>
        <w:gridCol w:w="5911"/>
      </w:tblGrid>
      <w:tr w:rsidR="00E37D71" w:rsidRPr="00E37D71" w14:paraId="34BD8ABE" w14:textId="77777777" w:rsidTr="00E37D7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E42A508" w14:textId="1199129F" w:rsidR="005A4DDF" w:rsidRPr="00E37D71" w:rsidRDefault="005A4DDF" w:rsidP="00E37D71">
            <w:pPr>
              <w:spacing w:line="360" w:lineRule="auto"/>
              <w:jc w:val="center"/>
              <w:rPr>
                <w:rFonts w:ascii="Arial" w:eastAsia="Times New Roman" w:hAnsi="Arial" w:cs="Arial"/>
                <w:color w:val="FFFFFF" w:themeColor="background1"/>
                <w:sz w:val="18"/>
                <w:szCs w:val="21"/>
              </w:rPr>
            </w:pPr>
            <w:r w:rsidRPr="00E37D71">
              <w:rPr>
                <w:rFonts w:ascii="Arial" w:eastAsia="Times New Roman" w:hAnsi="Arial" w:cs="Arial"/>
                <w:b/>
                <w:bCs/>
                <w:color w:val="FFFFFF" w:themeColor="background1"/>
                <w:sz w:val="18"/>
                <w:szCs w:val="21"/>
              </w:rPr>
              <w:t>Document Title</w:t>
            </w:r>
          </w:p>
        </w:tc>
        <w:tc>
          <w:tcPr>
            <w:tcW w:w="342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DC1F415" w14:textId="386C1CDA" w:rsidR="005A4DDF" w:rsidRPr="00E37D71" w:rsidRDefault="005A4DDF" w:rsidP="00E37D71">
            <w:pPr>
              <w:spacing w:line="360" w:lineRule="auto"/>
              <w:jc w:val="center"/>
              <w:rPr>
                <w:rFonts w:ascii="Arial" w:eastAsia="Times New Roman" w:hAnsi="Arial" w:cs="Arial"/>
                <w:sz w:val="18"/>
                <w:szCs w:val="21"/>
              </w:rPr>
            </w:pPr>
            <w:r w:rsidRPr="00E37D71">
              <w:rPr>
                <w:rFonts w:ascii="Arial" w:eastAsia="Times New Roman" w:hAnsi="Arial" w:cs="Arial"/>
                <w:iCs/>
                <w:sz w:val="18"/>
                <w:szCs w:val="21"/>
              </w:rPr>
              <w:t>Gap Assessment / Risk Assessm</w:t>
            </w:r>
            <w:r w:rsidR="008F6A71" w:rsidRPr="00E37D71">
              <w:rPr>
                <w:rFonts w:ascii="Arial" w:eastAsia="Times New Roman" w:hAnsi="Arial" w:cs="Arial"/>
                <w:iCs/>
                <w:sz w:val="18"/>
                <w:szCs w:val="21"/>
              </w:rPr>
              <w:t>ent for Technology Transfer of</w:t>
            </w:r>
            <w:r w:rsidR="0023403C" w:rsidRPr="00E37D71">
              <w:rPr>
                <w:rFonts w:ascii="Arial" w:eastAsia="Times New Roman" w:hAnsi="Arial" w:cs="Arial"/>
                <w:b/>
                <w:iCs/>
                <w:sz w:val="18"/>
                <w:szCs w:val="21"/>
              </w:rPr>
              <w:t xml:space="preserve"> </w:t>
            </w:r>
            <w:r w:rsidR="0023403C" w:rsidRPr="00E37D71">
              <w:rPr>
                <w:rFonts w:ascii="Arial" w:eastAsia="Times New Roman" w:hAnsi="Arial" w:cs="Arial"/>
                <w:iCs/>
                <w:sz w:val="18"/>
                <w:szCs w:val="21"/>
              </w:rPr>
              <w:t>LSN418292</w:t>
            </w:r>
            <w:r w:rsidR="000D055C" w:rsidRPr="00E37D71">
              <w:rPr>
                <w:rFonts w:ascii="Arial" w:eastAsia="Times New Roman" w:hAnsi="Arial" w:cs="Arial"/>
                <w:iCs/>
                <w:sz w:val="18"/>
                <w:szCs w:val="21"/>
              </w:rPr>
              <w:t>8</w:t>
            </w:r>
            <w:r w:rsidR="0023403C" w:rsidRPr="00E37D71">
              <w:rPr>
                <w:rFonts w:ascii="Arial" w:eastAsia="Times New Roman" w:hAnsi="Arial" w:cs="Arial"/>
                <w:iCs/>
                <w:sz w:val="18"/>
                <w:szCs w:val="21"/>
              </w:rPr>
              <w:t xml:space="preserve"> / ASYM-14002</w:t>
            </w:r>
            <w:r w:rsidR="000D055C" w:rsidRPr="00E37D71">
              <w:rPr>
                <w:rFonts w:ascii="Arial" w:eastAsia="Times New Roman" w:hAnsi="Arial" w:cs="Arial"/>
                <w:iCs/>
                <w:sz w:val="18"/>
                <w:szCs w:val="21"/>
              </w:rPr>
              <w:t>1</w:t>
            </w:r>
            <w:r w:rsidRPr="00E37D71">
              <w:rPr>
                <w:rFonts w:ascii="Arial" w:eastAsia="Times New Roman" w:hAnsi="Arial" w:cs="Arial"/>
                <w:iCs/>
                <w:sz w:val="18"/>
                <w:szCs w:val="21"/>
              </w:rPr>
              <w:t xml:space="preserve"> from</w:t>
            </w:r>
            <w:r w:rsidR="00900DE0" w:rsidRPr="00E37D71">
              <w:rPr>
                <w:rFonts w:ascii="Arial" w:eastAsia="Times New Roman" w:hAnsi="Arial" w:cs="Arial"/>
                <w:iCs/>
                <w:sz w:val="18"/>
                <w:szCs w:val="21"/>
              </w:rPr>
              <w:t xml:space="preserve"> Full Scale Non-saleable Batch to PPQ </w:t>
            </w:r>
            <w:r w:rsidR="00900DE0" w:rsidRPr="00E37D71">
              <w:rPr>
                <w:rFonts w:ascii="Arial" w:hAnsi="Arial" w:cs="Arial"/>
                <w:iCs/>
                <w:sz w:val="18"/>
                <w:szCs w:val="21"/>
              </w:rPr>
              <w:t>Ba</w:t>
            </w:r>
            <w:r w:rsidR="00900DE0" w:rsidRPr="00E37D71">
              <w:rPr>
                <w:rFonts w:ascii="Arial" w:eastAsia="Times New Roman" w:hAnsi="Arial" w:cs="Arial"/>
                <w:iCs/>
                <w:sz w:val="18"/>
                <w:szCs w:val="21"/>
              </w:rPr>
              <w:t>tches  at</w:t>
            </w:r>
            <w:r w:rsidR="007E2B04" w:rsidRPr="00E37D71">
              <w:rPr>
                <w:rFonts w:ascii="Arial" w:eastAsia="Times New Roman" w:hAnsi="Arial" w:cs="Arial"/>
                <w:iCs/>
                <w:sz w:val="18"/>
                <w:szCs w:val="21"/>
              </w:rPr>
              <w:t xml:space="preserve"> </w:t>
            </w:r>
            <w:proofErr w:type="spellStart"/>
            <w:r w:rsidR="007E2B04" w:rsidRPr="00E37D71">
              <w:rPr>
                <w:rFonts w:ascii="Arial" w:eastAsia="Times New Roman" w:hAnsi="Arial" w:cs="Arial"/>
                <w:iCs/>
                <w:sz w:val="18"/>
                <w:szCs w:val="21"/>
              </w:rPr>
              <w:t>Asymchem</w:t>
            </w:r>
            <w:proofErr w:type="spellEnd"/>
            <w:r w:rsidR="007E2B04" w:rsidRPr="00E37D71">
              <w:rPr>
                <w:rFonts w:ascii="Arial" w:eastAsia="Times New Roman" w:hAnsi="Arial" w:cs="Arial"/>
                <w:iCs/>
                <w:sz w:val="18"/>
                <w:szCs w:val="21"/>
              </w:rPr>
              <w:t xml:space="preserve"> Life Science (Tianjin) Co., Ltd.,</w:t>
            </w:r>
          </w:p>
        </w:tc>
      </w:tr>
      <w:tr w:rsidR="00E37D71" w:rsidRPr="00E37D71" w14:paraId="211FCA08" w14:textId="77777777" w:rsidTr="00E37D7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66806EF1" w14:textId="269BAECA" w:rsidR="005A4DDF" w:rsidRPr="00E37D71" w:rsidRDefault="005A4DDF" w:rsidP="00E37D71">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Document ID</w:t>
            </w:r>
          </w:p>
        </w:tc>
        <w:tc>
          <w:tcPr>
            <w:tcW w:w="342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682CFE2C" w14:textId="7A604250" w:rsidR="005A4DDF" w:rsidRPr="00E37D71" w:rsidRDefault="00D349E0" w:rsidP="00E37D71">
            <w:pPr>
              <w:spacing w:line="360" w:lineRule="auto"/>
              <w:jc w:val="center"/>
              <w:rPr>
                <w:rFonts w:ascii="Arial" w:eastAsia="Times New Roman" w:hAnsi="Arial" w:cs="Arial"/>
                <w:sz w:val="18"/>
                <w:szCs w:val="21"/>
                <w:highlight w:val="yellow"/>
              </w:rPr>
            </w:pPr>
            <w:r w:rsidRPr="00E37D71">
              <w:rPr>
                <w:rFonts w:ascii="Arial" w:eastAsia="仿宋_GB2312" w:hAnsi="Arial" w:cs="Arial"/>
                <w:sz w:val="18"/>
                <w:szCs w:val="21"/>
              </w:rPr>
              <w:t>GA-14002</w:t>
            </w:r>
            <w:r w:rsidR="000D055C" w:rsidRPr="00E37D71">
              <w:rPr>
                <w:rFonts w:ascii="Arial" w:eastAsia="仿宋_GB2312" w:hAnsi="Arial" w:cs="Arial"/>
                <w:sz w:val="18"/>
                <w:szCs w:val="21"/>
              </w:rPr>
              <w:t>1</w:t>
            </w:r>
            <w:r w:rsidRPr="00E37D71">
              <w:rPr>
                <w:rFonts w:ascii="Arial" w:eastAsia="仿宋_GB2312" w:hAnsi="Arial" w:cs="Arial"/>
                <w:sz w:val="18"/>
                <w:szCs w:val="21"/>
              </w:rPr>
              <w:t>-0301</w:t>
            </w:r>
            <w:r w:rsidR="00D839D0" w:rsidRPr="00E37D71">
              <w:rPr>
                <w:rFonts w:ascii="Arial" w:eastAsia="仿宋_GB2312" w:hAnsi="Arial" w:cs="Arial"/>
                <w:sz w:val="18"/>
                <w:szCs w:val="21"/>
              </w:rPr>
              <w:t>.01</w:t>
            </w:r>
          </w:p>
        </w:tc>
      </w:tr>
      <w:tr w:rsidR="00E37D71" w:rsidRPr="00E37D71" w14:paraId="4BC1CBFE" w14:textId="77777777" w:rsidTr="00E37D7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B966BE6" w14:textId="3D8D3BD2" w:rsidR="005A4DDF" w:rsidRPr="00E37D71" w:rsidRDefault="000C50B3" w:rsidP="00E37D71">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Product</w:t>
            </w:r>
            <w:r w:rsidR="005A4DDF" w:rsidRPr="00E37D71">
              <w:rPr>
                <w:rFonts w:ascii="Arial" w:eastAsia="Times New Roman" w:hAnsi="Arial" w:cs="Arial"/>
                <w:b/>
                <w:bCs/>
                <w:sz w:val="18"/>
                <w:szCs w:val="21"/>
              </w:rPr>
              <w:t xml:space="preserve"> / Lilly ID</w:t>
            </w:r>
          </w:p>
        </w:tc>
        <w:tc>
          <w:tcPr>
            <w:tcW w:w="342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4B62BF9" w14:textId="11DA5F1E" w:rsidR="005A4DDF" w:rsidRPr="00E37D71" w:rsidRDefault="002C44F9" w:rsidP="00E37D71">
            <w:pPr>
              <w:spacing w:line="360" w:lineRule="auto"/>
              <w:jc w:val="center"/>
              <w:rPr>
                <w:rFonts w:ascii="Arial" w:eastAsia="Times New Roman" w:hAnsi="Arial" w:cs="Arial"/>
                <w:sz w:val="18"/>
                <w:szCs w:val="21"/>
              </w:rPr>
            </w:pPr>
            <w:r w:rsidRPr="00E37D71">
              <w:rPr>
                <w:rFonts w:ascii="Arial" w:eastAsia="Times New Roman" w:hAnsi="Arial" w:cs="Arial"/>
                <w:sz w:val="18"/>
                <w:szCs w:val="21"/>
              </w:rPr>
              <w:t>LSN418292</w:t>
            </w:r>
            <w:r w:rsidR="000D055C" w:rsidRPr="00E37D71">
              <w:rPr>
                <w:rFonts w:ascii="Arial" w:eastAsia="Times New Roman" w:hAnsi="Arial" w:cs="Arial"/>
                <w:sz w:val="18"/>
                <w:szCs w:val="21"/>
              </w:rPr>
              <w:t>8</w:t>
            </w:r>
            <w:r w:rsidRPr="00E37D71">
              <w:rPr>
                <w:rFonts w:ascii="Arial" w:eastAsia="Times New Roman" w:hAnsi="Arial" w:cs="Arial"/>
                <w:sz w:val="18"/>
                <w:szCs w:val="21"/>
              </w:rPr>
              <w:t xml:space="preserve"> / ASYM-14002</w:t>
            </w:r>
            <w:r w:rsidR="000D055C" w:rsidRPr="00E37D71">
              <w:rPr>
                <w:rFonts w:ascii="Arial" w:eastAsia="Times New Roman" w:hAnsi="Arial" w:cs="Arial"/>
                <w:sz w:val="18"/>
                <w:szCs w:val="21"/>
              </w:rPr>
              <w:t>1</w:t>
            </w:r>
          </w:p>
        </w:tc>
      </w:tr>
      <w:tr w:rsidR="00E37D71" w:rsidRPr="00E37D71" w14:paraId="2698D163" w14:textId="77777777" w:rsidTr="00E37D7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64BBB5A0" w14:textId="6E3CC938" w:rsidR="005A4DDF" w:rsidRPr="00E37D71" w:rsidRDefault="005A4DDF" w:rsidP="00E37D71">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Sending Site (Current Process)</w:t>
            </w:r>
          </w:p>
        </w:tc>
        <w:tc>
          <w:tcPr>
            <w:tcW w:w="342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033999D" w14:textId="3F819B83" w:rsidR="005A4DDF" w:rsidRPr="00E37D71" w:rsidRDefault="007E2B04" w:rsidP="00E37D71">
            <w:pPr>
              <w:spacing w:line="360" w:lineRule="auto"/>
              <w:jc w:val="center"/>
              <w:rPr>
                <w:rFonts w:ascii="Arial" w:eastAsia="Times New Roman" w:hAnsi="Arial" w:cs="Arial"/>
                <w:sz w:val="18"/>
                <w:szCs w:val="21"/>
              </w:rPr>
            </w:pPr>
            <w:proofErr w:type="spellStart"/>
            <w:r w:rsidRPr="00E37D71">
              <w:rPr>
                <w:rFonts w:ascii="Arial" w:eastAsia="Times New Roman" w:hAnsi="Arial" w:cs="Arial"/>
                <w:iCs/>
                <w:sz w:val="18"/>
                <w:szCs w:val="21"/>
              </w:rPr>
              <w:t>Asymchem</w:t>
            </w:r>
            <w:proofErr w:type="spellEnd"/>
            <w:r w:rsidRPr="00E37D71">
              <w:rPr>
                <w:rFonts w:ascii="Arial" w:eastAsia="Times New Roman" w:hAnsi="Arial" w:cs="Arial"/>
                <w:iCs/>
                <w:sz w:val="18"/>
                <w:szCs w:val="21"/>
              </w:rPr>
              <w:t xml:space="preserve"> Life Science (Tianjin) Co., Ltd</w:t>
            </w:r>
          </w:p>
        </w:tc>
      </w:tr>
      <w:tr w:rsidR="00E37D71" w:rsidRPr="00E37D71" w14:paraId="78B4763A" w14:textId="77777777" w:rsidTr="00E37D7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FA58307" w14:textId="2D0052B2" w:rsidR="005A4DDF" w:rsidRPr="00E37D71" w:rsidRDefault="005A4DDF" w:rsidP="00E37D71">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Receiving Site (CMO)</w:t>
            </w:r>
          </w:p>
        </w:tc>
        <w:tc>
          <w:tcPr>
            <w:tcW w:w="342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BA08900" w14:textId="773E6813" w:rsidR="005A4DDF" w:rsidRPr="00E37D71" w:rsidRDefault="007E2B04" w:rsidP="00E37D71">
            <w:pPr>
              <w:spacing w:line="360" w:lineRule="auto"/>
              <w:jc w:val="center"/>
              <w:rPr>
                <w:rFonts w:ascii="Arial" w:eastAsia="Times New Roman" w:hAnsi="Arial" w:cs="Arial"/>
                <w:sz w:val="18"/>
                <w:szCs w:val="21"/>
              </w:rPr>
            </w:pPr>
            <w:proofErr w:type="spellStart"/>
            <w:r w:rsidRPr="00E37D71">
              <w:rPr>
                <w:rFonts w:ascii="Arial" w:eastAsia="Times New Roman" w:hAnsi="Arial" w:cs="Arial"/>
                <w:iCs/>
                <w:sz w:val="18"/>
                <w:szCs w:val="21"/>
              </w:rPr>
              <w:t>Asymchem</w:t>
            </w:r>
            <w:proofErr w:type="spellEnd"/>
            <w:r w:rsidRPr="00E37D71">
              <w:rPr>
                <w:rFonts w:ascii="Arial" w:eastAsia="Times New Roman" w:hAnsi="Arial" w:cs="Arial"/>
                <w:iCs/>
                <w:sz w:val="18"/>
                <w:szCs w:val="21"/>
              </w:rPr>
              <w:t xml:space="preserve"> Life Science (Tianjin) Co., Ltd</w:t>
            </w:r>
          </w:p>
        </w:tc>
      </w:tr>
      <w:tr w:rsidR="00E37D71" w:rsidRPr="00E37D71" w14:paraId="516F7FE6" w14:textId="77777777" w:rsidTr="00E37D71">
        <w:trPr>
          <w:trHeight w:val="370"/>
          <w:jc w:val="center"/>
        </w:trPr>
        <w:tc>
          <w:tcPr>
            <w:tcW w:w="1573" w:type="pct"/>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E2875DF" w14:textId="00713921" w:rsidR="005A4DDF" w:rsidRPr="00E37D71" w:rsidRDefault="005A4DDF" w:rsidP="00E37D71">
            <w:pPr>
              <w:spacing w:line="360" w:lineRule="auto"/>
              <w:jc w:val="center"/>
              <w:rPr>
                <w:rFonts w:ascii="Arial" w:eastAsia="Times New Roman" w:hAnsi="Arial" w:cs="Arial"/>
                <w:sz w:val="18"/>
                <w:szCs w:val="21"/>
              </w:rPr>
            </w:pPr>
            <w:r w:rsidRPr="00E37D71">
              <w:rPr>
                <w:rFonts w:ascii="Arial" w:eastAsia="Times New Roman" w:hAnsi="Arial" w:cs="Arial"/>
                <w:b/>
                <w:bCs/>
                <w:sz w:val="18"/>
                <w:szCs w:val="21"/>
              </w:rPr>
              <w:t>Commercialization Phase</w:t>
            </w:r>
          </w:p>
        </w:tc>
        <w:tc>
          <w:tcPr>
            <w:tcW w:w="3427"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13ECDF2" w14:textId="5952E177" w:rsidR="005A4DDF" w:rsidRPr="00E37D71" w:rsidRDefault="0071184F" w:rsidP="00E37D71">
            <w:pPr>
              <w:spacing w:line="360" w:lineRule="auto"/>
              <w:jc w:val="center"/>
              <w:rPr>
                <w:rFonts w:ascii="Arial" w:eastAsia="Times New Roman" w:hAnsi="Arial" w:cs="Arial"/>
                <w:sz w:val="18"/>
                <w:szCs w:val="21"/>
              </w:rPr>
            </w:pPr>
            <w:r w:rsidRPr="00E37D71">
              <w:rPr>
                <w:rFonts w:ascii="Arial" w:eastAsia="Times New Roman" w:hAnsi="Arial" w:cs="Arial"/>
                <w:iCs/>
                <w:sz w:val="18"/>
                <w:szCs w:val="21"/>
              </w:rPr>
              <w:t>Process Performance Qualification / Commercial production</w:t>
            </w:r>
          </w:p>
        </w:tc>
      </w:tr>
    </w:tbl>
    <w:p w14:paraId="0C59A550" w14:textId="5722139C" w:rsidR="005A4DDF" w:rsidRPr="000D3FE0" w:rsidRDefault="00A44EED" w:rsidP="00D35015">
      <w:pPr>
        <w:rPr>
          <w:rFonts w:ascii="Arial" w:hAnsi="Arial" w:cs="Arial"/>
          <w:sz w:val="21"/>
          <w:szCs w:val="21"/>
        </w:rPr>
      </w:pPr>
      <w:proofErr w:type="gramStart"/>
      <w:r w:rsidRPr="000D3FE0">
        <w:rPr>
          <w:rFonts w:ascii="Arial" w:hAnsi="Arial" w:cs="Arial"/>
          <w:sz w:val="21"/>
          <w:szCs w:val="21"/>
        </w:rPr>
        <w:t>l</w:t>
      </w:r>
      <w:proofErr w:type="gramEnd"/>
    </w:p>
    <w:p w14:paraId="662798B2" w14:textId="5F9B985F" w:rsidR="00350254" w:rsidRPr="000D3FE0" w:rsidRDefault="005A4DDF" w:rsidP="00D35015">
      <w:pPr>
        <w:rPr>
          <w:rFonts w:ascii="Arial" w:eastAsia="Times New Roman" w:hAnsi="Arial" w:cs="Arial"/>
          <w:sz w:val="21"/>
          <w:szCs w:val="21"/>
        </w:rPr>
      </w:pPr>
      <w:r w:rsidRPr="000D3FE0">
        <w:rPr>
          <w:rFonts w:ascii="Arial" w:eastAsia="Times New Roman" w:hAnsi="Arial" w:cs="Arial"/>
          <w:sz w:val="21"/>
          <w:szCs w:val="21"/>
        </w:rPr>
        <w:t> </w:t>
      </w:r>
    </w:p>
    <w:p w14:paraId="6F315C82" w14:textId="77777777" w:rsidR="00350254" w:rsidRPr="000D3FE0" w:rsidRDefault="00350254" w:rsidP="00D35015">
      <w:pPr>
        <w:rPr>
          <w:rFonts w:ascii="Arial" w:eastAsia="Times New Roman" w:hAnsi="Arial" w:cs="Arial"/>
          <w:sz w:val="21"/>
          <w:szCs w:val="21"/>
        </w:rPr>
      </w:pPr>
      <w:r w:rsidRPr="000D3FE0">
        <w:rPr>
          <w:rFonts w:ascii="Arial" w:eastAsia="Times New Roman" w:hAnsi="Arial" w:cs="Arial"/>
          <w:sz w:val="21"/>
          <w:szCs w:val="21"/>
        </w:rPr>
        <w:br w:type="page"/>
      </w:r>
    </w:p>
    <w:p w14:paraId="1819CC11" w14:textId="77777777" w:rsidR="005A4DDF" w:rsidRPr="000D3FE0" w:rsidRDefault="005A4DDF" w:rsidP="00D35015">
      <w:pPr>
        <w:rPr>
          <w:rFonts w:ascii="Arial" w:eastAsia="Times New Roman" w:hAnsi="Arial" w:cs="Arial"/>
          <w:b/>
          <w:bCs/>
          <w:sz w:val="21"/>
          <w:szCs w:val="21"/>
        </w:rPr>
      </w:pPr>
      <w:r w:rsidRPr="000D3FE0">
        <w:rPr>
          <w:rFonts w:ascii="Arial" w:eastAsia="Times New Roman" w:hAnsi="Arial" w:cs="Arial"/>
          <w:b/>
          <w:bCs/>
          <w:sz w:val="21"/>
          <w:szCs w:val="21"/>
        </w:rPr>
        <w:lastRenderedPageBreak/>
        <w:t>Approval and Signatures </w:t>
      </w:r>
    </w:p>
    <w:p w14:paraId="30B67521" w14:textId="43163907" w:rsidR="005A4DDF" w:rsidRPr="000D3FE0" w:rsidRDefault="005A4DDF">
      <w:pPr>
        <w:spacing w:after="0" w:line="360" w:lineRule="auto"/>
        <w:jc w:val="both"/>
        <w:rPr>
          <w:rFonts w:ascii="Arial" w:eastAsia="Times New Roman" w:hAnsi="Arial" w:cs="Arial"/>
          <w:sz w:val="21"/>
          <w:szCs w:val="21"/>
        </w:rPr>
        <w:pPrChange w:id="0" w:author="Jie Wang5909" w:date="2026-10-13T22:28:00Z">
          <w:pPr>
            <w:spacing w:after="0" w:line="360" w:lineRule="auto"/>
          </w:pPr>
        </w:pPrChange>
      </w:pPr>
      <w:r w:rsidRPr="000D3FE0">
        <w:rPr>
          <w:rFonts w:ascii="Arial" w:eastAsia="Times New Roman" w:hAnsi="Arial" w:cs="Arial"/>
          <w:sz w:val="21"/>
          <w:szCs w:val="21"/>
        </w:rPr>
        <w:t>This document requires review and approval by the roles listed below prior to commencement of process validation or PPQ activities at the</w:t>
      </w:r>
      <w:r w:rsidR="00CB474B" w:rsidRPr="000D3FE0">
        <w:rPr>
          <w:rFonts w:ascii="Arial" w:eastAsia="Times New Roman" w:hAnsi="Arial" w:cs="Arial"/>
          <w:iCs/>
          <w:sz w:val="21"/>
          <w:szCs w:val="21"/>
        </w:rPr>
        <w:t xml:space="preserve"> </w:t>
      </w:r>
      <w:proofErr w:type="spellStart"/>
      <w:r w:rsidR="00CB474B" w:rsidRPr="000D3FE0">
        <w:rPr>
          <w:rFonts w:ascii="Arial" w:eastAsia="Times New Roman" w:hAnsi="Arial" w:cs="Arial"/>
          <w:iCs/>
          <w:sz w:val="21"/>
          <w:szCs w:val="21"/>
        </w:rPr>
        <w:t>Asymchem</w:t>
      </w:r>
      <w:proofErr w:type="spellEnd"/>
      <w:r w:rsidR="00CB474B" w:rsidRPr="000D3FE0">
        <w:rPr>
          <w:rFonts w:ascii="Arial" w:eastAsia="Times New Roman" w:hAnsi="Arial" w:cs="Arial"/>
          <w:iCs/>
          <w:sz w:val="21"/>
          <w:szCs w:val="21"/>
        </w:rPr>
        <w:t xml:space="preserve"> Life Science (Tianjin) C</w:t>
      </w:r>
      <w:r w:rsidR="00CB474B" w:rsidRPr="000D3FE0">
        <w:rPr>
          <w:rFonts w:ascii="Arial" w:eastAsia="Times New Roman" w:hAnsi="Arial" w:cs="Arial"/>
          <w:sz w:val="21"/>
          <w:szCs w:val="21"/>
        </w:rPr>
        <w:t>o., Ltd,</w:t>
      </w:r>
      <w:r w:rsidR="00113543" w:rsidRPr="000D3FE0">
        <w:rPr>
          <w:rFonts w:ascii="Arial" w:eastAsia="Times New Roman" w:hAnsi="Arial" w:cs="Arial"/>
          <w:sz w:val="21"/>
          <w:szCs w:val="21"/>
        </w:rPr>
        <w:t xml:space="preserve"> (No.265, South Avenue, </w:t>
      </w:r>
      <w:proofErr w:type="spellStart"/>
      <w:r w:rsidR="00113543" w:rsidRPr="000D3FE0">
        <w:rPr>
          <w:rFonts w:ascii="Arial" w:eastAsia="Times New Roman" w:hAnsi="Arial" w:cs="Arial"/>
          <w:sz w:val="21"/>
          <w:szCs w:val="21"/>
        </w:rPr>
        <w:t>Binhai</w:t>
      </w:r>
      <w:proofErr w:type="spellEnd"/>
      <w:r w:rsidR="00113543" w:rsidRPr="000D3FE0">
        <w:rPr>
          <w:rFonts w:ascii="Arial" w:eastAsia="Times New Roman" w:hAnsi="Arial" w:cs="Arial"/>
          <w:sz w:val="21"/>
          <w:szCs w:val="21"/>
        </w:rPr>
        <w:t xml:space="preserve"> New Area TEDA, Tianjin, 300462, P.R. China) (Referred to as TJ4)</w:t>
      </w:r>
      <w:r w:rsidRPr="000D3FE0">
        <w:rPr>
          <w:rFonts w:ascii="Arial" w:eastAsia="Times New Roman" w:hAnsi="Arial" w:cs="Arial"/>
          <w:sz w:val="21"/>
          <w:szCs w:val="21"/>
        </w:rPr>
        <w:t>. Approval is required from both sending and receiving site representatives. Data Integrity review is also required. </w:t>
      </w:r>
    </w:p>
    <w:tbl>
      <w:tblPr>
        <w:tblStyle w:val="af0"/>
        <w:tblW w:w="46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48"/>
        <w:gridCol w:w="2063"/>
        <w:gridCol w:w="2040"/>
      </w:tblGrid>
      <w:tr w:rsidR="00D349E0" w:rsidRPr="000D3FE0" w14:paraId="1F192716" w14:textId="77777777" w:rsidTr="006843A4">
        <w:trPr>
          <w:trHeight w:hRule="exact" w:val="321"/>
        </w:trPr>
        <w:tc>
          <w:tcPr>
            <w:tcW w:w="2452" w:type="pct"/>
          </w:tcPr>
          <w:p w14:paraId="0486811C" w14:textId="77777777" w:rsidR="00D349E0" w:rsidRPr="000D3FE0" w:rsidRDefault="00D349E0" w:rsidP="00D35015">
            <w:pPr>
              <w:rPr>
                <w:rFonts w:ascii="Arial" w:eastAsia="仿宋_GB2312" w:hAnsi="Arial" w:cs="Arial"/>
                <w:b/>
                <w:sz w:val="21"/>
                <w:szCs w:val="21"/>
              </w:rPr>
            </w:pPr>
            <w:r w:rsidRPr="000D3FE0">
              <w:rPr>
                <w:rFonts w:ascii="Arial" w:eastAsia="仿宋_GB2312" w:hAnsi="Arial" w:cs="Arial"/>
                <w:b/>
                <w:sz w:val="21"/>
                <w:szCs w:val="21"/>
              </w:rPr>
              <w:t xml:space="preserve">Prepared by </w:t>
            </w:r>
          </w:p>
        </w:tc>
        <w:tc>
          <w:tcPr>
            <w:tcW w:w="1281" w:type="pct"/>
          </w:tcPr>
          <w:p w14:paraId="3713BD41" w14:textId="77777777" w:rsidR="00D349E0" w:rsidRPr="000D3FE0" w:rsidRDefault="00D349E0" w:rsidP="00D35015">
            <w:pPr>
              <w:rPr>
                <w:rFonts w:ascii="Arial" w:eastAsia="仿宋_GB2312" w:hAnsi="Arial" w:cs="Arial"/>
                <w:sz w:val="21"/>
                <w:szCs w:val="21"/>
              </w:rPr>
            </w:pPr>
          </w:p>
        </w:tc>
        <w:tc>
          <w:tcPr>
            <w:tcW w:w="1267" w:type="pct"/>
          </w:tcPr>
          <w:p w14:paraId="0B50354B" w14:textId="77777777" w:rsidR="00D349E0" w:rsidRPr="000D3FE0" w:rsidRDefault="00D349E0" w:rsidP="00D35015">
            <w:pPr>
              <w:rPr>
                <w:rFonts w:ascii="Arial" w:eastAsia="仿宋_GB2312" w:hAnsi="Arial" w:cs="Arial"/>
                <w:sz w:val="21"/>
                <w:szCs w:val="21"/>
              </w:rPr>
            </w:pPr>
          </w:p>
        </w:tc>
      </w:tr>
      <w:tr w:rsidR="00D349E0" w:rsidRPr="000D3FE0" w14:paraId="4437BCA2" w14:textId="77777777" w:rsidTr="006843A4">
        <w:trPr>
          <w:trHeight w:hRule="exact" w:val="937"/>
        </w:trPr>
        <w:tc>
          <w:tcPr>
            <w:tcW w:w="2452" w:type="pct"/>
            <w:vAlign w:val="bottom"/>
          </w:tcPr>
          <w:p w14:paraId="22FD2A3F" w14:textId="18943501" w:rsidR="00D349E0" w:rsidRPr="000D3FE0" w:rsidRDefault="000D055C" w:rsidP="00D35015">
            <w:pPr>
              <w:rPr>
                <w:rFonts w:ascii="Arial" w:eastAsia="仿宋_GB2312" w:hAnsi="Arial" w:cs="Arial"/>
                <w:sz w:val="21"/>
                <w:szCs w:val="21"/>
              </w:rPr>
            </w:pPr>
            <w:r w:rsidRPr="000D3FE0">
              <w:rPr>
                <w:rFonts w:ascii="Arial" w:eastAsia="仿宋_GB2312" w:hAnsi="Arial" w:cs="Arial"/>
                <w:sz w:val="21"/>
                <w:szCs w:val="21"/>
              </w:rPr>
              <w:t>Yu Zhang</w:t>
            </w:r>
          </w:p>
          <w:p w14:paraId="654A6FA7" w14:textId="110D387E" w:rsidR="00D349E0" w:rsidRPr="000D3FE0" w:rsidRDefault="00D349E0" w:rsidP="00D35015">
            <w:pPr>
              <w:rPr>
                <w:rFonts w:ascii="Arial" w:eastAsia="仿宋_GB2312" w:hAnsi="Arial" w:cs="Arial"/>
                <w:b/>
                <w:sz w:val="21"/>
                <w:szCs w:val="21"/>
              </w:rPr>
            </w:pPr>
            <w:r w:rsidRPr="000D3FE0">
              <w:rPr>
                <w:rFonts w:ascii="Arial" w:eastAsia="仿宋_GB2312" w:hAnsi="Arial" w:cs="Arial"/>
                <w:sz w:val="21"/>
                <w:szCs w:val="21"/>
              </w:rPr>
              <w:t>(Associate Director, CMM</w:t>
            </w:r>
            <w:r w:rsidR="000D055C" w:rsidRPr="000D3FE0">
              <w:rPr>
                <w:rFonts w:ascii="Arial" w:eastAsia="仿宋_GB2312" w:hAnsi="Arial" w:cs="Arial"/>
                <w:sz w:val="21"/>
                <w:szCs w:val="21"/>
              </w:rPr>
              <w:t>D</w:t>
            </w:r>
            <w:r w:rsidRPr="000D3FE0">
              <w:rPr>
                <w:rFonts w:ascii="Arial" w:eastAsia="仿宋_GB2312" w:hAnsi="Arial" w:cs="Arial"/>
                <w:sz w:val="21"/>
                <w:szCs w:val="21"/>
              </w:rPr>
              <w:t>)</w:t>
            </w:r>
          </w:p>
        </w:tc>
        <w:tc>
          <w:tcPr>
            <w:tcW w:w="1281" w:type="pct"/>
            <w:vAlign w:val="bottom"/>
          </w:tcPr>
          <w:p w14:paraId="73AA3F6B" w14:textId="77777777"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Signature &amp;Date</w:t>
            </w:r>
          </w:p>
        </w:tc>
        <w:tc>
          <w:tcPr>
            <w:tcW w:w="1267" w:type="pct"/>
            <w:tcBorders>
              <w:bottom w:val="single" w:sz="4" w:space="0" w:color="auto"/>
            </w:tcBorders>
          </w:tcPr>
          <w:p w14:paraId="654FDF55" w14:textId="77777777" w:rsidR="00D349E0" w:rsidRPr="000D3FE0" w:rsidRDefault="00D349E0" w:rsidP="00D35015">
            <w:pPr>
              <w:rPr>
                <w:rFonts w:ascii="Arial" w:eastAsia="仿宋_GB2312" w:hAnsi="Arial" w:cs="Arial"/>
                <w:sz w:val="21"/>
                <w:szCs w:val="21"/>
              </w:rPr>
            </w:pPr>
          </w:p>
        </w:tc>
      </w:tr>
      <w:tr w:rsidR="00D349E0" w:rsidRPr="000D3FE0" w14:paraId="1459E005" w14:textId="77777777" w:rsidTr="006843A4">
        <w:trPr>
          <w:trHeight w:hRule="exact" w:val="321"/>
        </w:trPr>
        <w:tc>
          <w:tcPr>
            <w:tcW w:w="2452" w:type="pct"/>
            <w:vAlign w:val="bottom"/>
          </w:tcPr>
          <w:p w14:paraId="294C7D40" w14:textId="77777777" w:rsidR="00D349E0" w:rsidRPr="000D3FE0" w:rsidRDefault="00D349E0" w:rsidP="00D35015">
            <w:pPr>
              <w:rPr>
                <w:rFonts w:ascii="Arial" w:eastAsia="仿宋_GB2312" w:hAnsi="Arial" w:cs="Arial"/>
                <w:b/>
                <w:sz w:val="21"/>
                <w:szCs w:val="21"/>
              </w:rPr>
            </w:pPr>
            <w:r w:rsidRPr="000D3FE0">
              <w:rPr>
                <w:rFonts w:ascii="Arial" w:eastAsia="仿宋_GB2312" w:hAnsi="Arial" w:cs="Arial"/>
                <w:b/>
                <w:sz w:val="21"/>
                <w:szCs w:val="21"/>
              </w:rPr>
              <w:t>Reviewed by</w:t>
            </w:r>
          </w:p>
        </w:tc>
        <w:tc>
          <w:tcPr>
            <w:tcW w:w="1281" w:type="pct"/>
            <w:vAlign w:val="bottom"/>
          </w:tcPr>
          <w:p w14:paraId="766DD763" w14:textId="77777777" w:rsidR="00D349E0" w:rsidRPr="000D3FE0" w:rsidRDefault="00D349E0" w:rsidP="00D35015">
            <w:pPr>
              <w:rPr>
                <w:rFonts w:ascii="Arial" w:eastAsia="仿宋_GB2312" w:hAnsi="Arial" w:cs="Arial"/>
                <w:b/>
                <w:sz w:val="21"/>
                <w:szCs w:val="21"/>
              </w:rPr>
            </w:pPr>
          </w:p>
        </w:tc>
        <w:tc>
          <w:tcPr>
            <w:tcW w:w="1267" w:type="pct"/>
            <w:tcBorders>
              <w:top w:val="single" w:sz="4" w:space="0" w:color="auto"/>
            </w:tcBorders>
          </w:tcPr>
          <w:p w14:paraId="6EECFAAE" w14:textId="77777777" w:rsidR="00D349E0" w:rsidRPr="000D3FE0" w:rsidRDefault="00D349E0" w:rsidP="00D35015">
            <w:pPr>
              <w:rPr>
                <w:rFonts w:ascii="Arial" w:eastAsia="仿宋_GB2312" w:hAnsi="Arial" w:cs="Arial"/>
                <w:b/>
                <w:sz w:val="21"/>
                <w:szCs w:val="21"/>
              </w:rPr>
            </w:pPr>
          </w:p>
        </w:tc>
      </w:tr>
      <w:tr w:rsidR="00D349E0" w:rsidRPr="000D3FE0" w14:paraId="3AF9363E" w14:textId="77777777" w:rsidTr="006843A4">
        <w:trPr>
          <w:trHeight w:hRule="exact" w:val="974"/>
        </w:trPr>
        <w:tc>
          <w:tcPr>
            <w:tcW w:w="2452" w:type="pct"/>
            <w:vAlign w:val="bottom"/>
          </w:tcPr>
          <w:p w14:paraId="56F3EE91" w14:textId="6A53A8B6" w:rsidR="00D349E0" w:rsidRPr="000D3FE0" w:rsidRDefault="000D055C" w:rsidP="00D35015">
            <w:pPr>
              <w:rPr>
                <w:rFonts w:ascii="Arial" w:eastAsia="仿宋_GB2312" w:hAnsi="Arial" w:cs="Arial"/>
                <w:sz w:val="21"/>
                <w:szCs w:val="21"/>
              </w:rPr>
            </w:pPr>
            <w:r w:rsidRPr="000D3FE0">
              <w:rPr>
                <w:rFonts w:ascii="Arial" w:eastAsia="仿宋_GB2312" w:hAnsi="Arial" w:cs="Arial"/>
                <w:sz w:val="21"/>
                <w:szCs w:val="21"/>
              </w:rPr>
              <w:t>Tingquan Yang</w:t>
            </w:r>
          </w:p>
          <w:p w14:paraId="671406D7" w14:textId="0E6BE81A"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w:t>
            </w:r>
            <w:r w:rsidR="00967251" w:rsidRPr="000D3FE0">
              <w:rPr>
                <w:rFonts w:ascii="Arial" w:eastAsia="仿宋_GB2312" w:hAnsi="Arial" w:cs="Arial"/>
                <w:sz w:val="21"/>
                <w:szCs w:val="21"/>
              </w:rPr>
              <w:t xml:space="preserve">Senior </w:t>
            </w:r>
            <w:r w:rsidRPr="000D3FE0">
              <w:rPr>
                <w:rFonts w:ascii="Arial" w:eastAsia="仿宋_GB2312" w:hAnsi="Arial" w:cs="Arial"/>
                <w:sz w:val="21"/>
                <w:szCs w:val="21"/>
              </w:rPr>
              <w:t>Director, CMM</w:t>
            </w:r>
            <w:r w:rsidR="000D055C" w:rsidRPr="000D3FE0">
              <w:rPr>
                <w:rFonts w:ascii="Arial" w:eastAsia="仿宋_GB2312" w:hAnsi="Arial" w:cs="Arial"/>
                <w:sz w:val="21"/>
                <w:szCs w:val="21"/>
              </w:rPr>
              <w:t>D</w:t>
            </w:r>
            <w:r w:rsidRPr="000D3FE0">
              <w:rPr>
                <w:rFonts w:ascii="Arial" w:eastAsia="仿宋_GB2312" w:hAnsi="Arial" w:cs="Arial"/>
                <w:sz w:val="21"/>
                <w:szCs w:val="21"/>
              </w:rPr>
              <w:t>)</w:t>
            </w:r>
          </w:p>
        </w:tc>
        <w:tc>
          <w:tcPr>
            <w:tcW w:w="1281" w:type="pct"/>
            <w:vAlign w:val="bottom"/>
          </w:tcPr>
          <w:p w14:paraId="065761F7" w14:textId="77777777"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Signature &amp;Date</w:t>
            </w:r>
          </w:p>
        </w:tc>
        <w:tc>
          <w:tcPr>
            <w:tcW w:w="1267" w:type="pct"/>
            <w:tcBorders>
              <w:bottom w:val="single" w:sz="4" w:space="0" w:color="auto"/>
            </w:tcBorders>
          </w:tcPr>
          <w:p w14:paraId="6155FDDF" w14:textId="77777777" w:rsidR="00D349E0" w:rsidRPr="000D3FE0" w:rsidRDefault="00D349E0" w:rsidP="00D35015">
            <w:pPr>
              <w:rPr>
                <w:rFonts w:ascii="Arial" w:eastAsia="仿宋_GB2312" w:hAnsi="Arial" w:cs="Arial"/>
                <w:sz w:val="21"/>
                <w:szCs w:val="21"/>
              </w:rPr>
            </w:pPr>
          </w:p>
        </w:tc>
      </w:tr>
      <w:tr w:rsidR="00D349E0" w:rsidRPr="000D3FE0" w14:paraId="24A0C559" w14:textId="77777777" w:rsidTr="006843A4">
        <w:trPr>
          <w:trHeight w:hRule="exact" w:val="1245"/>
        </w:trPr>
        <w:tc>
          <w:tcPr>
            <w:tcW w:w="2452" w:type="pct"/>
            <w:vAlign w:val="bottom"/>
          </w:tcPr>
          <w:p w14:paraId="05A2C763" w14:textId="77777777"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Yongle Liu</w:t>
            </w:r>
          </w:p>
          <w:p w14:paraId="50C7D2CB" w14:textId="77777777"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(Director, Dept. of Analytical Research and Development)</w:t>
            </w:r>
          </w:p>
        </w:tc>
        <w:tc>
          <w:tcPr>
            <w:tcW w:w="1281" w:type="pct"/>
            <w:vAlign w:val="bottom"/>
          </w:tcPr>
          <w:p w14:paraId="1CEE8792" w14:textId="77777777"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Signature &amp;Date</w:t>
            </w:r>
          </w:p>
        </w:tc>
        <w:tc>
          <w:tcPr>
            <w:tcW w:w="1267" w:type="pct"/>
            <w:tcBorders>
              <w:top w:val="single" w:sz="4" w:space="0" w:color="auto"/>
              <w:bottom w:val="single" w:sz="4" w:space="0" w:color="auto"/>
            </w:tcBorders>
          </w:tcPr>
          <w:p w14:paraId="05D3AD01" w14:textId="77777777" w:rsidR="00D349E0" w:rsidRPr="000D3FE0" w:rsidRDefault="00D349E0" w:rsidP="00D35015">
            <w:pPr>
              <w:rPr>
                <w:rFonts w:ascii="Arial" w:eastAsia="仿宋_GB2312" w:hAnsi="Arial" w:cs="Arial"/>
                <w:sz w:val="21"/>
                <w:szCs w:val="21"/>
              </w:rPr>
            </w:pPr>
          </w:p>
        </w:tc>
      </w:tr>
      <w:tr w:rsidR="00575EF9" w:rsidRPr="000D3FE0" w14:paraId="6CF7FEA6" w14:textId="77777777" w:rsidTr="006843A4">
        <w:trPr>
          <w:trHeight w:hRule="exact" w:val="1245"/>
        </w:trPr>
        <w:tc>
          <w:tcPr>
            <w:tcW w:w="2452" w:type="pct"/>
            <w:vAlign w:val="bottom"/>
          </w:tcPr>
          <w:p w14:paraId="3DE35A1F" w14:textId="77777777" w:rsidR="00575EF9" w:rsidRPr="000D3FE0" w:rsidRDefault="00575EF9" w:rsidP="00D35015">
            <w:pPr>
              <w:rPr>
                <w:rFonts w:ascii="Arial" w:eastAsia="仿宋_GB2312" w:hAnsi="Arial" w:cs="Arial"/>
                <w:bCs/>
                <w:kern w:val="32"/>
                <w:sz w:val="21"/>
                <w:szCs w:val="21"/>
              </w:rPr>
            </w:pPr>
            <w:r w:rsidRPr="000D3FE0">
              <w:rPr>
                <w:rFonts w:ascii="Arial" w:eastAsia="仿宋_GB2312" w:hAnsi="Arial" w:cs="Arial"/>
                <w:bCs/>
                <w:kern w:val="32"/>
                <w:sz w:val="21"/>
                <w:szCs w:val="21"/>
              </w:rPr>
              <w:t>Haini Wang</w:t>
            </w:r>
          </w:p>
          <w:p w14:paraId="54811B0C" w14:textId="5605251C" w:rsidR="00575EF9" w:rsidRPr="00A46DB2" w:rsidRDefault="00575EF9" w:rsidP="00D35015">
            <w:pPr>
              <w:rPr>
                <w:rFonts w:ascii="Arial" w:eastAsia="仿宋_GB2312" w:hAnsi="Arial" w:cs="Arial"/>
                <w:sz w:val="21"/>
                <w:szCs w:val="21"/>
              </w:rPr>
            </w:pPr>
            <w:r w:rsidRPr="00A46DB2">
              <w:rPr>
                <w:rFonts w:ascii="Arial" w:eastAsia="仿宋_GB2312" w:hAnsi="Arial" w:cs="Arial"/>
                <w:bCs/>
                <w:kern w:val="32"/>
                <w:sz w:val="21"/>
                <w:szCs w:val="21"/>
                <w:rPrChange w:id="1" w:author="Jie Wang5909" w:date="2026-10-16T22:05:00Z">
                  <w:rPr>
                    <w:rFonts w:ascii="Arial" w:eastAsia="仿宋_GB2312" w:hAnsi="Arial" w:cs="Arial"/>
                    <w:bCs/>
                    <w:i/>
                    <w:kern w:val="32"/>
                    <w:sz w:val="21"/>
                    <w:szCs w:val="21"/>
                  </w:rPr>
                </w:rPrChange>
              </w:rPr>
              <w:t>(Senior Director, QC)</w:t>
            </w:r>
          </w:p>
        </w:tc>
        <w:tc>
          <w:tcPr>
            <w:tcW w:w="1281" w:type="pct"/>
            <w:vAlign w:val="bottom"/>
          </w:tcPr>
          <w:p w14:paraId="77F78F6C" w14:textId="68524572" w:rsidR="00575EF9" w:rsidRPr="000D3FE0" w:rsidRDefault="00575EF9" w:rsidP="00D35015">
            <w:pPr>
              <w:rPr>
                <w:rFonts w:ascii="Arial" w:eastAsia="仿宋_GB2312" w:hAnsi="Arial" w:cs="Arial"/>
                <w:sz w:val="21"/>
                <w:szCs w:val="21"/>
              </w:rPr>
            </w:pPr>
            <w:r w:rsidRPr="000D3FE0">
              <w:rPr>
                <w:rFonts w:ascii="Arial" w:eastAsia="仿宋_GB2312" w:hAnsi="Arial" w:cs="Arial"/>
                <w:bCs/>
                <w:kern w:val="32"/>
                <w:sz w:val="21"/>
                <w:szCs w:val="21"/>
              </w:rPr>
              <w:t>Signature &amp;Date</w:t>
            </w:r>
          </w:p>
        </w:tc>
        <w:tc>
          <w:tcPr>
            <w:tcW w:w="1267" w:type="pct"/>
            <w:tcBorders>
              <w:top w:val="single" w:sz="4" w:space="0" w:color="auto"/>
              <w:bottom w:val="single" w:sz="4" w:space="0" w:color="auto"/>
            </w:tcBorders>
          </w:tcPr>
          <w:p w14:paraId="6F4609EF" w14:textId="77777777" w:rsidR="00575EF9" w:rsidRPr="000D3FE0" w:rsidRDefault="00575EF9" w:rsidP="00D35015">
            <w:pPr>
              <w:rPr>
                <w:rFonts w:ascii="Arial" w:eastAsia="仿宋_GB2312" w:hAnsi="Arial" w:cs="Arial"/>
                <w:sz w:val="21"/>
                <w:szCs w:val="21"/>
              </w:rPr>
            </w:pPr>
          </w:p>
        </w:tc>
      </w:tr>
      <w:tr w:rsidR="00D349E0" w:rsidRPr="000D3FE0" w14:paraId="4943F7F0" w14:textId="77777777" w:rsidTr="006843A4">
        <w:trPr>
          <w:trHeight w:hRule="exact" w:val="1286"/>
        </w:trPr>
        <w:tc>
          <w:tcPr>
            <w:tcW w:w="2452" w:type="pct"/>
            <w:vAlign w:val="bottom"/>
          </w:tcPr>
          <w:p w14:paraId="46BFB3D5" w14:textId="77777777"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Zhongyao Zhang</w:t>
            </w:r>
          </w:p>
          <w:p w14:paraId="4362DDAD" w14:textId="77777777"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(Director, Production)</w:t>
            </w:r>
          </w:p>
        </w:tc>
        <w:tc>
          <w:tcPr>
            <w:tcW w:w="1281" w:type="pct"/>
            <w:vAlign w:val="bottom"/>
          </w:tcPr>
          <w:p w14:paraId="42DF13E2" w14:textId="77777777"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Signature &amp;Date</w:t>
            </w:r>
          </w:p>
        </w:tc>
        <w:tc>
          <w:tcPr>
            <w:tcW w:w="1267" w:type="pct"/>
            <w:tcBorders>
              <w:top w:val="single" w:sz="4" w:space="0" w:color="auto"/>
              <w:bottom w:val="single" w:sz="4" w:space="0" w:color="auto"/>
            </w:tcBorders>
          </w:tcPr>
          <w:p w14:paraId="030A9D5F" w14:textId="77777777" w:rsidR="00D349E0" w:rsidRPr="000D3FE0" w:rsidRDefault="00D349E0" w:rsidP="00D35015">
            <w:pPr>
              <w:rPr>
                <w:rFonts w:ascii="Arial" w:eastAsia="仿宋_GB2312" w:hAnsi="Arial" w:cs="Arial"/>
                <w:sz w:val="21"/>
                <w:szCs w:val="21"/>
              </w:rPr>
            </w:pPr>
          </w:p>
        </w:tc>
      </w:tr>
      <w:tr w:rsidR="00D349E0" w:rsidRPr="000D3FE0" w14:paraId="1405C8CA" w14:textId="77777777" w:rsidTr="006843A4">
        <w:trPr>
          <w:trHeight w:hRule="exact" w:val="1257"/>
        </w:trPr>
        <w:tc>
          <w:tcPr>
            <w:tcW w:w="2452" w:type="pct"/>
            <w:vAlign w:val="bottom"/>
          </w:tcPr>
          <w:p w14:paraId="4F8B9565" w14:textId="335E97B5" w:rsidR="00D349E0" w:rsidRPr="000D3FE0" w:rsidRDefault="000D055C" w:rsidP="00D35015">
            <w:pPr>
              <w:rPr>
                <w:rFonts w:ascii="Arial" w:eastAsia="仿宋_GB2312" w:hAnsi="Arial" w:cs="Arial"/>
                <w:sz w:val="21"/>
                <w:szCs w:val="21"/>
              </w:rPr>
            </w:pPr>
            <w:r w:rsidRPr="000D3FE0">
              <w:rPr>
                <w:rFonts w:ascii="Arial" w:eastAsia="仿宋_GB2312" w:hAnsi="Arial" w:cs="Arial"/>
                <w:sz w:val="21"/>
                <w:szCs w:val="21"/>
              </w:rPr>
              <w:t>Lu Li</w:t>
            </w:r>
          </w:p>
          <w:p w14:paraId="38EF210E" w14:textId="2FDF711F" w:rsidR="00D349E0" w:rsidRPr="000D3FE0" w:rsidRDefault="00D349E0" w:rsidP="00D35015">
            <w:pPr>
              <w:rPr>
                <w:rFonts w:ascii="Arial" w:eastAsia="仿宋_GB2312" w:hAnsi="Arial" w:cs="Arial"/>
                <w:b/>
                <w:sz w:val="21"/>
                <w:szCs w:val="21"/>
              </w:rPr>
            </w:pPr>
            <w:r w:rsidRPr="000D3FE0">
              <w:rPr>
                <w:rFonts w:ascii="Arial" w:eastAsia="仿宋_GB2312" w:hAnsi="Arial" w:cs="Arial"/>
                <w:sz w:val="21"/>
                <w:szCs w:val="21"/>
              </w:rPr>
              <w:t>(</w:t>
            </w:r>
            <w:del w:id="2" w:author="Jie Wang5909" w:date="2026-10-16T22:03:00Z">
              <w:r w:rsidR="000D055C" w:rsidRPr="000D3FE0" w:rsidDel="00A46DB2">
                <w:rPr>
                  <w:rFonts w:ascii="Arial" w:eastAsia="仿宋_GB2312" w:hAnsi="Arial" w:cs="Arial"/>
                  <w:sz w:val="21"/>
                  <w:szCs w:val="21"/>
                </w:rPr>
                <w:delText xml:space="preserve">Associate </w:delText>
              </w:r>
            </w:del>
            <w:r w:rsidR="000D055C" w:rsidRPr="000D3FE0">
              <w:rPr>
                <w:rFonts w:ascii="Arial" w:eastAsia="仿宋_GB2312" w:hAnsi="Arial" w:cs="Arial"/>
                <w:sz w:val="21"/>
                <w:szCs w:val="21"/>
              </w:rPr>
              <w:t>Director</w:t>
            </w:r>
            <w:r w:rsidRPr="000D3FE0">
              <w:rPr>
                <w:rFonts w:ascii="Arial" w:eastAsia="仿宋_GB2312" w:hAnsi="Arial" w:cs="Arial"/>
                <w:sz w:val="21"/>
                <w:szCs w:val="21"/>
              </w:rPr>
              <w:t>, QA)</w:t>
            </w:r>
          </w:p>
        </w:tc>
        <w:tc>
          <w:tcPr>
            <w:tcW w:w="1281" w:type="pct"/>
            <w:vAlign w:val="bottom"/>
          </w:tcPr>
          <w:p w14:paraId="48D3D600" w14:textId="77777777" w:rsidR="00D349E0" w:rsidRPr="000D3FE0" w:rsidRDefault="00D349E0" w:rsidP="00D35015">
            <w:pPr>
              <w:rPr>
                <w:rFonts w:ascii="Arial" w:eastAsia="仿宋_GB2312" w:hAnsi="Arial" w:cs="Arial"/>
                <w:sz w:val="21"/>
                <w:szCs w:val="21"/>
              </w:rPr>
            </w:pPr>
            <w:r w:rsidRPr="000D3FE0">
              <w:rPr>
                <w:rFonts w:ascii="Arial" w:eastAsia="仿宋_GB2312" w:hAnsi="Arial" w:cs="Arial"/>
                <w:sz w:val="21"/>
                <w:szCs w:val="21"/>
              </w:rPr>
              <w:t>Signature &amp;Date</w:t>
            </w:r>
          </w:p>
        </w:tc>
        <w:tc>
          <w:tcPr>
            <w:tcW w:w="1267" w:type="pct"/>
            <w:tcBorders>
              <w:top w:val="single" w:sz="4" w:space="0" w:color="auto"/>
            </w:tcBorders>
          </w:tcPr>
          <w:p w14:paraId="01C59585" w14:textId="77777777" w:rsidR="00D349E0" w:rsidRPr="000D3FE0" w:rsidRDefault="00D349E0" w:rsidP="00D35015">
            <w:pPr>
              <w:rPr>
                <w:rFonts w:ascii="Arial" w:eastAsia="仿宋_GB2312" w:hAnsi="Arial" w:cs="Arial"/>
                <w:sz w:val="21"/>
                <w:szCs w:val="21"/>
              </w:rPr>
            </w:pPr>
          </w:p>
        </w:tc>
      </w:tr>
      <w:tr w:rsidR="00D349E0" w:rsidRPr="000D3FE0" w14:paraId="61FC4D61" w14:textId="77777777" w:rsidTr="006843A4">
        <w:trPr>
          <w:trHeight w:hRule="exact" w:val="523"/>
        </w:trPr>
        <w:tc>
          <w:tcPr>
            <w:tcW w:w="2452" w:type="pct"/>
            <w:vAlign w:val="bottom"/>
          </w:tcPr>
          <w:p w14:paraId="3CF4AD13" w14:textId="53873A21" w:rsidR="00D349E0" w:rsidRPr="000D3FE0" w:rsidRDefault="00D349E0" w:rsidP="00D35015">
            <w:pPr>
              <w:rPr>
                <w:rFonts w:ascii="Arial" w:eastAsia="仿宋_GB2312" w:hAnsi="Arial" w:cs="Arial"/>
                <w:sz w:val="21"/>
                <w:szCs w:val="21"/>
              </w:rPr>
            </w:pPr>
          </w:p>
        </w:tc>
        <w:tc>
          <w:tcPr>
            <w:tcW w:w="1281" w:type="pct"/>
            <w:vAlign w:val="bottom"/>
          </w:tcPr>
          <w:p w14:paraId="11A08B85" w14:textId="77777777" w:rsidR="00D349E0" w:rsidRPr="000D3FE0" w:rsidRDefault="00D349E0" w:rsidP="00D35015">
            <w:pPr>
              <w:rPr>
                <w:rFonts w:ascii="Arial" w:eastAsia="仿宋_GB2312" w:hAnsi="Arial" w:cs="Arial"/>
                <w:sz w:val="21"/>
                <w:szCs w:val="21"/>
              </w:rPr>
            </w:pPr>
          </w:p>
        </w:tc>
        <w:tc>
          <w:tcPr>
            <w:tcW w:w="1267" w:type="pct"/>
            <w:tcBorders>
              <w:top w:val="single" w:sz="4" w:space="0" w:color="auto"/>
            </w:tcBorders>
          </w:tcPr>
          <w:p w14:paraId="57152A15" w14:textId="77777777" w:rsidR="00D349E0" w:rsidRPr="000D3FE0" w:rsidRDefault="00D349E0" w:rsidP="00D35015">
            <w:pPr>
              <w:rPr>
                <w:rFonts w:ascii="Arial" w:eastAsia="仿宋_GB2312" w:hAnsi="Arial" w:cs="Arial"/>
                <w:sz w:val="21"/>
                <w:szCs w:val="21"/>
              </w:rPr>
            </w:pPr>
          </w:p>
        </w:tc>
      </w:tr>
      <w:tr w:rsidR="00626ABC" w:rsidRPr="000D3FE0" w14:paraId="2A130AE4" w14:textId="77777777" w:rsidTr="006843A4">
        <w:trPr>
          <w:trHeight w:hRule="exact" w:val="739"/>
        </w:trPr>
        <w:tc>
          <w:tcPr>
            <w:tcW w:w="2452" w:type="pct"/>
            <w:vAlign w:val="bottom"/>
          </w:tcPr>
          <w:p w14:paraId="4938D763" w14:textId="4F8FB0CA" w:rsidR="00626ABC" w:rsidRPr="000D3FE0" w:rsidRDefault="00626ABC" w:rsidP="00D35015">
            <w:pPr>
              <w:rPr>
                <w:rFonts w:ascii="Arial" w:eastAsia="仿宋_GB2312" w:hAnsi="Arial" w:cs="Arial"/>
                <w:sz w:val="21"/>
                <w:szCs w:val="21"/>
              </w:rPr>
            </w:pPr>
            <w:r w:rsidRPr="000D3FE0">
              <w:rPr>
                <w:rFonts w:ascii="Arial" w:eastAsia="仿宋_GB2312" w:hAnsi="Arial" w:cs="Arial"/>
                <w:b/>
                <w:sz w:val="21"/>
                <w:szCs w:val="21"/>
              </w:rPr>
              <w:t>Approved by</w:t>
            </w:r>
          </w:p>
        </w:tc>
        <w:tc>
          <w:tcPr>
            <w:tcW w:w="1281" w:type="pct"/>
            <w:vAlign w:val="bottom"/>
          </w:tcPr>
          <w:p w14:paraId="24ABBA2C" w14:textId="77777777" w:rsidR="00626ABC" w:rsidRPr="000D3FE0" w:rsidRDefault="00626ABC" w:rsidP="00D35015">
            <w:pPr>
              <w:rPr>
                <w:rFonts w:ascii="Arial" w:eastAsia="仿宋_GB2312" w:hAnsi="Arial" w:cs="Arial"/>
                <w:sz w:val="21"/>
                <w:szCs w:val="21"/>
              </w:rPr>
            </w:pPr>
          </w:p>
        </w:tc>
        <w:tc>
          <w:tcPr>
            <w:tcW w:w="1267" w:type="pct"/>
            <w:vAlign w:val="bottom"/>
          </w:tcPr>
          <w:p w14:paraId="6B11EF37" w14:textId="77777777" w:rsidR="00626ABC" w:rsidRPr="000D3FE0" w:rsidRDefault="00626ABC" w:rsidP="00D35015">
            <w:pPr>
              <w:rPr>
                <w:rFonts w:ascii="Arial" w:eastAsia="仿宋_GB2312" w:hAnsi="Arial" w:cs="Arial"/>
                <w:sz w:val="21"/>
                <w:szCs w:val="21"/>
              </w:rPr>
            </w:pPr>
          </w:p>
        </w:tc>
      </w:tr>
      <w:tr w:rsidR="00575EF9" w:rsidRPr="000D3FE0" w14:paraId="430C3F5F" w14:textId="77777777" w:rsidTr="006843A4">
        <w:trPr>
          <w:trHeight w:hRule="exact" w:val="739"/>
        </w:trPr>
        <w:tc>
          <w:tcPr>
            <w:tcW w:w="2452" w:type="pct"/>
            <w:vAlign w:val="bottom"/>
          </w:tcPr>
          <w:p w14:paraId="273175B4" w14:textId="1DF8B186" w:rsidR="00575EF9" w:rsidRPr="000D3FE0" w:rsidRDefault="00A46DB2" w:rsidP="00D35015">
            <w:pPr>
              <w:rPr>
                <w:rFonts w:ascii="Arial" w:eastAsia="仿宋_GB2312" w:hAnsi="Arial" w:cs="Arial"/>
                <w:sz w:val="21"/>
                <w:szCs w:val="21"/>
              </w:rPr>
            </w:pPr>
            <w:ins w:id="3" w:author="Jie Wang5909" w:date="2026-10-16T22:03:00Z">
              <w:r>
                <w:rPr>
                  <w:rFonts w:ascii="Arial" w:eastAsia="仿宋_GB2312" w:hAnsi="Arial" w:cs="Arial"/>
                  <w:sz w:val="21"/>
                  <w:szCs w:val="21"/>
                </w:rPr>
                <w:t>M</w:t>
              </w:r>
              <w:r>
                <w:rPr>
                  <w:rFonts w:ascii="Arial" w:eastAsia="仿宋_GB2312" w:hAnsi="Arial" w:cs="Arial" w:hint="eastAsia"/>
                  <w:sz w:val="21"/>
                  <w:szCs w:val="21"/>
                </w:rPr>
                <w:t>i</w:t>
              </w:r>
              <w:r>
                <w:rPr>
                  <w:rFonts w:ascii="Arial" w:eastAsia="仿宋_GB2312" w:hAnsi="Arial" w:cs="Arial"/>
                  <w:sz w:val="21"/>
                  <w:szCs w:val="21"/>
                </w:rPr>
                <w:t>ngyang Y</w:t>
              </w:r>
              <w:r>
                <w:rPr>
                  <w:rFonts w:ascii="Arial" w:eastAsia="仿宋_GB2312" w:hAnsi="Arial" w:cs="Arial" w:hint="eastAsia"/>
                  <w:sz w:val="21"/>
                  <w:szCs w:val="21"/>
                </w:rPr>
                <w:t>ang</w:t>
              </w:r>
            </w:ins>
            <w:del w:id="4" w:author="Jie Wang5909" w:date="2026-10-16T22:03:00Z">
              <w:r w:rsidR="00575EF9" w:rsidRPr="000D3FE0" w:rsidDel="00A46DB2">
                <w:rPr>
                  <w:rFonts w:ascii="Arial" w:eastAsia="仿宋_GB2312" w:hAnsi="Arial" w:cs="Arial"/>
                  <w:sz w:val="21"/>
                  <w:szCs w:val="21"/>
                </w:rPr>
                <w:delText>Qi Wang</w:delText>
              </w:r>
            </w:del>
          </w:p>
          <w:p w14:paraId="2F7D50B6" w14:textId="32A4E90B" w:rsidR="00575EF9" w:rsidRPr="000D3FE0" w:rsidRDefault="00575EF9" w:rsidP="00D35015">
            <w:pPr>
              <w:rPr>
                <w:rFonts w:ascii="Arial" w:eastAsia="仿宋_GB2312" w:hAnsi="Arial" w:cs="Arial"/>
                <w:sz w:val="21"/>
                <w:szCs w:val="21"/>
              </w:rPr>
            </w:pPr>
            <w:r w:rsidRPr="000D3FE0">
              <w:rPr>
                <w:rFonts w:ascii="Arial" w:eastAsia="仿宋_GB2312" w:hAnsi="Arial" w:cs="Arial"/>
                <w:sz w:val="21"/>
                <w:szCs w:val="21"/>
              </w:rPr>
              <w:t>(</w:t>
            </w:r>
            <w:ins w:id="5" w:author="Jie Wang5909" w:date="2026-10-16T22:04:00Z">
              <w:r w:rsidR="00A46DB2" w:rsidRPr="00B54205">
                <w:rPr>
                  <w:szCs w:val="21"/>
                </w:rPr>
                <w:t>Executive</w:t>
              </w:r>
            </w:ins>
            <w:del w:id="6" w:author="Jie Wang5909" w:date="2026-10-16T22:04:00Z">
              <w:r w:rsidRPr="000D3FE0" w:rsidDel="00A46DB2">
                <w:rPr>
                  <w:rFonts w:ascii="Arial" w:eastAsia="仿宋_GB2312" w:hAnsi="Arial" w:cs="Arial"/>
                  <w:sz w:val="21"/>
                  <w:szCs w:val="21"/>
                </w:rPr>
                <w:delText>Senior</w:delText>
              </w:r>
            </w:del>
            <w:r w:rsidRPr="000D3FE0">
              <w:rPr>
                <w:rFonts w:ascii="Arial" w:eastAsia="仿宋_GB2312" w:hAnsi="Arial" w:cs="Arial"/>
                <w:sz w:val="21"/>
                <w:szCs w:val="21"/>
              </w:rPr>
              <w:t xml:space="preserve"> Director, QA)</w:t>
            </w:r>
          </w:p>
        </w:tc>
        <w:tc>
          <w:tcPr>
            <w:tcW w:w="1281" w:type="pct"/>
            <w:vAlign w:val="bottom"/>
          </w:tcPr>
          <w:p w14:paraId="758E132E" w14:textId="77777777" w:rsidR="00575EF9" w:rsidRPr="000D3FE0" w:rsidRDefault="00575EF9" w:rsidP="00D35015">
            <w:pPr>
              <w:rPr>
                <w:rFonts w:ascii="Arial" w:eastAsia="仿宋_GB2312" w:hAnsi="Arial" w:cs="Arial"/>
                <w:sz w:val="21"/>
                <w:szCs w:val="21"/>
              </w:rPr>
            </w:pPr>
            <w:r w:rsidRPr="000D3FE0">
              <w:rPr>
                <w:rFonts w:ascii="Arial" w:eastAsia="仿宋_GB2312" w:hAnsi="Arial" w:cs="Arial"/>
                <w:sz w:val="21"/>
                <w:szCs w:val="21"/>
              </w:rPr>
              <w:t>Signature &amp;Date</w:t>
            </w:r>
          </w:p>
        </w:tc>
        <w:tc>
          <w:tcPr>
            <w:tcW w:w="1267" w:type="pct"/>
            <w:tcBorders>
              <w:bottom w:val="single" w:sz="4" w:space="0" w:color="auto"/>
            </w:tcBorders>
            <w:vAlign w:val="bottom"/>
          </w:tcPr>
          <w:p w14:paraId="6682CD56" w14:textId="77777777" w:rsidR="00575EF9" w:rsidRPr="000D3FE0" w:rsidRDefault="00575EF9" w:rsidP="00D35015">
            <w:pPr>
              <w:rPr>
                <w:rFonts w:ascii="Arial" w:eastAsia="仿宋_GB2312" w:hAnsi="Arial" w:cs="Arial"/>
                <w:sz w:val="21"/>
                <w:szCs w:val="21"/>
              </w:rPr>
            </w:pPr>
          </w:p>
        </w:tc>
      </w:tr>
    </w:tbl>
    <w:p w14:paraId="47E80544" w14:textId="77777777" w:rsidR="00D349E0" w:rsidRPr="000D3FE0" w:rsidRDefault="00D349E0" w:rsidP="00D35015">
      <w:pPr>
        <w:rPr>
          <w:rFonts w:ascii="Arial" w:eastAsia="Times New Roman" w:hAnsi="Arial" w:cs="Arial"/>
          <w:sz w:val="21"/>
          <w:szCs w:val="21"/>
        </w:rPr>
      </w:pPr>
    </w:p>
    <w:p w14:paraId="2B1ECECE" w14:textId="77777777" w:rsidR="00D349E0" w:rsidRPr="000D3FE0" w:rsidRDefault="00D349E0" w:rsidP="00D35015">
      <w:pPr>
        <w:rPr>
          <w:rFonts w:ascii="Arial" w:hAnsi="Arial" w:cs="Arial"/>
          <w:sz w:val="21"/>
          <w:szCs w:val="21"/>
        </w:rPr>
        <w:sectPr w:rsidR="00D349E0" w:rsidRPr="000D3FE0" w:rsidSect="00BE263A">
          <w:headerReference w:type="default" r:id="rId11"/>
          <w:footerReference w:type="default" r:id="rId12"/>
          <w:pgSz w:w="12240" w:h="15840"/>
          <w:pgMar w:top="1440" w:right="1800" w:bottom="1440" w:left="1800" w:header="708" w:footer="708" w:gutter="0"/>
          <w:cols w:space="720"/>
          <w:docGrid w:linePitch="360"/>
        </w:sectPr>
      </w:pPr>
    </w:p>
    <w:p w14:paraId="60AFFDD7" w14:textId="47AB1E71" w:rsidR="000D055C" w:rsidRPr="000D3FE0" w:rsidRDefault="000D055C" w:rsidP="5CA48D95">
      <w:pPr>
        <w:spacing w:before="60" w:after="60" w:line="240" w:lineRule="auto"/>
        <w:jc w:val="both"/>
        <w:rPr>
          <w:del w:id="7" w:author="Yachao Liu11087" w:date="2026-10-09T06:16:00Z"/>
          <w:rFonts w:ascii="Arial" w:eastAsia="宋体" w:hAnsi="Arial" w:cs="Arial"/>
          <w:b/>
          <w:bCs/>
          <w:sz w:val="21"/>
          <w:szCs w:val="21"/>
          <w:lang w:eastAsia="ja-JP"/>
        </w:rPr>
      </w:pPr>
      <w:del w:id="8" w:author="Yachao Liu11087" w:date="2026-10-09T06:16:00Z">
        <w:r w:rsidRPr="5CA48D95" w:rsidDel="000D055C">
          <w:rPr>
            <w:rFonts w:ascii="Arial" w:eastAsia="宋体" w:hAnsi="Arial" w:cs="Arial"/>
            <w:b/>
            <w:bCs/>
            <w:sz w:val="21"/>
            <w:szCs w:val="21"/>
            <w:lang w:eastAsia="ja-JP"/>
          </w:rPr>
          <w:lastRenderedPageBreak/>
          <w:delText xml:space="preserve">This </w:delText>
        </w:r>
        <w:r w:rsidRPr="5CA48D95" w:rsidDel="000D055C">
          <w:rPr>
            <w:rFonts w:ascii="Arial" w:eastAsia="宋体" w:hAnsi="Arial" w:cs="Arial"/>
            <w:b/>
            <w:bCs/>
            <w:sz w:val="21"/>
            <w:szCs w:val="21"/>
          </w:rPr>
          <w:delText>d</w:delText>
        </w:r>
        <w:r w:rsidRPr="5CA48D95" w:rsidDel="000D055C">
          <w:rPr>
            <w:rFonts w:ascii="Arial" w:eastAsia="宋体" w:hAnsi="Arial" w:cs="Arial"/>
            <w:b/>
            <w:bCs/>
            <w:sz w:val="21"/>
            <w:szCs w:val="21"/>
            <w:lang w:eastAsia="ja-JP"/>
          </w:rPr>
          <w:delText>ocument is reviewed for Eli Lilly and Company by the following individuals.  Signatures are electronic and documented in the Lilly Electronic Document Management System</w:delText>
        </w:r>
      </w:del>
    </w:p>
    <w:p w14:paraId="5AA9FA92" w14:textId="77777777" w:rsidR="000D055C" w:rsidRPr="000D3FE0" w:rsidRDefault="000D055C" w:rsidP="000D055C">
      <w:pPr>
        <w:spacing w:before="60" w:after="60" w:line="240" w:lineRule="auto"/>
        <w:rPr>
          <w:del w:id="9" w:author="Yachao Liu11087" w:date="2026-10-09T06:16:00Z"/>
          <w:rFonts w:ascii="Arial" w:eastAsia="宋体" w:hAnsi="Arial" w:cs="Arial"/>
          <w:sz w:val="21"/>
          <w:szCs w:val="21"/>
          <w:lang w:eastAsia="ja-JP"/>
        </w:rPr>
      </w:pPr>
    </w:p>
    <w:p w14:paraId="45FE883C" w14:textId="77777777" w:rsidR="000D055C" w:rsidRPr="000D3FE0" w:rsidRDefault="000D055C" w:rsidP="000D055C">
      <w:pPr>
        <w:spacing w:before="60" w:after="60" w:line="240" w:lineRule="auto"/>
        <w:rPr>
          <w:del w:id="10" w:author="Yachao Liu11087" w:date="2026-10-09T06:16:00Z"/>
          <w:rFonts w:ascii="Arial" w:eastAsia="宋体" w:hAnsi="Arial" w:cs="Arial"/>
          <w:sz w:val="21"/>
          <w:szCs w:val="21"/>
          <w:lang w:eastAsia="ja-JP"/>
        </w:rPr>
      </w:pPr>
      <w:del w:id="11" w:author="Yachao Liu11087" w:date="2026-10-09T06:16:00Z">
        <w:r w:rsidRPr="5CA48D95" w:rsidDel="000D055C">
          <w:rPr>
            <w:rFonts w:ascii="Arial" w:eastAsia="宋体" w:hAnsi="Arial" w:cs="Arial"/>
            <w:sz w:val="21"/>
            <w:szCs w:val="21"/>
            <w:lang w:eastAsia="ja-JP"/>
          </w:rPr>
          <w:delText xml:space="preserve">Yiwen Zhang – Principal Scientist TSMS - APIEM </w:delText>
        </w:r>
      </w:del>
    </w:p>
    <w:p w14:paraId="50BD2D6D" w14:textId="77777777" w:rsidR="000D055C" w:rsidRPr="000D3FE0" w:rsidRDefault="000D055C" w:rsidP="000D055C">
      <w:pPr>
        <w:spacing w:before="60" w:after="60" w:line="240" w:lineRule="auto"/>
        <w:rPr>
          <w:del w:id="12" w:author="Yachao Liu11087" w:date="2026-10-09T06:16:00Z"/>
          <w:rFonts w:ascii="Arial" w:eastAsia="宋体" w:hAnsi="Arial" w:cs="Arial"/>
          <w:sz w:val="21"/>
          <w:szCs w:val="21"/>
          <w:lang w:eastAsia="ja-JP"/>
        </w:rPr>
      </w:pPr>
    </w:p>
    <w:p w14:paraId="0484A151" w14:textId="77777777" w:rsidR="000D055C" w:rsidRPr="000D3FE0" w:rsidRDefault="000D055C" w:rsidP="000D055C">
      <w:pPr>
        <w:spacing w:before="60" w:after="60" w:line="240" w:lineRule="auto"/>
        <w:rPr>
          <w:del w:id="13" w:author="Yachao Liu11087" w:date="2026-10-09T06:16:00Z"/>
          <w:rFonts w:ascii="Arial" w:eastAsia="Yu Mincho" w:hAnsi="Arial" w:cs="Arial"/>
          <w:sz w:val="21"/>
          <w:szCs w:val="21"/>
          <w:lang w:eastAsia="ja-JP"/>
        </w:rPr>
      </w:pPr>
      <w:del w:id="14" w:author="Yachao Liu11087" w:date="2026-10-09T06:16:00Z">
        <w:r w:rsidRPr="5CA48D95" w:rsidDel="000D055C">
          <w:rPr>
            <w:rFonts w:ascii="Arial" w:eastAsia="宋体" w:hAnsi="Arial" w:cs="Arial"/>
            <w:sz w:val="21"/>
            <w:szCs w:val="21"/>
            <w:lang w:eastAsia="ja-JP"/>
          </w:rPr>
          <w:delText xml:space="preserve">Novie Atakiwe – Sr Quality Associate - APIEM </w:delText>
        </w:r>
      </w:del>
    </w:p>
    <w:p w14:paraId="6F2D576C" w14:textId="77777777" w:rsidR="000D055C" w:rsidRPr="000D3FE0" w:rsidRDefault="000D055C" w:rsidP="000D055C">
      <w:pPr>
        <w:spacing w:before="60" w:after="60" w:line="240" w:lineRule="auto"/>
        <w:rPr>
          <w:del w:id="15" w:author="Yachao Liu11087" w:date="2026-10-09T06:16:00Z"/>
          <w:rFonts w:ascii="Arial" w:eastAsia="等线" w:hAnsi="Arial" w:cs="Arial"/>
          <w:sz w:val="21"/>
          <w:szCs w:val="21"/>
        </w:rPr>
      </w:pPr>
    </w:p>
    <w:p w14:paraId="397FB083" w14:textId="77777777" w:rsidR="000D055C" w:rsidRPr="000D3FE0" w:rsidRDefault="000D055C" w:rsidP="000D055C">
      <w:pPr>
        <w:spacing w:before="60" w:after="60" w:line="240" w:lineRule="auto"/>
        <w:rPr>
          <w:del w:id="16" w:author="Yachao Liu11087" w:date="2026-10-09T06:16:00Z"/>
          <w:rFonts w:ascii="Arial" w:eastAsia="等线" w:hAnsi="Arial" w:cs="Arial"/>
          <w:sz w:val="21"/>
          <w:szCs w:val="21"/>
        </w:rPr>
      </w:pPr>
      <w:del w:id="17" w:author="Yachao Liu11087" w:date="2026-10-09T06:16:00Z">
        <w:r w:rsidRPr="5CA48D95" w:rsidDel="000D055C">
          <w:rPr>
            <w:rFonts w:ascii="Arial" w:eastAsia="等线" w:hAnsi="Arial" w:cs="Arial"/>
            <w:sz w:val="21"/>
            <w:szCs w:val="21"/>
          </w:rPr>
          <w:delText>Veera Venkata Satyanarayana Chiranjeevi Geda – Principal Engineer – APIEM</w:delText>
        </w:r>
      </w:del>
    </w:p>
    <w:p w14:paraId="72A3692E" w14:textId="77777777" w:rsidR="000D055C" w:rsidRPr="000D3FE0" w:rsidRDefault="000D055C" w:rsidP="000D055C">
      <w:pPr>
        <w:spacing w:before="60" w:after="60" w:line="240" w:lineRule="auto"/>
        <w:rPr>
          <w:del w:id="18" w:author="Yachao Liu11087" w:date="2026-10-09T06:16:00Z"/>
          <w:rFonts w:ascii="Arial" w:eastAsia="等线" w:hAnsi="Arial" w:cs="Arial"/>
          <w:sz w:val="21"/>
          <w:szCs w:val="21"/>
        </w:rPr>
      </w:pPr>
    </w:p>
    <w:p w14:paraId="0206F084" w14:textId="77777777" w:rsidR="000D055C" w:rsidRPr="000D3FE0" w:rsidRDefault="000D055C" w:rsidP="000D055C">
      <w:pPr>
        <w:spacing w:before="60" w:after="60" w:line="240" w:lineRule="auto"/>
        <w:rPr>
          <w:del w:id="19" w:author="Yachao Liu11087" w:date="2026-10-09T06:16:00Z"/>
          <w:rFonts w:ascii="Arial" w:eastAsia="等线" w:hAnsi="Arial" w:cs="Arial"/>
          <w:sz w:val="21"/>
          <w:szCs w:val="21"/>
        </w:rPr>
      </w:pPr>
      <w:del w:id="20" w:author="Yachao Liu11087" w:date="2026-10-09T06:16:00Z">
        <w:r w:rsidRPr="5CA48D95" w:rsidDel="000D055C">
          <w:rPr>
            <w:rFonts w:ascii="Arial" w:eastAsia="等线" w:hAnsi="Arial" w:cs="Arial"/>
            <w:sz w:val="21"/>
            <w:szCs w:val="21"/>
          </w:rPr>
          <w:delText>Byoung Min – Sr Director Chemistry</w:delText>
        </w:r>
      </w:del>
    </w:p>
    <w:p w14:paraId="5F45B385" w14:textId="77777777" w:rsidR="000D055C" w:rsidRPr="000D3FE0" w:rsidRDefault="000D055C" w:rsidP="000D055C">
      <w:pPr>
        <w:spacing w:before="60" w:after="60" w:line="240" w:lineRule="auto"/>
        <w:rPr>
          <w:del w:id="21" w:author="Yachao Liu11087" w:date="2026-10-09T06:16:00Z"/>
          <w:rFonts w:ascii="Arial" w:eastAsia="等线" w:hAnsi="Arial" w:cs="Arial"/>
          <w:sz w:val="21"/>
          <w:szCs w:val="21"/>
        </w:rPr>
      </w:pPr>
    </w:p>
    <w:p w14:paraId="1004DEAC" w14:textId="77777777" w:rsidR="000D055C" w:rsidRPr="000D3FE0" w:rsidRDefault="000D055C" w:rsidP="000D055C">
      <w:pPr>
        <w:spacing w:before="60" w:after="60" w:line="240" w:lineRule="auto"/>
        <w:rPr>
          <w:del w:id="22" w:author="Yachao Liu11087" w:date="2026-10-09T06:16:00Z"/>
          <w:rFonts w:ascii="Arial" w:eastAsia="宋体" w:hAnsi="Arial" w:cs="Arial"/>
          <w:b/>
          <w:bCs/>
          <w:sz w:val="21"/>
          <w:szCs w:val="21"/>
          <w:lang w:eastAsia="ja-JP"/>
        </w:rPr>
      </w:pPr>
      <w:del w:id="23" w:author="Yachao Liu11087" w:date="2026-10-09T06:16:00Z">
        <w:r w:rsidRPr="5CA48D95" w:rsidDel="000D055C">
          <w:rPr>
            <w:rFonts w:ascii="Arial" w:eastAsia="等线" w:hAnsi="Arial" w:cs="Arial"/>
            <w:sz w:val="21"/>
            <w:szCs w:val="21"/>
          </w:rPr>
          <w:delText>Michelle Cronin-Carroll – Director Joint Process Team</w:delText>
        </w:r>
      </w:del>
    </w:p>
    <w:p w14:paraId="25DF1F70" w14:textId="77777777" w:rsidR="000D055C" w:rsidRPr="000D3FE0" w:rsidRDefault="000D055C" w:rsidP="000D055C">
      <w:pPr>
        <w:spacing w:before="60" w:after="60" w:line="240" w:lineRule="auto"/>
        <w:rPr>
          <w:del w:id="24" w:author="Yachao Liu11087" w:date="2026-10-09T06:16:00Z"/>
          <w:rFonts w:ascii="Arial" w:eastAsia="Yu Mincho" w:hAnsi="Arial" w:cs="Arial"/>
          <w:sz w:val="21"/>
          <w:szCs w:val="21"/>
          <w:lang w:eastAsia="ja-JP"/>
        </w:rPr>
      </w:pPr>
    </w:p>
    <w:p w14:paraId="7BC5D2F1" w14:textId="77777777" w:rsidR="000D055C" w:rsidRPr="000D3FE0" w:rsidRDefault="000D055C" w:rsidP="000D055C">
      <w:pPr>
        <w:spacing w:after="0" w:line="240" w:lineRule="auto"/>
        <w:jc w:val="both"/>
        <w:rPr>
          <w:del w:id="25" w:author="Yachao Liu11087" w:date="2026-10-09T06:16:00Z"/>
          <w:rFonts w:ascii="Arial" w:eastAsia="宋体" w:hAnsi="Arial" w:cs="Arial"/>
          <w:b/>
          <w:bCs/>
          <w:sz w:val="21"/>
          <w:szCs w:val="21"/>
          <w:lang w:eastAsia="ja-JP"/>
        </w:rPr>
      </w:pPr>
      <w:del w:id="26" w:author="Yachao Liu11087" w:date="2026-10-09T06:16:00Z">
        <w:r w:rsidRPr="5CA48D95" w:rsidDel="000D055C">
          <w:rPr>
            <w:rFonts w:ascii="Arial" w:eastAsia="宋体" w:hAnsi="Arial" w:cs="Arial"/>
            <w:b/>
            <w:bCs/>
            <w:sz w:val="21"/>
            <w:szCs w:val="21"/>
            <w:lang w:eastAsia="ja-JP"/>
          </w:rPr>
          <w:delText>This Protocol is approved for Eli Lilly and Company by the following individuals.  Signatures are electronic and documented in the Lilly Electronic Document Management System.</w:delText>
        </w:r>
      </w:del>
    </w:p>
    <w:p w14:paraId="6F3A5DC9" w14:textId="77777777" w:rsidR="000D055C" w:rsidRPr="000D3FE0" w:rsidRDefault="000D055C" w:rsidP="000D055C">
      <w:pPr>
        <w:spacing w:after="0" w:line="240" w:lineRule="auto"/>
        <w:rPr>
          <w:del w:id="27" w:author="Yachao Liu11087" w:date="2026-10-09T06:16:00Z"/>
          <w:rFonts w:ascii="Arial" w:eastAsia="宋体" w:hAnsi="Arial" w:cs="Arial"/>
          <w:sz w:val="21"/>
          <w:szCs w:val="21"/>
          <w:lang w:eastAsia="ja-JP"/>
        </w:rPr>
      </w:pPr>
    </w:p>
    <w:p w14:paraId="2D2CDA23" w14:textId="77777777" w:rsidR="000D055C" w:rsidRPr="000D3FE0" w:rsidRDefault="000D055C" w:rsidP="000D055C">
      <w:pPr>
        <w:spacing w:after="0" w:line="240" w:lineRule="auto"/>
        <w:rPr>
          <w:del w:id="28" w:author="Yachao Liu11087" w:date="2026-10-09T06:16:00Z"/>
          <w:rFonts w:ascii="Arial" w:eastAsia="宋体" w:hAnsi="Arial" w:cs="Arial"/>
          <w:sz w:val="21"/>
          <w:szCs w:val="21"/>
          <w:lang w:eastAsia="ja-JP"/>
        </w:rPr>
      </w:pPr>
      <w:del w:id="29" w:author="Yachao Liu11087" w:date="2026-10-09T06:16:00Z">
        <w:r w:rsidRPr="5CA48D95" w:rsidDel="000D055C">
          <w:rPr>
            <w:rFonts w:ascii="Arial" w:eastAsia="宋体" w:hAnsi="Arial" w:cs="Arial"/>
            <w:sz w:val="21"/>
            <w:szCs w:val="21"/>
            <w:lang w:eastAsia="ja-JP"/>
          </w:rPr>
          <w:delText>Nicole Lawrence – Executive Director Quality - APIEM</w:delText>
        </w:r>
      </w:del>
    </w:p>
    <w:p w14:paraId="2CB93CC5" w14:textId="77777777" w:rsidR="000D055C" w:rsidRPr="000D3FE0" w:rsidRDefault="000D055C" w:rsidP="000D055C">
      <w:pPr>
        <w:spacing w:after="0" w:line="240" w:lineRule="auto"/>
        <w:rPr>
          <w:del w:id="30" w:author="Yachao Liu11087" w:date="2026-10-09T06:16:00Z"/>
          <w:rFonts w:ascii="Arial" w:eastAsia="宋体" w:hAnsi="Arial" w:cs="Arial"/>
          <w:sz w:val="21"/>
          <w:szCs w:val="21"/>
          <w:lang w:eastAsia="ja-JP"/>
        </w:rPr>
      </w:pPr>
    </w:p>
    <w:p w14:paraId="595D130D" w14:textId="77777777" w:rsidR="000D055C" w:rsidRPr="000D3FE0" w:rsidRDefault="000D055C" w:rsidP="000D055C">
      <w:pPr>
        <w:spacing w:after="0" w:line="240" w:lineRule="auto"/>
        <w:rPr>
          <w:del w:id="31" w:author="Yachao Liu11087" w:date="2026-10-09T06:16:00Z"/>
          <w:rFonts w:ascii="Arial" w:eastAsia="宋体" w:hAnsi="Arial" w:cs="Arial"/>
          <w:sz w:val="21"/>
          <w:szCs w:val="21"/>
          <w:lang w:eastAsia="ja-JP"/>
        </w:rPr>
      </w:pPr>
      <w:del w:id="32" w:author="Yachao Liu11087" w:date="2026-10-09T06:16:00Z">
        <w:r w:rsidRPr="5CA48D95" w:rsidDel="000D055C">
          <w:rPr>
            <w:rFonts w:ascii="Arial" w:eastAsia="宋体" w:hAnsi="Arial" w:cs="Arial"/>
            <w:sz w:val="21"/>
            <w:szCs w:val="21"/>
            <w:lang w:eastAsia="ja-JP"/>
          </w:rPr>
          <w:delText>Lauren Bartholemew –TSMS (Peptides) Senior Director - APIEM</w:delText>
        </w:r>
      </w:del>
    </w:p>
    <w:p w14:paraId="62B0D07B" w14:textId="77777777" w:rsidR="000D055C" w:rsidRPr="000D3FE0" w:rsidRDefault="000D055C" w:rsidP="000D055C">
      <w:pPr>
        <w:spacing w:after="0" w:line="240" w:lineRule="auto"/>
        <w:rPr>
          <w:del w:id="33" w:author="Yachao Liu11087" w:date="2026-10-09T06:16:00Z"/>
          <w:rFonts w:ascii="Arial" w:eastAsia="宋体" w:hAnsi="Arial" w:cs="Arial"/>
          <w:sz w:val="21"/>
          <w:szCs w:val="21"/>
          <w:lang w:eastAsia="ja-JP"/>
        </w:rPr>
      </w:pPr>
    </w:p>
    <w:p w14:paraId="79969535" w14:textId="34B982B3" w:rsidR="000D055C" w:rsidRDefault="000D055C" w:rsidP="5CA48D95">
      <w:pPr>
        <w:rPr>
          <w:ins w:id="34" w:author="Yachao Liu11087" w:date="2026-10-09T06:16:00Z"/>
          <w:rFonts w:ascii="Arial" w:eastAsia="Arial" w:hAnsi="Arial" w:cs="Arial"/>
          <w:sz w:val="21"/>
          <w:szCs w:val="21"/>
        </w:rPr>
      </w:pPr>
      <w:del w:id="35" w:author="Yachao Liu11087" w:date="2026-10-09T06:16:00Z">
        <w:r w:rsidRPr="5CA48D95" w:rsidDel="000D055C">
          <w:rPr>
            <w:rFonts w:ascii="Arial" w:eastAsia="宋体" w:hAnsi="Arial" w:cs="Arial"/>
            <w:sz w:val="21"/>
            <w:szCs w:val="21"/>
            <w:lang w:eastAsia="ja-JP"/>
          </w:rPr>
          <w:delText xml:space="preserve">Muriel Campbell – Executive Director Operations - </w:delText>
        </w:r>
      </w:del>
      <w:ins w:id="36" w:author="Yachao Liu11087" w:date="2026-10-09T06:16:00Z">
        <w:r w:rsidR="3D90FAEF" w:rsidRPr="5CA48D95">
          <w:rPr>
            <w:rFonts w:ascii="Arial" w:eastAsia="宋体" w:hAnsi="Arial" w:cs="Arial"/>
            <w:sz w:val="21"/>
            <w:szCs w:val="21"/>
            <w:lang w:eastAsia="ja-JP"/>
          </w:rPr>
          <w:t xml:space="preserve"> – </w:t>
        </w:r>
      </w:ins>
      <w:del w:id="37" w:author="Yachao Liu11087" w:date="2026-10-09T06:16:00Z">
        <w:r w:rsidRPr="5CA48D95" w:rsidDel="000D055C">
          <w:rPr>
            <w:rFonts w:ascii="Arial" w:eastAsia="宋体" w:hAnsi="Arial" w:cs="Arial"/>
            <w:sz w:val="21"/>
            <w:szCs w:val="21"/>
            <w:lang w:eastAsia="ja-JP"/>
          </w:rPr>
          <w:delText>APIEM</w:delText>
        </w:r>
      </w:del>
      <w:ins w:id="38" w:author="Yachao Liu11087" w:date="2026-10-09T06:16:00Z">
        <w:r w:rsidR="3D90FAEF" w:rsidRPr="5CA48D95">
          <w:rPr>
            <w:rFonts w:ascii="Arial" w:eastAsia="Arial" w:hAnsi="Arial" w:cs="Arial"/>
            <w:b/>
            <w:bCs/>
            <w:color w:val="0078D4"/>
            <w:sz w:val="18"/>
            <w:szCs w:val="18"/>
            <w:u w:val="single"/>
          </w:rPr>
          <w:t xml:space="preserve"> This document is reviewed and approved by Eli Lilly and Company. Refer to signature page for EDMS signatures and dates for Eli Lilly and Company approval.</w:t>
        </w:r>
      </w:ins>
    </w:p>
    <w:p w14:paraId="5F81553D" w14:textId="53BF05EC" w:rsidR="5CA48D95" w:rsidRDefault="5CA48D95" w:rsidP="5CA48D95">
      <w:pPr>
        <w:spacing w:after="0" w:line="240" w:lineRule="auto"/>
        <w:rPr>
          <w:rFonts w:ascii="Arial" w:eastAsia="宋体" w:hAnsi="Arial" w:cs="Arial"/>
          <w:sz w:val="21"/>
          <w:szCs w:val="21"/>
          <w:lang w:eastAsia="ja-JP"/>
        </w:rPr>
      </w:pPr>
    </w:p>
    <w:p w14:paraId="55BE82BB" w14:textId="77777777" w:rsidR="000D055C" w:rsidRPr="000D3FE0" w:rsidRDefault="000D055C" w:rsidP="000D055C">
      <w:pPr>
        <w:spacing w:after="0" w:line="240" w:lineRule="auto"/>
        <w:rPr>
          <w:rFonts w:ascii="Arial" w:eastAsia="宋体" w:hAnsi="Arial" w:cs="Arial"/>
          <w:bCs/>
          <w:kern w:val="32"/>
          <w:sz w:val="21"/>
          <w:szCs w:val="21"/>
          <w:lang w:eastAsia="en-US"/>
        </w:rPr>
      </w:pPr>
    </w:p>
    <w:p w14:paraId="268BC85E" w14:textId="77777777" w:rsidR="00D349E0" w:rsidRPr="000D3FE0" w:rsidRDefault="00D349E0" w:rsidP="00D349E0">
      <w:pPr>
        <w:rPr>
          <w:rFonts w:ascii="Arial" w:hAnsi="Arial" w:cs="Arial"/>
          <w:sz w:val="21"/>
          <w:szCs w:val="21"/>
        </w:rPr>
      </w:pPr>
      <w:r w:rsidRPr="000D3FE0">
        <w:rPr>
          <w:rFonts w:ascii="Arial" w:hAnsi="Arial" w:cs="Arial"/>
          <w:sz w:val="21"/>
          <w:szCs w:val="21"/>
        </w:rPr>
        <w:br w:type="page"/>
      </w:r>
    </w:p>
    <w:p w14:paraId="14F7A483" w14:textId="0A6D3202" w:rsidR="005A4DDF" w:rsidRPr="000D3FE0" w:rsidRDefault="005A4DDF" w:rsidP="00D349E0">
      <w:pPr>
        <w:spacing w:after="0" w:line="240" w:lineRule="auto"/>
        <w:textAlignment w:val="baseline"/>
        <w:rPr>
          <w:rFonts w:ascii="Arial" w:eastAsia="Times New Roman" w:hAnsi="Arial" w:cs="Arial"/>
          <w:b/>
          <w:bCs/>
          <w:sz w:val="21"/>
          <w:szCs w:val="21"/>
        </w:rPr>
      </w:pPr>
      <w:r w:rsidRPr="000D3FE0">
        <w:rPr>
          <w:rFonts w:ascii="Arial" w:eastAsia="Times New Roman" w:hAnsi="Arial" w:cs="Arial"/>
          <w:b/>
          <w:bCs/>
          <w:sz w:val="21"/>
          <w:szCs w:val="21"/>
        </w:rPr>
        <w:lastRenderedPageBreak/>
        <w:t>Version History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2"/>
        <w:gridCol w:w="2741"/>
        <w:gridCol w:w="4521"/>
      </w:tblGrid>
      <w:tr w:rsidR="005A4DDF" w:rsidRPr="00E37D71" w14:paraId="064593C7" w14:textId="77777777" w:rsidTr="000D055C">
        <w:trPr>
          <w:trHeight w:val="300"/>
        </w:trPr>
        <w:tc>
          <w:tcPr>
            <w:tcW w:w="790"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B6EFBDF" w14:textId="39F44003" w:rsidR="005A4DDF" w:rsidRPr="00E37D71" w:rsidRDefault="005A4DDF" w:rsidP="000D055C">
            <w:pPr>
              <w:spacing w:after="0" w:line="360" w:lineRule="auto"/>
              <w:jc w:val="center"/>
              <w:textAlignment w:val="baseline"/>
              <w:rPr>
                <w:rFonts w:ascii="Arial" w:eastAsia="Times New Roman" w:hAnsi="Arial" w:cs="Arial"/>
                <w:color w:val="FFFFFF" w:themeColor="background1"/>
                <w:sz w:val="18"/>
                <w:szCs w:val="18"/>
              </w:rPr>
            </w:pPr>
            <w:r w:rsidRPr="00E37D71">
              <w:rPr>
                <w:rFonts w:ascii="Arial" w:eastAsia="Times New Roman" w:hAnsi="Arial" w:cs="Arial"/>
                <w:b/>
                <w:bCs/>
                <w:color w:val="FFFFFF" w:themeColor="background1"/>
                <w:sz w:val="18"/>
                <w:szCs w:val="18"/>
              </w:rPr>
              <w:t>Version</w:t>
            </w:r>
          </w:p>
        </w:tc>
        <w:tc>
          <w:tcPr>
            <w:tcW w:w="1589"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BC18262" w14:textId="6A4893BF" w:rsidR="005A4DDF" w:rsidRPr="00E37D71" w:rsidRDefault="005A4DDF" w:rsidP="000D055C">
            <w:pPr>
              <w:spacing w:after="0" w:line="360" w:lineRule="auto"/>
              <w:jc w:val="center"/>
              <w:textAlignment w:val="baseline"/>
              <w:rPr>
                <w:rFonts w:ascii="Arial" w:eastAsia="Times New Roman" w:hAnsi="Arial" w:cs="Arial"/>
                <w:color w:val="FFFFFF" w:themeColor="background1"/>
                <w:sz w:val="18"/>
                <w:szCs w:val="18"/>
              </w:rPr>
            </w:pPr>
            <w:r w:rsidRPr="00E37D71">
              <w:rPr>
                <w:rFonts w:ascii="Arial" w:eastAsia="Times New Roman" w:hAnsi="Arial" w:cs="Arial"/>
                <w:b/>
                <w:bCs/>
                <w:color w:val="FFFFFF" w:themeColor="background1"/>
                <w:sz w:val="18"/>
                <w:szCs w:val="18"/>
              </w:rPr>
              <w:t>Date</w:t>
            </w:r>
          </w:p>
        </w:tc>
        <w:tc>
          <w:tcPr>
            <w:tcW w:w="2621" w:type="pct"/>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9B3EADA" w14:textId="7D58EC5C" w:rsidR="005A4DDF" w:rsidRPr="00E37D71" w:rsidRDefault="005A4DDF" w:rsidP="000D055C">
            <w:pPr>
              <w:spacing w:after="0" w:line="360" w:lineRule="auto"/>
              <w:jc w:val="center"/>
              <w:textAlignment w:val="baseline"/>
              <w:rPr>
                <w:rFonts w:ascii="Arial" w:eastAsia="Times New Roman" w:hAnsi="Arial" w:cs="Arial"/>
                <w:color w:val="FFFFFF" w:themeColor="background1"/>
                <w:sz w:val="18"/>
                <w:szCs w:val="18"/>
              </w:rPr>
            </w:pPr>
            <w:r w:rsidRPr="00E37D71">
              <w:rPr>
                <w:rFonts w:ascii="Arial" w:eastAsia="Times New Roman" w:hAnsi="Arial" w:cs="Arial"/>
                <w:b/>
                <w:bCs/>
                <w:color w:val="FFFFFF" w:themeColor="background1"/>
                <w:sz w:val="18"/>
                <w:szCs w:val="18"/>
              </w:rPr>
              <w:t>Summary of Changes</w:t>
            </w:r>
          </w:p>
        </w:tc>
      </w:tr>
      <w:tr w:rsidR="005A4DDF" w:rsidRPr="00E37D71" w14:paraId="602780FA" w14:textId="77777777" w:rsidTr="000D055C">
        <w:trPr>
          <w:trHeight w:val="300"/>
        </w:trPr>
        <w:tc>
          <w:tcPr>
            <w:tcW w:w="790"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642E008" w14:textId="04970CDA" w:rsidR="005A4DDF" w:rsidRPr="00E37D71" w:rsidRDefault="000B610A" w:rsidP="000D055C">
            <w:pPr>
              <w:spacing w:after="0" w:line="360" w:lineRule="auto"/>
              <w:jc w:val="center"/>
              <w:textAlignment w:val="baseline"/>
              <w:rPr>
                <w:rFonts w:ascii="Arial" w:eastAsia="Times New Roman" w:hAnsi="Arial" w:cs="Arial"/>
                <w:sz w:val="18"/>
                <w:szCs w:val="18"/>
              </w:rPr>
            </w:pPr>
            <w:r w:rsidRPr="00E37D71">
              <w:rPr>
                <w:rFonts w:ascii="Arial" w:eastAsia="Times New Roman" w:hAnsi="Arial" w:cs="Arial"/>
                <w:sz w:val="18"/>
                <w:szCs w:val="18"/>
              </w:rPr>
              <w:t>01</w:t>
            </w:r>
          </w:p>
        </w:tc>
        <w:tc>
          <w:tcPr>
            <w:tcW w:w="1589"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3E996939" w14:textId="0D99DFF7" w:rsidR="005A4DDF" w:rsidRPr="00E37D71" w:rsidRDefault="000B610A" w:rsidP="000D055C">
            <w:pPr>
              <w:spacing w:after="0" w:line="360" w:lineRule="auto"/>
              <w:jc w:val="center"/>
              <w:textAlignment w:val="baseline"/>
              <w:rPr>
                <w:rFonts w:ascii="Arial" w:eastAsia="Times New Roman" w:hAnsi="Arial" w:cs="Arial"/>
                <w:sz w:val="18"/>
                <w:szCs w:val="18"/>
              </w:rPr>
            </w:pPr>
            <w:r w:rsidRPr="00E37D71">
              <w:rPr>
                <w:rFonts w:ascii="Arial" w:eastAsia="Times New Roman" w:hAnsi="Arial" w:cs="Arial"/>
                <w:sz w:val="18"/>
                <w:szCs w:val="18"/>
              </w:rPr>
              <w:t>The last signature date</w:t>
            </w:r>
            <w:del w:id="39" w:author="Jie Wang5909" w:date="2026-10-13T22:28:00Z">
              <w:r w:rsidRPr="00E37D71" w:rsidDel="00C21B6D">
                <w:rPr>
                  <w:rFonts w:ascii="Arial" w:eastAsia="Times New Roman" w:hAnsi="Arial" w:cs="Arial"/>
                  <w:sz w:val="18"/>
                  <w:szCs w:val="18"/>
                </w:rPr>
                <w:delText xml:space="preserve"> </w:delText>
              </w:r>
            </w:del>
            <w:r w:rsidRPr="00E37D71">
              <w:rPr>
                <w:rFonts w:ascii="Arial" w:eastAsia="Times New Roman" w:hAnsi="Arial" w:cs="Arial"/>
                <w:sz w:val="18"/>
                <w:szCs w:val="18"/>
              </w:rPr>
              <w:t xml:space="preserve"> is defined as the effective date</w:t>
            </w:r>
          </w:p>
        </w:tc>
        <w:tc>
          <w:tcPr>
            <w:tcW w:w="2621" w:type="pct"/>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1E669324" w14:textId="6ED8AA52" w:rsidR="005A4DDF" w:rsidRPr="00E37D71" w:rsidRDefault="000B610A" w:rsidP="000D055C">
            <w:pPr>
              <w:spacing w:after="0" w:line="360" w:lineRule="auto"/>
              <w:jc w:val="center"/>
              <w:textAlignment w:val="baseline"/>
              <w:rPr>
                <w:rFonts w:ascii="Arial" w:eastAsia="Times New Roman" w:hAnsi="Arial" w:cs="Arial"/>
                <w:sz w:val="18"/>
                <w:szCs w:val="18"/>
              </w:rPr>
            </w:pPr>
            <w:r w:rsidRPr="00E37D71">
              <w:rPr>
                <w:rFonts w:ascii="Arial" w:eastAsia="Times New Roman" w:hAnsi="Arial" w:cs="Arial"/>
                <w:sz w:val="18"/>
                <w:szCs w:val="18"/>
              </w:rPr>
              <w:t>The first version</w:t>
            </w:r>
          </w:p>
        </w:tc>
      </w:tr>
    </w:tbl>
    <w:p w14:paraId="668BD9CC" w14:textId="77777777" w:rsidR="005A4DDF" w:rsidRPr="000D3FE0" w:rsidRDefault="005A4DDF" w:rsidP="005A4DDF">
      <w:pPr>
        <w:spacing w:after="0" w:line="240" w:lineRule="auto"/>
        <w:textAlignment w:val="baseline"/>
        <w:rPr>
          <w:rFonts w:ascii="Arial" w:eastAsia="Times New Roman" w:hAnsi="Arial" w:cs="Arial"/>
          <w:sz w:val="21"/>
          <w:szCs w:val="21"/>
        </w:rPr>
      </w:pPr>
      <w:r w:rsidRPr="000D3FE0">
        <w:rPr>
          <w:rFonts w:ascii="Arial" w:eastAsia="Times New Roman" w:hAnsi="Arial" w:cs="Arial"/>
          <w:sz w:val="21"/>
          <w:szCs w:val="21"/>
        </w:rPr>
        <w:t> </w:t>
      </w:r>
    </w:p>
    <w:p w14:paraId="3BFADD4F" w14:textId="6E81F87F" w:rsidR="00B43FA1" w:rsidRPr="000D3FE0" w:rsidRDefault="005A4DDF" w:rsidP="005A4DDF">
      <w:pPr>
        <w:spacing w:after="0" w:line="240" w:lineRule="auto"/>
        <w:textAlignment w:val="baseline"/>
        <w:rPr>
          <w:rFonts w:ascii="Arial" w:eastAsia="Times New Roman" w:hAnsi="Arial" w:cs="Arial"/>
          <w:sz w:val="21"/>
          <w:szCs w:val="21"/>
        </w:rPr>
      </w:pPr>
      <w:r w:rsidRPr="000D3FE0">
        <w:rPr>
          <w:rFonts w:ascii="Arial" w:eastAsia="Times New Roman" w:hAnsi="Arial" w:cs="Arial"/>
          <w:sz w:val="21"/>
          <w:szCs w:val="21"/>
        </w:rPr>
        <w:t> </w:t>
      </w:r>
    </w:p>
    <w:p w14:paraId="0B270272" w14:textId="77777777" w:rsidR="00B43FA1" w:rsidRPr="000D3FE0" w:rsidRDefault="00B43FA1">
      <w:pPr>
        <w:rPr>
          <w:rFonts w:ascii="Arial" w:eastAsia="Times New Roman" w:hAnsi="Arial" w:cs="Arial"/>
          <w:sz w:val="21"/>
          <w:szCs w:val="21"/>
        </w:rPr>
      </w:pPr>
      <w:r w:rsidRPr="000D3FE0">
        <w:rPr>
          <w:rFonts w:ascii="Arial" w:eastAsia="Times New Roman" w:hAnsi="Arial" w:cs="Arial"/>
          <w:sz w:val="21"/>
          <w:szCs w:val="21"/>
        </w:rPr>
        <w:br w:type="page"/>
      </w:r>
    </w:p>
    <w:p w14:paraId="62944E05" w14:textId="77777777" w:rsidR="00B43FA1" w:rsidRPr="000D3FE0" w:rsidRDefault="00B43FA1" w:rsidP="005A4DDF">
      <w:pPr>
        <w:spacing w:after="0" w:line="240" w:lineRule="auto"/>
        <w:textAlignment w:val="baseline"/>
        <w:rPr>
          <w:rFonts w:ascii="Arial" w:eastAsia="Times New Roman" w:hAnsi="Arial" w:cs="Arial"/>
          <w:sz w:val="21"/>
          <w:szCs w:val="21"/>
        </w:rPr>
      </w:pPr>
    </w:p>
    <w:sdt>
      <w:sdtPr>
        <w:rPr>
          <w:rFonts w:ascii="Arial" w:eastAsiaTheme="minorEastAsia" w:hAnsi="Arial" w:cs="Arial"/>
          <w:color w:val="auto"/>
          <w:sz w:val="21"/>
          <w:szCs w:val="21"/>
          <w:lang w:val="zh-CN"/>
        </w:rPr>
        <w:id w:val="-921793499"/>
        <w:docPartObj>
          <w:docPartGallery w:val="Table of Contents"/>
          <w:docPartUnique/>
        </w:docPartObj>
      </w:sdtPr>
      <w:sdtEndPr/>
      <w:sdtContent>
        <w:p w14:paraId="2208E695" w14:textId="30118500" w:rsidR="00B43FA1" w:rsidRPr="000D3FE0" w:rsidRDefault="00B43FA1">
          <w:pPr>
            <w:pStyle w:val="TOC"/>
            <w:rPr>
              <w:rFonts w:ascii="Arial" w:hAnsi="Arial" w:cs="Arial"/>
              <w:color w:val="auto"/>
              <w:sz w:val="21"/>
              <w:szCs w:val="21"/>
            </w:rPr>
          </w:pPr>
        </w:p>
        <w:p w14:paraId="2A21E250" w14:textId="085A4B66" w:rsidR="003B22DC" w:rsidRDefault="00B43FA1">
          <w:pPr>
            <w:pStyle w:val="11"/>
            <w:rPr>
              <w:ins w:id="40" w:author="Jie Wang5909" w:date="2026-10-16T21:50:00Z"/>
              <w:noProof/>
              <w:kern w:val="2"/>
              <w:sz w:val="21"/>
            </w:rPr>
          </w:pPr>
          <w:r w:rsidRPr="00E37D71">
            <w:fldChar w:fldCharType="begin"/>
          </w:r>
          <w:r w:rsidRPr="00E37D71">
            <w:instrText xml:space="preserve"> TOC \o "1-3" \h \z \u </w:instrText>
          </w:r>
          <w:r w:rsidRPr="00E37D71">
            <w:fldChar w:fldCharType="separate"/>
          </w:r>
          <w:hyperlink w:anchor="_Toc243079860" w:history="1">
            <w:r w:rsidR="003B22DC" w:rsidRPr="009113B1">
              <w:rPr>
                <w:rStyle w:val="af6"/>
                <w:rFonts w:ascii="Arial" w:eastAsia="Times New Roman" w:hAnsi="Arial" w:cs="Arial"/>
                <w:noProof/>
              </w:rPr>
              <w:t>Abbreviations and Definitions</w:t>
            </w:r>
            <w:r w:rsidR="003B22DC">
              <w:rPr>
                <w:noProof/>
                <w:webHidden/>
              </w:rPr>
              <w:tab/>
            </w:r>
            <w:r w:rsidR="003B22DC">
              <w:rPr>
                <w:noProof/>
                <w:webHidden/>
              </w:rPr>
              <w:fldChar w:fldCharType="begin"/>
            </w:r>
            <w:r w:rsidR="003B22DC">
              <w:rPr>
                <w:noProof/>
                <w:webHidden/>
              </w:rPr>
              <w:instrText xml:space="preserve"> PAGEREF _Toc243079860 \h </w:instrText>
            </w:r>
            <w:r w:rsidR="003B22DC">
              <w:rPr>
                <w:noProof/>
                <w:webHidden/>
              </w:rPr>
            </w:r>
            <w:r w:rsidR="003B22DC">
              <w:rPr>
                <w:noProof/>
                <w:webHidden/>
              </w:rPr>
              <w:fldChar w:fldCharType="separate"/>
            </w:r>
            <w:r w:rsidR="003B22DC">
              <w:rPr>
                <w:noProof/>
                <w:webHidden/>
              </w:rPr>
              <w:t>6</w:t>
            </w:r>
            <w:r w:rsidR="003B22DC">
              <w:rPr>
                <w:noProof/>
                <w:webHidden/>
              </w:rPr>
              <w:fldChar w:fldCharType="end"/>
            </w:r>
          </w:hyperlink>
        </w:p>
        <w:p w14:paraId="70F3E49C" w14:textId="0D82B56B" w:rsidR="003B22DC" w:rsidRDefault="00A40966">
          <w:pPr>
            <w:pStyle w:val="11"/>
            <w:rPr>
              <w:ins w:id="41" w:author="Jie Wang5909" w:date="2026-10-16T21:50:00Z"/>
              <w:noProof/>
              <w:kern w:val="2"/>
              <w:sz w:val="21"/>
            </w:rPr>
          </w:pPr>
          <w:hyperlink w:anchor="_Toc243079861" w:history="1">
            <w:r w:rsidR="003B22DC" w:rsidRPr="009113B1">
              <w:rPr>
                <w:rStyle w:val="af6"/>
                <w:rFonts w:ascii="Arial" w:eastAsia="Times New Roman" w:hAnsi="Arial" w:cs="Arial"/>
                <w:b/>
                <w:bCs/>
                <w:noProof/>
              </w:rPr>
              <w:t>1. Report Summary</w:t>
            </w:r>
            <w:r w:rsidR="003B22DC">
              <w:rPr>
                <w:noProof/>
                <w:webHidden/>
              </w:rPr>
              <w:tab/>
            </w:r>
            <w:r w:rsidR="003B22DC">
              <w:rPr>
                <w:noProof/>
                <w:webHidden/>
              </w:rPr>
              <w:fldChar w:fldCharType="begin"/>
            </w:r>
            <w:r w:rsidR="003B22DC">
              <w:rPr>
                <w:noProof/>
                <w:webHidden/>
              </w:rPr>
              <w:instrText xml:space="preserve"> PAGEREF _Toc243079861 \h </w:instrText>
            </w:r>
            <w:r w:rsidR="003B22DC">
              <w:rPr>
                <w:noProof/>
                <w:webHidden/>
              </w:rPr>
            </w:r>
            <w:r w:rsidR="003B22DC">
              <w:rPr>
                <w:noProof/>
                <w:webHidden/>
              </w:rPr>
              <w:fldChar w:fldCharType="separate"/>
            </w:r>
            <w:r w:rsidR="003B22DC">
              <w:rPr>
                <w:noProof/>
                <w:webHidden/>
              </w:rPr>
              <w:t>8</w:t>
            </w:r>
            <w:r w:rsidR="003B22DC">
              <w:rPr>
                <w:noProof/>
                <w:webHidden/>
              </w:rPr>
              <w:fldChar w:fldCharType="end"/>
            </w:r>
          </w:hyperlink>
        </w:p>
        <w:p w14:paraId="579634CC" w14:textId="6C211223" w:rsidR="003B22DC" w:rsidRDefault="00A40966">
          <w:pPr>
            <w:pStyle w:val="11"/>
            <w:rPr>
              <w:ins w:id="42" w:author="Jie Wang5909" w:date="2026-10-16T21:50:00Z"/>
              <w:noProof/>
              <w:kern w:val="2"/>
              <w:sz w:val="21"/>
            </w:rPr>
          </w:pPr>
          <w:hyperlink w:anchor="_Toc243079862" w:history="1">
            <w:r w:rsidR="003B22DC" w:rsidRPr="009113B1">
              <w:rPr>
                <w:rStyle w:val="af6"/>
                <w:rFonts w:ascii="Arial" w:eastAsia="Times New Roman" w:hAnsi="Arial" w:cs="Arial"/>
                <w:b/>
                <w:bCs/>
                <w:noProof/>
              </w:rPr>
              <w:t>2. Scope and Purpose</w:t>
            </w:r>
            <w:r w:rsidR="003B22DC">
              <w:rPr>
                <w:noProof/>
                <w:webHidden/>
              </w:rPr>
              <w:tab/>
            </w:r>
            <w:r w:rsidR="003B22DC">
              <w:rPr>
                <w:noProof/>
                <w:webHidden/>
              </w:rPr>
              <w:fldChar w:fldCharType="begin"/>
            </w:r>
            <w:r w:rsidR="003B22DC">
              <w:rPr>
                <w:noProof/>
                <w:webHidden/>
              </w:rPr>
              <w:instrText xml:space="preserve"> PAGEREF _Toc243079862 \h </w:instrText>
            </w:r>
            <w:r w:rsidR="003B22DC">
              <w:rPr>
                <w:noProof/>
                <w:webHidden/>
              </w:rPr>
            </w:r>
            <w:r w:rsidR="003B22DC">
              <w:rPr>
                <w:noProof/>
                <w:webHidden/>
              </w:rPr>
              <w:fldChar w:fldCharType="separate"/>
            </w:r>
            <w:r w:rsidR="003B22DC">
              <w:rPr>
                <w:noProof/>
                <w:webHidden/>
              </w:rPr>
              <w:t>9</w:t>
            </w:r>
            <w:r w:rsidR="003B22DC">
              <w:rPr>
                <w:noProof/>
                <w:webHidden/>
              </w:rPr>
              <w:fldChar w:fldCharType="end"/>
            </w:r>
          </w:hyperlink>
        </w:p>
        <w:p w14:paraId="38746754" w14:textId="31DED5CA" w:rsidR="003B22DC" w:rsidRDefault="00A40966">
          <w:pPr>
            <w:pStyle w:val="11"/>
            <w:rPr>
              <w:ins w:id="43" w:author="Jie Wang5909" w:date="2026-10-16T21:50:00Z"/>
              <w:noProof/>
              <w:kern w:val="2"/>
              <w:sz w:val="21"/>
            </w:rPr>
          </w:pPr>
          <w:hyperlink w:anchor="_Toc243079863" w:history="1">
            <w:r w:rsidR="003B22DC" w:rsidRPr="009113B1">
              <w:rPr>
                <w:rStyle w:val="af6"/>
                <w:rFonts w:ascii="Arial" w:eastAsia="Times New Roman" w:hAnsi="Arial" w:cs="Arial"/>
                <w:b/>
                <w:bCs/>
                <w:noProof/>
              </w:rPr>
              <w:t>3. Gap Assessment / Risk Assessment</w:t>
            </w:r>
            <w:r w:rsidR="003B22DC">
              <w:rPr>
                <w:noProof/>
                <w:webHidden/>
              </w:rPr>
              <w:tab/>
            </w:r>
            <w:r w:rsidR="003B22DC">
              <w:rPr>
                <w:noProof/>
                <w:webHidden/>
              </w:rPr>
              <w:fldChar w:fldCharType="begin"/>
            </w:r>
            <w:r w:rsidR="003B22DC">
              <w:rPr>
                <w:noProof/>
                <w:webHidden/>
              </w:rPr>
              <w:instrText xml:space="preserve"> PAGEREF _Toc243079863 \h </w:instrText>
            </w:r>
            <w:r w:rsidR="003B22DC">
              <w:rPr>
                <w:noProof/>
                <w:webHidden/>
              </w:rPr>
            </w:r>
            <w:r w:rsidR="003B22DC">
              <w:rPr>
                <w:noProof/>
                <w:webHidden/>
              </w:rPr>
              <w:fldChar w:fldCharType="separate"/>
            </w:r>
            <w:r w:rsidR="003B22DC">
              <w:rPr>
                <w:noProof/>
                <w:webHidden/>
              </w:rPr>
              <w:t>11</w:t>
            </w:r>
            <w:r w:rsidR="003B22DC">
              <w:rPr>
                <w:noProof/>
                <w:webHidden/>
              </w:rPr>
              <w:fldChar w:fldCharType="end"/>
            </w:r>
          </w:hyperlink>
        </w:p>
        <w:p w14:paraId="64ACC699" w14:textId="4323E74A" w:rsidR="003B22DC" w:rsidRDefault="00A40966">
          <w:pPr>
            <w:pStyle w:val="21"/>
            <w:rPr>
              <w:ins w:id="44" w:author="Jie Wang5909" w:date="2026-10-16T21:50:00Z"/>
              <w:noProof/>
              <w:kern w:val="2"/>
              <w:sz w:val="21"/>
            </w:rPr>
          </w:pPr>
          <w:hyperlink w:anchor="_Toc243079864" w:history="1">
            <w:r w:rsidR="003B22DC" w:rsidRPr="009113B1">
              <w:rPr>
                <w:rStyle w:val="af6"/>
                <w:rFonts w:ascii="Arial" w:eastAsia="Times New Roman" w:hAnsi="Arial" w:cs="Arial"/>
                <w:b/>
                <w:bCs/>
                <w:noProof/>
              </w:rPr>
              <w:t>3.1 Process Chemistry</w:t>
            </w:r>
            <w:r w:rsidR="003B22DC">
              <w:rPr>
                <w:noProof/>
                <w:webHidden/>
              </w:rPr>
              <w:tab/>
            </w:r>
            <w:r w:rsidR="003B22DC">
              <w:rPr>
                <w:noProof/>
                <w:webHidden/>
              </w:rPr>
              <w:fldChar w:fldCharType="begin"/>
            </w:r>
            <w:r w:rsidR="003B22DC">
              <w:rPr>
                <w:noProof/>
                <w:webHidden/>
              </w:rPr>
              <w:instrText xml:space="preserve"> PAGEREF _Toc243079864 \h </w:instrText>
            </w:r>
            <w:r w:rsidR="003B22DC">
              <w:rPr>
                <w:noProof/>
                <w:webHidden/>
              </w:rPr>
            </w:r>
            <w:r w:rsidR="003B22DC">
              <w:rPr>
                <w:noProof/>
                <w:webHidden/>
              </w:rPr>
              <w:fldChar w:fldCharType="separate"/>
            </w:r>
            <w:r w:rsidR="003B22DC">
              <w:rPr>
                <w:noProof/>
                <w:webHidden/>
              </w:rPr>
              <w:t>11</w:t>
            </w:r>
            <w:r w:rsidR="003B22DC">
              <w:rPr>
                <w:noProof/>
                <w:webHidden/>
              </w:rPr>
              <w:fldChar w:fldCharType="end"/>
            </w:r>
          </w:hyperlink>
        </w:p>
        <w:p w14:paraId="534BC78E" w14:textId="511B5794" w:rsidR="003B22DC" w:rsidRDefault="00A40966">
          <w:pPr>
            <w:pStyle w:val="21"/>
            <w:rPr>
              <w:ins w:id="45" w:author="Jie Wang5909" w:date="2026-10-16T21:50:00Z"/>
              <w:noProof/>
              <w:kern w:val="2"/>
              <w:sz w:val="21"/>
            </w:rPr>
          </w:pPr>
          <w:hyperlink w:anchor="_Toc243079865" w:history="1">
            <w:r w:rsidR="003B22DC" w:rsidRPr="009113B1">
              <w:rPr>
                <w:rStyle w:val="af6"/>
                <w:rFonts w:ascii="Arial" w:eastAsia="Times New Roman" w:hAnsi="Arial" w:cs="Arial"/>
                <w:noProof/>
              </w:rPr>
              <w:t>3.2 Process Changes </w:t>
            </w:r>
            <w:r w:rsidR="003B22DC">
              <w:rPr>
                <w:noProof/>
                <w:webHidden/>
              </w:rPr>
              <w:tab/>
            </w:r>
            <w:r w:rsidR="003B22DC">
              <w:rPr>
                <w:noProof/>
                <w:webHidden/>
              </w:rPr>
              <w:fldChar w:fldCharType="begin"/>
            </w:r>
            <w:r w:rsidR="003B22DC">
              <w:rPr>
                <w:noProof/>
                <w:webHidden/>
              </w:rPr>
              <w:instrText xml:space="preserve"> PAGEREF _Toc243079865 \h </w:instrText>
            </w:r>
            <w:r w:rsidR="003B22DC">
              <w:rPr>
                <w:noProof/>
                <w:webHidden/>
              </w:rPr>
            </w:r>
            <w:r w:rsidR="003B22DC">
              <w:rPr>
                <w:noProof/>
                <w:webHidden/>
              </w:rPr>
              <w:fldChar w:fldCharType="separate"/>
            </w:r>
            <w:r w:rsidR="003B22DC">
              <w:rPr>
                <w:noProof/>
                <w:webHidden/>
              </w:rPr>
              <w:t>12</w:t>
            </w:r>
            <w:r w:rsidR="003B22DC">
              <w:rPr>
                <w:noProof/>
                <w:webHidden/>
              </w:rPr>
              <w:fldChar w:fldCharType="end"/>
            </w:r>
          </w:hyperlink>
        </w:p>
        <w:p w14:paraId="1D33629D" w14:textId="3711BF4A" w:rsidR="003B22DC" w:rsidRDefault="00A40966">
          <w:pPr>
            <w:pStyle w:val="21"/>
            <w:rPr>
              <w:ins w:id="46" w:author="Jie Wang5909" w:date="2026-10-16T21:50:00Z"/>
              <w:noProof/>
              <w:kern w:val="2"/>
              <w:sz w:val="21"/>
            </w:rPr>
          </w:pPr>
          <w:hyperlink w:anchor="_Toc243079866" w:history="1">
            <w:r w:rsidR="003B22DC" w:rsidRPr="009113B1">
              <w:rPr>
                <w:rStyle w:val="af6"/>
                <w:rFonts w:ascii="Arial" w:eastAsia="Times New Roman" w:hAnsi="Arial" w:cs="Arial"/>
                <w:noProof/>
              </w:rPr>
              <w:t>3.3 Process Equipment</w:t>
            </w:r>
            <w:r w:rsidR="003B22DC">
              <w:rPr>
                <w:noProof/>
                <w:webHidden/>
              </w:rPr>
              <w:tab/>
            </w:r>
            <w:r w:rsidR="003B22DC">
              <w:rPr>
                <w:noProof/>
                <w:webHidden/>
              </w:rPr>
              <w:fldChar w:fldCharType="begin"/>
            </w:r>
            <w:r w:rsidR="003B22DC">
              <w:rPr>
                <w:noProof/>
                <w:webHidden/>
              </w:rPr>
              <w:instrText xml:space="preserve"> PAGEREF _Toc243079866 \h </w:instrText>
            </w:r>
            <w:r w:rsidR="003B22DC">
              <w:rPr>
                <w:noProof/>
                <w:webHidden/>
              </w:rPr>
            </w:r>
            <w:r w:rsidR="003B22DC">
              <w:rPr>
                <w:noProof/>
                <w:webHidden/>
              </w:rPr>
              <w:fldChar w:fldCharType="separate"/>
            </w:r>
            <w:r w:rsidR="003B22DC">
              <w:rPr>
                <w:noProof/>
                <w:webHidden/>
              </w:rPr>
              <w:t>13</w:t>
            </w:r>
            <w:r w:rsidR="003B22DC">
              <w:rPr>
                <w:noProof/>
                <w:webHidden/>
              </w:rPr>
              <w:fldChar w:fldCharType="end"/>
            </w:r>
          </w:hyperlink>
        </w:p>
        <w:p w14:paraId="575AD436" w14:textId="2AB2BAC1" w:rsidR="003B22DC" w:rsidRDefault="00A40966">
          <w:pPr>
            <w:pStyle w:val="21"/>
            <w:rPr>
              <w:ins w:id="47" w:author="Jie Wang5909" w:date="2026-10-16T21:50:00Z"/>
              <w:noProof/>
              <w:kern w:val="2"/>
              <w:sz w:val="21"/>
            </w:rPr>
          </w:pPr>
          <w:hyperlink w:anchor="_Toc243079867" w:history="1">
            <w:r w:rsidR="003B22DC" w:rsidRPr="009113B1">
              <w:rPr>
                <w:rStyle w:val="af6"/>
                <w:rFonts w:ascii="Arial" w:eastAsia="Times New Roman" w:hAnsi="Arial" w:cs="Arial"/>
                <w:noProof/>
              </w:rPr>
              <w:t>3.4 Specifications and Analytical Methods </w:t>
            </w:r>
            <w:r w:rsidR="003B22DC">
              <w:rPr>
                <w:noProof/>
                <w:webHidden/>
              </w:rPr>
              <w:tab/>
            </w:r>
            <w:r w:rsidR="003B22DC">
              <w:rPr>
                <w:noProof/>
                <w:webHidden/>
              </w:rPr>
              <w:fldChar w:fldCharType="begin"/>
            </w:r>
            <w:r w:rsidR="003B22DC">
              <w:rPr>
                <w:noProof/>
                <w:webHidden/>
              </w:rPr>
              <w:instrText xml:space="preserve"> PAGEREF _Toc243079867 \h </w:instrText>
            </w:r>
            <w:r w:rsidR="003B22DC">
              <w:rPr>
                <w:noProof/>
                <w:webHidden/>
              </w:rPr>
            </w:r>
            <w:r w:rsidR="003B22DC">
              <w:rPr>
                <w:noProof/>
                <w:webHidden/>
              </w:rPr>
              <w:fldChar w:fldCharType="separate"/>
            </w:r>
            <w:r w:rsidR="003B22DC">
              <w:rPr>
                <w:noProof/>
                <w:webHidden/>
              </w:rPr>
              <w:t>18</w:t>
            </w:r>
            <w:r w:rsidR="003B22DC">
              <w:rPr>
                <w:noProof/>
                <w:webHidden/>
              </w:rPr>
              <w:fldChar w:fldCharType="end"/>
            </w:r>
          </w:hyperlink>
        </w:p>
        <w:p w14:paraId="528BF7C7" w14:textId="20C38003" w:rsidR="003B22DC" w:rsidRDefault="00A40966">
          <w:pPr>
            <w:pStyle w:val="31"/>
            <w:tabs>
              <w:tab w:val="right" w:leader="dot" w:pos="8630"/>
            </w:tabs>
            <w:ind w:left="880"/>
            <w:rPr>
              <w:ins w:id="48" w:author="Jie Wang5909" w:date="2026-10-16T21:50:00Z"/>
              <w:noProof/>
            </w:rPr>
          </w:pPr>
          <w:hyperlink w:anchor="_Toc243079868" w:history="1">
            <w:r w:rsidR="003B22DC" w:rsidRPr="009113B1">
              <w:rPr>
                <w:rStyle w:val="af6"/>
                <w:rFonts w:ascii="Arial" w:hAnsi="Arial" w:cs="Arial"/>
                <w:noProof/>
              </w:rPr>
              <w:t>3.4.1 Raw Material Specifications</w:t>
            </w:r>
            <w:r w:rsidR="003B22DC">
              <w:rPr>
                <w:noProof/>
                <w:webHidden/>
              </w:rPr>
              <w:tab/>
            </w:r>
            <w:r w:rsidR="003B22DC">
              <w:rPr>
                <w:noProof/>
                <w:webHidden/>
              </w:rPr>
              <w:fldChar w:fldCharType="begin"/>
            </w:r>
            <w:r w:rsidR="003B22DC">
              <w:rPr>
                <w:noProof/>
                <w:webHidden/>
              </w:rPr>
              <w:instrText xml:space="preserve"> PAGEREF _Toc243079868 \h </w:instrText>
            </w:r>
            <w:r w:rsidR="003B22DC">
              <w:rPr>
                <w:noProof/>
                <w:webHidden/>
              </w:rPr>
            </w:r>
            <w:r w:rsidR="003B22DC">
              <w:rPr>
                <w:noProof/>
                <w:webHidden/>
              </w:rPr>
              <w:fldChar w:fldCharType="separate"/>
            </w:r>
            <w:r w:rsidR="003B22DC">
              <w:rPr>
                <w:noProof/>
                <w:webHidden/>
              </w:rPr>
              <w:t>18</w:t>
            </w:r>
            <w:r w:rsidR="003B22DC">
              <w:rPr>
                <w:noProof/>
                <w:webHidden/>
              </w:rPr>
              <w:fldChar w:fldCharType="end"/>
            </w:r>
          </w:hyperlink>
        </w:p>
        <w:p w14:paraId="5EAD772A" w14:textId="69BF9A73" w:rsidR="003B22DC" w:rsidRDefault="00A40966">
          <w:pPr>
            <w:pStyle w:val="31"/>
            <w:tabs>
              <w:tab w:val="right" w:leader="dot" w:pos="8630"/>
            </w:tabs>
            <w:ind w:left="880"/>
            <w:rPr>
              <w:ins w:id="49" w:author="Jie Wang5909" w:date="2026-10-16T21:50:00Z"/>
              <w:noProof/>
            </w:rPr>
          </w:pPr>
          <w:hyperlink w:anchor="_Toc243079869" w:history="1">
            <w:r w:rsidR="003B22DC" w:rsidRPr="009113B1">
              <w:rPr>
                <w:rStyle w:val="af6"/>
                <w:rFonts w:ascii="Arial" w:hAnsi="Arial" w:cs="Arial"/>
                <w:noProof/>
              </w:rPr>
              <w:t>3.4.2 In-Process Control (IPC) Items and Methods</w:t>
            </w:r>
            <w:r w:rsidR="003B22DC">
              <w:rPr>
                <w:noProof/>
                <w:webHidden/>
              </w:rPr>
              <w:tab/>
            </w:r>
            <w:r w:rsidR="003B22DC">
              <w:rPr>
                <w:noProof/>
                <w:webHidden/>
              </w:rPr>
              <w:fldChar w:fldCharType="begin"/>
            </w:r>
            <w:r w:rsidR="003B22DC">
              <w:rPr>
                <w:noProof/>
                <w:webHidden/>
              </w:rPr>
              <w:instrText xml:space="preserve"> PAGEREF _Toc243079869 \h </w:instrText>
            </w:r>
            <w:r w:rsidR="003B22DC">
              <w:rPr>
                <w:noProof/>
                <w:webHidden/>
              </w:rPr>
            </w:r>
            <w:r w:rsidR="003B22DC">
              <w:rPr>
                <w:noProof/>
                <w:webHidden/>
              </w:rPr>
              <w:fldChar w:fldCharType="separate"/>
            </w:r>
            <w:r w:rsidR="003B22DC">
              <w:rPr>
                <w:noProof/>
                <w:webHidden/>
              </w:rPr>
              <w:t>24</w:t>
            </w:r>
            <w:r w:rsidR="003B22DC">
              <w:rPr>
                <w:noProof/>
                <w:webHidden/>
              </w:rPr>
              <w:fldChar w:fldCharType="end"/>
            </w:r>
          </w:hyperlink>
        </w:p>
        <w:p w14:paraId="3FC17959" w14:textId="7329C421" w:rsidR="003B22DC" w:rsidRDefault="00A40966">
          <w:pPr>
            <w:pStyle w:val="31"/>
            <w:tabs>
              <w:tab w:val="right" w:leader="dot" w:pos="8630"/>
            </w:tabs>
            <w:ind w:left="880"/>
            <w:rPr>
              <w:ins w:id="50" w:author="Jie Wang5909" w:date="2026-10-16T21:50:00Z"/>
              <w:noProof/>
            </w:rPr>
          </w:pPr>
          <w:hyperlink w:anchor="_Toc243079870" w:history="1">
            <w:r w:rsidR="003B22DC" w:rsidRPr="009113B1">
              <w:rPr>
                <w:rStyle w:val="af6"/>
                <w:rFonts w:ascii="Arial" w:hAnsi="Arial" w:cs="Arial"/>
                <w:noProof/>
              </w:rPr>
              <w:t>3.4.3 Analytical Methods</w:t>
            </w:r>
            <w:r w:rsidR="003B22DC">
              <w:rPr>
                <w:noProof/>
                <w:webHidden/>
              </w:rPr>
              <w:tab/>
            </w:r>
            <w:r w:rsidR="003B22DC">
              <w:rPr>
                <w:noProof/>
                <w:webHidden/>
              </w:rPr>
              <w:fldChar w:fldCharType="begin"/>
            </w:r>
            <w:r w:rsidR="003B22DC">
              <w:rPr>
                <w:noProof/>
                <w:webHidden/>
              </w:rPr>
              <w:instrText xml:space="preserve"> PAGEREF _Toc243079870 \h </w:instrText>
            </w:r>
            <w:r w:rsidR="003B22DC">
              <w:rPr>
                <w:noProof/>
                <w:webHidden/>
              </w:rPr>
            </w:r>
            <w:r w:rsidR="003B22DC">
              <w:rPr>
                <w:noProof/>
                <w:webHidden/>
              </w:rPr>
              <w:fldChar w:fldCharType="separate"/>
            </w:r>
            <w:r w:rsidR="003B22DC">
              <w:rPr>
                <w:noProof/>
                <w:webHidden/>
              </w:rPr>
              <w:t>26</w:t>
            </w:r>
            <w:r w:rsidR="003B22DC">
              <w:rPr>
                <w:noProof/>
                <w:webHidden/>
              </w:rPr>
              <w:fldChar w:fldCharType="end"/>
            </w:r>
          </w:hyperlink>
        </w:p>
        <w:p w14:paraId="7C59252B" w14:textId="4562F6E1" w:rsidR="003B22DC" w:rsidRDefault="00A40966">
          <w:pPr>
            <w:pStyle w:val="21"/>
            <w:rPr>
              <w:ins w:id="51" w:author="Jie Wang5909" w:date="2026-10-16T21:50:00Z"/>
              <w:noProof/>
              <w:kern w:val="2"/>
              <w:sz w:val="21"/>
            </w:rPr>
          </w:pPr>
          <w:hyperlink w:anchor="_Toc243079871" w:history="1">
            <w:r w:rsidR="003B22DC" w:rsidRPr="009113B1">
              <w:rPr>
                <w:rStyle w:val="af6"/>
                <w:rFonts w:ascii="Arial" w:eastAsia="Times New Roman" w:hAnsi="Arial" w:cs="Arial"/>
                <w:noProof/>
              </w:rPr>
              <w:t>3.5 Cleaning Validation</w:t>
            </w:r>
            <w:r w:rsidR="003B22DC">
              <w:rPr>
                <w:noProof/>
                <w:webHidden/>
              </w:rPr>
              <w:tab/>
            </w:r>
            <w:r w:rsidR="003B22DC">
              <w:rPr>
                <w:noProof/>
                <w:webHidden/>
              </w:rPr>
              <w:fldChar w:fldCharType="begin"/>
            </w:r>
            <w:r w:rsidR="003B22DC">
              <w:rPr>
                <w:noProof/>
                <w:webHidden/>
              </w:rPr>
              <w:instrText xml:space="preserve"> PAGEREF _Toc243079871 \h </w:instrText>
            </w:r>
            <w:r w:rsidR="003B22DC">
              <w:rPr>
                <w:noProof/>
                <w:webHidden/>
              </w:rPr>
            </w:r>
            <w:r w:rsidR="003B22DC">
              <w:rPr>
                <w:noProof/>
                <w:webHidden/>
              </w:rPr>
              <w:fldChar w:fldCharType="separate"/>
            </w:r>
            <w:r w:rsidR="003B22DC">
              <w:rPr>
                <w:noProof/>
                <w:webHidden/>
              </w:rPr>
              <w:t>33</w:t>
            </w:r>
            <w:r w:rsidR="003B22DC">
              <w:rPr>
                <w:noProof/>
                <w:webHidden/>
              </w:rPr>
              <w:fldChar w:fldCharType="end"/>
            </w:r>
          </w:hyperlink>
        </w:p>
        <w:p w14:paraId="02F3DAA9" w14:textId="65C9FA3E" w:rsidR="003B22DC" w:rsidRDefault="00A40966">
          <w:pPr>
            <w:pStyle w:val="21"/>
            <w:rPr>
              <w:ins w:id="52" w:author="Jie Wang5909" w:date="2026-10-16T21:50:00Z"/>
              <w:noProof/>
              <w:kern w:val="2"/>
              <w:sz w:val="21"/>
            </w:rPr>
          </w:pPr>
          <w:hyperlink w:anchor="_Toc243079872" w:history="1">
            <w:r w:rsidR="003B22DC" w:rsidRPr="009113B1">
              <w:rPr>
                <w:rStyle w:val="af6"/>
                <w:rFonts w:ascii="Arial" w:eastAsia="Times New Roman" w:hAnsi="Arial" w:cs="Arial"/>
                <w:noProof/>
              </w:rPr>
              <w:t>3.6 Technology Transfer Gap Assessment (by Area)</w:t>
            </w:r>
            <w:r w:rsidR="003B22DC">
              <w:rPr>
                <w:noProof/>
                <w:webHidden/>
              </w:rPr>
              <w:tab/>
            </w:r>
            <w:r w:rsidR="003B22DC">
              <w:rPr>
                <w:noProof/>
                <w:webHidden/>
              </w:rPr>
              <w:fldChar w:fldCharType="begin"/>
            </w:r>
            <w:r w:rsidR="003B22DC">
              <w:rPr>
                <w:noProof/>
                <w:webHidden/>
              </w:rPr>
              <w:instrText xml:space="preserve"> PAGEREF _Toc243079872 \h </w:instrText>
            </w:r>
            <w:r w:rsidR="003B22DC">
              <w:rPr>
                <w:noProof/>
                <w:webHidden/>
              </w:rPr>
            </w:r>
            <w:r w:rsidR="003B22DC">
              <w:rPr>
                <w:noProof/>
                <w:webHidden/>
              </w:rPr>
              <w:fldChar w:fldCharType="separate"/>
            </w:r>
            <w:r w:rsidR="003B22DC">
              <w:rPr>
                <w:noProof/>
                <w:webHidden/>
              </w:rPr>
              <w:t>34</w:t>
            </w:r>
            <w:r w:rsidR="003B22DC">
              <w:rPr>
                <w:noProof/>
                <w:webHidden/>
              </w:rPr>
              <w:fldChar w:fldCharType="end"/>
            </w:r>
          </w:hyperlink>
        </w:p>
        <w:p w14:paraId="60183892" w14:textId="4F8962F7" w:rsidR="003B22DC" w:rsidRDefault="00A40966">
          <w:pPr>
            <w:pStyle w:val="11"/>
            <w:rPr>
              <w:ins w:id="53" w:author="Jie Wang5909" w:date="2026-10-16T21:50:00Z"/>
              <w:noProof/>
              <w:kern w:val="2"/>
              <w:sz w:val="21"/>
            </w:rPr>
          </w:pPr>
          <w:hyperlink w:anchor="_Toc243079873" w:history="1">
            <w:r w:rsidR="003B22DC" w:rsidRPr="009113B1">
              <w:rPr>
                <w:rStyle w:val="af6"/>
                <w:rFonts w:ascii="Arial" w:eastAsia="Times New Roman" w:hAnsi="Arial" w:cs="Arial"/>
                <w:b/>
                <w:bCs/>
                <w:noProof/>
              </w:rPr>
              <w:t>4. Summary Risk Mitigation / Action Plan</w:t>
            </w:r>
            <w:r w:rsidR="003B22DC">
              <w:rPr>
                <w:noProof/>
                <w:webHidden/>
              </w:rPr>
              <w:tab/>
            </w:r>
            <w:r w:rsidR="003B22DC">
              <w:rPr>
                <w:noProof/>
                <w:webHidden/>
              </w:rPr>
              <w:fldChar w:fldCharType="begin"/>
            </w:r>
            <w:r w:rsidR="003B22DC">
              <w:rPr>
                <w:noProof/>
                <w:webHidden/>
              </w:rPr>
              <w:instrText xml:space="preserve"> PAGEREF _Toc243079873 \h </w:instrText>
            </w:r>
            <w:r w:rsidR="003B22DC">
              <w:rPr>
                <w:noProof/>
                <w:webHidden/>
              </w:rPr>
            </w:r>
            <w:r w:rsidR="003B22DC">
              <w:rPr>
                <w:noProof/>
                <w:webHidden/>
              </w:rPr>
              <w:fldChar w:fldCharType="separate"/>
            </w:r>
            <w:r w:rsidR="003B22DC">
              <w:rPr>
                <w:noProof/>
                <w:webHidden/>
              </w:rPr>
              <w:t>49</w:t>
            </w:r>
            <w:r w:rsidR="003B22DC">
              <w:rPr>
                <w:noProof/>
                <w:webHidden/>
              </w:rPr>
              <w:fldChar w:fldCharType="end"/>
            </w:r>
          </w:hyperlink>
        </w:p>
        <w:p w14:paraId="1C3F1535" w14:textId="0B71D745" w:rsidR="003B22DC" w:rsidRDefault="00A40966">
          <w:pPr>
            <w:pStyle w:val="11"/>
            <w:rPr>
              <w:ins w:id="54" w:author="Jie Wang5909" w:date="2026-10-16T21:50:00Z"/>
              <w:noProof/>
              <w:kern w:val="2"/>
              <w:sz w:val="21"/>
            </w:rPr>
          </w:pPr>
          <w:hyperlink w:anchor="_Toc243079874" w:history="1">
            <w:r w:rsidR="003B22DC" w:rsidRPr="009113B1">
              <w:rPr>
                <w:rStyle w:val="af6"/>
                <w:rFonts w:ascii="Arial" w:eastAsia="Times New Roman" w:hAnsi="Arial" w:cs="Arial"/>
                <w:b/>
                <w:bCs/>
                <w:noProof/>
              </w:rPr>
              <w:t>5. Raw Material Supplier Information</w:t>
            </w:r>
            <w:r w:rsidR="003B22DC">
              <w:rPr>
                <w:noProof/>
                <w:webHidden/>
              </w:rPr>
              <w:tab/>
            </w:r>
            <w:r w:rsidR="003B22DC">
              <w:rPr>
                <w:noProof/>
                <w:webHidden/>
              </w:rPr>
              <w:fldChar w:fldCharType="begin"/>
            </w:r>
            <w:r w:rsidR="003B22DC">
              <w:rPr>
                <w:noProof/>
                <w:webHidden/>
              </w:rPr>
              <w:instrText xml:space="preserve"> PAGEREF _Toc243079874 \h </w:instrText>
            </w:r>
            <w:r w:rsidR="003B22DC">
              <w:rPr>
                <w:noProof/>
                <w:webHidden/>
              </w:rPr>
            </w:r>
            <w:r w:rsidR="003B22DC">
              <w:rPr>
                <w:noProof/>
                <w:webHidden/>
              </w:rPr>
              <w:fldChar w:fldCharType="separate"/>
            </w:r>
            <w:r w:rsidR="003B22DC">
              <w:rPr>
                <w:noProof/>
                <w:webHidden/>
              </w:rPr>
              <w:t>54</w:t>
            </w:r>
            <w:r w:rsidR="003B22DC">
              <w:rPr>
                <w:noProof/>
                <w:webHidden/>
              </w:rPr>
              <w:fldChar w:fldCharType="end"/>
            </w:r>
          </w:hyperlink>
        </w:p>
        <w:p w14:paraId="3B1D4668" w14:textId="5CE81B81" w:rsidR="003B22DC" w:rsidRDefault="00A40966">
          <w:pPr>
            <w:pStyle w:val="11"/>
            <w:rPr>
              <w:ins w:id="55" w:author="Jie Wang5909" w:date="2026-10-16T21:50:00Z"/>
              <w:noProof/>
              <w:kern w:val="2"/>
              <w:sz w:val="21"/>
            </w:rPr>
          </w:pPr>
          <w:hyperlink w:anchor="_Toc243079875" w:history="1">
            <w:r w:rsidR="003B22DC" w:rsidRPr="009113B1">
              <w:rPr>
                <w:rStyle w:val="af6"/>
                <w:rFonts w:ascii="Arial" w:eastAsia="Times New Roman" w:hAnsi="Arial" w:cs="Arial"/>
                <w:b/>
                <w:bCs/>
                <w:noProof/>
              </w:rPr>
              <w:t>6. Personnel</w:t>
            </w:r>
            <w:r w:rsidR="003B22DC">
              <w:rPr>
                <w:noProof/>
                <w:webHidden/>
              </w:rPr>
              <w:tab/>
            </w:r>
            <w:r w:rsidR="003B22DC">
              <w:rPr>
                <w:noProof/>
                <w:webHidden/>
              </w:rPr>
              <w:fldChar w:fldCharType="begin"/>
            </w:r>
            <w:r w:rsidR="003B22DC">
              <w:rPr>
                <w:noProof/>
                <w:webHidden/>
              </w:rPr>
              <w:instrText xml:space="preserve"> PAGEREF _Toc243079875 \h </w:instrText>
            </w:r>
            <w:r w:rsidR="003B22DC">
              <w:rPr>
                <w:noProof/>
                <w:webHidden/>
              </w:rPr>
            </w:r>
            <w:r w:rsidR="003B22DC">
              <w:rPr>
                <w:noProof/>
                <w:webHidden/>
              </w:rPr>
              <w:fldChar w:fldCharType="separate"/>
            </w:r>
            <w:r w:rsidR="003B22DC">
              <w:rPr>
                <w:noProof/>
                <w:webHidden/>
              </w:rPr>
              <w:t>55</w:t>
            </w:r>
            <w:r w:rsidR="003B22DC">
              <w:rPr>
                <w:noProof/>
                <w:webHidden/>
              </w:rPr>
              <w:fldChar w:fldCharType="end"/>
            </w:r>
          </w:hyperlink>
        </w:p>
        <w:p w14:paraId="6D22C770" w14:textId="7EC9A6CA" w:rsidR="003B22DC" w:rsidRDefault="00A40966">
          <w:pPr>
            <w:pStyle w:val="11"/>
            <w:rPr>
              <w:ins w:id="56" w:author="Jie Wang5909" w:date="2026-10-16T21:50:00Z"/>
              <w:noProof/>
              <w:kern w:val="2"/>
              <w:sz w:val="21"/>
            </w:rPr>
          </w:pPr>
          <w:hyperlink w:anchor="_Toc243079876" w:history="1">
            <w:r w:rsidR="003B22DC" w:rsidRPr="009113B1">
              <w:rPr>
                <w:rStyle w:val="af6"/>
                <w:rFonts w:ascii="Arial" w:eastAsia="Times New Roman" w:hAnsi="Arial" w:cs="Arial"/>
                <w:b/>
                <w:bCs/>
                <w:noProof/>
              </w:rPr>
              <w:t>7. Cleaning</w:t>
            </w:r>
            <w:r w:rsidR="003B22DC">
              <w:rPr>
                <w:noProof/>
                <w:webHidden/>
              </w:rPr>
              <w:tab/>
            </w:r>
            <w:r w:rsidR="003B22DC">
              <w:rPr>
                <w:noProof/>
                <w:webHidden/>
              </w:rPr>
              <w:fldChar w:fldCharType="begin"/>
            </w:r>
            <w:r w:rsidR="003B22DC">
              <w:rPr>
                <w:noProof/>
                <w:webHidden/>
              </w:rPr>
              <w:instrText xml:space="preserve"> PAGEREF _Toc243079876 \h </w:instrText>
            </w:r>
            <w:r w:rsidR="003B22DC">
              <w:rPr>
                <w:noProof/>
                <w:webHidden/>
              </w:rPr>
            </w:r>
            <w:r w:rsidR="003B22DC">
              <w:rPr>
                <w:noProof/>
                <w:webHidden/>
              </w:rPr>
              <w:fldChar w:fldCharType="separate"/>
            </w:r>
            <w:r w:rsidR="003B22DC">
              <w:rPr>
                <w:noProof/>
                <w:webHidden/>
              </w:rPr>
              <w:t>55</w:t>
            </w:r>
            <w:r w:rsidR="003B22DC">
              <w:rPr>
                <w:noProof/>
                <w:webHidden/>
              </w:rPr>
              <w:fldChar w:fldCharType="end"/>
            </w:r>
          </w:hyperlink>
        </w:p>
        <w:p w14:paraId="6A4A14B6" w14:textId="367EAF32" w:rsidR="003B22DC" w:rsidRDefault="00A40966">
          <w:pPr>
            <w:pStyle w:val="11"/>
            <w:rPr>
              <w:ins w:id="57" w:author="Jie Wang5909" w:date="2026-10-16T21:50:00Z"/>
              <w:noProof/>
              <w:kern w:val="2"/>
              <w:sz w:val="21"/>
            </w:rPr>
          </w:pPr>
          <w:hyperlink w:anchor="_Toc243079877" w:history="1">
            <w:r w:rsidR="003B22DC" w:rsidRPr="009113B1">
              <w:rPr>
                <w:rStyle w:val="af6"/>
                <w:rFonts w:ascii="Arial" w:eastAsia="Times New Roman" w:hAnsi="Arial" w:cs="Arial"/>
                <w:b/>
                <w:bCs/>
                <w:noProof/>
              </w:rPr>
              <w:t>8. Storage and Handling Conditions</w:t>
            </w:r>
            <w:r w:rsidR="003B22DC">
              <w:rPr>
                <w:noProof/>
                <w:webHidden/>
              </w:rPr>
              <w:tab/>
            </w:r>
            <w:r w:rsidR="003B22DC">
              <w:rPr>
                <w:noProof/>
                <w:webHidden/>
              </w:rPr>
              <w:fldChar w:fldCharType="begin"/>
            </w:r>
            <w:r w:rsidR="003B22DC">
              <w:rPr>
                <w:noProof/>
                <w:webHidden/>
              </w:rPr>
              <w:instrText xml:space="preserve"> PAGEREF _Toc243079877 \h </w:instrText>
            </w:r>
            <w:r w:rsidR="003B22DC">
              <w:rPr>
                <w:noProof/>
                <w:webHidden/>
              </w:rPr>
            </w:r>
            <w:r w:rsidR="003B22DC">
              <w:rPr>
                <w:noProof/>
                <w:webHidden/>
              </w:rPr>
              <w:fldChar w:fldCharType="separate"/>
            </w:r>
            <w:r w:rsidR="003B22DC">
              <w:rPr>
                <w:noProof/>
                <w:webHidden/>
              </w:rPr>
              <w:t>55</w:t>
            </w:r>
            <w:r w:rsidR="003B22DC">
              <w:rPr>
                <w:noProof/>
                <w:webHidden/>
              </w:rPr>
              <w:fldChar w:fldCharType="end"/>
            </w:r>
          </w:hyperlink>
        </w:p>
        <w:p w14:paraId="3709823A" w14:textId="53212C0F" w:rsidR="003B22DC" w:rsidRDefault="00A40966">
          <w:pPr>
            <w:pStyle w:val="11"/>
            <w:rPr>
              <w:ins w:id="58" w:author="Jie Wang5909" w:date="2026-10-16T21:50:00Z"/>
              <w:noProof/>
              <w:kern w:val="2"/>
              <w:sz w:val="21"/>
            </w:rPr>
          </w:pPr>
          <w:hyperlink w:anchor="_Toc243079878" w:history="1">
            <w:r w:rsidR="003B22DC" w:rsidRPr="009113B1">
              <w:rPr>
                <w:rStyle w:val="af6"/>
                <w:rFonts w:ascii="Arial" w:eastAsia="Times New Roman" w:hAnsi="Arial" w:cs="Arial"/>
                <w:b/>
                <w:bCs/>
                <w:noProof/>
              </w:rPr>
              <w:t>9. Packaging Materials</w:t>
            </w:r>
            <w:r w:rsidR="003B22DC">
              <w:rPr>
                <w:noProof/>
                <w:webHidden/>
              </w:rPr>
              <w:tab/>
            </w:r>
            <w:r w:rsidR="003B22DC">
              <w:rPr>
                <w:noProof/>
                <w:webHidden/>
              </w:rPr>
              <w:fldChar w:fldCharType="begin"/>
            </w:r>
            <w:r w:rsidR="003B22DC">
              <w:rPr>
                <w:noProof/>
                <w:webHidden/>
              </w:rPr>
              <w:instrText xml:space="preserve"> PAGEREF _Toc243079878 \h </w:instrText>
            </w:r>
            <w:r w:rsidR="003B22DC">
              <w:rPr>
                <w:noProof/>
                <w:webHidden/>
              </w:rPr>
            </w:r>
            <w:r w:rsidR="003B22DC">
              <w:rPr>
                <w:noProof/>
                <w:webHidden/>
              </w:rPr>
              <w:fldChar w:fldCharType="separate"/>
            </w:r>
            <w:r w:rsidR="003B22DC">
              <w:rPr>
                <w:noProof/>
                <w:webHidden/>
              </w:rPr>
              <w:t>55</w:t>
            </w:r>
            <w:r w:rsidR="003B22DC">
              <w:rPr>
                <w:noProof/>
                <w:webHidden/>
              </w:rPr>
              <w:fldChar w:fldCharType="end"/>
            </w:r>
          </w:hyperlink>
        </w:p>
        <w:p w14:paraId="02D5CB6F" w14:textId="425CD467" w:rsidR="003B22DC" w:rsidRDefault="00A40966">
          <w:pPr>
            <w:pStyle w:val="11"/>
            <w:rPr>
              <w:ins w:id="59" w:author="Jie Wang5909" w:date="2026-10-16T21:50:00Z"/>
              <w:noProof/>
              <w:kern w:val="2"/>
              <w:sz w:val="21"/>
            </w:rPr>
          </w:pPr>
          <w:hyperlink w:anchor="_Toc243079879" w:history="1">
            <w:r w:rsidR="003B22DC" w:rsidRPr="009113B1">
              <w:rPr>
                <w:rStyle w:val="af6"/>
                <w:rFonts w:ascii="Arial" w:eastAsia="Times New Roman" w:hAnsi="Arial" w:cs="Arial"/>
                <w:b/>
                <w:bCs/>
                <w:noProof/>
              </w:rPr>
              <w:t>10. Conclusion</w:t>
            </w:r>
            <w:r w:rsidR="003B22DC">
              <w:rPr>
                <w:noProof/>
                <w:webHidden/>
              </w:rPr>
              <w:tab/>
            </w:r>
            <w:r w:rsidR="003B22DC">
              <w:rPr>
                <w:noProof/>
                <w:webHidden/>
              </w:rPr>
              <w:fldChar w:fldCharType="begin"/>
            </w:r>
            <w:r w:rsidR="003B22DC">
              <w:rPr>
                <w:noProof/>
                <w:webHidden/>
              </w:rPr>
              <w:instrText xml:space="preserve"> PAGEREF _Toc243079879 \h </w:instrText>
            </w:r>
            <w:r w:rsidR="003B22DC">
              <w:rPr>
                <w:noProof/>
                <w:webHidden/>
              </w:rPr>
            </w:r>
            <w:r w:rsidR="003B22DC">
              <w:rPr>
                <w:noProof/>
                <w:webHidden/>
              </w:rPr>
              <w:fldChar w:fldCharType="separate"/>
            </w:r>
            <w:r w:rsidR="003B22DC">
              <w:rPr>
                <w:noProof/>
                <w:webHidden/>
              </w:rPr>
              <w:t>56</w:t>
            </w:r>
            <w:r w:rsidR="003B22DC">
              <w:rPr>
                <w:noProof/>
                <w:webHidden/>
              </w:rPr>
              <w:fldChar w:fldCharType="end"/>
            </w:r>
          </w:hyperlink>
        </w:p>
        <w:p w14:paraId="5EEA0510" w14:textId="57F35E3B" w:rsidR="003B22DC" w:rsidRDefault="00A40966">
          <w:pPr>
            <w:pStyle w:val="11"/>
            <w:rPr>
              <w:ins w:id="60" w:author="Jie Wang5909" w:date="2026-10-16T21:50:00Z"/>
              <w:noProof/>
              <w:kern w:val="2"/>
              <w:sz w:val="21"/>
            </w:rPr>
          </w:pPr>
          <w:hyperlink w:anchor="_Toc243079880" w:history="1">
            <w:r w:rsidR="003B22DC" w:rsidRPr="009113B1">
              <w:rPr>
                <w:rStyle w:val="af6"/>
                <w:rFonts w:ascii="Arial" w:eastAsia="Times New Roman" w:hAnsi="Arial" w:cs="Arial"/>
                <w:b/>
                <w:bCs/>
                <w:noProof/>
              </w:rPr>
              <w:t>11. References</w:t>
            </w:r>
            <w:r w:rsidR="003B22DC">
              <w:rPr>
                <w:noProof/>
                <w:webHidden/>
              </w:rPr>
              <w:tab/>
            </w:r>
            <w:r w:rsidR="003B22DC">
              <w:rPr>
                <w:noProof/>
                <w:webHidden/>
              </w:rPr>
              <w:fldChar w:fldCharType="begin"/>
            </w:r>
            <w:r w:rsidR="003B22DC">
              <w:rPr>
                <w:noProof/>
                <w:webHidden/>
              </w:rPr>
              <w:instrText xml:space="preserve"> PAGEREF _Toc243079880 \h </w:instrText>
            </w:r>
            <w:r w:rsidR="003B22DC">
              <w:rPr>
                <w:noProof/>
                <w:webHidden/>
              </w:rPr>
            </w:r>
            <w:r w:rsidR="003B22DC">
              <w:rPr>
                <w:noProof/>
                <w:webHidden/>
              </w:rPr>
              <w:fldChar w:fldCharType="separate"/>
            </w:r>
            <w:r w:rsidR="003B22DC">
              <w:rPr>
                <w:noProof/>
                <w:webHidden/>
              </w:rPr>
              <w:t>57</w:t>
            </w:r>
            <w:r w:rsidR="003B22DC">
              <w:rPr>
                <w:noProof/>
                <w:webHidden/>
              </w:rPr>
              <w:fldChar w:fldCharType="end"/>
            </w:r>
          </w:hyperlink>
        </w:p>
        <w:p w14:paraId="52D1294E" w14:textId="48468BBD" w:rsidR="003B22DC" w:rsidRDefault="00A40966">
          <w:pPr>
            <w:pStyle w:val="11"/>
            <w:rPr>
              <w:ins w:id="61" w:author="Jie Wang5909" w:date="2026-10-16T21:50:00Z"/>
              <w:noProof/>
              <w:kern w:val="2"/>
              <w:sz w:val="21"/>
            </w:rPr>
          </w:pPr>
          <w:hyperlink w:anchor="_Toc243079881" w:history="1">
            <w:r w:rsidR="003B22DC" w:rsidRPr="009113B1">
              <w:rPr>
                <w:rStyle w:val="af6"/>
                <w:rFonts w:ascii="Arial" w:eastAsia="Times New Roman" w:hAnsi="Arial" w:cs="Arial"/>
                <w:b/>
                <w:bCs/>
                <w:noProof/>
              </w:rPr>
              <w:t>12. Appendix I Risk Mitigation Measures/Action Plan Tracking Table</w:t>
            </w:r>
            <w:r w:rsidR="003B22DC">
              <w:rPr>
                <w:noProof/>
                <w:webHidden/>
              </w:rPr>
              <w:tab/>
            </w:r>
            <w:r w:rsidR="003B22DC">
              <w:rPr>
                <w:noProof/>
                <w:webHidden/>
              </w:rPr>
              <w:fldChar w:fldCharType="begin"/>
            </w:r>
            <w:r w:rsidR="003B22DC">
              <w:rPr>
                <w:noProof/>
                <w:webHidden/>
              </w:rPr>
              <w:instrText xml:space="preserve"> PAGEREF _Toc243079881 \h </w:instrText>
            </w:r>
            <w:r w:rsidR="003B22DC">
              <w:rPr>
                <w:noProof/>
                <w:webHidden/>
              </w:rPr>
            </w:r>
            <w:r w:rsidR="003B22DC">
              <w:rPr>
                <w:noProof/>
                <w:webHidden/>
              </w:rPr>
              <w:fldChar w:fldCharType="separate"/>
            </w:r>
            <w:r w:rsidR="003B22DC">
              <w:rPr>
                <w:noProof/>
                <w:webHidden/>
              </w:rPr>
              <w:t>58</w:t>
            </w:r>
            <w:r w:rsidR="003B22DC">
              <w:rPr>
                <w:noProof/>
                <w:webHidden/>
              </w:rPr>
              <w:fldChar w:fldCharType="end"/>
            </w:r>
          </w:hyperlink>
        </w:p>
        <w:p w14:paraId="29124D05" w14:textId="36C7CD75" w:rsidR="00E37D71" w:rsidRPr="00E37D71" w:rsidDel="003B22DC" w:rsidRDefault="00E37D71">
          <w:pPr>
            <w:pStyle w:val="11"/>
            <w:rPr>
              <w:del w:id="62" w:author="Jie Wang5909" w:date="2026-10-16T21:50:00Z"/>
              <w:noProof/>
              <w:kern w:val="2"/>
              <w:sz w:val="21"/>
              <w:szCs w:val="21"/>
            </w:rPr>
          </w:pPr>
        </w:p>
        <w:p w14:paraId="3E219162" w14:textId="730F3BA1" w:rsidR="00E37D71" w:rsidRPr="00E37D71" w:rsidDel="003B22DC" w:rsidRDefault="00E37D71">
          <w:pPr>
            <w:pStyle w:val="11"/>
            <w:rPr>
              <w:del w:id="63" w:author="Jie Wang5909" w:date="2026-10-16T21:50:00Z"/>
              <w:noProof/>
              <w:kern w:val="2"/>
              <w:sz w:val="21"/>
              <w:szCs w:val="21"/>
            </w:rPr>
          </w:pPr>
        </w:p>
        <w:p w14:paraId="28D32AE7" w14:textId="435648F0" w:rsidR="00E37D71" w:rsidRPr="00E37D71" w:rsidDel="003B22DC" w:rsidRDefault="00E37D71">
          <w:pPr>
            <w:pStyle w:val="11"/>
            <w:rPr>
              <w:del w:id="64" w:author="Jie Wang5909" w:date="2026-10-16T21:50:00Z"/>
              <w:noProof/>
              <w:kern w:val="2"/>
              <w:sz w:val="21"/>
              <w:szCs w:val="21"/>
            </w:rPr>
          </w:pPr>
        </w:p>
        <w:p w14:paraId="4821B2A3" w14:textId="584635FE" w:rsidR="00E37D71" w:rsidRPr="00E37D71" w:rsidDel="003B22DC" w:rsidRDefault="00E37D71">
          <w:pPr>
            <w:pStyle w:val="11"/>
            <w:rPr>
              <w:del w:id="65" w:author="Jie Wang5909" w:date="2026-10-16T21:50:00Z"/>
              <w:noProof/>
              <w:kern w:val="2"/>
              <w:sz w:val="21"/>
              <w:szCs w:val="21"/>
            </w:rPr>
          </w:pPr>
        </w:p>
        <w:p w14:paraId="4FCF056F" w14:textId="7FB520F2" w:rsidR="00E37D71" w:rsidRPr="00E37D71" w:rsidDel="003B22DC" w:rsidRDefault="00E37D71" w:rsidP="00E37D71">
          <w:pPr>
            <w:pStyle w:val="21"/>
            <w:rPr>
              <w:del w:id="66" w:author="Jie Wang5909" w:date="2026-10-16T21:50:00Z"/>
              <w:noProof/>
              <w:kern w:val="2"/>
              <w:sz w:val="21"/>
              <w:szCs w:val="21"/>
            </w:rPr>
          </w:pPr>
        </w:p>
        <w:p w14:paraId="54105495" w14:textId="5F9AD513" w:rsidR="00E37D71" w:rsidRPr="00E37D71" w:rsidDel="003B22DC" w:rsidRDefault="00E37D71" w:rsidP="00E37D71">
          <w:pPr>
            <w:pStyle w:val="21"/>
            <w:rPr>
              <w:del w:id="67" w:author="Jie Wang5909" w:date="2026-10-16T21:50:00Z"/>
              <w:noProof/>
              <w:kern w:val="2"/>
              <w:sz w:val="21"/>
              <w:szCs w:val="21"/>
            </w:rPr>
          </w:pPr>
        </w:p>
        <w:p w14:paraId="1189A921" w14:textId="4B8860C6" w:rsidR="00E37D71" w:rsidRPr="00E37D71" w:rsidDel="003B22DC" w:rsidRDefault="00E37D71" w:rsidP="00E37D71">
          <w:pPr>
            <w:pStyle w:val="21"/>
            <w:rPr>
              <w:del w:id="68" w:author="Jie Wang5909" w:date="2026-10-16T21:50:00Z"/>
              <w:noProof/>
              <w:kern w:val="2"/>
              <w:sz w:val="21"/>
              <w:szCs w:val="21"/>
            </w:rPr>
          </w:pPr>
        </w:p>
        <w:p w14:paraId="692A1806" w14:textId="72ADE9B2" w:rsidR="00E37D71" w:rsidRPr="00E37D71" w:rsidDel="003B22DC" w:rsidRDefault="00E37D71" w:rsidP="00E37D71">
          <w:pPr>
            <w:pStyle w:val="21"/>
            <w:rPr>
              <w:del w:id="69" w:author="Jie Wang5909" w:date="2026-10-16T21:50:00Z"/>
              <w:noProof/>
              <w:kern w:val="2"/>
              <w:sz w:val="21"/>
              <w:szCs w:val="21"/>
            </w:rPr>
          </w:pPr>
        </w:p>
        <w:p w14:paraId="0EE8917F" w14:textId="582B9718" w:rsidR="00E37D71" w:rsidRPr="00E37D71" w:rsidDel="003B22DC" w:rsidRDefault="00E37D71" w:rsidP="00E37D71">
          <w:pPr>
            <w:pStyle w:val="21"/>
            <w:rPr>
              <w:del w:id="70" w:author="Jie Wang5909" w:date="2026-10-16T21:50:00Z"/>
              <w:noProof/>
              <w:kern w:val="2"/>
              <w:sz w:val="21"/>
              <w:szCs w:val="21"/>
            </w:rPr>
          </w:pPr>
        </w:p>
        <w:p w14:paraId="0B227D85" w14:textId="0D4F2187" w:rsidR="00E37D71" w:rsidRPr="00E37D71" w:rsidDel="003B22DC" w:rsidRDefault="00E37D71" w:rsidP="00E37D71">
          <w:pPr>
            <w:pStyle w:val="21"/>
            <w:rPr>
              <w:del w:id="71" w:author="Jie Wang5909" w:date="2026-10-16T21:50:00Z"/>
              <w:noProof/>
              <w:kern w:val="2"/>
              <w:sz w:val="21"/>
              <w:szCs w:val="21"/>
            </w:rPr>
          </w:pPr>
        </w:p>
        <w:p w14:paraId="45361CA0" w14:textId="3A569B70" w:rsidR="00E37D71" w:rsidRPr="00E37D71" w:rsidDel="003B22DC" w:rsidRDefault="00E37D71">
          <w:pPr>
            <w:pStyle w:val="11"/>
            <w:rPr>
              <w:del w:id="72" w:author="Jie Wang5909" w:date="2026-10-16T21:50:00Z"/>
              <w:noProof/>
              <w:kern w:val="2"/>
              <w:sz w:val="21"/>
              <w:szCs w:val="21"/>
            </w:rPr>
          </w:pPr>
        </w:p>
        <w:p w14:paraId="47F500A3" w14:textId="645CE36D" w:rsidR="00E37D71" w:rsidRPr="00E37D71" w:rsidDel="003B22DC" w:rsidRDefault="00E37D71">
          <w:pPr>
            <w:pStyle w:val="11"/>
            <w:rPr>
              <w:del w:id="73" w:author="Jie Wang5909" w:date="2026-10-16T21:50:00Z"/>
              <w:noProof/>
              <w:kern w:val="2"/>
              <w:sz w:val="21"/>
              <w:szCs w:val="21"/>
            </w:rPr>
          </w:pPr>
        </w:p>
        <w:p w14:paraId="1D26573E" w14:textId="37B60A34" w:rsidR="00E37D71" w:rsidRPr="00E37D71" w:rsidDel="003B22DC" w:rsidRDefault="00E37D71">
          <w:pPr>
            <w:pStyle w:val="11"/>
            <w:rPr>
              <w:del w:id="74" w:author="Jie Wang5909" w:date="2026-10-16T21:50:00Z"/>
              <w:noProof/>
              <w:kern w:val="2"/>
              <w:sz w:val="21"/>
              <w:szCs w:val="21"/>
            </w:rPr>
          </w:pPr>
        </w:p>
        <w:p w14:paraId="62ED99D2" w14:textId="1B932A42" w:rsidR="00E37D71" w:rsidRPr="00E37D71" w:rsidDel="003B22DC" w:rsidRDefault="00E37D71">
          <w:pPr>
            <w:pStyle w:val="11"/>
            <w:rPr>
              <w:del w:id="75" w:author="Jie Wang5909" w:date="2026-10-16T21:50:00Z"/>
              <w:noProof/>
              <w:kern w:val="2"/>
              <w:sz w:val="21"/>
              <w:szCs w:val="21"/>
            </w:rPr>
          </w:pPr>
        </w:p>
        <w:p w14:paraId="50330540" w14:textId="283473B2" w:rsidR="00E37D71" w:rsidRPr="00E37D71" w:rsidDel="003B22DC" w:rsidRDefault="00E37D71">
          <w:pPr>
            <w:pStyle w:val="11"/>
            <w:rPr>
              <w:del w:id="76" w:author="Jie Wang5909" w:date="2026-10-16T21:50:00Z"/>
              <w:noProof/>
              <w:kern w:val="2"/>
              <w:sz w:val="21"/>
              <w:szCs w:val="21"/>
            </w:rPr>
          </w:pPr>
        </w:p>
        <w:p w14:paraId="505D3AAC" w14:textId="765C972A" w:rsidR="00E37D71" w:rsidRPr="00E37D71" w:rsidDel="003B22DC" w:rsidRDefault="00E37D71">
          <w:pPr>
            <w:pStyle w:val="11"/>
            <w:rPr>
              <w:del w:id="77" w:author="Jie Wang5909" w:date="2026-10-16T21:50:00Z"/>
              <w:noProof/>
              <w:kern w:val="2"/>
              <w:sz w:val="21"/>
              <w:szCs w:val="21"/>
            </w:rPr>
          </w:pPr>
        </w:p>
        <w:p w14:paraId="23A0AAD5" w14:textId="02D03510" w:rsidR="00E37D71" w:rsidRPr="00E37D71" w:rsidDel="003B22DC" w:rsidRDefault="00E37D71">
          <w:pPr>
            <w:pStyle w:val="11"/>
            <w:rPr>
              <w:del w:id="78" w:author="Jie Wang5909" w:date="2026-10-16T21:50:00Z"/>
              <w:noProof/>
              <w:kern w:val="2"/>
              <w:sz w:val="21"/>
              <w:szCs w:val="21"/>
            </w:rPr>
          </w:pPr>
        </w:p>
        <w:p w14:paraId="65C678C1" w14:textId="11F94CB3" w:rsidR="00E37D71" w:rsidDel="003B22DC" w:rsidRDefault="00E37D71">
          <w:pPr>
            <w:pStyle w:val="11"/>
            <w:rPr>
              <w:del w:id="79" w:author="Jie Wang5909" w:date="2026-10-16T21:50:00Z"/>
              <w:noProof/>
              <w:kern w:val="2"/>
              <w:sz w:val="21"/>
            </w:rPr>
          </w:pPr>
        </w:p>
        <w:p w14:paraId="4A82B586" w14:textId="131B0A19" w:rsidR="00B43FA1" w:rsidRPr="000D3FE0" w:rsidRDefault="00B43FA1">
          <w:pPr>
            <w:rPr>
              <w:rFonts w:ascii="Arial" w:hAnsi="Arial" w:cs="Arial"/>
              <w:sz w:val="21"/>
              <w:szCs w:val="21"/>
            </w:rPr>
          </w:pPr>
          <w:r w:rsidRPr="00E37D71">
            <w:rPr>
              <w:rFonts w:ascii="Arial" w:hAnsi="Arial" w:cs="Arial"/>
              <w:bCs/>
              <w:sz w:val="21"/>
              <w:szCs w:val="21"/>
              <w:lang w:val="zh-CN"/>
            </w:rPr>
            <w:fldChar w:fldCharType="end"/>
          </w:r>
        </w:p>
      </w:sdtContent>
    </w:sdt>
    <w:p w14:paraId="1E2F654A" w14:textId="29A8636C" w:rsidR="004031CE" w:rsidRPr="000D3FE0" w:rsidRDefault="004031CE" w:rsidP="005A4DDF">
      <w:pPr>
        <w:spacing w:after="0" w:line="240" w:lineRule="auto"/>
        <w:textAlignment w:val="baseline"/>
        <w:rPr>
          <w:rFonts w:ascii="Arial" w:eastAsia="Times New Roman" w:hAnsi="Arial" w:cs="Arial"/>
          <w:sz w:val="21"/>
          <w:szCs w:val="21"/>
        </w:rPr>
      </w:pPr>
    </w:p>
    <w:p w14:paraId="1B4D9D3B" w14:textId="44DF3C25" w:rsidR="005A4DDF" w:rsidRPr="000D3FE0" w:rsidRDefault="004031CE" w:rsidP="007C71B9">
      <w:pPr>
        <w:pStyle w:val="12"/>
        <w:spacing w:afterLines="0" w:after="0"/>
        <w:jc w:val="left"/>
        <w:outlineLvl w:val="0"/>
        <w:rPr>
          <w:rFonts w:ascii="Arial" w:eastAsia="Times New Roman" w:hAnsi="Arial" w:cs="Arial"/>
          <w:b w:val="0"/>
          <w:bCs w:val="0"/>
          <w:color w:val="auto"/>
          <w:sz w:val="21"/>
          <w:szCs w:val="21"/>
        </w:rPr>
      </w:pPr>
      <w:r w:rsidRPr="000D3FE0">
        <w:rPr>
          <w:rFonts w:ascii="Arial" w:eastAsia="Times New Roman" w:hAnsi="Arial" w:cs="Arial"/>
          <w:color w:val="auto"/>
          <w:sz w:val="21"/>
          <w:szCs w:val="21"/>
        </w:rPr>
        <w:br w:type="page"/>
      </w:r>
      <w:bookmarkStart w:id="80" w:name="_Toc243079860"/>
      <w:r w:rsidR="005A4DDF" w:rsidRPr="000D3FE0">
        <w:rPr>
          <w:rFonts w:ascii="Arial" w:eastAsia="Times New Roman" w:hAnsi="Arial" w:cs="Arial"/>
          <w:b w:val="0"/>
          <w:bCs w:val="0"/>
          <w:color w:val="auto"/>
          <w:sz w:val="21"/>
          <w:szCs w:val="21"/>
        </w:rPr>
        <w:lastRenderedPageBreak/>
        <w:t>Abbreviations and Definitions</w:t>
      </w:r>
      <w:bookmarkEnd w:id="80"/>
      <w:r w:rsidR="005A4DDF" w:rsidRPr="000D3FE0">
        <w:rPr>
          <w:rFonts w:ascii="Arial" w:eastAsia="Times New Roman" w:hAnsi="Arial" w:cs="Arial"/>
          <w:b w:val="0"/>
          <w:bCs w:val="0"/>
          <w:color w:val="auto"/>
          <w:sz w:val="21"/>
          <w:szCs w:val="21"/>
        </w:rPr>
        <w:t> </w:t>
      </w:r>
    </w:p>
    <w:p w14:paraId="0B958FA4" w14:textId="5C0B0246" w:rsidR="005A4DDF" w:rsidRPr="000D3FE0" w:rsidRDefault="005A4DDF" w:rsidP="0007625B">
      <w:pPr>
        <w:spacing w:beforeLines="50" w:before="120" w:after="0" w:line="360" w:lineRule="auto"/>
        <w:contextualSpacing/>
        <w:textAlignment w:val="baseline"/>
        <w:rPr>
          <w:rFonts w:ascii="Arial" w:eastAsia="Times New Roman" w:hAnsi="Arial" w:cs="Arial"/>
          <w:sz w:val="21"/>
          <w:szCs w:val="21"/>
        </w:rPr>
      </w:pPr>
      <w:r w:rsidRPr="000D3FE0">
        <w:rPr>
          <w:rFonts w:ascii="Arial" w:eastAsia="Times New Roman" w:hAnsi="Arial" w:cs="Arial"/>
          <w:sz w:val="21"/>
          <w:szCs w:val="21"/>
        </w:rPr>
        <w:t>The following abbreviations and definitions apply throughout this document. </w:t>
      </w:r>
    </w:p>
    <w:p w14:paraId="03B44AB1" w14:textId="77777777" w:rsidR="005A4DDF" w:rsidRPr="000D3FE0" w:rsidRDefault="005A4DDF" w:rsidP="005A4DDF">
      <w:pPr>
        <w:spacing w:after="0" w:line="240" w:lineRule="auto"/>
        <w:textAlignment w:val="baseline"/>
        <w:rPr>
          <w:rFonts w:ascii="Arial" w:eastAsia="Times New Roman" w:hAnsi="Arial" w:cs="Arial"/>
          <w:sz w:val="21"/>
          <w:szCs w:val="21"/>
        </w:rPr>
      </w:pPr>
      <w:r w:rsidRPr="000D3FE0">
        <w:rPr>
          <w:rFonts w:ascii="Arial" w:eastAsia="Times New Roman" w:hAnsi="Arial" w:cs="Arial"/>
          <w:sz w:val="21"/>
          <w:szCs w:val="21"/>
        </w:rPr>
        <w:t> </w:t>
      </w:r>
    </w:p>
    <w:p w14:paraId="61EF7CEA" w14:textId="77777777" w:rsidR="00C6631C" w:rsidRPr="000D3FE0" w:rsidRDefault="005A4DDF" w:rsidP="005A4DDF">
      <w:pPr>
        <w:spacing w:after="0" w:line="240" w:lineRule="auto"/>
        <w:textAlignment w:val="baseline"/>
        <w:rPr>
          <w:rFonts w:ascii="Arial" w:eastAsia="Times New Roman" w:hAnsi="Arial" w:cs="Arial"/>
          <w:sz w:val="21"/>
          <w:szCs w:val="21"/>
        </w:rPr>
      </w:pPr>
      <w:r w:rsidRPr="000D3FE0">
        <w:rPr>
          <w:rFonts w:ascii="Arial" w:eastAsia="Times New Roman" w:hAnsi="Arial" w:cs="Arial"/>
          <w:sz w:val="21"/>
          <w:szCs w:val="21"/>
        </w:rPr>
        <w: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0D3FE0" w:rsidRPr="00E37D71" w14:paraId="1435D355" w14:textId="77777777" w:rsidTr="4DC5776C">
        <w:trPr>
          <w:tblHeader/>
        </w:trPr>
        <w:tc>
          <w:tcPr>
            <w:tcW w:w="2160" w:type="dxa"/>
            <w:shd w:val="clear" w:color="auto" w:fill="1F4E79" w:themeFill="accent1" w:themeFillShade="80"/>
            <w:tcMar>
              <w:top w:w="90" w:type="dxa"/>
              <w:left w:w="120" w:type="dxa"/>
              <w:bottom w:w="90" w:type="dxa"/>
              <w:right w:w="120" w:type="dxa"/>
            </w:tcMar>
            <w:vAlign w:val="center"/>
          </w:tcPr>
          <w:p w14:paraId="3B981186" w14:textId="77777777" w:rsidR="00C6631C" w:rsidRPr="00E37D71" w:rsidRDefault="00C6631C" w:rsidP="00E37D71">
            <w:pPr>
              <w:spacing w:after="0" w:line="240" w:lineRule="auto"/>
              <w:jc w:val="center"/>
              <w:rPr>
                <w:rFonts w:ascii="Arial" w:eastAsia="宋体" w:hAnsi="Arial" w:cs="Arial"/>
                <w:color w:val="FFFFFF" w:themeColor="background1"/>
                <w:sz w:val="18"/>
                <w:szCs w:val="18"/>
                <w:lang w:eastAsia="ja-JP"/>
              </w:rPr>
            </w:pPr>
            <w:r w:rsidRPr="00E37D71">
              <w:rPr>
                <w:rFonts w:ascii="Arial" w:eastAsia="宋体" w:hAnsi="Arial" w:cs="Arial"/>
                <w:b/>
                <w:bCs/>
                <w:color w:val="FFFFFF" w:themeColor="background1"/>
                <w:sz w:val="18"/>
                <w:szCs w:val="18"/>
                <w:lang w:eastAsia="ja-JP"/>
              </w:rPr>
              <w:t>Abbreviation / Term</w:t>
            </w:r>
          </w:p>
        </w:tc>
        <w:tc>
          <w:tcPr>
            <w:tcW w:w="7200" w:type="dxa"/>
            <w:shd w:val="clear" w:color="auto" w:fill="1F4E79" w:themeFill="accent1" w:themeFillShade="80"/>
            <w:tcMar>
              <w:top w:w="90" w:type="dxa"/>
              <w:left w:w="120" w:type="dxa"/>
              <w:bottom w:w="90" w:type="dxa"/>
              <w:right w:w="120" w:type="dxa"/>
            </w:tcMar>
            <w:vAlign w:val="center"/>
          </w:tcPr>
          <w:p w14:paraId="53E50677" w14:textId="77777777" w:rsidR="00C6631C" w:rsidRPr="00E37D71" w:rsidRDefault="00C6631C" w:rsidP="00E37D71">
            <w:pPr>
              <w:spacing w:after="0" w:line="240" w:lineRule="auto"/>
              <w:jc w:val="center"/>
              <w:rPr>
                <w:rFonts w:ascii="Arial" w:eastAsia="宋体" w:hAnsi="Arial" w:cs="Arial"/>
                <w:color w:val="FFFFFF" w:themeColor="background1"/>
                <w:sz w:val="18"/>
                <w:szCs w:val="18"/>
                <w:lang w:eastAsia="ja-JP"/>
              </w:rPr>
            </w:pPr>
            <w:r w:rsidRPr="00E37D71">
              <w:rPr>
                <w:rFonts w:ascii="Arial" w:eastAsia="宋体" w:hAnsi="Arial" w:cs="Arial"/>
                <w:b/>
                <w:bCs/>
                <w:color w:val="FFFFFF" w:themeColor="background1"/>
                <w:sz w:val="18"/>
                <w:szCs w:val="18"/>
                <w:lang w:eastAsia="ja-JP"/>
              </w:rPr>
              <w:t>Definition</w:t>
            </w:r>
          </w:p>
        </w:tc>
      </w:tr>
      <w:tr w:rsidR="000D3FE0" w:rsidRPr="00E37D71" w14:paraId="3105E2AB" w14:textId="77777777" w:rsidTr="00C6631C">
        <w:tc>
          <w:tcPr>
            <w:tcW w:w="2160" w:type="dxa"/>
            <w:tcMar>
              <w:top w:w="80" w:type="dxa"/>
              <w:left w:w="120" w:type="dxa"/>
              <w:bottom w:w="80" w:type="dxa"/>
              <w:right w:w="120" w:type="dxa"/>
            </w:tcMar>
          </w:tcPr>
          <w:p w14:paraId="6FF91E05"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APIEM</w:t>
            </w:r>
          </w:p>
        </w:tc>
        <w:tc>
          <w:tcPr>
            <w:tcW w:w="7200" w:type="dxa"/>
            <w:tcMar>
              <w:top w:w="80" w:type="dxa"/>
              <w:left w:w="120" w:type="dxa"/>
              <w:bottom w:w="80" w:type="dxa"/>
              <w:right w:w="120" w:type="dxa"/>
            </w:tcMar>
          </w:tcPr>
          <w:p w14:paraId="4301A438" w14:textId="77777777" w:rsidR="00C6631C" w:rsidRPr="00E37D71" w:rsidRDefault="00C6631C" w:rsidP="00C6631C">
            <w:pPr>
              <w:spacing w:after="0" w:line="240" w:lineRule="auto"/>
              <w:rPr>
                <w:rFonts w:ascii="Arial" w:eastAsia="宋体" w:hAnsi="Arial" w:cs="Arial"/>
                <w:sz w:val="18"/>
                <w:szCs w:val="18"/>
              </w:rPr>
            </w:pPr>
            <w:r w:rsidRPr="00E37D71">
              <w:rPr>
                <w:rFonts w:ascii="Arial" w:eastAsia="宋体" w:hAnsi="Arial" w:cs="Arial"/>
                <w:sz w:val="18"/>
                <w:szCs w:val="18"/>
              </w:rPr>
              <w:t>API External Manufacturing (Eli Lilly)</w:t>
            </w:r>
          </w:p>
        </w:tc>
      </w:tr>
      <w:tr w:rsidR="000D3FE0" w:rsidRPr="00E37D71" w14:paraId="0A933A60" w14:textId="77777777" w:rsidTr="00C6631C">
        <w:tc>
          <w:tcPr>
            <w:tcW w:w="2160" w:type="dxa"/>
            <w:tcMar>
              <w:top w:w="80" w:type="dxa"/>
              <w:left w:w="120" w:type="dxa"/>
              <w:bottom w:w="80" w:type="dxa"/>
              <w:right w:w="120" w:type="dxa"/>
            </w:tcMar>
          </w:tcPr>
          <w:p w14:paraId="7BBE6410" w14:textId="60B83349"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AR</w:t>
            </w:r>
          </w:p>
        </w:tc>
        <w:tc>
          <w:tcPr>
            <w:tcW w:w="7200" w:type="dxa"/>
            <w:tcMar>
              <w:top w:w="80" w:type="dxa"/>
              <w:left w:w="120" w:type="dxa"/>
              <w:bottom w:w="80" w:type="dxa"/>
              <w:right w:w="120" w:type="dxa"/>
            </w:tcMar>
          </w:tcPr>
          <w:p w14:paraId="5211A928" w14:textId="15945136"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Analytical Research lab</w:t>
            </w:r>
          </w:p>
        </w:tc>
      </w:tr>
      <w:tr w:rsidR="000D3FE0" w:rsidRPr="00E37D71" w14:paraId="1DD0FB21" w14:textId="77777777" w:rsidTr="00C6631C">
        <w:tc>
          <w:tcPr>
            <w:tcW w:w="2160" w:type="dxa"/>
            <w:tcMar>
              <w:top w:w="80" w:type="dxa"/>
              <w:left w:w="120" w:type="dxa"/>
              <w:bottom w:w="80" w:type="dxa"/>
              <w:right w:w="120" w:type="dxa"/>
            </w:tcMar>
          </w:tcPr>
          <w:p w14:paraId="49D58A4B"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cGMP</w:t>
            </w:r>
          </w:p>
        </w:tc>
        <w:tc>
          <w:tcPr>
            <w:tcW w:w="7200" w:type="dxa"/>
            <w:tcMar>
              <w:top w:w="80" w:type="dxa"/>
              <w:left w:w="120" w:type="dxa"/>
              <w:bottom w:w="80" w:type="dxa"/>
              <w:right w:w="120" w:type="dxa"/>
            </w:tcMar>
          </w:tcPr>
          <w:p w14:paraId="202746B9"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Current Good Manufacturing Practice</w:t>
            </w:r>
          </w:p>
        </w:tc>
      </w:tr>
      <w:tr w:rsidR="000D3FE0" w:rsidRPr="00E37D71" w14:paraId="1C6AE0F8" w14:textId="77777777" w:rsidTr="00C6631C">
        <w:tc>
          <w:tcPr>
            <w:tcW w:w="2160" w:type="dxa"/>
            <w:tcMar>
              <w:top w:w="80" w:type="dxa"/>
              <w:left w:w="120" w:type="dxa"/>
              <w:bottom w:w="80" w:type="dxa"/>
              <w:right w:w="120" w:type="dxa"/>
            </w:tcMar>
            <w:vAlign w:val="center"/>
          </w:tcPr>
          <w:p w14:paraId="753EE53F"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CM</w:t>
            </w:r>
          </w:p>
        </w:tc>
        <w:tc>
          <w:tcPr>
            <w:tcW w:w="7200" w:type="dxa"/>
            <w:tcMar>
              <w:top w:w="80" w:type="dxa"/>
              <w:left w:w="120" w:type="dxa"/>
              <w:bottom w:w="80" w:type="dxa"/>
              <w:right w:w="120" w:type="dxa"/>
            </w:tcMar>
            <w:vAlign w:val="center"/>
          </w:tcPr>
          <w:p w14:paraId="08ED8DF0"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Contract Manufacturer</w:t>
            </w:r>
          </w:p>
        </w:tc>
      </w:tr>
      <w:tr w:rsidR="000D3FE0" w:rsidRPr="00E37D71" w14:paraId="0C8336A0" w14:textId="77777777" w:rsidTr="00C6631C">
        <w:tc>
          <w:tcPr>
            <w:tcW w:w="2160" w:type="dxa"/>
            <w:tcMar>
              <w:top w:w="80" w:type="dxa"/>
              <w:left w:w="120" w:type="dxa"/>
              <w:bottom w:w="80" w:type="dxa"/>
              <w:right w:w="120" w:type="dxa"/>
            </w:tcMar>
            <w:vAlign w:val="center"/>
          </w:tcPr>
          <w:p w14:paraId="4B454716"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PLC</w:t>
            </w:r>
          </w:p>
        </w:tc>
        <w:tc>
          <w:tcPr>
            <w:tcW w:w="7200" w:type="dxa"/>
            <w:tcMar>
              <w:top w:w="80" w:type="dxa"/>
              <w:left w:w="120" w:type="dxa"/>
              <w:bottom w:w="80" w:type="dxa"/>
              <w:right w:w="120" w:type="dxa"/>
            </w:tcMar>
            <w:vAlign w:val="center"/>
          </w:tcPr>
          <w:p w14:paraId="3BC4EB49"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Programmable Logic Controller</w:t>
            </w:r>
          </w:p>
        </w:tc>
      </w:tr>
      <w:tr w:rsidR="000D3FE0" w:rsidRPr="00E37D71" w14:paraId="4516436F" w14:textId="77777777" w:rsidTr="00C6631C">
        <w:tc>
          <w:tcPr>
            <w:tcW w:w="2160" w:type="dxa"/>
            <w:tcMar>
              <w:top w:w="80" w:type="dxa"/>
              <w:left w:w="120" w:type="dxa"/>
              <w:bottom w:w="80" w:type="dxa"/>
              <w:right w:w="120" w:type="dxa"/>
            </w:tcMar>
          </w:tcPr>
          <w:p w14:paraId="00B71972" w14:textId="040EB002"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DCM</w:t>
            </w:r>
          </w:p>
        </w:tc>
        <w:tc>
          <w:tcPr>
            <w:tcW w:w="7200" w:type="dxa"/>
            <w:tcMar>
              <w:top w:w="80" w:type="dxa"/>
              <w:left w:w="120" w:type="dxa"/>
              <w:bottom w:w="80" w:type="dxa"/>
              <w:right w:w="120" w:type="dxa"/>
            </w:tcMar>
          </w:tcPr>
          <w:p w14:paraId="0B57DF18" w14:textId="4282ED94"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Dichloromethane</w:t>
            </w:r>
          </w:p>
        </w:tc>
      </w:tr>
      <w:tr w:rsidR="000D3FE0" w:rsidRPr="00E37D71" w14:paraId="3BA45E4A" w14:textId="77777777" w:rsidTr="00C6631C">
        <w:tc>
          <w:tcPr>
            <w:tcW w:w="2160" w:type="dxa"/>
            <w:tcMar>
              <w:top w:w="80" w:type="dxa"/>
              <w:left w:w="120" w:type="dxa"/>
              <w:bottom w:w="80" w:type="dxa"/>
              <w:right w:w="120" w:type="dxa"/>
            </w:tcMar>
          </w:tcPr>
          <w:p w14:paraId="20D34935"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DIC</w:t>
            </w:r>
          </w:p>
        </w:tc>
        <w:tc>
          <w:tcPr>
            <w:tcW w:w="7200" w:type="dxa"/>
            <w:tcMar>
              <w:top w:w="80" w:type="dxa"/>
              <w:left w:w="120" w:type="dxa"/>
              <w:bottom w:w="80" w:type="dxa"/>
              <w:right w:w="120" w:type="dxa"/>
            </w:tcMar>
          </w:tcPr>
          <w:p w14:paraId="64AC28C1"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N,N'-</w:t>
            </w:r>
            <w:proofErr w:type="spellStart"/>
            <w:r w:rsidRPr="00E37D71">
              <w:rPr>
                <w:rFonts w:ascii="Arial" w:eastAsia="宋体" w:hAnsi="Arial" w:cs="Arial"/>
                <w:sz w:val="18"/>
                <w:szCs w:val="18"/>
                <w:lang w:eastAsia="ja-JP"/>
              </w:rPr>
              <w:t>Diisopropylcarbodiimide</w:t>
            </w:r>
            <w:proofErr w:type="spellEnd"/>
            <w:r w:rsidRPr="00E37D71">
              <w:rPr>
                <w:rFonts w:ascii="Arial" w:eastAsia="宋体" w:hAnsi="Arial" w:cs="Arial"/>
                <w:sz w:val="18"/>
                <w:szCs w:val="18"/>
                <w:lang w:eastAsia="ja-JP"/>
              </w:rPr>
              <w:t xml:space="preserve"> </w:t>
            </w:r>
          </w:p>
        </w:tc>
      </w:tr>
      <w:tr w:rsidR="000D3FE0" w:rsidRPr="00E37D71" w14:paraId="5C61AD91" w14:textId="77777777" w:rsidTr="00C6631C">
        <w:tc>
          <w:tcPr>
            <w:tcW w:w="2160" w:type="dxa"/>
            <w:tcMar>
              <w:top w:w="80" w:type="dxa"/>
              <w:left w:w="120" w:type="dxa"/>
              <w:bottom w:w="80" w:type="dxa"/>
              <w:right w:w="120" w:type="dxa"/>
            </w:tcMar>
          </w:tcPr>
          <w:p w14:paraId="2BC1FF1F"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DIPEA</w:t>
            </w:r>
          </w:p>
        </w:tc>
        <w:tc>
          <w:tcPr>
            <w:tcW w:w="7200" w:type="dxa"/>
            <w:tcMar>
              <w:top w:w="80" w:type="dxa"/>
              <w:left w:w="120" w:type="dxa"/>
              <w:bottom w:w="80" w:type="dxa"/>
              <w:right w:w="120" w:type="dxa"/>
            </w:tcMar>
          </w:tcPr>
          <w:p w14:paraId="4C65119E" w14:textId="1E211B61" w:rsidR="00C6631C" w:rsidRPr="00E37D71" w:rsidRDefault="00C6631C" w:rsidP="00C6631C">
            <w:pPr>
              <w:spacing w:after="0" w:line="240" w:lineRule="auto"/>
              <w:rPr>
                <w:rFonts w:ascii="Arial" w:eastAsia="Arial" w:hAnsi="Arial" w:cs="Arial"/>
                <w:color w:val="000000" w:themeColor="text1"/>
                <w:sz w:val="18"/>
                <w:szCs w:val="18"/>
              </w:rPr>
            </w:pPr>
            <w:commentRangeStart w:id="81"/>
            <w:commentRangeStart w:id="82"/>
            <w:del w:id="83" w:author="Yu Zhang - Network" w:date="2026-08-19T06:45:00Z">
              <w:r w:rsidRPr="00E37D71">
                <w:rPr>
                  <w:rFonts w:ascii="Arial" w:eastAsia="宋体" w:hAnsi="Arial" w:cs="Arial"/>
                  <w:sz w:val="18"/>
                  <w:szCs w:val="18"/>
                  <w:lang w:eastAsia="ja-JP"/>
                </w:rPr>
                <w:delText xml:space="preserve">N,N-Diisopropylethylamine </w:delText>
              </w:r>
            </w:del>
            <w:commentRangeEnd w:id="81"/>
            <w:r w:rsidR="007E7D32" w:rsidRPr="4DC5776C">
              <w:rPr>
                <w:rStyle w:val="a4"/>
                <w:rFonts w:ascii="Arial" w:eastAsia="Arial" w:hAnsi="Arial" w:cs="Arial"/>
                <w:color w:val="0000FF"/>
                <w:sz w:val="18"/>
                <w:szCs w:val="18"/>
              </w:rPr>
              <w:commentReference w:id="81"/>
            </w:r>
            <w:commentRangeEnd w:id="82"/>
            <w:r>
              <w:rPr>
                <w:rStyle w:val="a4"/>
              </w:rPr>
              <w:commentReference w:id="82"/>
            </w:r>
            <w:proofErr w:type="spellStart"/>
            <w:ins w:id="84" w:author="Yu Zhang - Network" w:date="2026-08-19T06:45:00Z">
              <w:r w:rsidR="5B1BA2CD" w:rsidRPr="4DC5776C">
                <w:rPr>
                  <w:rFonts w:ascii="Arial" w:eastAsia="Arial" w:hAnsi="Arial" w:cs="Arial"/>
                  <w:color w:val="0000FF"/>
                  <w:sz w:val="18"/>
                  <w:szCs w:val="18"/>
                </w:rPr>
                <w:t>Ethyldiisopropylamine</w:t>
              </w:r>
            </w:ins>
            <w:proofErr w:type="spellEnd"/>
          </w:p>
        </w:tc>
      </w:tr>
      <w:tr w:rsidR="000D3FE0" w:rsidRPr="00E37D71" w14:paraId="3DA486BF" w14:textId="77777777" w:rsidTr="00C6631C">
        <w:tc>
          <w:tcPr>
            <w:tcW w:w="2160" w:type="dxa"/>
            <w:tcMar>
              <w:top w:w="80" w:type="dxa"/>
              <w:left w:w="120" w:type="dxa"/>
              <w:bottom w:w="80" w:type="dxa"/>
              <w:right w:w="120" w:type="dxa"/>
            </w:tcMar>
          </w:tcPr>
          <w:p w14:paraId="2A4C8558"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DMF</w:t>
            </w:r>
          </w:p>
        </w:tc>
        <w:tc>
          <w:tcPr>
            <w:tcW w:w="7200" w:type="dxa"/>
            <w:tcMar>
              <w:top w:w="80" w:type="dxa"/>
              <w:left w:w="120" w:type="dxa"/>
              <w:bottom w:w="80" w:type="dxa"/>
              <w:right w:w="120" w:type="dxa"/>
            </w:tcMar>
          </w:tcPr>
          <w:p w14:paraId="54A44980"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N,N-</w:t>
            </w:r>
            <w:proofErr w:type="spellStart"/>
            <w:r w:rsidRPr="00E37D71">
              <w:rPr>
                <w:rFonts w:ascii="Arial" w:eastAsia="宋体" w:hAnsi="Arial" w:cs="Arial"/>
                <w:sz w:val="18"/>
                <w:szCs w:val="18"/>
                <w:lang w:eastAsia="ja-JP"/>
              </w:rPr>
              <w:t>Dimethylformamide</w:t>
            </w:r>
            <w:proofErr w:type="spellEnd"/>
            <w:r w:rsidRPr="00E37D71">
              <w:rPr>
                <w:rFonts w:ascii="Arial" w:eastAsia="宋体" w:hAnsi="Arial" w:cs="Arial"/>
                <w:sz w:val="18"/>
                <w:szCs w:val="18"/>
                <w:lang w:eastAsia="ja-JP"/>
              </w:rPr>
              <w:t xml:space="preserve"> </w:t>
            </w:r>
          </w:p>
        </w:tc>
      </w:tr>
      <w:tr w:rsidR="000D3FE0" w:rsidRPr="00E37D71" w14:paraId="09496489" w14:textId="77777777" w:rsidTr="00C6631C">
        <w:tc>
          <w:tcPr>
            <w:tcW w:w="2160" w:type="dxa"/>
            <w:tcMar>
              <w:top w:w="80" w:type="dxa"/>
              <w:left w:w="120" w:type="dxa"/>
              <w:bottom w:w="80" w:type="dxa"/>
              <w:right w:w="120" w:type="dxa"/>
            </w:tcMar>
          </w:tcPr>
          <w:p w14:paraId="6BD21FA8"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DS</w:t>
            </w:r>
          </w:p>
        </w:tc>
        <w:tc>
          <w:tcPr>
            <w:tcW w:w="7200" w:type="dxa"/>
            <w:tcMar>
              <w:top w:w="80" w:type="dxa"/>
              <w:left w:w="120" w:type="dxa"/>
              <w:bottom w:w="80" w:type="dxa"/>
              <w:right w:w="120" w:type="dxa"/>
            </w:tcMar>
          </w:tcPr>
          <w:p w14:paraId="77155ACD"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Drug Substance</w:t>
            </w:r>
          </w:p>
        </w:tc>
      </w:tr>
      <w:tr w:rsidR="000D3FE0" w:rsidRPr="00E37D71" w14:paraId="485F323E" w14:textId="77777777" w:rsidTr="00C6631C">
        <w:tc>
          <w:tcPr>
            <w:tcW w:w="2160" w:type="dxa"/>
            <w:tcMar>
              <w:top w:w="80" w:type="dxa"/>
              <w:left w:w="120" w:type="dxa"/>
              <w:bottom w:w="80" w:type="dxa"/>
              <w:right w:w="120" w:type="dxa"/>
            </w:tcMar>
          </w:tcPr>
          <w:p w14:paraId="5FA28B33"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EHS</w:t>
            </w:r>
          </w:p>
        </w:tc>
        <w:tc>
          <w:tcPr>
            <w:tcW w:w="7200" w:type="dxa"/>
            <w:tcMar>
              <w:top w:w="80" w:type="dxa"/>
              <w:left w:w="120" w:type="dxa"/>
              <w:bottom w:w="80" w:type="dxa"/>
              <w:right w:w="120" w:type="dxa"/>
            </w:tcMar>
          </w:tcPr>
          <w:p w14:paraId="79C2FC8A"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Environment, Health and Safety</w:t>
            </w:r>
          </w:p>
        </w:tc>
      </w:tr>
      <w:tr w:rsidR="000D3FE0" w:rsidRPr="00E37D71" w14:paraId="4E85B7F6" w14:textId="77777777" w:rsidTr="00C6631C">
        <w:tc>
          <w:tcPr>
            <w:tcW w:w="2160" w:type="dxa"/>
            <w:tcMar>
              <w:top w:w="80" w:type="dxa"/>
              <w:left w:w="120" w:type="dxa"/>
              <w:bottom w:w="80" w:type="dxa"/>
              <w:right w:w="120" w:type="dxa"/>
            </w:tcMar>
          </w:tcPr>
          <w:p w14:paraId="07696438" w14:textId="78D33729"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EA</w:t>
            </w:r>
          </w:p>
        </w:tc>
        <w:tc>
          <w:tcPr>
            <w:tcW w:w="7200" w:type="dxa"/>
            <w:tcMar>
              <w:top w:w="80" w:type="dxa"/>
              <w:left w:w="120" w:type="dxa"/>
              <w:bottom w:w="80" w:type="dxa"/>
              <w:right w:w="120" w:type="dxa"/>
            </w:tcMar>
          </w:tcPr>
          <w:p w14:paraId="71366320" w14:textId="59F80D6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Ethyl acetate</w:t>
            </w:r>
          </w:p>
        </w:tc>
      </w:tr>
      <w:tr w:rsidR="000D3FE0" w:rsidRPr="00E37D71" w14:paraId="4C932345" w14:textId="77777777" w:rsidTr="00C6631C">
        <w:tc>
          <w:tcPr>
            <w:tcW w:w="2160" w:type="dxa"/>
            <w:tcMar>
              <w:top w:w="80" w:type="dxa"/>
              <w:left w:w="120" w:type="dxa"/>
              <w:bottom w:w="80" w:type="dxa"/>
              <w:right w:w="120" w:type="dxa"/>
            </w:tcMar>
          </w:tcPr>
          <w:p w14:paraId="071754F6"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ESA</w:t>
            </w:r>
          </w:p>
        </w:tc>
        <w:tc>
          <w:tcPr>
            <w:tcW w:w="7200" w:type="dxa"/>
            <w:tcMar>
              <w:top w:w="80" w:type="dxa"/>
              <w:left w:w="120" w:type="dxa"/>
              <w:bottom w:w="80" w:type="dxa"/>
              <w:right w:w="120" w:type="dxa"/>
            </w:tcMar>
          </w:tcPr>
          <w:p w14:paraId="25230C14"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Equipment Suitability Analysis</w:t>
            </w:r>
          </w:p>
        </w:tc>
      </w:tr>
      <w:tr w:rsidR="000D3FE0" w:rsidRPr="00E37D71" w14:paraId="4ED8CCDE" w14:textId="77777777" w:rsidTr="00C6631C">
        <w:tc>
          <w:tcPr>
            <w:tcW w:w="2160" w:type="dxa"/>
            <w:tcMar>
              <w:top w:w="80" w:type="dxa"/>
              <w:left w:w="120" w:type="dxa"/>
              <w:bottom w:w="80" w:type="dxa"/>
              <w:right w:w="120" w:type="dxa"/>
            </w:tcMar>
          </w:tcPr>
          <w:p w14:paraId="43BCFD43" w14:textId="77777777" w:rsidR="00C6631C" w:rsidRPr="00E37D71" w:rsidRDefault="00C6631C" w:rsidP="00C6631C">
            <w:pPr>
              <w:spacing w:after="0" w:line="240" w:lineRule="auto"/>
              <w:rPr>
                <w:rFonts w:ascii="Arial" w:eastAsia="宋体" w:hAnsi="Arial" w:cs="Arial"/>
                <w:sz w:val="18"/>
                <w:szCs w:val="18"/>
                <w:lang w:eastAsia="ja-JP"/>
              </w:rPr>
            </w:pPr>
            <w:proofErr w:type="spellStart"/>
            <w:r w:rsidRPr="00E37D71">
              <w:rPr>
                <w:rFonts w:ascii="Arial" w:eastAsia="宋体" w:hAnsi="Arial" w:cs="Arial"/>
                <w:sz w:val="18"/>
                <w:szCs w:val="18"/>
                <w:lang w:eastAsia="ja-JP"/>
              </w:rPr>
              <w:t>Fmoc</w:t>
            </w:r>
            <w:proofErr w:type="spellEnd"/>
          </w:p>
        </w:tc>
        <w:tc>
          <w:tcPr>
            <w:tcW w:w="7200" w:type="dxa"/>
            <w:tcMar>
              <w:top w:w="80" w:type="dxa"/>
              <w:left w:w="120" w:type="dxa"/>
              <w:bottom w:w="80" w:type="dxa"/>
              <w:right w:w="120" w:type="dxa"/>
            </w:tcMar>
          </w:tcPr>
          <w:p w14:paraId="444CBC18"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 xml:space="preserve">9-Fluorenylmethyloxycarbonyl </w:t>
            </w:r>
          </w:p>
        </w:tc>
      </w:tr>
      <w:tr w:rsidR="000D3FE0" w:rsidRPr="00E37D71" w14:paraId="6F15831E" w14:textId="77777777" w:rsidTr="00C6631C">
        <w:tc>
          <w:tcPr>
            <w:tcW w:w="2160" w:type="dxa"/>
            <w:tcMar>
              <w:top w:w="80" w:type="dxa"/>
              <w:left w:w="120" w:type="dxa"/>
              <w:bottom w:w="80" w:type="dxa"/>
              <w:right w:w="120" w:type="dxa"/>
            </w:tcMar>
          </w:tcPr>
          <w:p w14:paraId="6E384CEB" w14:textId="77777777" w:rsidR="00C6631C" w:rsidRPr="00E37D71" w:rsidRDefault="00C6631C" w:rsidP="00C6631C">
            <w:pPr>
              <w:spacing w:after="0" w:line="240" w:lineRule="auto"/>
              <w:rPr>
                <w:rFonts w:ascii="Arial" w:eastAsia="宋体" w:hAnsi="Arial" w:cs="Arial"/>
                <w:sz w:val="18"/>
                <w:szCs w:val="18"/>
                <w:lang w:eastAsia="ja-JP"/>
              </w:rPr>
            </w:pPr>
            <w:proofErr w:type="spellStart"/>
            <w:r w:rsidRPr="00E37D71">
              <w:rPr>
                <w:rFonts w:ascii="Arial" w:eastAsia="宋体" w:hAnsi="Arial" w:cs="Arial"/>
                <w:sz w:val="18"/>
                <w:szCs w:val="18"/>
                <w:lang w:eastAsia="ja-JP"/>
              </w:rPr>
              <w:t>IPAc</w:t>
            </w:r>
            <w:proofErr w:type="spellEnd"/>
          </w:p>
        </w:tc>
        <w:tc>
          <w:tcPr>
            <w:tcW w:w="7200" w:type="dxa"/>
            <w:tcMar>
              <w:top w:w="80" w:type="dxa"/>
              <w:left w:w="120" w:type="dxa"/>
              <w:bottom w:w="80" w:type="dxa"/>
              <w:right w:w="120" w:type="dxa"/>
            </w:tcMar>
          </w:tcPr>
          <w:p w14:paraId="00EBBF46"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Isopropyl acetate</w:t>
            </w:r>
          </w:p>
        </w:tc>
      </w:tr>
      <w:tr w:rsidR="000D3FE0" w:rsidRPr="00E37D71" w14:paraId="4452DDCC" w14:textId="77777777" w:rsidTr="00C6631C">
        <w:tc>
          <w:tcPr>
            <w:tcW w:w="2160" w:type="dxa"/>
            <w:tcMar>
              <w:top w:w="80" w:type="dxa"/>
              <w:left w:w="120" w:type="dxa"/>
              <w:bottom w:w="80" w:type="dxa"/>
              <w:right w:w="120" w:type="dxa"/>
            </w:tcMar>
          </w:tcPr>
          <w:p w14:paraId="275419ED"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IPC</w:t>
            </w:r>
          </w:p>
        </w:tc>
        <w:tc>
          <w:tcPr>
            <w:tcW w:w="7200" w:type="dxa"/>
            <w:tcMar>
              <w:top w:w="80" w:type="dxa"/>
              <w:left w:w="120" w:type="dxa"/>
              <w:bottom w:w="80" w:type="dxa"/>
              <w:right w:w="120" w:type="dxa"/>
            </w:tcMar>
          </w:tcPr>
          <w:p w14:paraId="60735A0F"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In-Process Control</w:t>
            </w:r>
          </w:p>
        </w:tc>
      </w:tr>
      <w:tr w:rsidR="000D3FE0" w:rsidRPr="00E37D71" w14:paraId="33BF307E" w14:textId="77777777" w:rsidTr="00C6631C">
        <w:tc>
          <w:tcPr>
            <w:tcW w:w="2160" w:type="dxa"/>
            <w:tcMar>
              <w:top w:w="80" w:type="dxa"/>
              <w:left w:w="120" w:type="dxa"/>
              <w:bottom w:w="80" w:type="dxa"/>
              <w:right w:w="120" w:type="dxa"/>
            </w:tcMar>
          </w:tcPr>
          <w:p w14:paraId="129D8800" w14:textId="589F1BC9"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LDPE</w:t>
            </w:r>
          </w:p>
        </w:tc>
        <w:tc>
          <w:tcPr>
            <w:tcW w:w="7200" w:type="dxa"/>
            <w:tcMar>
              <w:top w:w="80" w:type="dxa"/>
              <w:left w:w="120" w:type="dxa"/>
              <w:bottom w:w="80" w:type="dxa"/>
              <w:right w:w="120" w:type="dxa"/>
            </w:tcMar>
          </w:tcPr>
          <w:p w14:paraId="40771721" w14:textId="0FCAA2AD"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Low density polyethylene</w:t>
            </w:r>
          </w:p>
        </w:tc>
      </w:tr>
      <w:tr w:rsidR="000D3FE0" w:rsidRPr="00E37D71" w14:paraId="0F3C6622" w14:textId="77777777" w:rsidTr="00C6631C">
        <w:tc>
          <w:tcPr>
            <w:tcW w:w="2160" w:type="dxa"/>
            <w:tcMar>
              <w:top w:w="80" w:type="dxa"/>
              <w:left w:w="120" w:type="dxa"/>
              <w:bottom w:w="80" w:type="dxa"/>
              <w:right w:w="120" w:type="dxa"/>
            </w:tcMar>
          </w:tcPr>
          <w:p w14:paraId="3A13A79D"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LOD</w:t>
            </w:r>
          </w:p>
        </w:tc>
        <w:tc>
          <w:tcPr>
            <w:tcW w:w="7200" w:type="dxa"/>
            <w:tcMar>
              <w:top w:w="80" w:type="dxa"/>
              <w:left w:w="120" w:type="dxa"/>
              <w:bottom w:w="80" w:type="dxa"/>
              <w:right w:w="120" w:type="dxa"/>
            </w:tcMar>
          </w:tcPr>
          <w:p w14:paraId="1F11F6F9"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Loss on Drying</w:t>
            </w:r>
          </w:p>
        </w:tc>
      </w:tr>
      <w:tr w:rsidR="000D3FE0" w:rsidRPr="00E37D71" w14:paraId="0E900AB5" w14:textId="77777777" w:rsidTr="00C6631C">
        <w:tc>
          <w:tcPr>
            <w:tcW w:w="2160" w:type="dxa"/>
            <w:tcMar>
              <w:top w:w="80" w:type="dxa"/>
              <w:left w:w="120" w:type="dxa"/>
              <w:bottom w:w="80" w:type="dxa"/>
              <w:right w:w="120" w:type="dxa"/>
            </w:tcMar>
          </w:tcPr>
          <w:p w14:paraId="6E6DB4BB" w14:textId="2E445049"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MOC</w:t>
            </w:r>
          </w:p>
        </w:tc>
        <w:tc>
          <w:tcPr>
            <w:tcW w:w="7200" w:type="dxa"/>
            <w:tcMar>
              <w:top w:w="80" w:type="dxa"/>
              <w:left w:w="120" w:type="dxa"/>
              <w:bottom w:w="80" w:type="dxa"/>
              <w:right w:w="120" w:type="dxa"/>
            </w:tcMar>
          </w:tcPr>
          <w:p w14:paraId="01BB6EA3" w14:textId="0DC8BD71"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Material of Construction</w:t>
            </w:r>
          </w:p>
        </w:tc>
      </w:tr>
      <w:tr w:rsidR="000D3FE0" w:rsidRPr="00E37D71" w14:paraId="738C689F" w14:textId="77777777" w:rsidTr="00C6631C">
        <w:tc>
          <w:tcPr>
            <w:tcW w:w="2160" w:type="dxa"/>
            <w:tcMar>
              <w:top w:w="80" w:type="dxa"/>
              <w:left w:w="120" w:type="dxa"/>
              <w:bottom w:w="80" w:type="dxa"/>
              <w:right w:w="120" w:type="dxa"/>
            </w:tcMar>
          </w:tcPr>
          <w:p w14:paraId="1B26D842"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MOR</w:t>
            </w:r>
          </w:p>
        </w:tc>
        <w:tc>
          <w:tcPr>
            <w:tcW w:w="7200" w:type="dxa"/>
            <w:tcMar>
              <w:top w:w="80" w:type="dxa"/>
              <w:left w:w="120" w:type="dxa"/>
              <w:bottom w:w="80" w:type="dxa"/>
              <w:right w:w="120" w:type="dxa"/>
            </w:tcMar>
          </w:tcPr>
          <w:p w14:paraId="3C430E67"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Master Operation Record</w:t>
            </w:r>
          </w:p>
        </w:tc>
      </w:tr>
      <w:tr w:rsidR="000D3FE0" w:rsidRPr="00E37D71" w14:paraId="7A02B12D" w14:textId="77777777" w:rsidTr="00C6631C">
        <w:tc>
          <w:tcPr>
            <w:tcW w:w="2160" w:type="dxa"/>
            <w:tcMar>
              <w:top w:w="80" w:type="dxa"/>
              <w:left w:w="120" w:type="dxa"/>
              <w:bottom w:w="80" w:type="dxa"/>
              <w:right w:w="120" w:type="dxa"/>
            </w:tcMar>
          </w:tcPr>
          <w:p w14:paraId="6C96887B" w14:textId="77777777" w:rsidR="00C6631C" w:rsidRPr="00E37D71" w:rsidRDefault="00C6631C" w:rsidP="00C6631C">
            <w:pPr>
              <w:spacing w:after="0" w:line="240" w:lineRule="auto"/>
              <w:rPr>
                <w:rFonts w:ascii="Arial" w:eastAsia="宋体" w:hAnsi="Arial" w:cs="Arial"/>
                <w:sz w:val="18"/>
                <w:szCs w:val="18"/>
                <w:lang w:eastAsia="ja-JP"/>
              </w:rPr>
            </w:pPr>
            <w:proofErr w:type="spellStart"/>
            <w:r w:rsidRPr="00E37D71">
              <w:rPr>
                <w:rFonts w:ascii="Arial" w:eastAsia="宋体" w:hAnsi="Arial" w:cs="Arial"/>
                <w:sz w:val="18"/>
                <w:szCs w:val="18"/>
                <w:lang w:eastAsia="ja-JP"/>
              </w:rPr>
              <w:t>MeOH</w:t>
            </w:r>
            <w:proofErr w:type="spellEnd"/>
          </w:p>
        </w:tc>
        <w:tc>
          <w:tcPr>
            <w:tcW w:w="7200" w:type="dxa"/>
            <w:tcMar>
              <w:top w:w="80" w:type="dxa"/>
              <w:left w:w="120" w:type="dxa"/>
              <w:bottom w:w="80" w:type="dxa"/>
              <w:right w:w="120" w:type="dxa"/>
            </w:tcMar>
          </w:tcPr>
          <w:p w14:paraId="65FEC61A"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Methanol</w:t>
            </w:r>
          </w:p>
        </w:tc>
      </w:tr>
      <w:tr w:rsidR="000D3FE0" w:rsidRPr="00E37D71" w14:paraId="3A4CB050" w14:textId="77777777" w:rsidTr="00C6631C">
        <w:tc>
          <w:tcPr>
            <w:tcW w:w="2160" w:type="dxa"/>
            <w:tcMar>
              <w:top w:w="80" w:type="dxa"/>
              <w:left w:w="120" w:type="dxa"/>
              <w:bottom w:w="80" w:type="dxa"/>
              <w:right w:w="120" w:type="dxa"/>
            </w:tcMar>
          </w:tcPr>
          <w:p w14:paraId="54541477"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MTBE</w:t>
            </w:r>
          </w:p>
        </w:tc>
        <w:tc>
          <w:tcPr>
            <w:tcW w:w="7200" w:type="dxa"/>
            <w:tcMar>
              <w:top w:w="80" w:type="dxa"/>
              <w:left w:w="120" w:type="dxa"/>
              <w:bottom w:w="80" w:type="dxa"/>
              <w:right w:w="120" w:type="dxa"/>
            </w:tcMar>
          </w:tcPr>
          <w:p w14:paraId="38A202A8"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 xml:space="preserve">Methyl </w:t>
            </w:r>
            <w:proofErr w:type="spellStart"/>
            <w:r w:rsidRPr="00E37D71">
              <w:rPr>
                <w:rFonts w:ascii="Arial" w:eastAsia="宋体" w:hAnsi="Arial" w:cs="Arial"/>
                <w:sz w:val="18"/>
                <w:szCs w:val="18"/>
                <w:lang w:eastAsia="ja-JP"/>
              </w:rPr>
              <w:t>tert</w:t>
            </w:r>
            <w:proofErr w:type="spellEnd"/>
            <w:r w:rsidRPr="00E37D71">
              <w:rPr>
                <w:rFonts w:ascii="Arial" w:eastAsia="宋体" w:hAnsi="Arial" w:cs="Arial"/>
                <w:sz w:val="18"/>
                <w:szCs w:val="18"/>
                <w:lang w:eastAsia="ja-JP"/>
              </w:rPr>
              <w:t>-butyl ether</w:t>
            </w:r>
          </w:p>
        </w:tc>
      </w:tr>
      <w:tr w:rsidR="000D3FE0" w:rsidRPr="00E37D71" w14:paraId="0346FB26" w14:textId="77777777" w:rsidTr="00C6631C">
        <w:tc>
          <w:tcPr>
            <w:tcW w:w="2160" w:type="dxa"/>
            <w:tcMar>
              <w:top w:w="80" w:type="dxa"/>
              <w:left w:w="120" w:type="dxa"/>
              <w:bottom w:w="80" w:type="dxa"/>
              <w:right w:w="120" w:type="dxa"/>
            </w:tcMar>
          </w:tcPr>
          <w:p w14:paraId="2B14B944" w14:textId="77777777" w:rsidR="00C6631C" w:rsidRPr="00E37D71" w:rsidRDefault="00C6631C" w:rsidP="00C6631C">
            <w:pPr>
              <w:spacing w:after="0" w:line="240" w:lineRule="auto"/>
              <w:rPr>
                <w:rFonts w:ascii="Arial" w:eastAsia="宋体" w:hAnsi="Arial" w:cs="Arial"/>
                <w:sz w:val="18"/>
                <w:szCs w:val="18"/>
                <w:lang w:eastAsia="ja-JP"/>
              </w:rPr>
            </w:pPr>
            <w:proofErr w:type="spellStart"/>
            <w:r w:rsidRPr="00E37D71">
              <w:rPr>
                <w:rFonts w:ascii="Arial" w:eastAsia="宋体" w:hAnsi="Arial" w:cs="Arial"/>
                <w:sz w:val="18"/>
                <w:szCs w:val="18"/>
                <w:lang w:eastAsia="ja-JP"/>
              </w:rPr>
              <w:t>Oxyma</w:t>
            </w:r>
            <w:proofErr w:type="spellEnd"/>
          </w:p>
        </w:tc>
        <w:tc>
          <w:tcPr>
            <w:tcW w:w="7200" w:type="dxa"/>
            <w:tcMar>
              <w:top w:w="80" w:type="dxa"/>
              <w:left w:w="120" w:type="dxa"/>
              <w:bottom w:w="80" w:type="dxa"/>
              <w:right w:w="120" w:type="dxa"/>
            </w:tcMar>
          </w:tcPr>
          <w:p w14:paraId="55143520"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 xml:space="preserve">Ethyl </w:t>
            </w:r>
            <w:proofErr w:type="spellStart"/>
            <w:r w:rsidRPr="00E37D71">
              <w:rPr>
                <w:rFonts w:ascii="Arial" w:eastAsia="宋体" w:hAnsi="Arial" w:cs="Arial"/>
                <w:sz w:val="18"/>
                <w:szCs w:val="18"/>
                <w:lang w:eastAsia="ja-JP"/>
              </w:rPr>
              <w:t>cyano</w:t>
            </w:r>
            <w:proofErr w:type="spellEnd"/>
            <w:r w:rsidRPr="00E37D71">
              <w:rPr>
                <w:rFonts w:ascii="Arial" w:eastAsia="宋体" w:hAnsi="Arial" w:cs="Arial"/>
                <w:sz w:val="18"/>
                <w:szCs w:val="18"/>
                <w:lang w:eastAsia="ja-JP"/>
              </w:rPr>
              <w:t>(</w:t>
            </w:r>
            <w:proofErr w:type="spellStart"/>
            <w:r w:rsidRPr="00E37D71">
              <w:rPr>
                <w:rFonts w:ascii="Arial" w:eastAsia="宋体" w:hAnsi="Arial" w:cs="Arial"/>
                <w:sz w:val="18"/>
                <w:szCs w:val="18"/>
                <w:lang w:eastAsia="ja-JP"/>
              </w:rPr>
              <w:t>hydroxyimino</w:t>
            </w:r>
            <w:proofErr w:type="spellEnd"/>
            <w:r w:rsidRPr="00E37D71">
              <w:rPr>
                <w:rFonts w:ascii="Arial" w:eastAsia="宋体" w:hAnsi="Arial" w:cs="Arial"/>
                <w:sz w:val="18"/>
                <w:szCs w:val="18"/>
                <w:lang w:eastAsia="ja-JP"/>
              </w:rPr>
              <w:t>)acetate-2-oxime</w:t>
            </w:r>
          </w:p>
        </w:tc>
      </w:tr>
      <w:tr w:rsidR="000D3FE0" w:rsidRPr="00E37D71" w14:paraId="0A654CC1" w14:textId="77777777" w:rsidTr="00C6631C">
        <w:tc>
          <w:tcPr>
            <w:tcW w:w="2160" w:type="dxa"/>
            <w:tcMar>
              <w:top w:w="80" w:type="dxa"/>
              <w:left w:w="120" w:type="dxa"/>
              <w:bottom w:w="80" w:type="dxa"/>
              <w:right w:w="120" w:type="dxa"/>
            </w:tcMar>
          </w:tcPr>
          <w:p w14:paraId="5CEF9813" w14:textId="3495AD5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OEB</w:t>
            </w:r>
          </w:p>
        </w:tc>
        <w:tc>
          <w:tcPr>
            <w:tcW w:w="7200" w:type="dxa"/>
            <w:tcMar>
              <w:top w:w="80" w:type="dxa"/>
              <w:left w:w="120" w:type="dxa"/>
              <w:bottom w:w="80" w:type="dxa"/>
              <w:right w:w="120" w:type="dxa"/>
            </w:tcMar>
          </w:tcPr>
          <w:p w14:paraId="6EA9FD3F" w14:textId="6D27AC42"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Occupational exposure band</w:t>
            </w:r>
          </w:p>
        </w:tc>
      </w:tr>
      <w:tr w:rsidR="000D3FE0" w:rsidRPr="00E37D71" w14:paraId="13CB8CBC" w14:textId="77777777" w:rsidTr="00C6631C">
        <w:tc>
          <w:tcPr>
            <w:tcW w:w="2160" w:type="dxa"/>
            <w:tcMar>
              <w:top w:w="80" w:type="dxa"/>
              <w:left w:w="120" w:type="dxa"/>
              <w:bottom w:w="80" w:type="dxa"/>
              <w:right w:w="120" w:type="dxa"/>
            </w:tcMar>
          </w:tcPr>
          <w:p w14:paraId="46CB31F9" w14:textId="26084F06"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OOS</w:t>
            </w:r>
          </w:p>
        </w:tc>
        <w:tc>
          <w:tcPr>
            <w:tcW w:w="7200" w:type="dxa"/>
            <w:tcMar>
              <w:top w:w="80" w:type="dxa"/>
              <w:left w:w="120" w:type="dxa"/>
              <w:bottom w:w="80" w:type="dxa"/>
              <w:right w:w="120" w:type="dxa"/>
            </w:tcMar>
          </w:tcPr>
          <w:p w14:paraId="7C48E6CF" w14:textId="27CC5426"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Out of Specification</w:t>
            </w:r>
          </w:p>
        </w:tc>
      </w:tr>
      <w:tr w:rsidR="000D3FE0" w:rsidRPr="00E37D71" w14:paraId="60F842E4" w14:textId="77777777" w:rsidTr="00C6631C">
        <w:tc>
          <w:tcPr>
            <w:tcW w:w="2160" w:type="dxa"/>
            <w:tcMar>
              <w:top w:w="80" w:type="dxa"/>
              <w:left w:w="120" w:type="dxa"/>
              <w:bottom w:w="80" w:type="dxa"/>
              <w:right w:w="120" w:type="dxa"/>
            </w:tcMar>
          </w:tcPr>
          <w:p w14:paraId="551D9135"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PFD</w:t>
            </w:r>
          </w:p>
        </w:tc>
        <w:tc>
          <w:tcPr>
            <w:tcW w:w="7200" w:type="dxa"/>
            <w:tcMar>
              <w:top w:w="80" w:type="dxa"/>
              <w:left w:w="120" w:type="dxa"/>
              <w:bottom w:w="80" w:type="dxa"/>
              <w:right w:w="120" w:type="dxa"/>
            </w:tcMar>
          </w:tcPr>
          <w:p w14:paraId="6A588521"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Process Flow Document</w:t>
            </w:r>
          </w:p>
        </w:tc>
      </w:tr>
      <w:tr w:rsidR="000D3FE0" w:rsidRPr="00E37D71" w14:paraId="4FB692BF" w14:textId="77777777" w:rsidTr="00C6631C">
        <w:tc>
          <w:tcPr>
            <w:tcW w:w="2160" w:type="dxa"/>
            <w:tcMar>
              <w:top w:w="80" w:type="dxa"/>
              <w:left w:w="120" w:type="dxa"/>
              <w:bottom w:w="80" w:type="dxa"/>
              <w:right w:w="120" w:type="dxa"/>
            </w:tcMar>
          </w:tcPr>
          <w:p w14:paraId="2F2B00FE"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PHA</w:t>
            </w:r>
          </w:p>
        </w:tc>
        <w:tc>
          <w:tcPr>
            <w:tcW w:w="7200" w:type="dxa"/>
            <w:tcMar>
              <w:top w:w="80" w:type="dxa"/>
              <w:left w:w="120" w:type="dxa"/>
              <w:bottom w:w="80" w:type="dxa"/>
              <w:right w:w="120" w:type="dxa"/>
            </w:tcMar>
          </w:tcPr>
          <w:p w14:paraId="1FD1D3C9"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Process Hazard Analysis</w:t>
            </w:r>
          </w:p>
        </w:tc>
      </w:tr>
      <w:tr w:rsidR="000D3FE0" w:rsidRPr="00E37D71" w14:paraId="3D879AB9" w14:textId="77777777" w:rsidTr="00C6631C">
        <w:tc>
          <w:tcPr>
            <w:tcW w:w="2160" w:type="dxa"/>
            <w:tcMar>
              <w:top w:w="80" w:type="dxa"/>
              <w:left w:w="120" w:type="dxa"/>
              <w:bottom w:w="80" w:type="dxa"/>
              <w:right w:w="120" w:type="dxa"/>
            </w:tcMar>
          </w:tcPr>
          <w:p w14:paraId="557E0B00" w14:textId="462CAE75" w:rsidR="00C6631C" w:rsidRPr="00E37D71" w:rsidRDefault="00C6631C" w:rsidP="00C6631C">
            <w:pPr>
              <w:spacing w:after="0" w:line="240" w:lineRule="auto"/>
              <w:rPr>
                <w:rFonts w:ascii="Arial" w:eastAsia="宋体" w:hAnsi="Arial" w:cs="Arial"/>
                <w:sz w:val="18"/>
                <w:szCs w:val="18"/>
                <w:lang w:eastAsia="ja-JP"/>
              </w:rPr>
            </w:pPr>
            <w:proofErr w:type="spellStart"/>
            <w:r w:rsidRPr="00E37D71">
              <w:rPr>
                <w:rFonts w:ascii="Arial" w:eastAsia="宋体" w:hAnsi="Arial" w:cs="Arial"/>
                <w:sz w:val="18"/>
                <w:szCs w:val="18"/>
                <w:lang w:eastAsia="ja-JP"/>
              </w:rPr>
              <w:t>PyBOP</w:t>
            </w:r>
            <w:proofErr w:type="spellEnd"/>
          </w:p>
        </w:tc>
        <w:tc>
          <w:tcPr>
            <w:tcW w:w="7200" w:type="dxa"/>
            <w:tcMar>
              <w:top w:w="80" w:type="dxa"/>
              <w:left w:w="120" w:type="dxa"/>
              <w:bottom w:w="80" w:type="dxa"/>
              <w:right w:w="120" w:type="dxa"/>
            </w:tcMar>
          </w:tcPr>
          <w:p w14:paraId="5F78EF77" w14:textId="3B2DA3F5"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 xml:space="preserve">Benzotriazol-1-yl-oxytripyrrolidinophosphonium </w:t>
            </w:r>
            <w:proofErr w:type="spellStart"/>
            <w:r w:rsidRPr="00E37D71">
              <w:rPr>
                <w:rFonts w:ascii="Arial" w:eastAsia="宋体" w:hAnsi="Arial" w:cs="Arial"/>
                <w:sz w:val="18"/>
                <w:szCs w:val="18"/>
                <w:lang w:eastAsia="ja-JP"/>
              </w:rPr>
              <w:t>hexafluorophosphate</w:t>
            </w:r>
            <w:proofErr w:type="spellEnd"/>
          </w:p>
        </w:tc>
      </w:tr>
      <w:tr w:rsidR="000D3FE0" w:rsidRPr="00E37D71" w14:paraId="62CB6769" w14:textId="77777777" w:rsidTr="00C6631C">
        <w:tc>
          <w:tcPr>
            <w:tcW w:w="2160" w:type="dxa"/>
            <w:tcMar>
              <w:top w:w="80" w:type="dxa"/>
              <w:left w:w="120" w:type="dxa"/>
              <w:bottom w:w="80" w:type="dxa"/>
              <w:right w:w="120" w:type="dxa"/>
            </w:tcMar>
          </w:tcPr>
          <w:p w14:paraId="2A28833A"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lastRenderedPageBreak/>
              <w:t>PPQ</w:t>
            </w:r>
          </w:p>
        </w:tc>
        <w:tc>
          <w:tcPr>
            <w:tcW w:w="7200" w:type="dxa"/>
            <w:tcMar>
              <w:top w:w="80" w:type="dxa"/>
              <w:left w:w="120" w:type="dxa"/>
              <w:bottom w:w="80" w:type="dxa"/>
              <w:right w:w="120" w:type="dxa"/>
            </w:tcMar>
          </w:tcPr>
          <w:p w14:paraId="6F3F19BD"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Process Performance Qualification</w:t>
            </w:r>
          </w:p>
        </w:tc>
      </w:tr>
      <w:tr w:rsidR="000D3FE0" w:rsidRPr="00E37D71" w14:paraId="7EEE7396" w14:textId="77777777" w:rsidTr="00C6631C">
        <w:tc>
          <w:tcPr>
            <w:tcW w:w="2160" w:type="dxa"/>
            <w:tcMar>
              <w:top w:w="80" w:type="dxa"/>
              <w:left w:w="120" w:type="dxa"/>
              <w:bottom w:w="80" w:type="dxa"/>
              <w:right w:w="120" w:type="dxa"/>
            </w:tcMar>
          </w:tcPr>
          <w:p w14:paraId="304B1BCF"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QA</w:t>
            </w:r>
          </w:p>
        </w:tc>
        <w:tc>
          <w:tcPr>
            <w:tcW w:w="7200" w:type="dxa"/>
            <w:tcMar>
              <w:top w:w="80" w:type="dxa"/>
              <w:left w:w="120" w:type="dxa"/>
              <w:bottom w:w="80" w:type="dxa"/>
              <w:right w:w="120" w:type="dxa"/>
            </w:tcMar>
          </w:tcPr>
          <w:p w14:paraId="4C76A6EB"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Quality Assurance</w:t>
            </w:r>
          </w:p>
        </w:tc>
      </w:tr>
      <w:tr w:rsidR="000D3FE0" w:rsidRPr="00E37D71" w14:paraId="0DD43E8D" w14:textId="77777777" w:rsidTr="00C6631C">
        <w:tc>
          <w:tcPr>
            <w:tcW w:w="2160" w:type="dxa"/>
            <w:tcMar>
              <w:top w:w="80" w:type="dxa"/>
              <w:left w:w="120" w:type="dxa"/>
              <w:bottom w:w="80" w:type="dxa"/>
              <w:right w:w="120" w:type="dxa"/>
            </w:tcMar>
          </w:tcPr>
          <w:p w14:paraId="1CD5491D"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QC</w:t>
            </w:r>
          </w:p>
        </w:tc>
        <w:tc>
          <w:tcPr>
            <w:tcW w:w="7200" w:type="dxa"/>
            <w:tcMar>
              <w:top w:w="80" w:type="dxa"/>
              <w:left w:w="120" w:type="dxa"/>
              <w:bottom w:w="80" w:type="dxa"/>
              <w:right w:w="120" w:type="dxa"/>
            </w:tcMar>
          </w:tcPr>
          <w:p w14:paraId="3D62AEAF"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Quality Control</w:t>
            </w:r>
          </w:p>
        </w:tc>
      </w:tr>
      <w:tr w:rsidR="000D3FE0" w:rsidRPr="00E37D71" w14:paraId="01AAEF0A" w14:textId="77777777" w:rsidTr="00C6631C">
        <w:tc>
          <w:tcPr>
            <w:tcW w:w="2160" w:type="dxa"/>
            <w:tcMar>
              <w:top w:w="80" w:type="dxa"/>
              <w:left w:w="120" w:type="dxa"/>
              <w:bottom w:w="80" w:type="dxa"/>
              <w:right w:w="120" w:type="dxa"/>
            </w:tcMar>
          </w:tcPr>
          <w:p w14:paraId="3FD762F1" w14:textId="33EED5AA"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RA</w:t>
            </w:r>
          </w:p>
        </w:tc>
        <w:tc>
          <w:tcPr>
            <w:tcW w:w="7200" w:type="dxa"/>
            <w:tcMar>
              <w:top w:w="80" w:type="dxa"/>
              <w:left w:w="120" w:type="dxa"/>
              <w:bottom w:w="80" w:type="dxa"/>
              <w:right w:w="120" w:type="dxa"/>
            </w:tcMar>
          </w:tcPr>
          <w:p w14:paraId="44FB8F08" w14:textId="2A22E60B"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Risk Assessment</w:t>
            </w:r>
          </w:p>
        </w:tc>
      </w:tr>
      <w:tr w:rsidR="000D3FE0" w:rsidRPr="00E37D71" w14:paraId="10D20D46" w14:textId="77777777" w:rsidTr="00C6631C">
        <w:tc>
          <w:tcPr>
            <w:tcW w:w="2160" w:type="dxa"/>
            <w:tcMar>
              <w:top w:w="80" w:type="dxa"/>
              <w:left w:w="120" w:type="dxa"/>
              <w:bottom w:w="80" w:type="dxa"/>
              <w:right w:w="120" w:type="dxa"/>
            </w:tcMar>
          </w:tcPr>
          <w:p w14:paraId="22706BEF"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RSM</w:t>
            </w:r>
          </w:p>
        </w:tc>
        <w:tc>
          <w:tcPr>
            <w:tcW w:w="7200" w:type="dxa"/>
            <w:tcMar>
              <w:top w:w="80" w:type="dxa"/>
              <w:left w:w="120" w:type="dxa"/>
              <w:bottom w:w="80" w:type="dxa"/>
              <w:right w:w="120" w:type="dxa"/>
            </w:tcMar>
          </w:tcPr>
          <w:p w14:paraId="4DE978F4"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Registered Starting Material</w:t>
            </w:r>
          </w:p>
        </w:tc>
      </w:tr>
      <w:tr w:rsidR="000D3FE0" w:rsidRPr="00E37D71" w14:paraId="66857D33" w14:textId="77777777" w:rsidTr="00C6631C">
        <w:tc>
          <w:tcPr>
            <w:tcW w:w="2160" w:type="dxa"/>
            <w:tcMar>
              <w:top w:w="80" w:type="dxa"/>
              <w:left w:w="120" w:type="dxa"/>
              <w:bottom w:w="80" w:type="dxa"/>
              <w:right w:w="120" w:type="dxa"/>
            </w:tcMar>
          </w:tcPr>
          <w:p w14:paraId="6553E7BB"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SPPS</w:t>
            </w:r>
          </w:p>
        </w:tc>
        <w:tc>
          <w:tcPr>
            <w:tcW w:w="7200" w:type="dxa"/>
            <w:tcMar>
              <w:top w:w="80" w:type="dxa"/>
              <w:left w:w="120" w:type="dxa"/>
              <w:bottom w:w="80" w:type="dxa"/>
              <w:right w:w="120" w:type="dxa"/>
            </w:tcMar>
          </w:tcPr>
          <w:p w14:paraId="5EEDDEB4"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Solid Phase Peptide Synthesis</w:t>
            </w:r>
          </w:p>
        </w:tc>
      </w:tr>
      <w:tr w:rsidR="000D3FE0" w:rsidRPr="00E37D71" w14:paraId="7BEC4C7F" w14:textId="77777777" w:rsidTr="00C6631C">
        <w:tc>
          <w:tcPr>
            <w:tcW w:w="2160" w:type="dxa"/>
            <w:tcMar>
              <w:top w:w="80" w:type="dxa"/>
              <w:left w:w="120" w:type="dxa"/>
              <w:bottom w:w="80" w:type="dxa"/>
              <w:right w:w="120" w:type="dxa"/>
            </w:tcMar>
          </w:tcPr>
          <w:p w14:paraId="2A20F741"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SS</w:t>
            </w:r>
          </w:p>
        </w:tc>
        <w:tc>
          <w:tcPr>
            <w:tcW w:w="7200" w:type="dxa"/>
            <w:tcMar>
              <w:top w:w="80" w:type="dxa"/>
              <w:left w:w="120" w:type="dxa"/>
              <w:bottom w:w="80" w:type="dxa"/>
              <w:right w:w="120" w:type="dxa"/>
            </w:tcMar>
          </w:tcPr>
          <w:p w14:paraId="4DBA3767"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Stainless Steel</w:t>
            </w:r>
          </w:p>
        </w:tc>
      </w:tr>
      <w:tr w:rsidR="000D3FE0" w:rsidRPr="00E37D71" w14:paraId="1C4E9732" w14:textId="77777777" w:rsidTr="00C6631C">
        <w:tc>
          <w:tcPr>
            <w:tcW w:w="2160" w:type="dxa"/>
            <w:tcMar>
              <w:top w:w="80" w:type="dxa"/>
              <w:left w:w="120" w:type="dxa"/>
              <w:bottom w:w="80" w:type="dxa"/>
              <w:right w:w="120" w:type="dxa"/>
            </w:tcMar>
          </w:tcPr>
          <w:p w14:paraId="333F9B6C"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TS/MS</w:t>
            </w:r>
          </w:p>
        </w:tc>
        <w:tc>
          <w:tcPr>
            <w:tcW w:w="7200" w:type="dxa"/>
            <w:tcMar>
              <w:top w:w="80" w:type="dxa"/>
              <w:left w:w="120" w:type="dxa"/>
              <w:bottom w:w="80" w:type="dxa"/>
              <w:right w:w="120" w:type="dxa"/>
            </w:tcMar>
          </w:tcPr>
          <w:p w14:paraId="2A3A5EAB"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Technical Services / Manufacturing Science</w:t>
            </w:r>
          </w:p>
        </w:tc>
      </w:tr>
      <w:tr w:rsidR="000D3FE0" w:rsidRPr="00E37D71" w14:paraId="4FF79D70" w14:textId="77777777" w:rsidTr="00C6631C">
        <w:tc>
          <w:tcPr>
            <w:tcW w:w="2160" w:type="dxa"/>
            <w:tcMar>
              <w:top w:w="80" w:type="dxa"/>
              <w:left w:w="120" w:type="dxa"/>
              <w:bottom w:w="80" w:type="dxa"/>
              <w:right w:w="120" w:type="dxa"/>
            </w:tcMar>
          </w:tcPr>
          <w:p w14:paraId="58AFE296" w14:textId="6024C968"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TFA</w:t>
            </w:r>
          </w:p>
        </w:tc>
        <w:tc>
          <w:tcPr>
            <w:tcW w:w="7200" w:type="dxa"/>
            <w:tcMar>
              <w:top w:w="80" w:type="dxa"/>
              <w:left w:w="120" w:type="dxa"/>
              <w:bottom w:w="80" w:type="dxa"/>
              <w:right w:w="120" w:type="dxa"/>
            </w:tcMar>
          </w:tcPr>
          <w:p w14:paraId="6E947273" w14:textId="7E4F785D" w:rsidR="00C6631C" w:rsidRPr="00E37D71" w:rsidRDefault="00C6631C" w:rsidP="00C6631C">
            <w:pPr>
              <w:spacing w:after="0" w:line="240" w:lineRule="auto"/>
              <w:rPr>
                <w:rFonts w:ascii="Arial" w:eastAsia="宋体" w:hAnsi="Arial" w:cs="Arial"/>
                <w:sz w:val="18"/>
                <w:szCs w:val="18"/>
                <w:lang w:eastAsia="ja-JP"/>
              </w:rPr>
            </w:pPr>
            <w:proofErr w:type="spellStart"/>
            <w:r w:rsidRPr="00E37D71">
              <w:rPr>
                <w:rFonts w:ascii="Arial" w:eastAsia="宋体" w:hAnsi="Arial" w:cs="Arial"/>
                <w:sz w:val="18"/>
                <w:szCs w:val="18"/>
                <w:lang w:eastAsia="ja-JP"/>
              </w:rPr>
              <w:t>Trifluoroacetic</w:t>
            </w:r>
            <w:proofErr w:type="spellEnd"/>
            <w:r w:rsidRPr="00E37D71">
              <w:rPr>
                <w:rFonts w:ascii="Arial" w:eastAsia="宋体" w:hAnsi="Arial" w:cs="Arial"/>
                <w:sz w:val="18"/>
                <w:szCs w:val="18"/>
                <w:lang w:eastAsia="ja-JP"/>
              </w:rPr>
              <w:t xml:space="preserve"> acid</w:t>
            </w:r>
          </w:p>
        </w:tc>
      </w:tr>
      <w:tr w:rsidR="000D3FE0" w:rsidRPr="00E37D71" w14:paraId="24AB9B6E" w14:textId="77777777" w:rsidTr="00C6631C">
        <w:tc>
          <w:tcPr>
            <w:tcW w:w="2160" w:type="dxa"/>
            <w:tcMar>
              <w:top w:w="80" w:type="dxa"/>
              <w:left w:w="120" w:type="dxa"/>
              <w:bottom w:w="80" w:type="dxa"/>
              <w:right w:w="120" w:type="dxa"/>
            </w:tcMar>
          </w:tcPr>
          <w:p w14:paraId="43B569C3" w14:textId="45C11E99"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UPLC</w:t>
            </w:r>
          </w:p>
        </w:tc>
        <w:tc>
          <w:tcPr>
            <w:tcW w:w="7200" w:type="dxa"/>
            <w:tcMar>
              <w:top w:w="80" w:type="dxa"/>
              <w:left w:w="120" w:type="dxa"/>
              <w:bottom w:w="80" w:type="dxa"/>
              <w:right w:w="120" w:type="dxa"/>
            </w:tcMar>
          </w:tcPr>
          <w:p w14:paraId="21A727B9" w14:textId="1CBFB6A4"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Ultra High-Performance Liquid Chromatography</w:t>
            </w:r>
          </w:p>
        </w:tc>
      </w:tr>
      <w:tr w:rsidR="000D3FE0" w:rsidRPr="00E37D71" w14:paraId="2E8FE3AF" w14:textId="77777777" w:rsidTr="00C6631C">
        <w:tc>
          <w:tcPr>
            <w:tcW w:w="2160" w:type="dxa"/>
            <w:tcMar>
              <w:top w:w="80" w:type="dxa"/>
              <w:left w:w="120" w:type="dxa"/>
              <w:bottom w:w="80" w:type="dxa"/>
              <w:right w:w="120" w:type="dxa"/>
            </w:tcMar>
          </w:tcPr>
          <w:p w14:paraId="0E0B212C"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VMP</w:t>
            </w:r>
          </w:p>
        </w:tc>
        <w:tc>
          <w:tcPr>
            <w:tcW w:w="7200" w:type="dxa"/>
            <w:tcMar>
              <w:top w:w="80" w:type="dxa"/>
              <w:left w:w="120" w:type="dxa"/>
              <w:bottom w:w="80" w:type="dxa"/>
              <w:right w:w="120" w:type="dxa"/>
            </w:tcMar>
          </w:tcPr>
          <w:p w14:paraId="5C045DD0"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Validation Master Plan</w:t>
            </w:r>
          </w:p>
        </w:tc>
      </w:tr>
      <w:tr w:rsidR="000D3FE0" w:rsidRPr="00E37D71" w14:paraId="33CAB533" w14:textId="77777777" w:rsidTr="00C6631C">
        <w:tc>
          <w:tcPr>
            <w:tcW w:w="2160" w:type="dxa"/>
            <w:tcMar>
              <w:top w:w="80" w:type="dxa"/>
              <w:left w:w="120" w:type="dxa"/>
              <w:bottom w:w="80" w:type="dxa"/>
              <w:right w:w="120" w:type="dxa"/>
            </w:tcMar>
          </w:tcPr>
          <w:p w14:paraId="611E725C"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2-CTC</w:t>
            </w:r>
          </w:p>
        </w:tc>
        <w:tc>
          <w:tcPr>
            <w:tcW w:w="7200" w:type="dxa"/>
            <w:tcMar>
              <w:top w:w="80" w:type="dxa"/>
              <w:left w:w="120" w:type="dxa"/>
              <w:bottom w:w="80" w:type="dxa"/>
              <w:right w:w="120" w:type="dxa"/>
            </w:tcMar>
          </w:tcPr>
          <w:p w14:paraId="68161FB1" w14:textId="7777777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 xml:space="preserve">2_Chlorotrityl Chloride Resin </w:t>
            </w:r>
          </w:p>
        </w:tc>
      </w:tr>
      <w:tr w:rsidR="000D3FE0" w:rsidRPr="00E37D71" w14:paraId="205E786F" w14:textId="77777777" w:rsidTr="00C6631C">
        <w:tc>
          <w:tcPr>
            <w:tcW w:w="2160" w:type="dxa"/>
            <w:tcMar>
              <w:top w:w="80" w:type="dxa"/>
              <w:left w:w="120" w:type="dxa"/>
              <w:bottom w:w="80" w:type="dxa"/>
              <w:right w:w="120" w:type="dxa"/>
            </w:tcMar>
          </w:tcPr>
          <w:p w14:paraId="4B254C5B" w14:textId="09AA635F"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2-MeTHF</w:t>
            </w:r>
          </w:p>
        </w:tc>
        <w:tc>
          <w:tcPr>
            <w:tcW w:w="7200" w:type="dxa"/>
            <w:tcMar>
              <w:top w:w="80" w:type="dxa"/>
              <w:left w:w="120" w:type="dxa"/>
              <w:bottom w:w="80" w:type="dxa"/>
              <w:right w:w="120" w:type="dxa"/>
            </w:tcMar>
          </w:tcPr>
          <w:p w14:paraId="70EF1DFD" w14:textId="68B2D6A7" w:rsidR="00C6631C" w:rsidRPr="00E37D71" w:rsidRDefault="00C6631C" w:rsidP="00C6631C">
            <w:pPr>
              <w:spacing w:after="0" w:line="240" w:lineRule="auto"/>
              <w:rPr>
                <w:rFonts w:ascii="Arial" w:eastAsia="宋体" w:hAnsi="Arial" w:cs="Arial"/>
                <w:sz w:val="18"/>
                <w:szCs w:val="18"/>
                <w:lang w:eastAsia="ja-JP"/>
              </w:rPr>
            </w:pPr>
            <w:r w:rsidRPr="00E37D71">
              <w:rPr>
                <w:rFonts w:ascii="Arial" w:eastAsia="宋体" w:hAnsi="Arial" w:cs="Arial"/>
                <w:sz w:val="18"/>
                <w:szCs w:val="18"/>
                <w:lang w:eastAsia="ja-JP"/>
              </w:rPr>
              <w:t>2-Methyltetrahydrofuran</w:t>
            </w:r>
          </w:p>
        </w:tc>
      </w:tr>
    </w:tbl>
    <w:p w14:paraId="7D01416B" w14:textId="598F1A44" w:rsidR="005A4DDF" w:rsidRPr="000D3FE0" w:rsidRDefault="005A4DDF" w:rsidP="005A4DDF">
      <w:pPr>
        <w:spacing w:after="0" w:line="240" w:lineRule="auto"/>
        <w:textAlignment w:val="baseline"/>
        <w:rPr>
          <w:rFonts w:ascii="Arial" w:eastAsia="Times New Roman" w:hAnsi="Arial" w:cs="Arial"/>
          <w:sz w:val="21"/>
          <w:szCs w:val="21"/>
        </w:rPr>
      </w:pPr>
    </w:p>
    <w:p w14:paraId="3437B37D" w14:textId="54D68E5E" w:rsidR="007C71B9" w:rsidRPr="000D3FE0" w:rsidRDefault="005A4DDF" w:rsidP="005A4DDF">
      <w:pPr>
        <w:spacing w:after="0" w:line="240" w:lineRule="auto"/>
        <w:textAlignment w:val="baseline"/>
        <w:rPr>
          <w:rFonts w:ascii="Arial" w:eastAsia="Times New Roman" w:hAnsi="Arial" w:cs="Arial"/>
          <w:sz w:val="21"/>
          <w:szCs w:val="21"/>
        </w:rPr>
      </w:pPr>
      <w:r w:rsidRPr="000D3FE0">
        <w:rPr>
          <w:rFonts w:ascii="Arial" w:eastAsia="Times New Roman" w:hAnsi="Arial" w:cs="Arial"/>
          <w:sz w:val="21"/>
          <w:szCs w:val="21"/>
        </w:rPr>
        <w:t> </w:t>
      </w:r>
    </w:p>
    <w:p w14:paraId="46207D98" w14:textId="77777777" w:rsidR="007C71B9" w:rsidRPr="000D3FE0" w:rsidRDefault="007C71B9">
      <w:pPr>
        <w:rPr>
          <w:rFonts w:ascii="Arial" w:eastAsia="Times New Roman" w:hAnsi="Arial" w:cs="Arial"/>
          <w:sz w:val="21"/>
          <w:szCs w:val="21"/>
        </w:rPr>
      </w:pPr>
      <w:r w:rsidRPr="000D3FE0">
        <w:rPr>
          <w:rFonts w:ascii="Arial" w:eastAsia="Times New Roman" w:hAnsi="Arial" w:cs="Arial"/>
          <w:sz w:val="21"/>
          <w:szCs w:val="21"/>
        </w:rPr>
        <w:br w:type="page"/>
      </w:r>
    </w:p>
    <w:p w14:paraId="57ED8193" w14:textId="77777777" w:rsidR="005A4DDF" w:rsidRPr="000D3FE0" w:rsidRDefault="005A4DDF"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85" w:name="_Toc243079861"/>
      <w:r w:rsidRPr="000D3FE0">
        <w:rPr>
          <w:rFonts w:ascii="Arial" w:eastAsia="Times New Roman" w:hAnsi="Arial" w:cs="Arial"/>
          <w:b/>
          <w:bCs/>
          <w:sz w:val="21"/>
          <w:szCs w:val="21"/>
        </w:rPr>
        <w:lastRenderedPageBreak/>
        <w:t>1. Report Summary</w:t>
      </w:r>
      <w:bookmarkEnd w:id="85"/>
      <w:r w:rsidRPr="000D3FE0">
        <w:rPr>
          <w:rFonts w:ascii="Arial" w:eastAsia="Times New Roman" w:hAnsi="Arial" w:cs="Arial"/>
          <w:b/>
          <w:bCs/>
          <w:sz w:val="21"/>
          <w:szCs w:val="21"/>
        </w:rPr>
        <w:t> </w:t>
      </w:r>
    </w:p>
    <w:tbl>
      <w:tblPr>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624"/>
      </w:tblGrid>
      <w:tr w:rsidR="00E37D71" w:rsidRPr="000D3FE0" w14:paraId="45943A0C" w14:textId="77777777" w:rsidTr="797C4670">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hideMark/>
          </w:tcPr>
          <w:p w14:paraId="4D90C2F6" w14:textId="4AEBE25D" w:rsidR="005A4DDF" w:rsidRPr="00E37D71" w:rsidRDefault="00B56022" w:rsidP="00D35015">
            <w:pPr>
              <w:divId w:val="2073651807"/>
              <w:rPr>
                <w:rFonts w:ascii="Arial" w:eastAsia="Times New Roman" w:hAnsi="Arial" w:cs="Arial"/>
                <w:sz w:val="18"/>
                <w:szCs w:val="18"/>
              </w:rPr>
            </w:pPr>
            <w:r w:rsidRPr="00E37D71">
              <w:rPr>
                <w:rFonts w:ascii="Arial" w:eastAsia="Times New Roman" w:hAnsi="Arial" w:cs="Arial"/>
                <w:b/>
                <w:bCs/>
                <w:color w:val="FFFFFF" w:themeColor="background1"/>
                <w:sz w:val="18"/>
                <w:szCs w:val="18"/>
              </w:rPr>
              <w:t>Title of Report</w:t>
            </w:r>
          </w:p>
        </w:tc>
      </w:tr>
      <w:tr w:rsidR="00E37D71" w:rsidRPr="000D3FE0" w14:paraId="73831F95" w14:textId="77777777" w:rsidTr="797C4670">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283C0AA" w14:textId="1268FD8F" w:rsidR="00EB1721" w:rsidRPr="00E37D71" w:rsidRDefault="00900DE0" w:rsidP="00AE0026">
            <w:pPr>
              <w:spacing w:beforeLines="50" w:before="120" w:afterLines="10" w:after="24" w:line="360" w:lineRule="auto"/>
              <w:contextualSpacing/>
              <w:jc w:val="both"/>
              <w:rPr>
                <w:rFonts w:ascii="Arial" w:eastAsia="Times New Roman" w:hAnsi="Arial" w:cs="Arial"/>
                <w:sz w:val="18"/>
                <w:szCs w:val="18"/>
              </w:rPr>
            </w:pPr>
            <w:r w:rsidRPr="00E37D71">
              <w:rPr>
                <w:rFonts w:ascii="Arial" w:eastAsia="Times New Roman" w:hAnsi="Arial" w:cs="Arial"/>
                <w:iCs/>
                <w:sz w:val="18"/>
                <w:szCs w:val="18"/>
              </w:rPr>
              <w:t>Gap Assessment / Risk Assessment for Technology Transfer of LSN418292</w:t>
            </w:r>
            <w:r w:rsidR="00C6631C" w:rsidRPr="00E37D71">
              <w:rPr>
                <w:rFonts w:ascii="Arial" w:eastAsia="Times New Roman" w:hAnsi="Arial" w:cs="Arial"/>
                <w:iCs/>
                <w:sz w:val="18"/>
                <w:szCs w:val="18"/>
              </w:rPr>
              <w:t>8</w:t>
            </w:r>
            <w:r w:rsidRPr="00E37D71">
              <w:rPr>
                <w:rFonts w:ascii="Arial" w:eastAsia="Times New Roman" w:hAnsi="Arial" w:cs="Arial"/>
                <w:iCs/>
                <w:sz w:val="18"/>
                <w:szCs w:val="18"/>
              </w:rPr>
              <w:t xml:space="preserve"> / ASYM-14002</w:t>
            </w:r>
            <w:r w:rsidR="00C6631C" w:rsidRPr="00E37D71">
              <w:rPr>
                <w:rFonts w:ascii="Arial" w:eastAsia="Times New Roman" w:hAnsi="Arial" w:cs="Arial"/>
                <w:iCs/>
                <w:sz w:val="18"/>
                <w:szCs w:val="18"/>
              </w:rPr>
              <w:t>1</w:t>
            </w:r>
            <w:r w:rsidRPr="00E37D71">
              <w:rPr>
                <w:rFonts w:ascii="Arial" w:eastAsia="Times New Roman" w:hAnsi="Arial" w:cs="Arial"/>
                <w:iCs/>
                <w:sz w:val="18"/>
                <w:szCs w:val="18"/>
              </w:rPr>
              <w:t xml:space="preserve"> from Full Scale Non-saleable Batch to PPQ Batches  at </w:t>
            </w:r>
            <w:proofErr w:type="spellStart"/>
            <w:r w:rsidRPr="00E37D71">
              <w:rPr>
                <w:rFonts w:ascii="Arial" w:eastAsia="Times New Roman" w:hAnsi="Arial" w:cs="Arial"/>
                <w:iCs/>
                <w:sz w:val="18"/>
                <w:szCs w:val="18"/>
              </w:rPr>
              <w:t>Asymchem</w:t>
            </w:r>
            <w:proofErr w:type="spellEnd"/>
            <w:r w:rsidRPr="00E37D71">
              <w:rPr>
                <w:rFonts w:ascii="Arial" w:eastAsia="Times New Roman" w:hAnsi="Arial" w:cs="Arial"/>
                <w:iCs/>
                <w:sz w:val="18"/>
                <w:szCs w:val="18"/>
              </w:rPr>
              <w:t xml:space="preserve"> Life Science (Tianjin) Co., Ltd.,</w:t>
            </w:r>
          </w:p>
        </w:tc>
      </w:tr>
      <w:tr w:rsidR="00E37D71" w:rsidRPr="000D3FE0" w14:paraId="556013A8" w14:textId="77777777" w:rsidTr="797C4670">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D5E8F0"/>
            <w:hideMark/>
          </w:tcPr>
          <w:p w14:paraId="085F9191" w14:textId="336C1887" w:rsidR="00EB1721" w:rsidRPr="00E37D71" w:rsidRDefault="00B56022" w:rsidP="00B56022">
            <w:pPr>
              <w:rPr>
                <w:rFonts w:ascii="Arial" w:eastAsia="Times New Roman" w:hAnsi="Arial" w:cs="Arial"/>
                <w:sz w:val="18"/>
                <w:szCs w:val="18"/>
              </w:rPr>
            </w:pPr>
            <w:r w:rsidRPr="00E37D71">
              <w:rPr>
                <w:rFonts w:ascii="Arial" w:eastAsia="Times New Roman" w:hAnsi="Arial" w:cs="Arial"/>
                <w:b/>
                <w:bCs/>
                <w:sz w:val="18"/>
                <w:szCs w:val="18"/>
              </w:rPr>
              <w:t>Lilly Number/ Name</w:t>
            </w:r>
            <w:r w:rsidRPr="00E37D71">
              <w:rPr>
                <w:rFonts w:ascii="Arial" w:eastAsia="Times New Roman" w:hAnsi="Arial" w:cs="Arial"/>
                <w:sz w:val="18"/>
                <w:szCs w:val="18"/>
              </w:rPr>
              <w:t> </w:t>
            </w:r>
          </w:p>
        </w:tc>
      </w:tr>
      <w:tr w:rsidR="00E37D71" w:rsidRPr="000D3FE0" w14:paraId="43ED4C6E" w14:textId="77777777" w:rsidTr="797C4670">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1DF05C5" w14:textId="2D261685" w:rsidR="00EB1721" w:rsidRPr="00E37D71" w:rsidRDefault="002C44F9" w:rsidP="00A94C65">
            <w:pPr>
              <w:spacing w:beforeLines="50" w:before="120" w:afterLines="10" w:after="24" w:line="360" w:lineRule="auto"/>
              <w:contextualSpacing/>
              <w:jc w:val="both"/>
              <w:rPr>
                <w:rFonts w:ascii="Arial" w:eastAsia="Times New Roman" w:hAnsi="Arial" w:cs="Arial"/>
                <w:sz w:val="18"/>
                <w:szCs w:val="18"/>
              </w:rPr>
            </w:pPr>
            <w:r w:rsidRPr="00E37D71">
              <w:rPr>
                <w:rFonts w:ascii="Arial" w:eastAsia="Times New Roman" w:hAnsi="Arial" w:cs="Arial"/>
                <w:iCs/>
                <w:sz w:val="18"/>
                <w:szCs w:val="18"/>
              </w:rPr>
              <w:t>LSN418292</w:t>
            </w:r>
            <w:r w:rsidR="00C6631C" w:rsidRPr="00E37D71">
              <w:rPr>
                <w:rFonts w:ascii="Arial" w:eastAsia="Times New Roman" w:hAnsi="Arial" w:cs="Arial"/>
                <w:iCs/>
                <w:sz w:val="18"/>
                <w:szCs w:val="18"/>
              </w:rPr>
              <w:t>8</w:t>
            </w:r>
          </w:p>
        </w:tc>
      </w:tr>
      <w:tr w:rsidR="00E37D71" w:rsidRPr="000D3FE0" w14:paraId="084309A4" w14:textId="77777777" w:rsidTr="797C4670">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D5E8F0"/>
            <w:hideMark/>
          </w:tcPr>
          <w:p w14:paraId="0199E717" w14:textId="7E43EBB7" w:rsidR="00EB1721" w:rsidRPr="00E37D71" w:rsidRDefault="00B56022" w:rsidP="00D35015">
            <w:pPr>
              <w:rPr>
                <w:rFonts w:ascii="Arial" w:eastAsia="Times New Roman" w:hAnsi="Arial" w:cs="Arial"/>
                <w:sz w:val="18"/>
                <w:szCs w:val="18"/>
              </w:rPr>
            </w:pPr>
            <w:r w:rsidRPr="00E37D71">
              <w:rPr>
                <w:rFonts w:ascii="Arial" w:eastAsia="Times New Roman" w:hAnsi="Arial" w:cs="Arial"/>
                <w:b/>
                <w:bCs/>
                <w:sz w:val="18"/>
                <w:szCs w:val="18"/>
              </w:rPr>
              <w:t>Abstract</w:t>
            </w:r>
          </w:p>
        </w:tc>
      </w:tr>
      <w:tr w:rsidR="000D3FE0" w:rsidRPr="000D3FE0" w14:paraId="7AE27A62" w14:textId="77777777" w:rsidTr="797C4670">
        <w:trPr>
          <w:trHeight w:val="300"/>
        </w:trPr>
        <w:tc>
          <w:tcPr>
            <w:tcW w:w="86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65CBB4A" w14:textId="48AD91B6" w:rsidR="00D14DA0" w:rsidRDefault="384D0DE5" w:rsidP="05912830">
            <w:pPr>
              <w:spacing w:beforeLines="50" w:before="120" w:afterLines="10" w:after="24" w:line="360" w:lineRule="auto"/>
              <w:contextualSpacing/>
              <w:jc w:val="both"/>
              <w:rPr>
                <w:ins w:id="86" w:author="Jie Wang5909" w:date="2026-10-13T10:53:00Z"/>
                <w:rFonts w:ascii="Arial" w:eastAsia="Times New Roman" w:hAnsi="Arial" w:cs="Arial"/>
                <w:sz w:val="18"/>
                <w:szCs w:val="18"/>
              </w:rPr>
            </w:pPr>
            <w:commentRangeStart w:id="87"/>
            <w:commentRangeStart w:id="88"/>
            <w:r w:rsidRPr="797C4670">
              <w:rPr>
                <w:rFonts w:ascii="Arial" w:eastAsia="Times New Roman" w:hAnsi="Arial" w:cs="Arial"/>
                <w:sz w:val="18"/>
                <w:szCs w:val="18"/>
              </w:rPr>
              <w:t>This report provides the detailed gap assessment / risk assessment to meet the requirements of the LSN4182928 / ASYM-140021 technology transfer. The assessment documents all identified gaps or differences across the scope areas, as well as the associated risks of these gaps on drug substance quality</w:t>
            </w:r>
            <w:commentRangeEnd w:id="87"/>
            <w:r w:rsidRPr="797C4670">
              <w:rPr>
                <w:rStyle w:val="a4"/>
                <w:rFonts w:ascii="Arial" w:eastAsia="Times New Roman" w:hAnsi="Arial" w:cs="Arial"/>
                <w:sz w:val="18"/>
                <w:szCs w:val="18"/>
              </w:rPr>
              <w:commentReference w:id="87"/>
            </w:r>
            <w:commentRangeEnd w:id="88"/>
            <w:r>
              <w:rPr>
                <w:rStyle w:val="a4"/>
              </w:rPr>
              <w:commentReference w:id="88"/>
            </w:r>
            <w:r w:rsidRPr="797C4670">
              <w:rPr>
                <w:rFonts w:ascii="Arial" w:eastAsia="Times New Roman" w:hAnsi="Arial" w:cs="Arial"/>
                <w:sz w:val="18"/>
                <w:szCs w:val="18"/>
              </w:rPr>
              <w:t>.</w:t>
            </w:r>
          </w:p>
          <w:p w14:paraId="45BBD067" w14:textId="6877BB27" w:rsidR="00DE4391" w:rsidRPr="00E37D71" w:rsidRDefault="00DE4391" w:rsidP="05912830">
            <w:pPr>
              <w:spacing w:beforeLines="50" w:before="120" w:afterLines="10" w:after="24" w:line="360" w:lineRule="auto"/>
              <w:contextualSpacing/>
              <w:jc w:val="both"/>
              <w:rPr>
                <w:rFonts w:ascii="Arial" w:eastAsia="Times New Roman" w:hAnsi="Arial" w:cs="Arial"/>
                <w:sz w:val="18"/>
                <w:szCs w:val="18"/>
              </w:rPr>
            </w:pPr>
            <w:ins w:id="89" w:author="Jie Wang5909" w:date="2026-10-13T10:53:00Z">
              <w:r w:rsidRPr="00DE4391">
                <w:rPr>
                  <w:rFonts w:ascii="Arial" w:eastAsia="Times New Roman" w:hAnsi="Arial" w:cs="Arial"/>
                  <w:sz w:val="18"/>
                  <w:szCs w:val="18"/>
                  <w:rPrChange w:id="90" w:author="Jie Wang5909" w:date="2026-10-13T10:54:00Z">
                    <w:rPr/>
                  </w:rPrChange>
                </w:rPr>
                <w:t>The purpose of this assessment is to evaluate the readiness of the manufacturing process, analytical methods, equipment, facilities, utilities, personnel, contamination control strategy and quality systems for execution of PPQ activities associated with LSN4182928. The assessment further verifies that technology transfer activities, process changes, risk mitigations and prerequisite validation activities are appropriately controlled such that process performance, product quality and patient safety are not adversely impacted.</w:t>
              </w:r>
            </w:ins>
          </w:p>
          <w:p w14:paraId="113BF0D4" w14:textId="7E89BFF3" w:rsidR="00D14DA0" w:rsidRPr="00E37D71" w:rsidRDefault="00D14DA0" w:rsidP="00D14DA0">
            <w:pPr>
              <w:spacing w:beforeLines="50" w:before="120" w:afterLines="10" w:after="24" w:line="360" w:lineRule="auto"/>
              <w:contextualSpacing/>
              <w:jc w:val="both"/>
              <w:rPr>
                <w:rFonts w:ascii="Arial" w:eastAsia="Times New Roman" w:hAnsi="Arial" w:cs="Arial"/>
                <w:sz w:val="18"/>
                <w:szCs w:val="18"/>
              </w:rPr>
            </w:pPr>
            <w:r w:rsidRPr="00E37D71">
              <w:rPr>
                <w:rFonts w:ascii="Arial" w:eastAsia="Times New Roman" w:hAnsi="Arial" w:cs="Arial"/>
                <w:sz w:val="18"/>
                <w:szCs w:val="18"/>
              </w:rPr>
              <w:t>No changes are made to the participant team, synthetic process route, raw material supplier information, cleaning procedures, storage and handling conditions, and packaging materials. Only the following optimization items are identified, which have no impact on commercial manufacturing and product Critical Quality Attributes (CQAs):</w:t>
            </w:r>
          </w:p>
          <w:p w14:paraId="07ACB312" w14:textId="77777777" w:rsidR="00D14DA0" w:rsidRPr="00E37D71" w:rsidRDefault="00D14DA0" w:rsidP="006843A4">
            <w:pPr>
              <w:pStyle w:val="af4"/>
              <w:numPr>
                <w:ilvl w:val="0"/>
                <w:numId w:val="2"/>
              </w:numPr>
              <w:spacing w:after="0" w:line="360" w:lineRule="auto"/>
              <w:ind w:firstLineChars="0"/>
              <w:rPr>
                <w:rFonts w:ascii="Arial" w:eastAsia="宋体" w:hAnsi="Arial" w:cs="Arial"/>
                <w:sz w:val="18"/>
                <w:szCs w:val="18"/>
              </w:rPr>
            </w:pPr>
            <w:r w:rsidRPr="00E37D71">
              <w:rPr>
                <w:rFonts w:ascii="Arial" w:eastAsia="宋体" w:hAnsi="Arial" w:cs="Arial"/>
                <w:sz w:val="18"/>
                <w:szCs w:val="18"/>
              </w:rPr>
              <w:t>The specifications of raw materials have been refined and tightened to enable enhanced product quality control. The overall risk level of this change is assessed as low.</w:t>
            </w:r>
          </w:p>
          <w:p w14:paraId="10419990" w14:textId="77777777" w:rsidR="00D14DA0" w:rsidRPr="00E37D71" w:rsidRDefault="00D14DA0" w:rsidP="006843A4">
            <w:pPr>
              <w:pStyle w:val="af4"/>
              <w:numPr>
                <w:ilvl w:val="0"/>
                <w:numId w:val="2"/>
              </w:numPr>
              <w:spacing w:after="0" w:line="360" w:lineRule="auto"/>
              <w:ind w:firstLineChars="0"/>
              <w:rPr>
                <w:rFonts w:ascii="Arial" w:eastAsia="宋体" w:hAnsi="Arial" w:cs="Arial"/>
                <w:b/>
                <w:sz w:val="18"/>
                <w:szCs w:val="18"/>
              </w:rPr>
            </w:pPr>
            <w:r w:rsidRPr="00E37D71">
              <w:rPr>
                <w:rFonts w:ascii="Arial" w:eastAsia="宋体" w:hAnsi="Arial" w:cs="Arial"/>
                <w:b/>
                <w:sz w:val="18"/>
                <w:szCs w:val="18"/>
              </w:rPr>
              <w:t>For Step 1</w:t>
            </w:r>
            <w:r w:rsidRPr="00E37D71">
              <w:rPr>
                <w:rFonts w:ascii="Arial" w:eastAsia="宋体" w:hAnsi="Arial" w:cs="Arial"/>
                <w:b/>
                <w:sz w:val="18"/>
                <w:szCs w:val="18"/>
              </w:rPr>
              <w:t>：</w:t>
            </w:r>
            <w:r w:rsidRPr="00E37D71">
              <w:rPr>
                <w:rFonts w:ascii="Arial" w:eastAsia="宋体" w:hAnsi="Arial" w:cs="Arial"/>
                <w:b/>
                <w:sz w:val="18"/>
                <w:szCs w:val="18"/>
              </w:rPr>
              <w:t xml:space="preserve"> </w:t>
            </w:r>
          </w:p>
          <w:p w14:paraId="72C831E0" w14:textId="77777777" w:rsidR="00D14DA0" w:rsidRPr="00E37D71" w:rsidRDefault="00D14DA0" w:rsidP="006843A4">
            <w:pPr>
              <w:pStyle w:val="af4"/>
              <w:numPr>
                <w:ilvl w:val="0"/>
                <w:numId w:val="3"/>
              </w:numPr>
              <w:spacing w:after="0" w:line="360" w:lineRule="auto"/>
              <w:ind w:firstLineChars="0"/>
              <w:rPr>
                <w:rFonts w:ascii="Arial" w:eastAsia="宋体" w:hAnsi="Arial" w:cs="Arial"/>
                <w:sz w:val="18"/>
                <w:szCs w:val="18"/>
              </w:rPr>
            </w:pPr>
            <w:r w:rsidRPr="00E37D71">
              <w:rPr>
                <w:rFonts w:ascii="Arial" w:eastAsia="宋体" w:hAnsi="Arial" w:cs="Arial"/>
                <w:sz w:val="18"/>
                <w:szCs w:val="18"/>
              </w:rPr>
              <w:t>The in-process confirmation of resin adherence and the corresponding DMF wash operation at other time points during the reaction are removed. No peptide resin wall adhesion has been observed at full-scale production.</w:t>
            </w:r>
          </w:p>
          <w:p w14:paraId="07520C7B" w14:textId="77777777" w:rsidR="00D14DA0" w:rsidRPr="00E37D71" w:rsidRDefault="00D14DA0" w:rsidP="006843A4">
            <w:pPr>
              <w:pStyle w:val="af4"/>
              <w:numPr>
                <w:ilvl w:val="0"/>
                <w:numId w:val="3"/>
              </w:numPr>
              <w:spacing w:after="0" w:line="360" w:lineRule="auto"/>
              <w:ind w:firstLineChars="0"/>
              <w:rPr>
                <w:rFonts w:ascii="Arial" w:eastAsia="宋体" w:hAnsi="Arial" w:cs="Arial"/>
                <w:sz w:val="18"/>
                <w:szCs w:val="18"/>
              </w:rPr>
            </w:pPr>
            <w:r w:rsidRPr="00E37D71">
              <w:rPr>
                <w:rFonts w:ascii="Arial" w:eastAsia="宋体" w:hAnsi="Arial" w:cs="Arial"/>
                <w:sz w:val="18"/>
                <w:szCs w:val="18"/>
              </w:rPr>
              <w:t>The visual confirmation step for amino acid complete dissolution is eliminated. The operation duration will be executed strictly per the dissolution time established from engineering batches to ensure operational consistency.</w:t>
            </w:r>
          </w:p>
          <w:p w14:paraId="321EE448" w14:textId="0C572C7A" w:rsidR="00D14DA0" w:rsidRPr="00E37D71" w:rsidRDefault="00D14DA0" w:rsidP="006843A4">
            <w:pPr>
              <w:pStyle w:val="af4"/>
              <w:numPr>
                <w:ilvl w:val="0"/>
                <w:numId w:val="3"/>
              </w:numPr>
              <w:spacing w:after="0" w:line="360" w:lineRule="auto"/>
              <w:ind w:firstLineChars="0"/>
              <w:rPr>
                <w:rFonts w:ascii="Arial" w:eastAsia="宋体" w:hAnsi="Arial" w:cs="Arial"/>
                <w:sz w:val="18"/>
                <w:szCs w:val="18"/>
              </w:rPr>
            </w:pPr>
            <w:del w:id="91" w:author="Jie Wang5909" w:date="2026-10-13T22:47:00Z">
              <w:r w:rsidRPr="00E37D71" w:rsidDel="008D1B48">
                <w:rPr>
                  <w:rFonts w:ascii="Arial" w:eastAsia="宋体" w:hAnsi="Arial" w:cs="Arial"/>
                  <w:sz w:val="18"/>
                  <w:szCs w:val="18"/>
                </w:rPr>
                <w:delText xml:space="preserve"> </w:delText>
              </w:r>
            </w:del>
            <w:r w:rsidRPr="00E37D71">
              <w:rPr>
                <w:rFonts w:ascii="Arial" w:eastAsia="宋体" w:hAnsi="Arial" w:cs="Arial"/>
                <w:sz w:val="18"/>
                <w:szCs w:val="18"/>
              </w:rPr>
              <w:t>A flow meter with fixed-rate dosing control and extension piping are implemented for iodine addition, to strengthen process operational control and dosing accuracy.</w:t>
            </w:r>
          </w:p>
          <w:p w14:paraId="66285AEC" w14:textId="1EF34ADD" w:rsidR="00D14DA0" w:rsidRPr="00E37D71" w:rsidRDefault="00D14DA0" w:rsidP="006843A4">
            <w:pPr>
              <w:pStyle w:val="af4"/>
              <w:numPr>
                <w:ilvl w:val="0"/>
                <w:numId w:val="2"/>
              </w:numPr>
              <w:spacing w:after="0" w:line="360" w:lineRule="auto"/>
              <w:ind w:firstLineChars="0"/>
              <w:rPr>
                <w:rFonts w:ascii="Arial" w:eastAsia="宋体" w:hAnsi="Arial" w:cs="Arial"/>
                <w:b/>
                <w:sz w:val="18"/>
                <w:szCs w:val="18"/>
              </w:rPr>
            </w:pPr>
            <w:r w:rsidRPr="00E37D71">
              <w:rPr>
                <w:rFonts w:ascii="Arial" w:eastAsia="宋体" w:hAnsi="Arial" w:cs="Arial"/>
                <w:b/>
                <w:sz w:val="18"/>
                <w:szCs w:val="18"/>
              </w:rPr>
              <w:t>For Step 2:</w:t>
            </w:r>
          </w:p>
          <w:p w14:paraId="48F5F733" w14:textId="77777777" w:rsidR="00C53392" w:rsidRPr="00E37D71" w:rsidRDefault="00D14DA0" w:rsidP="006843A4">
            <w:pPr>
              <w:pStyle w:val="af4"/>
              <w:numPr>
                <w:ilvl w:val="0"/>
                <w:numId w:val="4"/>
              </w:numPr>
              <w:spacing w:after="0" w:line="360" w:lineRule="auto"/>
              <w:ind w:firstLineChars="0"/>
              <w:rPr>
                <w:rFonts w:ascii="Arial" w:eastAsia="宋体" w:hAnsi="Arial" w:cs="Arial"/>
                <w:sz w:val="18"/>
                <w:szCs w:val="18"/>
              </w:rPr>
            </w:pPr>
            <w:r w:rsidRPr="00E37D71">
              <w:rPr>
                <w:rFonts w:ascii="Arial" w:eastAsia="宋体" w:hAnsi="Arial" w:cs="Arial"/>
                <w:sz w:val="18"/>
                <w:szCs w:val="18"/>
              </w:rPr>
              <w:t>The original defined cleavage temperature range is 10–20 °C. To ensure operational consistency and guarantee cleavage efficiency, the cleavage start time is revised to commence timing once the target temperature of 15 °C is reached.</w:t>
            </w:r>
          </w:p>
          <w:p w14:paraId="38A5E23C" w14:textId="68065756" w:rsidR="00C53392" w:rsidRPr="00E37D71" w:rsidRDefault="00D14DA0" w:rsidP="006843A4">
            <w:pPr>
              <w:pStyle w:val="af4"/>
              <w:numPr>
                <w:ilvl w:val="0"/>
                <w:numId w:val="4"/>
              </w:numPr>
              <w:spacing w:after="0" w:line="360" w:lineRule="auto"/>
              <w:ind w:firstLineChars="0"/>
              <w:rPr>
                <w:rFonts w:ascii="Arial" w:eastAsia="宋体" w:hAnsi="Arial" w:cs="Arial"/>
                <w:sz w:val="18"/>
                <w:szCs w:val="18"/>
              </w:rPr>
            </w:pPr>
            <w:r w:rsidRPr="00E37D71">
              <w:rPr>
                <w:rFonts w:ascii="Arial" w:eastAsia="宋体" w:hAnsi="Arial" w:cs="Arial"/>
                <w:sz w:val="18"/>
                <w:szCs w:val="18"/>
              </w:rPr>
              <w:t xml:space="preserve">The post-cleavage </w:t>
            </w:r>
            <w:r w:rsidR="001D0487" w:rsidRPr="00E37D71">
              <w:rPr>
                <w:rFonts w:ascii="Arial" w:eastAsia="宋体" w:hAnsi="Arial" w:cs="Arial"/>
                <w:sz w:val="18"/>
                <w:szCs w:val="18"/>
              </w:rPr>
              <w:t xml:space="preserve">rinse </w:t>
            </w:r>
            <w:r w:rsidRPr="00E37D71">
              <w:rPr>
                <w:rFonts w:ascii="Arial" w:eastAsia="宋体" w:hAnsi="Arial" w:cs="Arial"/>
                <w:sz w:val="18"/>
                <w:szCs w:val="18"/>
              </w:rPr>
              <w:t>volume is increased from 5 volumes to 8 volumes. The original wash volume was insufficient and resulted in poor agitation performance; the increased volume ensures sufficient resin washing and reduces yield loss.</w:t>
            </w:r>
          </w:p>
          <w:p w14:paraId="4E3A3CE8" w14:textId="27D1B20B" w:rsidR="00D14DA0" w:rsidRPr="00E37D71" w:rsidRDefault="00D14DA0" w:rsidP="006843A4">
            <w:pPr>
              <w:pStyle w:val="af4"/>
              <w:numPr>
                <w:ilvl w:val="0"/>
                <w:numId w:val="4"/>
              </w:numPr>
              <w:spacing w:after="0" w:line="360" w:lineRule="auto"/>
              <w:ind w:firstLineChars="0"/>
              <w:rPr>
                <w:rFonts w:ascii="Arial" w:eastAsia="宋体" w:hAnsi="Arial" w:cs="Arial"/>
                <w:sz w:val="18"/>
                <w:szCs w:val="18"/>
              </w:rPr>
            </w:pPr>
            <w:r w:rsidRPr="00E37D71">
              <w:rPr>
                <w:rFonts w:ascii="Arial" w:eastAsia="宋体" w:hAnsi="Arial" w:cs="Arial"/>
                <w:sz w:val="18"/>
                <w:szCs w:val="18"/>
              </w:rPr>
              <w:lastRenderedPageBreak/>
              <w:t xml:space="preserve"> After neutralization and phase separation, the organic phase is transferred to the concentrator, while the aqueous phase is held for waste disposal. A small portion of organic phase (~20–50 L) was found entrained in the aqueous phase during the waste discharge step (with a long holding interval). Given the increased wash volume and minor organic phase entrainment, the process is revised to two-stage phase separation and batch-wise concentration.</w:t>
            </w:r>
          </w:p>
          <w:p w14:paraId="32A816CE" w14:textId="2CD453EE" w:rsidR="00C53392" w:rsidRPr="00E37D71" w:rsidRDefault="00C53392" w:rsidP="006843A4">
            <w:pPr>
              <w:pStyle w:val="af4"/>
              <w:numPr>
                <w:ilvl w:val="0"/>
                <w:numId w:val="4"/>
              </w:numPr>
              <w:spacing w:after="0" w:line="360" w:lineRule="auto"/>
              <w:ind w:firstLineChars="0"/>
              <w:rPr>
                <w:rFonts w:ascii="Arial" w:eastAsia="宋体" w:hAnsi="Arial" w:cs="Arial"/>
                <w:sz w:val="18"/>
                <w:szCs w:val="18"/>
              </w:rPr>
            </w:pPr>
            <w:r w:rsidRPr="00E37D71">
              <w:rPr>
                <w:rFonts w:ascii="Arial" w:eastAsia="宋体" w:hAnsi="Arial" w:cs="Arial"/>
                <w:sz w:val="18"/>
                <w:szCs w:val="18"/>
              </w:rPr>
              <w:t xml:space="preserve">The </w:t>
            </w:r>
            <w:proofErr w:type="spellStart"/>
            <w:r w:rsidRPr="00E37D71">
              <w:rPr>
                <w:rFonts w:ascii="Arial" w:eastAsia="宋体" w:hAnsi="Arial" w:cs="Arial"/>
                <w:sz w:val="18"/>
                <w:szCs w:val="18"/>
              </w:rPr>
              <w:t>thermowell</w:t>
            </w:r>
            <w:proofErr w:type="spellEnd"/>
            <w:r w:rsidRPr="00E37D71">
              <w:rPr>
                <w:rFonts w:ascii="Arial" w:eastAsia="宋体" w:hAnsi="Arial" w:cs="Arial"/>
                <w:sz w:val="18"/>
                <w:szCs w:val="18"/>
              </w:rPr>
              <w:t xml:space="preserve"> of the cleavage reactor is replaced to improve mixing efficiency and enhance process yield.</w:t>
            </w:r>
          </w:p>
          <w:p w14:paraId="2B3F73B6" w14:textId="45DE0BD8" w:rsidR="00D14DA0" w:rsidRPr="00E37D71" w:rsidRDefault="00D14DA0" w:rsidP="006843A4">
            <w:pPr>
              <w:pStyle w:val="af4"/>
              <w:numPr>
                <w:ilvl w:val="0"/>
                <w:numId w:val="2"/>
              </w:numPr>
              <w:spacing w:after="0" w:line="360" w:lineRule="auto"/>
              <w:ind w:firstLineChars="0"/>
              <w:rPr>
                <w:rFonts w:ascii="Arial" w:eastAsia="宋体" w:hAnsi="Arial" w:cs="Arial"/>
                <w:b/>
                <w:sz w:val="18"/>
                <w:szCs w:val="18"/>
              </w:rPr>
            </w:pPr>
            <w:r w:rsidRPr="00E37D71">
              <w:rPr>
                <w:rFonts w:ascii="Arial" w:eastAsia="宋体" w:hAnsi="Arial" w:cs="Arial"/>
                <w:b/>
                <w:sz w:val="18"/>
                <w:szCs w:val="18"/>
              </w:rPr>
              <w:t>For Step 3:</w:t>
            </w:r>
          </w:p>
          <w:p w14:paraId="2F947DD6" w14:textId="77777777" w:rsidR="00C53392" w:rsidRPr="00E37D71" w:rsidRDefault="00C53392" w:rsidP="006843A4">
            <w:pPr>
              <w:pStyle w:val="af4"/>
              <w:numPr>
                <w:ilvl w:val="0"/>
                <w:numId w:val="5"/>
              </w:numPr>
              <w:spacing w:after="0" w:line="360" w:lineRule="auto"/>
              <w:ind w:firstLineChars="0"/>
              <w:rPr>
                <w:rFonts w:ascii="Arial" w:eastAsia="宋体" w:hAnsi="Arial" w:cs="Arial"/>
                <w:sz w:val="18"/>
                <w:szCs w:val="18"/>
              </w:rPr>
            </w:pPr>
            <w:r w:rsidRPr="00E37D71">
              <w:rPr>
                <w:rFonts w:ascii="Arial" w:eastAsia="宋体" w:hAnsi="Arial" w:cs="Arial"/>
                <w:sz w:val="18"/>
                <w:szCs w:val="18"/>
              </w:rPr>
              <w:t xml:space="preserve">Prior to crystallization, concentration with solvent stripping is performed to reduce water (KF) and acetonitrile content. Engineering batch data showed KF values of approximately 5% after concentration to target volume (acceptance criterion: </w:t>
            </w:r>
            <w:commentRangeStart w:id="92"/>
            <w:commentRangeStart w:id="93"/>
            <w:r w:rsidRPr="00E37D71">
              <w:rPr>
                <w:rFonts w:ascii="Arial" w:eastAsia="宋体" w:hAnsi="Arial" w:cs="Arial"/>
                <w:sz w:val="18"/>
                <w:szCs w:val="18"/>
              </w:rPr>
              <w:t xml:space="preserve">≤ 2.5%). </w:t>
            </w:r>
            <w:commentRangeEnd w:id="92"/>
            <w:r w:rsidR="005037C3" w:rsidRPr="00E37D71">
              <w:rPr>
                <w:rStyle w:val="a4"/>
                <w:rFonts w:ascii="Arial" w:eastAsia="宋体" w:hAnsi="Arial" w:cs="Arial"/>
                <w:sz w:val="18"/>
                <w:szCs w:val="18"/>
              </w:rPr>
              <w:commentReference w:id="92"/>
            </w:r>
            <w:commentRangeEnd w:id="93"/>
            <w:r>
              <w:rPr>
                <w:rStyle w:val="a4"/>
              </w:rPr>
              <w:commentReference w:id="93"/>
            </w:r>
            <w:r w:rsidRPr="00E37D71">
              <w:rPr>
                <w:rFonts w:ascii="Arial" w:eastAsia="宋体" w:hAnsi="Arial" w:cs="Arial"/>
                <w:sz w:val="18"/>
                <w:szCs w:val="18"/>
              </w:rPr>
              <w:t>An additional 2-methyltetrahydrofuran (2-MeTHF) solvent chase step followed by in-process sampling and testing is planned, to avoid repeated out-of-spec testing, save analytical resources and improve manufacturing efficiency.</w:t>
            </w:r>
          </w:p>
          <w:p w14:paraId="4B07A029" w14:textId="5AB6BD99" w:rsidR="00D14DA0" w:rsidRPr="00E37D71" w:rsidRDefault="00D14DA0" w:rsidP="006843A4">
            <w:pPr>
              <w:pStyle w:val="af4"/>
              <w:numPr>
                <w:ilvl w:val="0"/>
                <w:numId w:val="5"/>
              </w:numPr>
              <w:spacing w:after="0" w:line="360" w:lineRule="auto"/>
              <w:ind w:firstLineChars="0"/>
              <w:rPr>
                <w:rFonts w:ascii="Arial" w:eastAsia="宋体" w:hAnsi="Arial" w:cs="Arial"/>
                <w:sz w:val="18"/>
                <w:szCs w:val="18"/>
              </w:rPr>
            </w:pPr>
            <w:r w:rsidRPr="00E37D71">
              <w:rPr>
                <w:rFonts w:ascii="Arial" w:eastAsia="宋体" w:hAnsi="Arial" w:cs="Arial"/>
                <w:sz w:val="18"/>
                <w:szCs w:val="18"/>
              </w:rPr>
              <w:t>Originally, Step 3 shared n-heptane storage tank TJ4S-1213-Tr06 (for controlled-rate feeding) with Step 2. A new dedicated storage tank TJ4S-1213-Tr07 is added exclusively for Step 3 to improve production efficiency.</w:t>
            </w:r>
          </w:p>
          <w:p w14:paraId="7E981A3C" w14:textId="5F11DF70" w:rsidR="00D14DA0" w:rsidRPr="008D1B48" w:rsidRDefault="00287B55" w:rsidP="006843A4">
            <w:pPr>
              <w:pStyle w:val="af4"/>
              <w:numPr>
                <w:ilvl w:val="0"/>
                <w:numId w:val="2"/>
              </w:numPr>
              <w:spacing w:after="0" w:line="360" w:lineRule="auto"/>
              <w:ind w:firstLineChars="0"/>
              <w:rPr>
                <w:rFonts w:ascii="Arial" w:eastAsia="宋体" w:hAnsi="Arial" w:cs="Arial"/>
                <w:b/>
                <w:sz w:val="18"/>
                <w:szCs w:val="18"/>
              </w:rPr>
            </w:pPr>
            <w:r w:rsidRPr="008D1B48">
              <w:rPr>
                <w:rFonts w:ascii="Arial" w:eastAsia="宋体" w:hAnsi="Arial" w:cs="Arial"/>
                <w:b/>
                <w:sz w:val="18"/>
                <w:szCs w:val="18"/>
              </w:rPr>
              <w:t>Equipment modification for PV batches</w:t>
            </w:r>
            <w:r w:rsidR="00D14DA0" w:rsidRPr="008D1B48">
              <w:rPr>
                <w:rFonts w:ascii="Arial" w:eastAsia="宋体" w:hAnsi="Arial" w:cs="Arial"/>
                <w:b/>
                <w:sz w:val="18"/>
                <w:szCs w:val="18"/>
              </w:rPr>
              <w:t xml:space="preserve">:  </w:t>
            </w:r>
          </w:p>
          <w:p w14:paraId="5C9E6671" w14:textId="47023717" w:rsidR="00113543" w:rsidRPr="00E37D71" w:rsidRDefault="00113543" w:rsidP="006843A4">
            <w:pPr>
              <w:pStyle w:val="af4"/>
              <w:numPr>
                <w:ilvl w:val="0"/>
                <w:numId w:val="7"/>
              </w:numPr>
              <w:spacing w:after="0" w:line="360" w:lineRule="auto"/>
              <w:ind w:firstLineChars="0"/>
              <w:rPr>
                <w:rFonts w:ascii="Arial" w:eastAsia="宋体" w:hAnsi="Arial" w:cs="Arial"/>
                <w:sz w:val="18"/>
                <w:szCs w:val="18"/>
              </w:rPr>
            </w:pPr>
            <w:r w:rsidRPr="00E37D71">
              <w:rPr>
                <w:rFonts w:ascii="Arial" w:eastAsia="宋体" w:hAnsi="Arial" w:cs="Arial"/>
                <w:sz w:val="18"/>
                <w:szCs w:val="18"/>
              </w:rPr>
              <w:t>Prepare solution tank</w:t>
            </w:r>
            <w:r w:rsidR="00287B55" w:rsidRPr="00E37D71">
              <w:rPr>
                <w:rFonts w:ascii="Arial" w:eastAsia="宋体" w:hAnsi="Arial" w:cs="Arial"/>
                <w:sz w:val="18"/>
                <w:szCs w:val="18"/>
              </w:rPr>
              <w:t xml:space="preserve"> TJ4S-1213-AT09: </w:t>
            </w:r>
            <w:r w:rsidRPr="00E37D71">
              <w:rPr>
                <w:rFonts w:ascii="Arial" w:eastAsia="宋体" w:hAnsi="Arial" w:cs="Arial"/>
                <w:sz w:val="18"/>
                <w:szCs w:val="18"/>
              </w:rPr>
              <w:t>Add sight glass on transfer line; remove DP level gauge</w:t>
            </w:r>
            <w:r w:rsidR="00287B55" w:rsidRPr="00E37D71">
              <w:rPr>
                <w:rFonts w:ascii="Arial" w:eastAsia="宋体" w:hAnsi="Arial" w:cs="Arial"/>
                <w:sz w:val="18"/>
                <w:szCs w:val="18"/>
              </w:rPr>
              <w:t>.</w:t>
            </w:r>
          </w:p>
          <w:p w14:paraId="730FFD77" w14:textId="791B11E6" w:rsidR="00287B55" w:rsidRPr="00E37D71" w:rsidRDefault="00287B55" w:rsidP="006843A4">
            <w:pPr>
              <w:pStyle w:val="af4"/>
              <w:numPr>
                <w:ilvl w:val="0"/>
                <w:numId w:val="7"/>
              </w:numPr>
              <w:spacing w:after="0" w:line="360" w:lineRule="auto"/>
              <w:ind w:firstLineChars="0"/>
              <w:rPr>
                <w:rFonts w:ascii="Arial" w:eastAsia="宋体" w:hAnsi="Arial" w:cs="Arial"/>
                <w:sz w:val="18"/>
                <w:szCs w:val="18"/>
              </w:rPr>
            </w:pPr>
            <w:r w:rsidRPr="00E37D71">
              <w:rPr>
                <w:rFonts w:ascii="Arial" w:eastAsia="宋体" w:hAnsi="Arial" w:cs="Arial"/>
                <w:sz w:val="18"/>
                <w:szCs w:val="18"/>
              </w:rPr>
              <w:t>TJ4S-1213-R07&amp; TJ4S-1213-R03&amp; TJ4S-1213-R14: In-line conductivity meter validation; Radar level gauge validation.</w:t>
            </w:r>
          </w:p>
          <w:p w14:paraId="67C56432" w14:textId="60ECD8E6" w:rsidR="00287B55" w:rsidRPr="00E37D71" w:rsidRDefault="00287B55" w:rsidP="006843A4">
            <w:pPr>
              <w:pStyle w:val="af4"/>
              <w:numPr>
                <w:ilvl w:val="0"/>
                <w:numId w:val="7"/>
              </w:numPr>
              <w:spacing w:after="0" w:line="360" w:lineRule="auto"/>
              <w:ind w:firstLineChars="0"/>
              <w:rPr>
                <w:rFonts w:ascii="Arial" w:eastAsia="宋体" w:hAnsi="Arial" w:cs="Arial"/>
                <w:sz w:val="18"/>
                <w:szCs w:val="18"/>
              </w:rPr>
            </w:pPr>
            <w:r w:rsidRPr="00E37D71">
              <w:rPr>
                <w:rFonts w:ascii="Arial" w:eastAsia="宋体" w:hAnsi="Arial" w:cs="Arial"/>
                <w:sz w:val="18"/>
                <w:szCs w:val="18"/>
              </w:rPr>
              <w:t>Unstable TJ4S-1213-R12  to TJ4S-1213-R14 transfer flow meter; replace &amp; add standby dosing pump; implement agitator-pump interlock; add bypass; coordinate program issue.</w:t>
            </w:r>
          </w:p>
          <w:p w14:paraId="29259EA5" w14:textId="6718E7DA" w:rsidR="00287B55" w:rsidRPr="00E37D71" w:rsidRDefault="00287B55" w:rsidP="006843A4">
            <w:pPr>
              <w:pStyle w:val="af4"/>
              <w:numPr>
                <w:ilvl w:val="0"/>
                <w:numId w:val="7"/>
              </w:numPr>
              <w:spacing w:after="0" w:line="360" w:lineRule="auto"/>
              <w:ind w:firstLineChars="0"/>
              <w:rPr>
                <w:rFonts w:ascii="Arial" w:eastAsia="宋体" w:hAnsi="Arial" w:cs="Arial"/>
                <w:sz w:val="18"/>
                <w:szCs w:val="18"/>
              </w:rPr>
            </w:pPr>
            <w:r w:rsidRPr="00E37D71">
              <w:rPr>
                <w:rFonts w:ascii="Arial" w:eastAsia="宋体" w:hAnsi="Arial" w:cs="Arial"/>
                <w:sz w:val="18"/>
                <w:szCs w:val="18"/>
              </w:rPr>
              <w:t>In-line conductivity meter validation; Radar level gauge validation.</w:t>
            </w:r>
          </w:p>
          <w:p w14:paraId="68DE2932" w14:textId="21AA51CD" w:rsidR="00287B55" w:rsidRPr="00E37D71" w:rsidRDefault="00287B55" w:rsidP="006843A4">
            <w:pPr>
              <w:pStyle w:val="af4"/>
              <w:numPr>
                <w:ilvl w:val="0"/>
                <w:numId w:val="7"/>
              </w:numPr>
              <w:spacing w:after="0" w:line="360" w:lineRule="auto"/>
              <w:ind w:firstLineChars="0"/>
              <w:rPr>
                <w:rFonts w:ascii="Arial" w:eastAsia="宋体" w:hAnsi="Arial" w:cs="Arial"/>
                <w:sz w:val="18"/>
                <w:szCs w:val="18"/>
              </w:rPr>
            </w:pPr>
            <w:r w:rsidRPr="00E37D71">
              <w:rPr>
                <w:rFonts w:ascii="Arial" w:eastAsia="宋体" w:hAnsi="Arial" w:cs="Arial"/>
                <w:sz w:val="18"/>
                <w:szCs w:val="18"/>
              </w:rPr>
              <w:t xml:space="preserve">Fabricate TJ4S-1213-R14 corrosion-resistant piping; equip dosing pump, ball valve, </w:t>
            </w:r>
            <w:proofErr w:type="spellStart"/>
            <w:r w:rsidRPr="00E37D71">
              <w:rPr>
                <w:rFonts w:ascii="Arial" w:eastAsia="宋体" w:hAnsi="Arial" w:cs="Arial"/>
                <w:sz w:val="18"/>
                <w:szCs w:val="18"/>
              </w:rPr>
              <w:t>Hastelloy</w:t>
            </w:r>
            <w:proofErr w:type="spellEnd"/>
            <w:r w:rsidRPr="00E37D71">
              <w:rPr>
                <w:rFonts w:ascii="Arial" w:eastAsia="宋体" w:hAnsi="Arial" w:cs="Arial"/>
                <w:sz w:val="18"/>
                <w:szCs w:val="18"/>
              </w:rPr>
              <w:t xml:space="preserve"> flow meter for </w:t>
            </w:r>
            <w:proofErr w:type="spellStart"/>
            <w:r w:rsidRPr="00E37D71">
              <w:rPr>
                <w:rFonts w:ascii="Arial" w:eastAsia="宋体" w:hAnsi="Arial" w:cs="Arial"/>
                <w:sz w:val="18"/>
                <w:szCs w:val="18"/>
              </w:rPr>
              <w:t>HCl</w:t>
            </w:r>
            <w:proofErr w:type="spellEnd"/>
            <w:r w:rsidRPr="00E37D71">
              <w:rPr>
                <w:rFonts w:ascii="Arial" w:eastAsia="宋体" w:hAnsi="Arial" w:cs="Arial"/>
                <w:sz w:val="18"/>
                <w:szCs w:val="18"/>
              </w:rPr>
              <w:t xml:space="preserve"> transfer; develop dosing control program; sloped dead volume piping, add output port. </w:t>
            </w:r>
          </w:p>
          <w:p w14:paraId="0C9D7440" w14:textId="35DAB1AB" w:rsidR="00287B55" w:rsidRPr="00E37D71" w:rsidRDefault="00287B55" w:rsidP="006843A4">
            <w:pPr>
              <w:pStyle w:val="af4"/>
              <w:numPr>
                <w:ilvl w:val="0"/>
                <w:numId w:val="7"/>
              </w:numPr>
              <w:spacing w:after="0" w:line="360" w:lineRule="auto"/>
              <w:ind w:firstLineChars="0"/>
              <w:rPr>
                <w:rFonts w:ascii="Arial" w:eastAsia="宋体" w:hAnsi="Arial" w:cs="Arial"/>
                <w:sz w:val="18"/>
                <w:szCs w:val="18"/>
              </w:rPr>
            </w:pPr>
            <w:r w:rsidRPr="00E37D71">
              <w:rPr>
                <w:rFonts w:ascii="Arial" w:eastAsia="宋体" w:hAnsi="Arial" w:cs="Arial"/>
                <w:sz w:val="18"/>
                <w:szCs w:val="18"/>
              </w:rPr>
              <w:t>In-line conductivity meter validation; Radar level gauge validation.</w:t>
            </w:r>
          </w:p>
          <w:p w14:paraId="6D833A72" w14:textId="7B804719" w:rsidR="00287B55" w:rsidRPr="00E37D71" w:rsidRDefault="00287B55" w:rsidP="006843A4">
            <w:pPr>
              <w:pStyle w:val="af4"/>
              <w:numPr>
                <w:ilvl w:val="0"/>
                <w:numId w:val="7"/>
              </w:numPr>
              <w:spacing w:after="0" w:line="360" w:lineRule="auto"/>
              <w:ind w:firstLineChars="0"/>
              <w:rPr>
                <w:rFonts w:ascii="Arial" w:eastAsia="宋体" w:hAnsi="Arial" w:cs="Arial"/>
                <w:sz w:val="18"/>
                <w:szCs w:val="18"/>
              </w:rPr>
            </w:pPr>
            <w:r w:rsidRPr="00E37D71">
              <w:rPr>
                <w:rFonts w:ascii="Arial" w:eastAsia="宋体" w:hAnsi="Arial" w:cs="Arial"/>
                <w:sz w:val="18"/>
                <w:szCs w:val="18"/>
              </w:rPr>
              <w:t>Store n-Heptane tankTJ4S-1213- Tr06&amp; TJ4S-1213- Tr07&amp; TJ4S-1212-</w:t>
            </w:r>
            <w:proofErr w:type="gramStart"/>
            <w:r w:rsidRPr="00E37D71">
              <w:rPr>
                <w:rFonts w:ascii="Arial" w:eastAsia="宋体" w:hAnsi="Arial" w:cs="Arial"/>
                <w:sz w:val="18"/>
                <w:szCs w:val="18"/>
              </w:rPr>
              <w:t>AT01 :Add</w:t>
            </w:r>
            <w:proofErr w:type="gramEnd"/>
            <w:r w:rsidRPr="00E37D71">
              <w:rPr>
                <w:rFonts w:ascii="Arial" w:eastAsia="宋体" w:hAnsi="Arial" w:cs="Arial"/>
                <w:sz w:val="18"/>
                <w:szCs w:val="18"/>
              </w:rPr>
              <w:t xml:space="preserve"> heating for n-heptane line with TCU ,Add tank thermometer to DCS.</w:t>
            </w:r>
          </w:p>
          <w:p w14:paraId="1E2176CC" w14:textId="3588749B" w:rsidR="00287B55" w:rsidRPr="00E37D71" w:rsidRDefault="00287B55" w:rsidP="006843A4">
            <w:pPr>
              <w:pStyle w:val="af4"/>
              <w:numPr>
                <w:ilvl w:val="0"/>
                <w:numId w:val="7"/>
              </w:numPr>
              <w:spacing w:after="0" w:line="360" w:lineRule="auto"/>
              <w:ind w:firstLineChars="0"/>
              <w:rPr>
                <w:rFonts w:ascii="Arial" w:eastAsia="宋体" w:hAnsi="Arial" w:cs="Arial"/>
                <w:sz w:val="18"/>
                <w:szCs w:val="18"/>
              </w:rPr>
            </w:pPr>
            <w:r w:rsidRPr="00E37D71">
              <w:rPr>
                <w:rFonts w:ascii="Arial" w:eastAsia="宋体" w:hAnsi="Arial" w:cs="Arial"/>
                <w:sz w:val="18"/>
                <w:szCs w:val="18"/>
              </w:rPr>
              <w:t>TJ4S-1213-R03 and TJ4S-1213-R06: Spray ball modification; supplementary spray coverage validation to follow.</w:t>
            </w:r>
          </w:p>
          <w:p w14:paraId="1BBC38EF" w14:textId="6657F97B" w:rsidR="00287B55" w:rsidRPr="00E37D71" w:rsidRDefault="00287B55" w:rsidP="006843A4">
            <w:pPr>
              <w:pStyle w:val="af4"/>
              <w:numPr>
                <w:ilvl w:val="0"/>
                <w:numId w:val="7"/>
              </w:numPr>
              <w:spacing w:after="0" w:line="360" w:lineRule="auto"/>
              <w:ind w:firstLineChars="0"/>
              <w:rPr>
                <w:rFonts w:ascii="Arial" w:eastAsia="宋体" w:hAnsi="Arial" w:cs="Arial"/>
                <w:sz w:val="18"/>
                <w:szCs w:val="18"/>
              </w:rPr>
            </w:pPr>
            <w:r w:rsidRPr="00E37D71">
              <w:rPr>
                <w:rFonts w:ascii="Arial" w:eastAsia="宋体" w:hAnsi="Arial" w:cs="Arial"/>
                <w:sz w:val="18"/>
                <w:szCs w:val="18"/>
              </w:rPr>
              <w:t xml:space="preserve">TJ4S-1212-FD01&amp; TJ4S-1212-FD02&amp; TJ4S-1212-FD03: </w:t>
            </w:r>
            <w:r w:rsidR="00B25347" w:rsidRPr="00E37D71">
              <w:rPr>
                <w:rFonts w:ascii="Arial" w:eastAsia="宋体" w:hAnsi="Arial" w:cs="Arial"/>
                <w:sz w:val="18"/>
                <w:szCs w:val="18"/>
              </w:rPr>
              <w:t>Replace nitrogen flow meters with 0~60m³/h range to meet 10~40m³/h process requirement</w:t>
            </w:r>
            <w:r w:rsidRPr="00E37D71">
              <w:rPr>
                <w:rFonts w:ascii="Arial" w:eastAsia="宋体" w:hAnsi="Arial" w:cs="Arial"/>
                <w:sz w:val="18"/>
                <w:szCs w:val="18"/>
              </w:rPr>
              <w:t xml:space="preserve">; </w:t>
            </w:r>
            <w:r w:rsidR="00B25347" w:rsidRPr="00E37D71">
              <w:rPr>
                <w:rFonts w:ascii="Arial" w:eastAsia="宋体" w:hAnsi="Arial" w:cs="Arial"/>
                <w:sz w:val="18"/>
                <w:szCs w:val="18"/>
              </w:rPr>
              <w:t>Optimize DCS level &amp; volume display for waste tanks (dead volume marked)</w:t>
            </w:r>
            <w:r w:rsidRPr="00E37D71">
              <w:rPr>
                <w:rFonts w:ascii="Arial" w:eastAsia="宋体" w:hAnsi="Arial" w:cs="Arial"/>
                <w:sz w:val="18"/>
                <w:szCs w:val="18"/>
              </w:rPr>
              <w:t>.</w:t>
            </w:r>
          </w:p>
          <w:p w14:paraId="054D2072" w14:textId="07AD16CD" w:rsidR="00EB1721" w:rsidRPr="00E37D71" w:rsidRDefault="00D14DA0" w:rsidP="00C53392">
            <w:pPr>
              <w:spacing w:after="0" w:line="360" w:lineRule="auto"/>
              <w:rPr>
                <w:rFonts w:ascii="Arial" w:eastAsia="宋体" w:hAnsi="Arial" w:cs="Arial"/>
                <w:sz w:val="18"/>
                <w:szCs w:val="18"/>
              </w:rPr>
            </w:pPr>
            <w:r w:rsidRPr="00E37D71">
              <w:rPr>
                <w:rFonts w:ascii="Arial" w:eastAsia="宋体" w:hAnsi="Arial" w:cs="Arial"/>
                <w:sz w:val="18"/>
                <w:szCs w:val="18"/>
              </w:rPr>
              <w:t>All the changes described above have no impact on product CQAs, with an overall assessed risk level of low.</w:t>
            </w:r>
          </w:p>
        </w:tc>
      </w:tr>
    </w:tbl>
    <w:p w14:paraId="445ED166" w14:textId="4B651C3D" w:rsidR="005A4DDF" w:rsidRPr="000D3FE0" w:rsidRDefault="005A4DDF" w:rsidP="005A4DDF">
      <w:pPr>
        <w:spacing w:after="0" w:line="240" w:lineRule="auto"/>
        <w:textAlignment w:val="baseline"/>
        <w:rPr>
          <w:rFonts w:ascii="Arial" w:hAnsi="Arial" w:cs="Arial"/>
          <w:sz w:val="21"/>
          <w:szCs w:val="21"/>
        </w:rPr>
      </w:pPr>
    </w:p>
    <w:p w14:paraId="0493FF57" w14:textId="77777777" w:rsidR="005A4DDF" w:rsidRPr="000D3FE0" w:rsidRDefault="5E457764" w:rsidP="05912830">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94" w:name="_Toc243079862"/>
      <w:r w:rsidRPr="797C4670">
        <w:rPr>
          <w:rFonts w:ascii="Arial" w:eastAsia="Times New Roman" w:hAnsi="Arial" w:cs="Arial"/>
          <w:b/>
          <w:bCs/>
          <w:sz w:val="21"/>
          <w:szCs w:val="21"/>
        </w:rPr>
        <w:t xml:space="preserve">2. </w:t>
      </w:r>
      <w:commentRangeStart w:id="95"/>
      <w:commentRangeStart w:id="96"/>
      <w:commentRangeStart w:id="97"/>
      <w:r w:rsidRPr="797C4670">
        <w:rPr>
          <w:rFonts w:ascii="Arial" w:eastAsia="Times New Roman" w:hAnsi="Arial" w:cs="Arial"/>
          <w:b/>
          <w:bCs/>
          <w:sz w:val="21"/>
          <w:szCs w:val="21"/>
        </w:rPr>
        <w:t>Scope</w:t>
      </w:r>
      <w:commentRangeEnd w:id="95"/>
      <w:r w:rsidRPr="797C4670">
        <w:rPr>
          <w:rStyle w:val="a4"/>
          <w:rFonts w:ascii="Arial" w:eastAsia="Times New Roman" w:hAnsi="Arial" w:cs="Arial"/>
          <w:b/>
          <w:bCs/>
        </w:rPr>
        <w:commentReference w:id="95"/>
      </w:r>
      <w:commentRangeEnd w:id="96"/>
      <w:r>
        <w:rPr>
          <w:rStyle w:val="a4"/>
        </w:rPr>
        <w:commentReference w:id="96"/>
      </w:r>
      <w:commentRangeEnd w:id="97"/>
      <w:r>
        <w:rPr>
          <w:rStyle w:val="a4"/>
        </w:rPr>
        <w:commentReference w:id="97"/>
      </w:r>
      <w:r w:rsidRPr="797C4670">
        <w:rPr>
          <w:rFonts w:ascii="Arial" w:eastAsia="Times New Roman" w:hAnsi="Arial" w:cs="Arial"/>
          <w:b/>
          <w:bCs/>
          <w:sz w:val="21"/>
          <w:szCs w:val="21"/>
        </w:rPr>
        <w:t xml:space="preserve"> and Purpose</w:t>
      </w:r>
      <w:bookmarkEnd w:id="94"/>
      <w:r w:rsidRPr="797C4670">
        <w:rPr>
          <w:rFonts w:ascii="Arial" w:eastAsia="Times New Roman" w:hAnsi="Arial" w:cs="Arial"/>
          <w:b/>
          <w:bCs/>
          <w:sz w:val="21"/>
          <w:szCs w:val="21"/>
        </w:rPr>
        <w:t> </w:t>
      </w:r>
    </w:p>
    <w:p w14:paraId="3DE22FBD" w14:textId="2D6EA36B" w:rsidR="005A4DDF" w:rsidRPr="000D3FE0" w:rsidRDefault="005A4DDF">
      <w:pPr>
        <w:spacing w:beforeLines="50" w:before="120" w:afterLines="50" w:after="120" w:line="360" w:lineRule="auto"/>
        <w:contextualSpacing/>
        <w:jc w:val="both"/>
        <w:rPr>
          <w:rFonts w:ascii="Arial" w:eastAsia="Times New Roman" w:hAnsi="Arial" w:cs="Arial"/>
          <w:sz w:val="21"/>
          <w:szCs w:val="21"/>
        </w:rPr>
      </w:pPr>
      <w:r w:rsidRPr="000D3FE0">
        <w:rPr>
          <w:rFonts w:ascii="Arial" w:eastAsia="Times New Roman" w:hAnsi="Arial" w:cs="Arial"/>
          <w:sz w:val="21"/>
          <w:szCs w:val="21"/>
        </w:rPr>
        <w:lastRenderedPageBreak/>
        <w:t xml:space="preserve">The purpose of this report is to document the detailed gap assessment / risk assessment for the </w:t>
      </w:r>
      <w:r w:rsidR="0071184F" w:rsidRPr="000D3FE0">
        <w:rPr>
          <w:rFonts w:ascii="Arial" w:eastAsia="Times New Roman" w:hAnsi="Arial" w:cs="Arial"/>
          <w:sz w:val="21"/>
          <w:szCs w:val="21"/>
        </w:rPr>
        <w:t>technology transfer of</w:t>
      </w:r>
      <w:r w:rsidR="0023403C" w:rsidRPr="000D3FE0">
        <w:rPr>
          <w:rFonts w:ascii="Arial" w:eastAsia="Times New Roman" w:hAnsi="Arial" w:cs="Arial"/>
          <w:sz w:val="21"/>
          <w:szCs w:val="21"/>
        </w:rPr>
        <w:t xml:space="preserve"> LSN418292</w:t>
      </w:r>
      <w:r w:rsidR="00834580" w:rsidRPr="000D3FE0">
        <w:rPr>
          <w:rFonts w:ascii="Arial" w:eastAsia="Times New Roman" w:hAnsi="Arial" w:cs="Arial"/>
          <w:sz w:val="21"/>
          <w:szCs w:val="21"/>
        </w:rPr>
        <w:t>8</w:t>
      </w:r>
      <w:r w:rsidR="0023403C" w:rsidRPr="000D3FE0">
        <w:rPr>
          <w:rFonts w:ascii="Arial" w:eastAsia="Times New Roman" w:hAnsi="Arial" w:cs="Arial"/>
          <w:sz w:val="21"/>
          <w:szCs w:val="21"/>
        </w:rPr>
        <w:t xml:space="preserve"> / ASYM-</w:t>
      </w:r>
      <w:r w:rsidR="00834580" w:rsidRPr="000D3FE0">
        <w:rPr>
          <w:rFonts w:ascii="Arial" w:eastAsia="Times New Roman" w:hAnsi="Arial" w:cs="Arial"/>
          <w:sz w:val="21"/>
          <w:szCs w:val="21"/>
        </w:rPr>
        <w:t xml:space="preserve">140021 </w:t>
      </w:r>
      <w:r w:rsidR="00AA5A98" w:rsidRPr="000D3FE0">
        <w:rPr>
          <w:rFonts w:ascii="Arial" w:eastAsia="Times New Roman" w:hAnsi="Arial" w:cs="Arial"/>
          <w:sz w:val="21"/>
          <w:szCs w:val="21"/>
        </w:rPr>
        <w:t>between full scale non-saleable batch and PPQ batches as well as the following commercial manufacturing at TJ4.</w:t>
      </w:r>
      <w:ins w:id="98" w:author="Jie Wang5909" w:date="2026-10-13T14:17:00Z">
        <w:r w:rsidR="00F069EF">
          <w:rPr>
            <w:rFonts w:ascii="Arial" w:eastAsia="Times New Roman" w:hAnsi="Arial" w:cs="Arial"/>
            <w:sz w:val="21"/>
            <w:szCs w:val="21"/>
          </w:rPr>
          <w:t xml:space="preserve"> The</w:t>
        </w:r>
        <w:r w:rsidR="00F069EF" w:rsidRPr="008D1B48">
          <w:rPr>
            <w:rFonts w:ascii="Arial" w:eastAsia="Times New Roman" w:hAnsi="Arial" w:cs="Arial"/>
            <w:sz w:val="21"/>
            <w:szCs w:val="21"/>
          </w:rPr>
          <w:t xml:space="preserve"> scope of this assessment includes evaluation of process readiness, analytical readiness, equipment suitability, contamination control readiness, validation readiness, quality system readiness, material readiness and completion status of prerequisite PPQ activities</w:t>
        </w:r>
      </w:ins>
      <w:ins w:id="99" w:author="Jie Wang5909" w:date="2026-10-13T14:18:00Z">
        <w:r w:rsidR="00F069EF">
          <w:rPr>
            <w:rFonts w:ascii="Arial" w:eastAsia="Times New Roman" w:hAnsi="Arial" w:cs="Arial"/>
            <w:sz w:val="21"/>
            <w:szCs w:val="21"/>
          </w:rPr>
          <w:t xml:space="preserve">. </w:t>
        </w:r>
      </w:ins>
    </w:p>
    <w:p w14:paraId="294E4007" w14:textId="77777777" w:rsidR="005A4DDF" w:rsidRPr="000D3FE0" w:rsidRDefault="005A4DDF" w:rsidP="00D35015">
      <w:pPr>
        <w:rPr>
          <w:rFonts w:ascii="Arial" w:eastAsia="Times New Roman" w:hAnsi="Arial" w:cs="Arial"/>
          <w:b/>
          <w:bCs/>
          <w:sz w:val="21"/>
          <w:szCs w:val="21"/>
        </w:rPr>
      </w:pPr>
      <w:r w:rsidRPr="000D3FE0">
        <w:rPr>
          <w:rFonts w:ascii="Arial" w:eastAsia="Times New Roman" w:hAnsi="Arial" w:cs="Arial"/>
          <w:b/>
          <w:bCs/>
          <w:sz w:val="21"/>
          <w:szCs w:val="21"/>
        </w:rPr>
        <w:t>Table 1: Gap Assessment Team </w:t>
      </w:r>
    </w:p>
    <w:p w14:paraId="6F4A99D2" w14:textId="4440BAEA" w:rsidR="005A4DDF" w:rsidRPr="000D3FE0" w:rsidRDefault="005A4DDF" w:rsidP="00A94C65">
      <w:pPr>
        <w:spacing w:beforeLines="50" w:before="120" w:afterLines="50" w:after="120" w:line="360" w:lineRule="auto"/>
        <w:contextualSpacing/>
        <w:jc w:val="both"/>
        <w:rPr>
          <w:rFonts w:ascii="Arial" w:eastAsia="Times New Roman" w:hAnsi="Arial" w:cs="Arial"/>
          <w:sz w:val="21"/>
          <w:szCs w:val="21"/>
        </w:rPr>
      </w:pPr>
      <w:r w:rsidRPr="000D3FE0">
        <w:rPr>
          <w:rFonts w:ascii="Arial" w:eastAsia="Times New Roman" w:hAnsi="Arial" w:cs="Arial"/>
          <w:sz w:val="21"/>
          <w:szCs w:val="21"/>
        </w:rPr>
        <w:t xml:space="preserve">The cross-functional team shown below has reviewed the </w:t>
      </w:r>
      <w:r w:rsidR="00DF4294" w:rsidRPr="000D3FE0">
        <w:rPr>
          <w:rFonts w:ascii="Arial" w:eastAsia="Times New Roman" w:hAnsi="Arial" w:cs="Arial"/>
          <w:sz w:val="21"/>
          <w:szCs w:val="21"/>
        </w:rPr>
        <w:t>ASYM-14</w:t>
      </w:r>
      <w:r w:rsidR="00287B55" w:rsidRPr="000D3FE0">
        <w:rPr>
          <w:rFonts w:ascii="Arial" w:eastAsia="Times New Roman" w:hAnsi="Arial" w:cs="Arial"/>
          <w:sz w:val="21"/>
          <w:szCs w:val="21"/>
        </w:rPr>
        <w:t>0851</w:t>
      </w:r>
      <w:r w:rsidRPr="000D3FE0">
        <w:rPr>
          <w:rFonts w:ascii="Arial" w:eastAsia="Times New Roman" w:hAnsi="Arial" w:cs="Arial"/>
          <w:sz w:val="21"/>
          <w:szCs w:val="21"/>
        </w:rPr>
        <w:t xml:space="preserve"> and process from the sending site and receiving site.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1"/>
        <w:gridCol w:w="3252"/>
        <w:gridCol w:w="3251"/>
      </w:tblGrid>
      <w:tr w:rsidR="00B25347" w:rsidRPr="00E37D71" w14:paraId="683E7983" w14:textId="77777777" w:rsidTr="797C4670">
        <w:trPr>
          <w:trHeight w:val="300"/>
          <w:tblHeader/>
        </w:trPr>
        <w:tc>
          <w:tcPr>
            <w:tcW w:w="1229"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BFBF3CB" w14:textId="226A8A88" w:rsidR="005A4DDF" w:rsidRPr="00E37D71" w:rsidRDefault="005A4DDF" w:rsidP="00582179">
            <w:pPr>
              <w:spacing w:line="360" w:lineRule="auto"/>
              <w:jc w:val="center"/>
              <w:rPr>
                <w:rFonts w:ascii="Arial" w:eastAsia="Times New Roman" w:hAnsi="Arial" w:cs="Arial"/>
                <w:color w:val="FFFFFF" w:themeColor="background1"/>
                <w:sz w:val="18"/>
                <w:szCs w:val="18"/>
              </w:rPr>
            </w:pPr>
            <w:r w:rsidRPr="00E37D71">
              <w:rPr>
                <w:rFonts w:ascii="Arial" w:eastAsia="Times New Roman" w:hAnsi="Arial" w:cs="Arial"/>
                <w:b/>
                <w:bCs/>
                <w:color w:val="FFFFFF" w:themeColor="background1"/>
                <w:sz w:val="18"/>
                <w:szCs w:val="18"/>
              </w:rPr>
              <w:t>Role</w:t>
            </w:r>
            <w:ins w:id="100" w:author="Jie Wang5909" w:date="2026-10-13T11:03:00Z">
              <w:r w:rsidR="00134238">
                <w:rPr>
                  <w:rFonts w:ascii="Arial" w:eastAsia="Times New Roman" w:hAnsi="Arial" w:cs="Arial"/>
                  <w:b/>
                  <w:bCs/>
                  <w:color w:val="FFFFFF" w:themeColor="background1"/>
                  <w:sz w:val="18"/>
                  <w:szCs w:val="18"/>
                </w:rPr>
                <w:t xml:space="preserve"> </w:t>
              </w:r>
            </w:ins>
          </w:p>
        </w:tc>
        <w:tc>
          <w:tcPr>
            <w:tcW w:w="188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BC478CE" w14:textId="4C99DE13" w:rsidR="005A4DDF" w:rsidRPr="008D1B48" w:rsidRDefault="5E457764">
            <w:pPr>
              <w:spacing w:line="360" w:lineRule="auto"/>
              <w:jc w:val="center"/>
              <w:rPr>
                <w:rFonts w:ascii="Arial" w:eastAsia="Times New Roman" w:hAnsi="Arial" w:cs="Arial"/>
                <w:b/>
                <w:bCs/>
                <w:color w:val="FFFFFF" w:themeColor="background1"/>
                <w:sz w:val="18"/>
                <w:szCs w:val="18"/>
              </w:rPr>
            </w:pPr>
            <w:commentRangeStart w:id="101"/>
            <w:commentRangeStart w:id="102"/>
            <w:r w:rsidRPr="797C4670">
              <w:rPr>
                <w:rFonts w:ascii="Arial" w:eastAsia="Times New Roman" w:hAnsi="Arial" w:cs="Arial"/>
                <w:b/>
                <w:bCs/>
                <w:color w:val="FFFFFF" w:themeColor="background1"/>
                <w:sz w:val="18"/>
                <w:szCs w:val="18"/>
              </w:rPr>
              <w:t>Sending Site</w:t>
            </w:r>
            <w:commentRangeEnd w:id="101"/>
            <w:r w:rsidRPr="797C4670">
              <w:rPr>
                <w:rStyle w:val="a4"/>
                <w:rFonts w:ascii="Arial" w:eastAsia="Times New Roman" w:hAnsi="Arial" w:cs="Arial"/>
                <w:b/>
                <w:bCs/>
                <w:color w:val="FFFFFF" w:themeColor="background1"/>
                <w:sz w:val="18"/>
                <w:szCs w:val="18"/>
              </w:rPr>
              <w:commentReference w:id="101"/>
            </w:r>
            <w:commentRangeEnd w:id="102"/>
            <w:r>
              <w:rPr>
                <w:rStyle w:val="a4"/>
              </w:rPr>
              <w:commentReference w:id="102"/>
            </w:r>
            <w:ins w:id="103" w:author="Jie Wang5909" w:date="2026-10-13T10:56:00Z">
              <w:r w:rsidR="76A525BB" w:rsidRPr="797C4670">
                <w:rPr>
                  <w:rFonts w:ascii="Arial" w:eastAsia="Times New Roman" w:hAnsi="Arial" w:cs="Arial"/>
                  <w:b/>
                  <w:bCs/>
                  <w:color w:val="FFFFFF" w:themeColor="background1"/>
                  <w:sz w:val="18"/>
                  <w:szCs w:val="18"/>
                </w:rPr>
                <w:t xml:space="preserve">  (</w:t>
              </w:r>
              <w:proofErr w:type="spellStart"/>
              <w:r w:rsidR="76A525BB" w:rsidRPr="797C4670">
                <w:rPr>
                  <w:rFonts w:ascii="Arial" w:hAnsi="Arial" w:cs="Arial"/>
                  <w:b/>
                  <w:bCs/>
                  <w:color w:val="FFFFFF" w:themeColor="background1"/>
                  <w:sz w:val="18"/>
                  <w:szCs w:val="18"/>
                </w:rPr>
                <w:t>Asymchem</w:t>
              </w:r>
              <w:proofErr w:type="spellEnd"/>
              <w:r w:rsidR="76A525BB" w:rsidRPr="797C4670">
                <w:rPr>
                  <w:rFonts w:ascii="Arial" w:eastAsia="Times New Roman" w:hAnsi="Arial" w:cs="Arial"/>
                  <w:b/>
                  <w:bCs/>
                  <w:color w:val="FFFFFF" w:themeColor="background1"/>
                  <w:sz w:val="18"/>
                  <w:szCs w:val="18"/>
                </w:rPr>
                <w:t>)</w:t>
              </w:r>
            </w:ins>
          </w:p>
        </w:tc>
        <w:tc>
          <w:tcPr>
            <w:tcW w:w="188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B5B4A4F" w14:textId="072AD47A" w:rsidR="005A4DDF" w:rsidRPr="00E37D71" w:rsidRDefault="005A4DDF" w:rsidP="00582179">
            <w:pPr>
              <w:spacing w:line="360" w:lineRule="auto"/>
              <w:jc w:val="center"/>
              <w:rPr>
                <w:rFonts w:ascii="Arial" w:eastAsia="Times New Roman" w:hAnsi="Arial" w:cs="Arial"/>
                <w:color w:val="FFFFFF" w:themeColor="background1"/>
                <w:sz w:val="18"/>
                <w:szCs w:val="18"/>
              </w:rPr>
            </w:pPr>
            <w:r w:rsidRPr="00E37D71">
              <w:rPr>
                <w:rFonts w:ascii="Arial" w:eastAsia="Times New Roman" w:hAnsi="Arial" w:cs="Arial"/>
                <w:b/>
                <w:bCs/>
                <w:color w:val="FFFFFF" w:themeColor="background1"/>
                <w:sz w:val="18"/>
                <w:szCs w:val="18"/>
              </w:rPr>
              <w:t>Receiving Site (</w:t>
            </w:r>
            <w:proofErr w:type="spellStart"/>
            <w:r w:rsidR="00BB4D47" w:rsidRPr="00E37D71">
              <w:rPr>
                <w:rFonts w:ascii="Arial" w:hAnsi="Arial" w:cs="Arial"/>
                <w:b/>
                <w:bCs/>
                <w:color w:val="FFFFFF" w:themeColor="background1"/>
                <w:sz w:val="18"/>
                <w:szCs w:val="18"/>
              </w:rPr>
              <w:t>Asymchem</w:t>
            </w:r>
            <w:proofErr w:type="spellEnd"/>
            <w:r w:rsidRPr="00E37D71">
              <w:rPr>
                <w:rFonts w:ascii="Arial" w:eastAsia="Times New Roman" w:hAnsi="Arial" w:cs="Arial"/>
                <w:b/>
                <w:bCs/>
                <w:color w:val="FFFFFF" w:themeColor="background1"/>
                <w:sz w:val="18"/>
                <w:szCs w:val="18"/>
              </w:rPr>
              <w:t>)</w:t>
            </w:r>
          </w:p>
        </w:tc>
      </w:tr>
      <w:tr w:rsidR="00582179" w:rsidRPr="00E37D71" w14:paraId="48C67A1E" w14:textId="77777777" w:rsidTr="797C4670">
        <w:trPr>
          <w:trHeight w:val="300"/>
        </w:trPr>
        <w:tc>
          <w:tcPr>
            <w:tcW w:w="1229" w:type="pct"/>
            <w:tcBorders>
              <w:top w:val="single" w:sz="6" w:space="0" w:color="AAAAAA"/>
              <w:left w:val="single" w:sz="6" w:space="0" w:color="AAAAAA"/>
              <w:bottom w:val="single" w:sz="6" w:space="0" w:color="AAAAAA"/>
              <w:right w:val="single" w:sz="6" w:space="0" w:color="AAAAAA"/>
            </w:tcBorders>
            <w:vAlign w:val="center"/>
            <w:hideMark/>
          </w:tcPr>
          <w:p w14:paraId="3FC87500" w14:textId="7FCAD703" w:rsidR="0080469E" w:rsidRPr="00E37D71" w:rsidRDefault="00967251" w:rsidP="00C53392">
            <w:pPr>
              <w:spacing w:after="0" w:line="360" w:lineRule="auto"/>
              <w:rPr>
                <w:rFonts w:ascii="Arial" w:eastAsia="Times New Roman" w:hAnsi="Arial" w:cs="Arial"/>
                <w:sz w:val="18"/>
                <w:szCs w:val="18"/>
              </w:rPr>
            </w:pPr>
            <w:r w:rsidRPr="00E37D71">
              <w:rPr>
                <w:rFonts w:ascii="Arial" w:hAnsi="Arial" w:cs="Arial"/>
                <w:sz w:val="18"/>
                <w:szCs w:val="18"/>
              </w:rPr>
              <w:t>P</w:t>
            </w:r>
            <w:r w:rsidRPr="00E37D71">
              <w:rPr>
                <w:rFonts w:ascii="Arial" w:eastAsia="Times New Roman" w:hAnsi="Arial" w:cs="Arial"/>
                <w:sz w:val="18"/>
                <w:szCs w:val="18"/>
              </w:rPr>
              <w:t>rocess chemist</w:t>
            </w:r>
            <w:r w:rsidR="0080469E" w:rsidRPr="00E37D71">
              <w:rPr>
                <w:rFonts w:ascii="Arial" w:eastAsia="Times New Roman" w:hAnsi="Arial" w:cs="Arial"/>
                <w:sz w:val="18"/>
                <w:szCs w:val="18"/>
              </w:rPr>
              <w:t> </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083D55BF" w14:textId="6A3A2120" w:rsidR="0080469E" w:rsidRPr="00E37D71" w:rsidRDefault="00C53392" w:rsidP="00C53392">
            <w:pPr>
              <w:spacing w:after="0" w:line="360" w:lineRule="auto"/>
              <w:rPr>
                <w:rFonts w:ascii="Arial" w:eastAsia="Times New Roman" w:hAnsi="Arial" w:cs="Arial"/>
                <w:sz w:val="18"/>
                <w:szCs w:val="18"/>
              </w:rPr>
            </w:pPr>
            <w:r w:rsidRPr="00E37D71">
              <w:rPr>
                <w:rFonts w:ascii="Arial" w:hAnsi="Arial" w:cs="Arial"/>
                <w:sz w:val="18"/>
                <w:szCs w:val="18"/>
              </w:rPr>
              <w:t>Yu Zhang</w:t>
            </w:r>
            <w:r w:rsidR="0080469E" w:rsidRPr="00E37D71">
              <w:rPr>
                <w:rFonts w:ascii="Arial" w:eastAsia="仿宋_GB2312" w:hAnsi="Arial" w:cs="Arial"/>
                <w:sz w:val="18"/>
                <w:szCs w:val="18"/>
              </w:rPr>
              <w:t xml:space="preserve"> Associate Director</w:t>
            </w:r>
            <w:r w:rsidR="0080469E" w:rsidRPr="00E37D71">
              <w:rPr>
                <w:rFonts w:ascii="Arial" w:eastAsia="Times New Roman" w:hAnsi="Arial" w:cs="Arial"/>
                <w:iCs/>
                <w:sz w:val="18"/>
                <w:szCs w:val="18"/>
              </w:rPr>
              <w:t xml:space="preserve"> , CMMD</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340F4493" w14:textId="6BE70BC5" w:rsidR="0080469E" w:rsidRPr="00E37D71" w:rsidRDefault="00C53392" w:rsidP="00C53392">
            <w:pPr>
              <w:spacing w:after="0" w:line="360" w:lineRule="auto"/>
              <w:rPr>
                <w:rFonts w:ascii="Arial" w:eastAsia="Times New Roman" w:hAnsi="Arial" w:cs="Arial"/>
                <w:sz w:val="18"/>
                <w:szCs w:val="18"/>
              </w:rPr>
            </w:pPr>
            <w:r w:rsidRPr="00E37D71">
              <w:rPr>
                <w:rFonts w:ascii="Arial" w:hAnsi="Arial" w:cs="Arial"/>
                <w:sz w:val="18"/>
                <w:szCs w:val="18"/>
              </w:rPr>
              <w:t>Yu Zhang</w:t>
            </w:r>
            <w:r w:rsidR="0080469E" w:rsidRPr="00E37D71">
              <w:rPr>
                <w:rFonts w:ascii="Arial" w:eastAsia="Times New Roman" w:hAnsi="Arial" w:cs="Arial"/>
                <w:iCs/>
                <w:sz w:val="18"/>
                <w:szCs w:val="18"/>
              </w:rPr>
              <w:t>,</w:t>
            </w:r>
            <w:r w:rsidR="0080469E" w:rsidRPr="00E37D71">
              <w:rPr>
                <w:rFonts w:ascii="Arial" w:eastAsia="仿宋_GB2312" w:hAnsi="Arial" w:cs="Arial"/>
                <w:sz w:val="18"/>
                <w:szCs w:val="18"/>
              </w:rPr>
              <w:t xml:space="preserve"> Associate Director</w:t>
            </w:r>
            <w:r w:rsidR="0080469E" w:rsidRPr="00E37D71">
              <w:rPr>
                <w:rFonts w:ascii="Arial" w:eastAsia="Times New Roman" w:hAnsi="Arial" w:cs="Arial"/>
                <w:iCs/>
                <w:sz w:val="18"/>
                <w:szCs w:val="18"/>
              </w:rPr>
              <w:t xml:space="preserve"> , CMMD</w:t>
            </w:r>
          </w:p>
        </w:tc>
      </w:tr>
      <w:tr w:rsidR="00582179" w:rsidRPr="00E37D71" w14:paraId="27CF9834" w14:textId="77777777" w:rsidTr="797C4670">
        <w:trPr>
          <w:trHeight w:val="300"/>
        </w:trPr>
        <w:tc>
          <w:tcPr>
            <w:tcW w:w="1229" w:type="pct"/>
            <w:tcBorders>
              <w:top w:val="single" w:sz="6" w:space="0" w:color="AAAAAA"/>
              <w:left w:val="single" w:sz="6" w:space="0" w:color="AAAAAA"/>
              <w:bottom w:val="single" w:sz="6" w:space="0" w:color="AAAAAA"/>
              <w:right w:val="single" w:sz="6" w:space="0" w:color="AAAAAA"/>
            </w:tcBorders>
            <w:vAlign w:val="center"/>
            <w:hideMark/>
          </w:tcPr>
          <w:p w14:paraId="0147AC04" w14:textId="49E801CA" w:rsidR="0080469E" w:rsidRPr="00E37D71" w:rsidRDefault="0080469E" w:rsidP="00C53392">
            <w:pPr>
              <w:spacing w:after="0" w:line="360" w:lineRule="auto"/>
              <w:rPr>
                <w:rFonts w:ascii="Arial" w:eastAsia="Times New Roman" w:hAnsi="Arial" w:cs="Arial"/>
                <w:sz w:val="18"/>
                <w:szCs w:val="18"/>
              </w:rPr>
            </w:pPr>
            <w:r w:rsidRPr="00E37D71">
              <w:rPr>
                <w:rFonts w:ascii="Arial" w:eastAsia="Times New Roman" w:hAnsi="Arial" w:cs="Arial"/>
                <w:sz w:val="18"/>
                <w:szCs w:val="18"/>
              </w:rPr>
              <w:t>Technical Review</w:t>
            </w:r>
            <w:r w:rsidR="00967251" w:rsidRPr="00E37D71">
              <w:rPr>
                <w:rFonts w:ascii="Arial" w:eastAsia="Times New Roman" w:hAnsi="Arial" w:cs="Arial"/>
                <w:sz w:val="18"/>
                <w:szCs w:val="18"/>
              </w:rPr>
              <w:t>er</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359EC422" w14:textId="228BDBA0" w:rsidR="0080469E" w:rsidRPr="00E37D71" w:rsidRDefault="00C53392" w:rsidP="00C53392">
            <w:pPr>
              <w:spacing w:after="0" w:line="360" w:lineRule="auto"/>
              <w:rPr>
                <w:rFonts w:ascii="Arial" w:eastAsia="Times New Roman" w:hAnsi="Arial" w:cs="Arial"/>
                <w:sz w:val="18"/>
                <w:szCs w:val="18"/>
              </w:rPr>
            </w:pPr>
            <w:r w:rsidRPr="00E37D71">
              <w:rPr>
                <w:rFonts w:ascii="Arial" w:hAnsi="Arial" w:cs="Arial"/>
                <w:sz w:val="18"/>
                <w:szCs w:val="18"/>
              </w:rPr>
              <w:t>Tingquan Yang</w:t>
            </w:r>
            <w:r w:rsidR="00967251" w:rsidRPr="00E37D71">
              <w:rPr>
                <w:rFonts w:ascii="Arial" w:hAnsi="Arial" w:cs="Arial"/>
                <w:sz w:val="18"/>
                <w:szCs w:val="18"/>
              </w:rPr>
              <w:t>, Senior Director, CMMD</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26D72C6A" w14:textId="3FADA4E0" w:rsidR="0080469E" w:rsidRPr="00E37D71" w:rsidRDefault="00C53392" w:rsidP="00C53392">
            <w:pPr>
              <w:spacing w:after="0" w:line="360" w:lineRule="auto"/>
              <w:rPr>
                <w:rFonts w:ascii="Arial" w:hAnsi="Arial" w:cs="Arial"/>
                <w:sz w:val="18"/>
                <w:szCs w:val="18"/>
              </w:rPr>
            </w:pPr>
            <w:r w:rsidRPr="00E37D71">
              <w:rPr>
                <w:rFonts w:ascii="Arial" w:hAnsi="Arial" w:cs="Arial"/>
                <w:sz w:val="18"/>
                <w:szCs w:val="18"/>
              </w:rPr>
              <w:t>Tingquan Yang</w:t>
            </w:r>
            <w:r w:rsidR="00967251" w:rsidRPr="00E37D71">
              <w:rPr>
                <w:rFonts w:ascii="Arial" w:hAnsi="Arial" w:cs="Arial"/>
                <w:sz w:val="18"/>
                <w:szCs w:val="18"/>
              </w:rPr>
              <w:t>, Senior Director, CMMD</w:t>
            </w:r>
          </w:p>
        </w:tc>
      </w:tr>
      <w:tr w:rsidR="00582179" w:rsidRPr="00E37D71" w14:paraId="4F69DCB3" w14:textId="77777777" w:rsidTr="797C4670">
        <w:trPr>
          <w:trHeight w:val="300"/>
        </w:trPr>
        <w:tc>
          <w:tcPr>
            <w:tcW w:w="1229" w:type="pct"/>
            <w:tcBorders>
              <w:top w:val="single" w:sz="6" w:space="0" w:color="AAAAAA"/>
              <w:left w:val="single" w:sz="6" w:space="0" w:color="AAAAAA"/>
              <w:bottom w:val="single" w:sz="6" w:space="0" w:color="AAAAAA"/>
              <w:right w:val="single" w:sz="6" w:space="0" w:color="AAAAAA"/>
            </w:tcBorders>
            <w:vAlign w:val="center"/>
            <w:hideMark/>
          </w:tcPr>
          <w:p w14:paraId="562DBC7B" w14:textId="77777777" w:rsidR="00582179" w:rsidRPr="00E37D71" w:rsidRDefault="00582179" w:rsidP="00582179">
            <w:pPr>
              <w:spacing w:after="0" w:line="360" w:lineRule="auto"/>
              <w:rPr>
                <w:rFonts w:ascii="Arial" w:eastAsia="Times New Roman" w:hAnsi="Arial" w:cs="Arial"/>
                <w:sz w:val="18"/>
                <w:szCs w:val="18"/>
              </w:rPr>
            </w:pPr>
            <w:r w:rsidRPr="00E37D71">
              <w:rPr>
                <w:rFonts w:ascii="Arial" w:eastAsia="Times New Roman" w:hAnsi="Arial" w:cs="Arial"/>
                <w:sz w:val="18"/>
                <w:szCs w:val="18"/>
              </w:rPr>
              <w:t>Process Engineering </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33A4A070" w14:textId="3D1A994C" w:rsidR="00582179" w:rsidRPr="00E37D71" w:rsidRDefault="00582179" w:rsidP="00582179">
            <w:pPr>
              <w:spacing w:after="0" w:line="360" w:lineRule="auto"/>
              <w:rPr>
                <w:rFonts w:ascii="Arial" w:hAnsi="Arial" w:cs="Arial"/>
                <w:sz w:val="18"/>
                <w:szCs w:val="18"/>
              </w:rPr>
            </w:pPr>
            <w:r w:rsidRPr="00E37D71">
              <w:rPr>
                <w:rFonts w:ascii="Arial" w:hAnsi="Arial" w:cs="Arial"/>
                <w:sz w:val="18"/>
                <w:szCs w:val="18"/>
              </w:rPr>
              <w:t>Zhongyao Zhang, Director , Production</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4DABB5CA" w14:textId="4D505FC1" w:rsidR="00582179" w:rsidRPr="00E37D71" w:rsidRDefault="00582179" w:rsidP="00582179">
            <w:pPr>
              <w:spacing w:after="0" w:line="360" w:lineRule="auto"/>
              <w:rPr>
                <w:rFonts w:ascii="Arial" w:hAnsi="Arial" w:cs="Arial"/>
                <w:sz w:val="18"/>
                <w:szCs w:val="18"/>
              </w:rPr>
            </w:pPr>
            <w:r w:rsidRPr="00E37D71">
              <w:rPr>
                <w:rFonts w:ascii="Arial" w:hAnsi="Arial" w:cs="Arial"/>
                <w:sz w:val="18"/>
                <w:szCs w:val="18"/>
              </w:rPr>
              <w:t>Zhongyao Zhang, Director , Production</w:t>
            </w:r>
          </w:p>
        </w:tc>
      </w:tr>
      <w:tr w:rsidR="00582179" w:rsidRPr="00E37D71" w14:paraId="5313C1E4" w14:textId="77777777" w:rsidTr="797C4670">
        <w:trPr>
          <w:trHeight w:val="300"/>
        </w:trPr>
        <w:tc>
          <w:tcPr>
            <w:tcW w:w="1229" w:type="pct"/>
            <w:tcBorders>
              <w:top w:val="single" w:sz="6" w:space="0" w:color="AAAAAA"/>
              <w:left w:val="single" w:sz="6" w:space="0" w:color="AAAAAA"/>
              <w:bottom w:val="single" w:sz="6" w:space="0" w:color="AAAAAA"/>
              <w:right w:val="single" w:sz="6" w:space="0" w:color="AAAAAA"/>
            </w:tcBorders>
            <w:vAlign w:val="center"/>
            <w:hideMark/>
          </w:tcPr>
          <w:p w14:paraId="2B44A275" w14:textId="77777777" w:rsidR="00582179" w:rsidRPr="00E37D71" w:rsidRDefault="00582179" w:rsidP="00582179">
            <w:pPr>
              <w:spacing w:after="0" w:line="360" w:lineRule="auto"/>
              <w:rPr>
                <w:rFonts w:ascii="Arial" w:eastAsia="Times New Roman" w:hAnsi="Arial" w:cs="Arial"/>
                <w:sz w:val="18"/>
                <w:szCs w:val="18"/>
              </w:rPr>
            </w:pPr>
            <w:r w:rsidRPr="00E37D71">
              <w:rPr>
                <w:rFonts w:ascii="Arial" w:eastAsia="Times New Roman" w:hAnsi="Arial" w:cs="Arial"/>
                <w:sz w:val="18"/>
                <w:szCs w:val="18"/>
              </w:rPr>
              <w:t>Operations </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03193DC5" w14:textId="2656347E" w:rsidR="00582179" w:rsidRPr="00E37D71" w:rsidRDefault="00582179" w:rsidP="00582179">
            <w:pPr>
              <w:spacing w:after="0" w:line="360" w:lineRule="auto"/>
              <w:rPr>
                <w:rFonts w:ascii="Arial" w:hAnsi="Arial" w:cs="Arial"/>
                <w:sz w:val="18"/>
                <w:szCs w:val="18"/>
              </w:rPr>
            </w:pPr>
            <w:r w:rsidRPr="00E37D71">
              <w:rPr>
                <w:rFonts w:ascii="Arial" w:hAnsi="Arial" w:cs="Arial"/>
                <w:sz w:val="18"/>
                <w:szCs w:val="18"/>
              </w:rPr>
              <w:t>Yue Sun, Associate Director , Production</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7A636B2E" w14:textId="54289DD0" w:rsidR="00582179" w:rsidRPr="00E37D71" w:rsidRDefault="00582179" w:rsidP="00582179">
            <w:pPr>
              <w:spacing w:after="0" w:line="360" w:lineRule="auto"/>
              <w:rPr>
                <w:rFonts w:ascii="Arial" w:hAnsi="Arial" w:cs="Arial"/>
                <w:sz w:val="18"/>
                <w:szCs w:val="18"/>
              </w:rPr>
            </w:pPr>
            <w:r w:rsidRPr="00E37D71">
              <w:rPr>
                <w:rFonts w:ascii="Arial" w:hAnsi="Arial" w:cs="Arial"/>
                <w:sz w:val="18"/>
                <w:szCs w:val="18"/>
              </w:rPr>
              <w:t>Yue Sun, Associate Director , Production</w:t>
            </w:r>
          </w:p>
        </w:tc>
      </w:tr>
      <w:tr w:rsidR="00582179" w:rsidRPr="00E37D71" w14:paraId="0E642E3B" w14:textId="77777777" w:rsidTr="797C4670">
        <w:trPr>
          <w:trHeight w:val="300"/>
        </w:trPr>
        <w:tc>
          <w:tcPr>
            <w:tcW w:w="1229" w:type="pct"/>
            <w:tcBorders>
              <w:top w:val="single" w:sz="6" w:space="0" w:color="AAAAAA"/>
              <w:left w:val="single" w:sz="6" w:space="0" w:color="AAAAAA"/>
              <w:bottom w:val="single" w:sz="6" w:space="0" w:color="AAAAAA"/>
              <w:right w:val="single" w:sz="6" w:space="0" w:color="AAAAAA"/>
            </w:tcBorders>
            <w:vAlign w:val="center"/>
            <w:hideMark/>
          </w:tcPr>
          <w:p w14:paraId="38023440" w14:textId="77777777" w:rsidR="0080469E" w:rsidRPr="00E37D71" w:rsidRDefault="0080469E" w:rsidP="00C53392">
            <w:pPr>
              <w:spacing w:after="0" w:line="360" w:lineRule="auto"/>
              <w:rPr>
                <w:rFonts w:ascii="Arial" w:eastAsia="Times New Roman" w:hAnsi="Arial" w:cs="Arial"/>
                <w:sz w:val="18"/>
                <w:szCs w:val="18"/>
              </w:rPr>
            </w:pPr>
            <w:r w:rsidRPr="00E37D71">
              <w:rPr>
                <w:rFonts w:ascii="Arial" w:eastAsia="Times New Roman" w:hAnsi="Arial" w:cs="Arial"/>
                <w:sz w:val="18"/>
                <w:szCs w:val="18"/>
              </w:rPr>
              <w:t>Quality Assurance </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479B4EB8" w14:textId="157B5C33" w:rsidR="0080469E" w:rsidRPr="00E37D71" w:rsidRDefault="00C53392" w:rsidP="00C53392">
            <w:pPr>
              <w:spacing w:after="0" w:line="360" w:lineRule="auto"/>
              <w:rPr>
                <w:rFonts w:ascii="Arial" w:eastAsia="Times New Roman" w:hAnsi="Arial" w:cs="Arial"/>
                <w:sz w:val="18"/>
                <w:szCs w:val="18"/>
              </w:rPr>
            </w:pPr>
            <w:r w:rsidRPr="00E37D71">
              <w:rPr>
                <w:rFonts w:ascii="Arial" w:hAnsi="Arial" w:cs="Arial"/>
                <w:sz w:val="18"/>
                <w:szCs w:val="18"/>
              </w:rPr>
              <w:t>Lu Li</w:t>
            </w:r>
            <w:r w:rsidR="0080469E" w:rsidRPr="00E37D71">
              <w:rPr>
                <w:rFonts w:ascii="Arial" w:hAnsi="Arial" w:cs="Arial"/>
                <w:sz w:val="18"/>
                <w:szCs w:val="18"/>
              </w:rPr>
              <w:t xml:space="preserve">, </w:t>
            </w:r>
            <w:r w:rsidRPr="00E37D71">
              <w:rPr>
                <w:rFonts w:ascii="Arial" w:hAnsi="Arial" w:cs="Arial"/>
                <w:sz w:val="18"/>
                <w:szCs w:val="18"/>
              </w:rPr>
              <w:t>Associate Director</w:t>
            </w:r>
            <w:r w:rsidR="0080469E" w:rsidRPr="00E37D71">
              <w:rPr>
                <w:rFonts w:ascii="Arial" w:hAnsi="Arial" w:cs="Arial"/>
                <w:sz w:val="18"/>
                <w:szCs w:val="18"/>
              </w:rPr>
              <w:t>, QA</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2C27D006" w14:textId="784F00B8" w:rsidR="0080469E" w:rsidRPr="00E37D71" w:rsidRDefault="00C53392" w:rsidP="00C53392">
            <w:pPr>
              <w:spacing w:after="0" w:line="360" w:lineRule="auto"/>
              <w:rPr>
                <w:rFonts w:ascii="Arial" w:hAnsi="Arial" w:cs="Arial"/>
                <w:sz w:val="18"/>
                <w:szCs w:val="18"/>
              </w:rPr>
            </w:pPr>
            <w:r w:rsidRPr="00E37D71">
              <w:rPr>
                <w:rFonts w:ascii="Arial" w:hAnsi="Arial" w:cs="Arial"/>
                <w:sz w:val="18"/>
                <w:szCs w:val="18"/>
              </w:rPr>
              <w:t>Lu Li, Associate Director, QA</w:t>
            </w:r>
          </w:p>
        </w:tc>
      </w:tr>
      <w:tr w:rsidR="000D3FE0" w:rsidRPr="00E37D71" w14:paraId="0A303A5E" w14:textId="77777777" w:rsidTr="797C4670">
        <w:trPr>
          <w:trHeight w:val="300"/>
        </w:trPr>
        <w:tc>
          <w:tcPr>
            <w:tcW w:w="1229" w:type="pct"/>
            <w:tcBorders>
              <w:top w:val="single" w:sz="6" w:space="0" w:color="AAAAAA"/>
              <w:left w:val="single" w:sz="6" w:space="0" w:color="AAAAAA"/>
              <w:bottom w:val="single" w:sz="6" w:space="0" w:color="AAAAAA"/>
              <w:right w:val="single" w:sz="6" w:space="0" w:color="AAAAAA"/>
            </w:tcBorders>
            <w:vAlign w:val="center"/>
            <w:hideMark/>
          </w:tcPr>
          <w:p w14:paraId="344E3BD1" w14:textId="6EBCC356" w:rsidR="0080469E" w:rsidRPr="00E37D71" w:rsidRDefault="0080469E" w:rsidP="00C53392">
            <w:pPr>
              <w:spacing w:after="0" w:line="360" w:lineRule="auto"/>
              <w:rPr>
                <w:rFonts w:ascii="Arial" w:eastAsia="Times New Roman" w:hAnsi="Arial" w:cs="Arial"/>
                <w:sz w:val="18"/>
                <w:szCs w:val="18"/>
              </w:rPr>
            </w:pPr>
            <w:r w:rsidRPr="00E37D71">
              <w:rPr>
                <w:rFonts w:ascii="Arial" w:eastAsia="Times New Roman" w:hAnsi="Arial" w:cs="Arial"/>
                <w:sz w:val="18"/>
                <w:szCs w:val="18"/>
              </w:rPr>
              <w:t>Laboratories (QC) </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3859851C" w14:textId="076D7295" w:rsidR="0080469E" w:rsidRPr="00E37D71" w:rsidRDefault="0080469E" w:rsidP="00C53392">
            <w:pPr>
              <w:spacing w:after="0" w:line="360" w:lineRule="auto"/>
              <w:rPr>
                <w:rFonts w:ascii="Arial" w:eastAsia="Times New Roman" w:hAnsi="Arial" w:cs="Arial"/>
                <w:sz w:val="18"/>
                <w:szCs w:val="18"/>
              </w:rPr>
            </w:pPr>
            <w:r w:rsidRPr="00E37D71">
              <w:rPr>
                <w:rFonts w:ascii="Arial" w:hAnsi="Arial" w:cs="Arial"/>
                <w:sz w:val="18"/>
                <w:szCs w:val="18"/>
              </w:rPr>
              <w:t>Haini Wang, Senior Director, QC</w:t>
            </w:r>
          </w:p>
        </w:tc>
        <w:tc>
          <w:tcPr>
            <w:tcW w:w="1885" w:type="pct"/>
            <w:tcBorders>
              <w:top w:val="single" w:sz="6" w:space="0" w:color="AAAAAA"/>
              <w:left w:val="single" w:sz="6" w:space="0" w:color="AAAAAA"/>
              <w:bottom w:val="single" w:sz="6" w:space="0" w:color="AAAAAA"/>
              <w:right w:val="single" w:sz="6" w:space="0" w:color="AAAAAA"/>
            </w:tcBorders>
            <w:vAlign w:val="center"/>
            <w:hideMark/>
          </w:tcPr>
          <w:p w14:paraId="5D546840" w14:textId="2075B113" w:rsidR="0080469E" w:rsidRPr="00E37D71" w:rsidRDefault="0080469E" w:rsidP="00C53392">
            <w:pPr>
              <w:spacing w:after="0" w:line="360" w:lineRule="auto"/>
              <w:rPr>
                <w:rFonts w:ascii="Arial" w:hAnsi="Arial" w:cs="Arial"/>
                <w:sz w:val="18"/>
                <w:szCs w:val="18"/>
              </w:rPr>
            </w:pPr>
            <w:r w:rsidRPr="00E37D71">
              <w:rPr>
                <w:rFonts w:ascii="Arial" w:hAnsi="Arial" w:cs="Arial"/>
                <w:sz w:val="18"/>
                <w:szCs w:val="18"/>
              </w:rPr>
              <w:t>Haini Wang, Senior Director, QC</w:t>
            </w:r>
          </w:p>
        </w:tc>
      </w:tr>
      <w:tr w:rsidR="000D3FE0" w:rsidRPr="00E37D71" w14:paraId="69CE263E" w14:textId="77777777" w:rsidTr="797C4670">
        <w:trPr>
          <w:trHeight w:val="300"/>
        </w:trPr>
        <w:tc>
          <w:tcPr>
            <w:tcW w:w="1229" w:type="pct"/>
            <w:tcBorders>
              <w:top w:val="single" w:sz="6" w:space="0" w:color="AAAAAA"/>
              <w:left w:val="single" w:sz="6" w:space="0" w:color="AAAAAA"/>
              <w:bottom w:val="single" w:sz="6" w:space="0" w:color="AAAAAA"/>
              <w:right w:val="single" w:sz="6" w:space="0" w:color="AAAAAA"/>
            </w:tcBorders>
            <w:vAlign w:val="center"/>
          </w:tcPr>
          <w:p w14:paraId="2F1518D9" w14:textId="739C4AB9" w:rsidR="0080469E" w:rsidRPr="00E37D71" w:rsidRDefault="0080469E" w:rsidP="00C53392">
            <w:pPr>
              <w:spacing w:after="0" w:line="360" w:lineRule="auto"/>
              <w:rPr>
                <w:rFonts w:ascii="Arial" w:eastAsia="Times New Roman" w:hAnsi="Arial" w:cs="Arial"/>
                <w:sz w:val="18"/>
                <w:szCs w:val="18"/>
              </w:rPr>
            </w:pPr>
            <w:r w:rsidRPr="00E37D71">
              <w:rPr>
                <w:rFonts w:ascii="Arial" w:eastAsia="仿宋_GB2312" w:hAnsi="Arial" w:cs="Arial"/>
                <w:sz w:val="18"/>
                <w:szCs w:val="18"/>
              </w:rPr>
              <w:t>Dept. of Analytical Research and Development (ARD)</w:t>
            </w:r>
          </w:p>
        </w:tc>
        <w:tc>
          <w:tcPr>
            <w:tcW w:w="1885" w:type="pct"/>
            <w:tcBorders>
              <w:top w:val="single" w:sz="6" w:space="0" w:color="AAAAAA"/>
              <w:left w:val="single" w:sz="6" w:space="0" w:color="AAAAAA"/>
              <w:bottom w:val="single" w:sz="6" w:space="0" w:color="AAAAAA"/>
              <w:right w:val="single" w:sz="6" w:space="0" w:color="AAAAAA"/>
            </w:tcBorders>
            <w:vAlign w:val="center"/>
          </w:tcPr>
          <w:p w14:paraId="57670CDB" w14:textId="5CE8977C" w:rsidR="0080469E" w:rsidRPr="00E37D71" w:rsidRDefault="0080469E" w:rsidP="00C53392">
            <w:pPr>
              <w:spacing w:after="0" w:line="360" w:lineRule="auto"/>
              <w:rPr>
                <w:rFonts w:ascii="Arial" w:eastAsia="Times New Roman" w:hAnsi="Arial" w:cs="Arial"/>
                <w:sz w:val="18"/>
                <w:szCs w:val="18"/>
              </w:rPr>
            </w:pPr>
            <w:r w:rsidRPr="00E37D71">
              <w:rPr>
                <w:rFonts w:ascii="Arial" w:eastAsia="仿宋_GB2312" w:hAnsi="Arial" w:cs="Arial"/>
                <w:sz w:val="18"/>
                <w:szCs w:val="18"/>
              </w:rPr>
              <w:t>Yongle Liu, Director, ARD</w:t>
            </w:r>
          </w:p>
        </w:tc>
        <w:tc>
          <w:tcPr>
            <w:tcW w:w="1885" w:type="pct"/>
            <w:tcBorders>
              <w:top w:val="single" w:sz="6" w:space="0" w:color="AAAAAA"/>
              <w:left w:val="single" w:sz="6" w:space="0" w:color="AAAAAA"/>
              <w:bottom w:val="single" w:sz="6" w:space="0" w:color="AAAAAA"/>
              <w:right w:val="single" w:sz="6" w:space="0" w:color="AAAAAA"/>
            </w:tcBorders>
            <w:vAlign w:val="center"/>
          </w:tcPr>
          <w:p w14:paraId="2765071A" w14:textId="13C240DC" w:rsidR="0080469E" w:rsidRPr="00E37D71" w:rsidRDefault="0080469E" w:rsidP="00C53392">
            <w:pPr>
              <w:spacing w:after="0" w:line="360" w:lineRule="auto"/>
              <w:rPr>
                <w:rFonts w:ascii="Arial" w:eastAsia="仿宋_GB2312" w:hAnsi="Arial" w:cs="Arial"/>
                <w:sz w:val="18"/>
                <w:szCs w:val="18"/>
              </w:rPr>
            </w:pPr>
            <w:r w:rsidRPr="00E37D71">
              <w:rPr>
                <w:rFonts w:ascii="Arial" w:eastAsia="仿宋_GB2312" w:hAnsi="Arial" w:cs="Arial"/>
                <w:sz w:val="18"/>
                <w:szCs w:val="18"/>
              </w:rPr>
              <w:t>Yongle Liu, Director, ARD</w:t>
            </w:r>
          </w:p>
        </w:tc>
      </w:tr>
    </w:tbl>
    <w:p w14:paraId="2E3D087B" w14:textId="77777777" w:rsidR="00BF65A5" w:rsidRPr="000D3FE0" w:rsidRDefault="00BF65A5" w:rsidP="00BF65A5">
      <w:pPr>
        <w:spacing w:beforeLines="150" w:before="360" w:afterLines="50" w:after="120" w:line="360" w:lineRule="auto"/>
        <w:contextualSpacing/>
        <w:rPr>
          <w:rFonts w:ascii="Arial" w:eastAsia="Times New Roman" w:hAnsi="Arial" w:cs="Arial"/>
          <w:b/>
          <w:bCs/>
          <w:sz w:val="21"/>
          <w:szCs w:val="21"/>
        </w:rPr>
      </w:pPr>
    </w:p>
    <w:p w14:paraId="08D7AE87" w14:textId="16D85313" w:rsidR="005A4DDF" w:rsidRPr="000D3FE0" w:rsidRDefault="005A4DDF" w:rsidP="00582179">
      <w:pPr>
        <w:spacing w:beforeLines="50" w:before="120" w:afterLines="50" w:after="120" w:line="360" w:lineRule="auto"/>
        <w:contextualSpacing/>
        <w:rPr>
          <w:rFonts w:ascii="Arial" w:eastAsia="Times New Roman" w:hAnsi="Arial" w:cs="Arial"/>
          <w:b/>
          <w:bCs/>
          <w:sz w:val="21"/>
          <w:szCs w:val="21"/>
        </w:rPr>
      </w:pPr>
      <w:r w:rsidRPr="000D3FE0">
        <w:rPr>
          <w:rFonts w:ascii="Arial" w:eastAsia="Times New Roman" w:hAnsi="Arial" w:cs="Arial"/>
          <w:b/>
          <w:bCs/>
          <w:sz w:val="21"/>
          <w:szCs w:val="21"/>
        </w:rPr>
        <w:t>Table 2: Risk Scoring Table — Severity of Harm Impact on</w:t>
      </w:r>
      <w:r w:rsidR="0023403C" w:rsidRPr="000D3FE0">
        <w:rPr>
          <w:rFonts w:ascii="Arial" w:eastAsia="Times New Roman" w:hAnsi="Arial" w:cs="Arial"/>
          <w:b/>
          <w:bCs/>
          <w:sz w:val="21"/>
          <w:szCs w:val="21"/>
        </w:rPr>
        <w:t xml:space="preserve"> LSN418292</w:t>
      </w:r>
      <w:r w:rsidR="00C53392" w:rsidRPr="000D3FE0">
        <w:rPr>
          <w:rFonts w:ascii="Arial" w:eastAsia="Times New Roman" w:hAnsi="Arial" w:cs="Arial"/>
          <w:b/>
          <w:bCs/>
          <w:sz w:val="21"/>
          <w:szCs w:val="21"/>
        </w:rPr>
        <w:t>8</w:t>
      </w:r>
      <w:r w:rsidR="0023403C" w:rsidRPr="000D3FE0">
        <w:rPr>
          <w:rFonts w:ascii="Arial" w:eastAsia="Times New Roman" w:hAnsi="Arial" w:cs="Arial"/>
          <w:b/>
          <w:bCs/>
          <w:sz w:val="21"/>
          <w:szCs w:val="21"/>
        </w:rPr>
        <w:t xml:space="preserve"> / ASYM-14002</w:t>
      </w:r>
      <w:r w:rsidR="00C53392" w:rsidRPr="000D3FE0">
        <w:rPr>
          <w:rFonts w:ascii="Arial" w:eastAsia="Times New Roman" w:hAnsi="Arial" w:cs="Arial"/>
          <w:b/>
          <w:bCs/>
          <w:sz w:val="21"/>
          <w:szCs w:val="21"/>
        </w:rPr>
        <w:t>1</w:t>
      </w:r>
      <w:r w:rsidR="00990A34" w:rsidRPr="000D3FE0">
        <w:rPr>
          <w:rFonts w:ascii="Arial" w:eastAsia="Times New Roman" w:hAnsi="Arial" w:cs="Arial"/>
          <w:b/>
          <w:bCs/>
          <w:sz w:val="21"/>
          <w:szCs w:val="21"/>
        </w:rPr>
        <w:t xml:space="preserve"> </w:t>
      </w:r>
      <w:r w:rsidRPr="000D3FE0">
        <w:rPr>
          <w:rFonts w:ascii="Arial" w:eastAsia="Times New Roman" w:hAnsi="Arial" w:cs="Arial"/>
          <w:b/>
          <w:bCs/>
          <w:sz w:val="21"/>
          <w:szCs w:val="21"/>
        </w:rPr>
        <w:t>Quality </w:t>
      </w:r>
    </w:p>
    <w:p w14:paraId="5780DC44" w14:textId="2835760C" w:rsidR="005A4DDF" w:rsidRPr="000D3FE0" w:rsidRDefault="005A4DDF" w:rsidP="00582179">
      <w:pPr>
        <w:spacing w:beforeLines="50" w:before="120" w:afterLines="50" w:after="120" w:line="360" w:lineRule="auto"/>
        <w:contextualSpacing/>
        <w:jc w:val="both"/>
        <w:rPr>
          <w:rFonts w:ascii="Arial" w:hAnsi="Arial" w:cs="Arial"/>
          <w:sz w:val="21"/>
          <w:szCs w:val="21"/>
        </w:rPr>
      </w:pPr>
      <w:r w:rsidRPr="000D3FE0">
        <w:rPr>
          <w:rFonts w:ascii="Arial" w:eastAsia="Times New Roman" w:hAnsi="Arial" w:cs="Arial"/>
          <w:sz w:val="21"/>
          <w:szCs w:val="21"/>
        </w:rPr>
        <w:t>Risk classification follows the scoring scale below. The scoring is based on impact to</w:t>
      </w:r>
      <w:r w:rsidR="00990A34" w:rsidRPr="000D3FE0">
        <w:rPr>
          <w:rFonts w:ascii="Arial" w:hAnsi="Arial" w:cs="Arial"/>
          <w:sz w:val="21"/>
          <w:szCs w:val="21"/>
        </w:rPr>
        <w:t xml:space="preserve"> </w:t>
      </w:r>
      <w:r w:rsidR="00432105" w:rsidRPr="000D3FE0">
        <w:rPr>
          <w:rFonts w:ascii="Arial" w:eastAsia="Times New Roman" w:hAnsi="Arial" w:cs="Arial"/>
          <w:sz w:val="21"/>
          <w:szCs w:val="21"/>
        </w:rPr>
        <w:t xml:space="preserve">the </w:t>
      </w:r>
      <w:r w:rsidRPr="000D3FE0">
        <w:rPr>
          <w:rFonts w:ascii="Arial" w:eastAsia="Times New Roman" w:hAnsi="Arial" w:cs="Arial"/>
          <w:sz w:val="21"/>
          <w:szCs w:val="21"/>
        </w:rPr>
        <w:t>quality</w:t>
      </w:r>
      <w:r w:rsidR="00432105" w:rsidRPr="000D3FE0">
        <w:rPr>
          <w:rFonts w:ascii="Arial" w:eastAsia="Times New Roman" w:hAnsi="Arial" w:cs="Arial"/>
          <w:sz w:val="21"/>
          <w:szCs w:val="21"/>
        </w:rPr>
        <w:t xml:space="preserve"> of </w:t>
      </w:r>
      <w:r w:rsidR="00432105" w:rsidRPr="000D3FE0">
        <w:rPr>
          <w:rFonts w:ascii="Arial" w:eastAsia="Times New Roman" w:hAnsi="Arial" w:cs="Arial"/>
          <w:b/>
          <w:sz w:val="21"/>
          <w:szCs w:val="21"/>
        </w:rPr>
        <w:t>LSN418292</w:t>
      </w:r>
      <w:r w:rsidR="00C53392" w:rsidRPr="000D3FE0">
        <w:rPr>
          <w:rFonts w:ascii="Arial" w:eastAsia="Times New Roman" w:hAnsi="Arial" w:cs="Arial"/>
          <w:b/>
          <w:sz w:val="21"/>
          <w:szCs w:val="21"/>
        </w:rPr>
        <w:t>8</w:t>
      </w:r>
      <w:r w:rsidR="00432105" w:rsidRPr="000D3FE0">
        <w:rPr>
          <w:rFonts w:ascii="Arial" w:eastAsia="Times New Roman" w:hAnsi="Arial" w:cs="Arial"/>
          <w:b/>
          <w:sz w:val="21"/>
          <w:szCs w:val="21"/>
        </w:rPr>
        <w:t xml:space="preserve"> / ASYM-14002</w:t>
      </w:r>
      <w:r w:rsidR="00C53392" w:rsidRPr="000D3FE0">
        <w:rPr>
          <w:rFonts w:ascii="Arial" w:eastAsia="Times New Roman" w:hAnsi="Arial" w:cs="Arial"/>
          <w:b/>
          <w:sz w:val="21"/>
          <w:szCs w:val="21"/>
        </w:rPr>
        <w:t>1</w:t>
      </w:r>
      <w:r w:rsidRPr="000D3FE0">
        <w:rPr>
          <w:rFonts w:ascii="Arial" w:eastAsia="Times New Roman" w:hAnsi="Arial" w:cs="Arial"/>
          <w:sz w:val="21"/>
          <w:szCs w:val="21"/>
        </w:rPr>
        <w:t>. Risk classification assumes no action or mitigation has been implemented.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67"/>
        <w:gridCol w:w="7257"/>
      </w:tblGrid>
      <w:tr w:rsidR="000D3FE0" w:rsidRPr="00E37D71" w14:paraId="408CCAAA" w14:textId="77777777" w:rsidTr="00C53392">
        <w:trPr>
          <w:trHeight w:val="300"/>
        </w:trPr>
        <w:tc>
          <w:tcPr>
            <w:tcW w:w="144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58EF14D" w14:textId="658BD8AE" w:rsidR="005A4DDF" w:rsidRPr="00E37D71" w:rsidRDefault="005A4DDF" w:rsidP="00C53392">
            <w:pPr>
              <w:spacing w:before="100" w:beforeAutospacing="1" w:after="100" w:afterAutospacing="1" w:line="360" w:lineRule="auto"/>
              <w:jc w:val="center"/>
              <w:rPr>
                <w:rFonts w:ascii="Arial" w:eastAsia="Times New Roman" w:hAnsi="Arial" w:cs="Arial"/>
                <w:color w:val="FFFFFF" w:themeColor="background1"/>
                <w:sz w:val="18"/>
                <w:szCs w:val="18"/>
              </w:rPr>
            </w:pPr>
            <w:r w:rsidRPr="00E37D71">
              <w:rPr>
                <w:rFonts w:ascii="Arial" w:eastAsia="Times New Roman" w:hAnsi="Arial" w:cs="Arial"/>
                <w:b/>
                <w:bCs/>
                <w:color w:val="FFFFFF" w:themeColor="background1"/>
                <w:sz w:val="18"/>
                <w:szCs w:val="18"/>
              </w:rPr>
              <w:t>Risk Level</w:t>
            </w:r>
          </w:p>
        </w:tc>
        <w:tc>
          <w:tcPr>
            <w:tcW w:w="7920" w:type="dxa"/>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7CBCD38" w14:textId="28D2F588" w:rsidR="005A4DDF" w:rsidRPr="00E37D71" w:rsidRDefault="005A4DDF" w:rsidP="00C53392">
            <w:pPr>
              <w:spacing w:before="100" w:beforeAutospacing="1" w:after="100" w:afterAutospacing="1" w:line="360" w:lineRule="auto"/>
              <w:jc w:val="center"/>
              <w:rPr>
                <w:rFonts w:ascii="Arial" w:eastAsia="Times New Roman" w:hAnsi="Arial" w:cs="Arial"/>
                <w:color w:val="FFFFFF" w:themeColor="background1"/>
                <w:sz w:val="18"/>
                <w:szCs w:val="18"/>
              </w:rPr>
            </w:pPr>
            <w:r w:rsidRPr="00E37D71">
              <w:rPr>
                <w:rFonts w:ascii="Arial" w:eastAsia="Times New Roman" w:hAnsi="Arial" w:cs="Arial"/>
                <w:b/>
                <w:bCs/>
                <w:color w:val="FFFFFF" w:themeColor="background1"/>
                <w:sz w:val="18"/>
                <w:szCs w:val="18"/>
              </w:rPr>
              <w:t xml:space="preserve">Severity of Harm — Impact on </w:t>
            </w:r>
            <w:r w:rsidR="00432105" w:rsidRPr="00E37D71">
              <w:rPr>
                <w:rFonts w:ascii="Arial" w:eastAsia="Times New Roman" w:hAnsi="Arial" w:cs="Arial"/>
                <w:b/>
                <w:bCs/>
                <w:color w:val="FFFFFF" w:themeColor="background1"/>
                <w:sz w:val="18"/>
                <w:szCs w:val="18"/>
              </w:rPr>
              <w:t>the q</w:t>
            </w:r>
            <w:r w:rsidRPr="00E37D71">
              <w:rPr>
                <w:rFonts w:ascii="Arial" w:eastAsia="Times New Roman" w:hAnsi="Arial" w:cs="Arial"/>
                <w:b/>
                <w:bCs/>
                <w:color w:val="FFFFFF" w:themeColor="background1"/>
                <w:sz w:val="18"/>
                <w:szCs w:val="18"/>
              </w:rPr>
              <w:t>uality</w:t>
            </w:r>
            <w:ins w:id="104" w:author="Xuning Wei12232" w:date="2026-10-27T17:15:00Z">
              <w:r w:rsidR="000212EB">
                <w:rPr>
                  <w:rFonts w:ascii="Arial" w:eastAsia="Times New Roman" w:hAnsi="Arial" w:cs="Arial"/>
                  <w:b/>
                  <w:bCs/>
                  <w:color w:val="FFFFFF" w:themeColor="background1"/>
                  <w:sz w:val="18"/>
                  <w:szCs w:val="18"/>
                </w:rPr>
                <w:t xml:space="preserve"> </w:t>
              </w:r>
            </w:ins>
            <w:bookmarkStart w:id="105" w:name="_GoBack"/>
            <w:bookmarkEnd w:id="105"/>
            <w:del w:id="106" w:author="Xuning Wei12232" w:date="2026-10-27T17:15:00Z">
              <w:r w:rsidRPr="00E37D71" w:rsidDel="000212EB">
                <w:rPr>
                  <w:rFonts w:ascii="Arial" w:eastAsia="Times New Roman" w:hAnsi="Arial" w:cs="Arial"/>
                  <w:b/>
                  <w:bCs/>
                  <w:color w:val="FFFFFF" w:themeColor="background1"/>
                  <w:sz w:val="18"/>
                  <w:szCs w:val="18"/>
                </w:rPr>
                <w:delText> </w:delText>
              </w:r>
            </w:del>
            <w:r w:rsidR="00432105" w:rsidRPr="00E37D71">
              <w:rPr>
                <w:rFonts w:ascii="Arial" w:eastAsia="Times New Roman" w:hAnsi="Arial" w:cs="Arial"/>
                <w:b/>
                <w:bCs/>
                <w:color w:val="FFFFFF" w:themeColor="background1"/>
                <w:sz w:val="18"/>
                <w:szCs w:val="18"/>
              </w:rPr>
              <w:t>of</w:t>
            </w:r>
            <w:r w:rsidR="0023403C" w:rsidRPr="00E37D71">
              <w:rPr>
                <w:rFonts w:ascii="Arial" w:eastAsia="Times New Roman" w:hAnsi="Arial" w:cs="Arial"/>
                <w:b/>
                <w:bCs/>
                <w:color w:val="FFFFFF" w:themeColor="background1"/>
                <w:sz w:val="18"/>
                <w:szCs w:val="18"/>
              </w:rPr>
              <w:t xml:space="preserve"> LSN418292</w:t>
            </w:r>
            <w:r w:rsidR="00C53392" w:rsidRPr="00E37D71">
              <w:rPr>
                <w:rFonts w:ascii="Arial" w:eastAsia="Times New Roman" w:hAnsi="Arial" w:cs="Arial"/>
                <w:b/>
                <w:bCs/>
                <w:color w:val="FFFFFF" w:themeColor="background1"/>
                <w:sz w:val="18"/>
                <w:szCs w:val="18"/>
              </w:rPr>
              <w:t>8</w:t>
            </w:r>
            <w:r w:rsidR="0023403C" w:rsidRPr="00E37D71">
              <w:rPr>
                <w:rFonts w:ascii="Arial" w:eastAsia="Times New Roman" w:hAnsi="Arial" w:cs="Arial"/>
                <w:b/>
                <w:bCs/>
                <w:color w:val="FFFFFF" w:themeColor="background1"/>
                <w:sz w:val="18"/>
                <w:szCs w:val="18"/>
              </w:rPr>
              <w:t xml:space="preserve"> / ASYM-14002</w:t>
            </w:r>
            <w:r w:rsidR="00C53392" w:rsidRPr="00E37D71">
              <w:rPr>
                <w:rFonts w:ascii="Arial" w:eastAsia="Times New Roman" w:hAnsi="Arial" w:cs="Arial"/>
                <w:b/>
                <w:bCs/>
                <w:color w:val="FFFFFF" w:themeColor="background1"/>
                <w:sz w:val="18"/>
                <w:szCs w:val="18"/>
              </w:rPr>
              <w:t>1</w:t>
            </w:r>
          </w:p>
        </w:tc>
      </w:tr>
      <w:tr w:rsidR="000D3FE0" w:rsidRPr="00E37D71" w14:paraId="1147FC51" w14:textId="77777777" w:rsidTr="00C53392">
        <w:trPr>
          <w:trHeight w:val="300"/>
        </w:trPr>
        <w:tc>
          <w:tcPr>
            <w:tcW w:w="1440" w:type="dxa"/>
            <w:tcBorders>
              <w:top w:val="single" w:sz="6" w:space="0" w:color="AAAAAA"/>
              <w:left w:val="single" w:sz="6" w:space="0" w:color="AAAAAA"/>
              <w:bottom w:val="single" w:sz="6" w:space="0" w:color="AAAAAA"/>
              <w:right w:val="single" w:sz="6" w:space="0" w:color="AAAAAA"/>
            </w:tcBorders>
            <w:shd w:val="clear" w:color="auto" w:fill="E2EFDA"/>
            <w:vAlign w:val="center"/>
            <w:hideMark/>
          </w:tcPr>
          <w:p w14:paraId="7447B61E" w14:textId="4104655A" w:rsidR="005A4DDF" w:rsidRPr="00E37D71" w:rsidRDefault="005A4DDF" w:rsidP="00C53392">
            <w:pPr>
              <w:spacing w:before="100" w:beforeAutospacing="1" w:after="100" w:afterAutospacing="1" w:line="360" w:lineRule="auto"/>
              <w:jc w:val="center"/>
              <w:rPr>
                <w:rFonts w:ascii="Arial" w:eastAsia="Times New Roman" w:hAnsi="Arial" w:cs="Arial"/>
                <w:sz w:val="18"/>
                <w:szCs w:val="18"/>
              </w:rPr>
            </w:pPr>
            <w:r w:rsidRPr="00E37D71">
              <w:rPr>
                <w:rFonts w:ascii="Arial" w:eastAsia="Times New Roman" w:hAnsi="Arial" w:cs="Arial"/>
                <w:b/>
                <w:bCs/>
                <w:sz w:val="18"/>
                <w:szCs w:val="18"/>
              </w:rPr>
              <w:t>Low</w:t>
            </w:r>
          </w:p>
        </w:tc>
        <w:tc>
          <w:tcPr>
            <w:tcW w:w="792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7E229F58" w14:textId="60B0F4E0" w:rsidR="005A4DDF" w:rsidRPr="00E37D71" w:rsidRDefault="005A4DDF" w:rsidP="00C53392">
            <w:pPr>
              <w:spacing w:before="100" w:beforeAutospacing="1" w:after="100" w:afterAutospacing="1" w:line="360" w:lineRule="auto"/>
              <w:jc w:val="center"/>
              <w:rPr>
                <w:rFonts w:ascii="Arial" w:eastAsia="Times New Roman" w:hAnsi="Arial" w:cs="Arial"/>
                <w:sz w:val="18"/>
                <w:szCs w:val="18"/>
              </w:rPr>
            </w:pPr>
            <w:r w:rsidRPr="00E37D71">
              <w:rPr>
                <w:rFonts w:ascii="Arial" w:eastAsia="Times New Roman" w:hAnsi="Arial" w:cs="Arial"/>
                <w:sz w:val="18"/>
                <w:szCs w:val="18"/>
              </w:rPr>
              <w:t>No or low correlation with CQA based on available data or extensive prior knowledge.</w:t>
            </w:r>
          </w:p>
        </w:tc>
      </w:tr>
      <w:tr w:rsidR="000D3FE0" w:rsidRPr="00E37D71" w14:paraId="6077FE16" w14:textId="77777777" w:rsidTr="00C53392">
        <w:trPr>
          <w:trHeight w:val="300"/>
        </w:trPr>
        <w:tc>
          <w:tcPr>
            <w:tcW w:w="1440" w:type="dxa"/>
            <w:tcBorders>
              <w:top w:val="single" w:sz="6" w:space="0" w:color="AAAAAA"/>
              <w:left w:val="single" w:sz="6" w:space="0" w:color="AAAAAA"/>
              <w:bottom w:val="single" w:sz="6" w:space="0" w:color="AAAAAA"/>
              <w:right w:val="single" w:sz="6" w:space="0" w:color="AAAAAA"/>
            </w:tcBorders>
            <w:shd w:val="clear" w:color="auto" w:fill="FFF2CC"/>
            <w:vAlign w:val="center"/>
            <w:hideMark/>
          </w:tcPr>
          <w:p w14:paraId="11A760F5" w14:textId="7FAF24A4" w:rsidR="005A4DDF" w:rsidRPr="00E37D71" w:rsidRDefault="005A4DDF" w:rsidP="00C53392">
            <w:pPr>
              <w:spacing w:before="100" w:beforeAutospacing="1" w:after="100" w:afterAutospacing="1" w:line="360" w:lineRule="auto"/>
              <w:jc w:val="center"/>
              <w:rPr>
                <w:rFonts w:ascii="Arial" w:eastAsia="Times New Roman" w:hAnsi="Arial" w:cs="Arial"/>
                <w:sz w:val="18"/>
                <w:szCs w:val="18"/>
              </w:rPr>
            </w:pPr>
            <w:r w:rsidRPr="00E37D71">
              <w:rPr>
                <w:rFonts w:ascii="Arial" w:eastAsia="Times New Roman" w:hAnsi="Arial" w:cs="Arial"/>
                <w:b/>
                <w:bCs/>
                <w:sz w:val="18"/>
                <w:szCs w:val="18"/>
              </w:rPr>
              <w:t>Medium</w:t>
            </w:r>
          </w:p>
        </w:tc>
        <w:tc>
          <w:tcPr>
            <w:tcW w:w="7920"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5D3F4CF3" w14:textId="7D1D9DA9" w:rsidR="005A4DDF" w:rsidRPr="00E37D71" w:rsidRDefault="005A4DDF" w:rsidP="00C53392">
            <w:pPr>
              <w:spacing w:before="100" w:beforeAutospacing="1" w:after="100" w:afterAutospacing="1" w:line="360" w:lineRule="auto"/>
              <w:jc w:val="center"/>
              <w:rPr>
                <w:rFonts w:ascii="Arial" w:eastAsia="Times New Roman" w:hAnsi="Arial" w:cs="Arial"/>
                <w:sz w:val="18"/>
                <w:szCs w:val="18"/>
              </w:rPr>
            </w:pPr>
            <w:r w:rsidRPr="00E37D71">
              <w:rPr>
                <w:rFonts w:ascii="Arial" w:eastAsia="Times New Roman" w:hAnsi="Arial" w:cs="Arial"/>
                <w:sz w:val="18"/>
                <w:szCs w:val="18"/>
              </w:rPr>
              <w:t>Potentially low correlation with CQA based on prior/scientific knowledge and failure of acceptance criteria is not expected; however, data is not available or studies are ongoing.</w:t>
            </w:r>
          </w:p>
        </w:tc>
      </w:tr>
      <w:tr w:rsidR="00E37D71" w:rsidRPr="00E37D71" w14:paraId="27935D5F" w14:textId="77777777" w:rsidTr="00C53392">
        <w:trPr>
          <w:trHeight w:val="300"/>
        </w:trPr>
        <w:tc>
          <w:tcPr>
            <w:tcW w:w="1440" w:type="dxa"/>
            <w:tcBorders>
              <w:top w:val="single" w:sz="6" w:space="0" w:color="AAAAAA"/>
              <w:left w:val="single" w:sz="6" w:space="0" w:color="AAAAAA"/>
              <w:bottom w:val="single" w:sz="6" w:space="0" w:color="AAAAAA"/>
              <w:right w:val="single" w:sz="6" w:space="0" w:color="AAAAAA"/>
            </w:tcBorders>
            <w:shd w:val="clear" w:color="auto" w:fill="FCE4D6"/>
            <w:vAlign w:val="center"/>
            <w:hideMark/>
          </w:tcPr>
          <w:p w14:paraId="765B7CD6" w14:textId="743666C9" w:rsidR="005A4DDF" w:rsidRPr="00E37D71" w:rsidRDefault="005A4DDF" w:rsidP="00C53392">
            <w:pPr>
              <w:spacing w:before="100" w:beforeAutospacing="1" w:after="100" w:afterAutospacing="1" w:line="360" w:lineRule="auto"/>
              <w:jc w:val="center"/>
              <w:rPr>
                <w:rFonts w:ascii="Arial" w:eastAsia="Times New Roman" w:hAnsi="Arial" w:cs="Arial"/>
                <w:sz w:val="18"/>
                <w:szCs w:val="18"/>
              </w:rPr>
            </w:pPr>
            <w:r w:rsidRPr="00E37D71">
              <w:rPr>
                <w:rFonts w:ascii="Arial" w:eastAsia="Times New Roman" w:hAnsi="Arial" w:cs="Arial"/>
                <w:b/>
                <w:bCs/>
                <w:sz w:val="18"/>
                <w:szCs w:val="18"/>
              </w:rPr>
              <w:t>High</w:t>
            </w:r>
          </w:p>
        </w:tc>
        <w:tc>
          <w:tcPr>
            <w:tcW w:w="7920" w:type="dxa"/>
            <w:tcBorders>
              <w:top w:val="single" w:sz="6" w:space="0" w:color="AAAAAA"/>
              <w:left w:val="single" w:sz="6" w:space="0" w:color="AAAAAA"/>
              <w:bottom w:val="single" w:sz="6" w:space="0" w:color="AAAAAA"/>
              <w:right w:val="single" w:sz="6" w:space="0" w:color="AAAAAA"/>
            </w:tcBorders>
            <w:shd w:val="clear" w:color="auto" w:fill="FFFFFF"/>
            <w:vAlign w:val="center"/>
            <w:hideMark/>
          </w:tcPr>
          <w:p w14:paraId="2ED11EB2" w14:textId="661219BD" w:rsidR="005A4DDF" w:rsidRPr="00E37D71" w:rsidRDefault="005A4DDF" w:rsidP="00C53392">
            <w:pPr>
              <w:spacing w:before="100" w:beforeAutospacing="1" w:after="100" w:afterAutospacing="1" w:line="360" w:lineRule="auto"/>
              <w:jc w:val="center"/>
              <w:rPr>
                <w:rFonts w:ascii="Arial" w:eastAsia="Times New Roman" w:hAnsi="Arial" w:cs="Arial"/>
                <w:sz w:val="18"/>
                <w:szCs w:val="18"/>
              </w:rPr>
            </w:pPr>
            <w:r w:rsidRPr="00E37D71">
              <w:rPr>
                <w:rFonts w:ascii="Arial" w:eastAsia="Times New Roman" w:hAnsi="Arial" w:cs="Arial"/>
                <w:sz w:val="18"/>
                <w:szCs w:val="18"/>
              </w:rPr>
              <w:t>Parameter has strong correlation with CQA, may cause exceedance of CQA limit, either based on experimental data or prior/scientific knowledge.</w:t>
            </w:r>
          </w:p>
        </w:tc>
      </w:tr>
    </w:tbl>
    <w:p w14:paraId="6E0DDA7A" w14:textId="11959CFF" w:rsidR="005A4DDF" w:rsidRPr="000D3FE0" w:rsidRDefault="005A4DDF" w:rsidP="00582179">
      <w:pPr>
        <w:spacing w:beforeLines="50" w:before="120" w:afterLines="50" w:after="120" w:line="360" w:lineRule="auto"/>
        <w:jc w:val="both"/>
        <w:rPr>
          <w:rFonts w:ascii="Arial" w:eastAsia="Times New Roman" w:hAnsi="Arial" w:cs="Arial"/>
          <w:sz w:val="21"/>
          <w:szCs w:val="21"/>
        </w:rPr>
      </w:pPr>
      <w:r w:rsidRPr="000D3FE0">
        <w:rPr>
          <w:rFonts w:ascii="Arial" w:eastAsia="Times New Roman" w:hAnsi="Arial" w:cs="Arial"/>
          <w:sz w:val="21"/>
          <w:szCs w:val="21"/>
        </w:rPr>
        <w:t>The summary table in Section 4 provides the consolidated action plan with owners and milestones. Technical risks, mitigations and completion milestones will also be agreed during project Manufacturability Reviews. </w:t>
      </w:r>
    </w:p>
    <w:p w14:paraId="24835955" w14:textId="77777777" w:rsidR="005A4DDF" w:rsidRPr="000D3FE0" w:rsidRDefault="005A4DDF"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107" w:name="_Toc243079863"/>
      <w:r w:rsidRPr="000D3FE0">
        <w:rPr>
          <w:rFonts w:ascii="Arial" w:eastAsia="Times New Roman" w:hAnsi="Arial" w:cs="Arial"/>
          <w:b/>
          <w:bCs/>
          <w:sz w:val="21"/>
          <w:szCs w:val="21"/>
        </w:rPr>
        <w:lastRenderedPageBreak/>
        <w:t>3. Gap Assessment / Risk Assessment</w:t>
      </w:r>
      <w:bookmarkEnd w:id="107"/>
      <w:r w:rsidRPr="000D3FE0">
        <w:rPr>
          <w:rFonts w:ascii="Arial" w:eastAsia="Times New Roman" w:hAnsi="Arial" w:cs="Arial"/>
          <w:b/>
          <w:bCs/>
          <w:sz w:val="21"/>
          <w:szCs w:val="21"/>
        </w:rPr>
        <w:t> </w:t>
      </w:r>
    </w:p>
    <w:p w14:paraId="46A57085" w14:textId="0D71F812" w:rsidR="005A4DDF" w:rsidRPr="000D3FE0" w:rsidRDefault="00B37BB0" w:rsidP="00582179">
      <w:pPr>
        <w:spacing w:after="0" w:line="360" w:lineRule="auto"/>
        <w:jc w:val="both"/>
        <w:rPr>
          <w:rFonts w:ascii="Arial" w:eastAsia="Times New Roman" w:hAnsi="Arial" w:cs="Arial"/>
          <w:sz w:val="21"/>
          <w:szCs w:val="21"/>
        </w:rPr>
      </w:pPr>
      <w:ins w:id="108" w:author="Jie Wang5909" w:date="2026-10-13T17:11:00Z">
        <w:r w:rsidRPr="797C4670">
          <w:rPr>
            <w:rFonts w:ascii="Arial" w:eastAsia="Times New Roman" w:hAnsi="Arial" w:cs="Arial"/>
            <w:sz w:val="21"/>
            <w:szCs w:val="21"/>
          </w:rPr>
          <w:t xml:space="preserve">This section </w:t>
        </w:r>
      </w:ins>
      <w:commentRangeStart w:id="109"/>
      <w:commentRangeStart w:id="110"/>
      <w:del w:id="111" w:author="Jie Wang5909" w:date="2026-10-13T17:11:00Z">
        <w:r w:rsidRPr="797C4670" w:rsidDel="5E457764">
          <w:rPr>
            <w:rFonts w:ascii="Arial" w:eastAsia="Times New Roman" w:hAnsi="Arial" w:cs="Arial"/>
            <w:sz w:val="21"/>
            <w:szCs w:val="21"/>
          </w:rPr>
          <w:delText>Table 3</w:delText>
        </w:r>
      </w:del>
      <w:commentRangeEnd w:id="109"/>
      <w:r w:rsidRPr="797C4670">
        <w:rPr>
          <w:rStyle w:val="a4"/>
          <w:rFonts w:ascii="Arial" w:eastAsia="Times New Roman" w:hAnsi="Arial" w:cs="Arial"/>
        </w:rPr>
        <w:commentReference w:id="109"/>
      </w:r>
      <w:commentRangeEnd w:id="110"/>
      <w:r>
        <w:rPr>
          <w:rStyle w:val="a4"/>
        </w:rPr>
        <w:commentReference w:id="110"/>
      </w:r>
      <w:del w:id="112" w:author="Jie Wang5909" w:date="2026-10-13T17:11:00Z">
        <w:r w:rsidRPr="797C4670" w:rsidDel="5E457764">
          <w:rPr>
            <w:rFonts w:ascii="Arial" w:eastAsia="Times New Roman" w:hAnsi="Arial" w:cs="Arial"/>
            <w:sz w:val="21"/>
            <w:szCs w:val="21"/>
          </w:rPr>
          <w:delText xml:space="preserve"> below</w:delText>
        </w:r>
      </w:del>
      <w:r w:rsidR="5E457764" w:rsidRPr="797C4670">
        <w:rPr>
          <w:rFonts w:ascii="Arial" w:eastAsia="Times New Roman" w:hAnsi="Arial" w:cs="Arial"/>
          <w:sz w:val="21"/>
          <w:szCs w:val="21"/>
        </w:rPr>
        <w:t xml:space="preserve"> identifies differences or gaps to be addressed </w:t>
      </w:r>
      <w:commentRangeStart w:id="113"/>
      <w:commentRangeStart w:id="114"/>
      <w:commentRangeStart w:id="115"/>
      <w:r w:rsidR="5E457764" w:rsidRPr="797C4670">
        <w:rPr>
          <w:rFonts w:ascii="Arial" w:eastAsia="Times New Roman" w:hAnsi="Arial" w:cs="Arial"/>
          <w:sz w:val="21"/>
          <w:szCs w:val="21"/>
        </w:rPr>
        <w:t>during transfer of this</w:t>
      </w:r>
      <w:r w:rsidR="5AD0F41A" w:rsidRPr="797C4670">
        <w:rPr>
          <w:rFonts w:ascii="Arial" w:eastAsia="Times New Roman" w:hAnsi="Arial" w:cs="Arial"/>
          <w:b/>
          <w:bCs/>
          <w:sz w:val="21"/>
          <w:szCs w:val="21"/>
        </w:rPr>
        <w:t xml:space="preserve"> LSN418292</w:t>
      </w:r>
      <w:r w:rsidR="320440C5" w:rsidRPr="797C4670">
        <w:rPr>
          <w:rFonts w:ascii="Arial" w:eastAsia="Times New Roman" w:hAnsi="Arial" w:cs="Arial"/>
          <w:b/>
          <w:bCs/>
          <w:sz w:val="21"/>
          <w:szCs w:val="21"/>
        </w:rPr>
        <w:t>8</w:t>
      </w:r>
      <w:r w:rsidR="5AD0F41A" w:rsidRPr="797C4670">
        <w:rPr>
          <w:rFonts w:ascii="Arial" w:eastAsia="Times New Roman" w:hAnsi="Arial" w:cs="Arial"/>
          <w:b/>
          <w:bCs/>
          <w:sz w:val="21"/>
          <w:szCs w:val="21"/>
        </w:rPr>
        <w:t xml:space="preserve"> / ASYM-14002</w:t>
      </w:r>
      <w:r w:rsidR="320440C5" w:rsidRPr="797C4670">
        <w:rPr>
          <w:rFonts w:ascii="Arial" w:eastAsia="Times New Roman" w:hAnsi="Arial" w:cs="Arial"/>
          <w:b/>
          <w:bCs/>
          <w:sz w:val="21"/>
          <w:szCs w:val="21"/>
        </w:rPr>
        <w:t>1</w:t>
      </w:r>
      <w:commentRangeEnd w:id="113"/>
      <w:r w:rsidRPr="797C4670">
        <w:rPr>
          <w:rStyle w:val="a4"/>
          <w:rFonts w:ascii="Arial" w:eastAsia="Times New Roman" w:hAnsi="Arial" w:cs="Arial"/>
          <w:b/>
          <w:bCs/>
        </w:rPr>
        <w:commentReference w:id="113"/>
      </w:r>
      <w:commentRangeEnd w:id="114"/>
      <w:r>
        <w:rPr>
          <w:rStyle w:val="a4"/>
        </w:rPr>
        <w:commentReference w:id="114"/>
      </w:r>
      <w:commentRangeEnd w:id="115"/>
      <w:r>
        <w:rPr>
          <w:rStyle w:val="a4"/>
        </w:rPr>
        <w:commentReference w:id="115"/>
      </w:r>
      <w:r w:rsidR="5E457764" w:rsidRPr="797C4670">
        <w:rPr>
          <w:rFonts w:ascii="Arial" w:eastAsia="Times New Roman" w:hAnsi="Arial" w:cs="Arial"/>
          <w:b/>
          <w:bCs/>
          <w:sz w:val="21"/>
          <w:szCs w:val="21"/>
        </w:rPr>
        <w:t xml:space="preserve"> </w:t>
      </w:r>
      <w:r w:rsidR="5E457764" w:rsidRPr="797C4670">
        <w:rPr>
          <w:rFonts w:ascii="Arial" w:eastAsia="Times New Roman" w:hAnsi="Arial" w:cs="Arial"/>
          <w:sz w:val="21"/>
          <w:szCs w:val="21"/>
        </w:rPr>
        <w:t xml:space="preserve">to the </w:t>
      </w:r>
      <w:proofErr w:type="spellStart"/>
      <w:r w:rsidR="5A519C95" w:rsidRPr="797C4670">
        <w:rPr>
          <w:rFonts w:ascii="Arial" w:eastAsia="Times New Roman" w:hAnsi="Arial" w:cs="Arial"/>
          <w:sz w:val="21"/>
          <w:szCs w:val="21"/>
        </w:rPr>
        <w:t>Asymchem</w:t>
      </w:r>
      <w:proofErr w:type="spellEnd"/>
      <w:r w:rsidR="5A519C95" w:rsidRPr="797C4670">
        <w:rPr>
          <w:rFonts w:ascii="Arial" w:eastAsia="Times New Roman" w:hAnsi="Arial" w:cs="Arial"/>
          <w:sz w:val="21"/>
          <w:szCs w:val="21"/>
        </w:rPr>
        <w:t xml:space="preserve"> TJ4</w:t>
      </w:r>
      <w:r w:rsidR="5E457764" w:rsidRPr="797C4670">
        <w:rPr>
          <w:rFonts w:ascii="Arial" w:eastAsia="Times New Roman" w:hAnsi="Arial" w:cs="Arial"/>
          <w:sz w:val="21"/>
          <w:szCs w:val="21"/>
        </w:rPr>
        <w:t xml:space="preserve">. For each area, the sending site status is documented, any challenges/gaps/differences at </w:t>
      </w:r>
      <w:proofErr w:type="spellStart"/>
      <w:r w:rsidR="5A519C95" w:rsidRPr="797C4670">
        <w:rPr>
          <w:rFonts w:ascii="Arial" w:eastAsia="Times New Roman" w:hAnsi="Arial" w:cs="Arial"/>
          <w:sz w:val="21"/>
          <w:szCs w:val="21"/>
        </w:rPr>
        <w:t>Asymchem</w:t>
      </w:r>
      <w:proofErr w:type="spellEnd"/>
      <w:r w:rsidR="5A519C95" w:rsidRPr="797C4670">
        <w:rPr>
          <w:rFonts w:ascii="Arial" w:eastAsia="Times New Roman" w:hAnsi="Arial" w:cs="Arial"/>
          <w:sz w:val="21"/>
          <w:szCs w:val="21"/>
        </w:rPr>
        <w:t xml:space="preserve"> TJ4</w:t>
      </w:r>
      <w:r w:rsidR="5E457764" w:rsidRPr="797C4670">
        <w:rPr>
          <w:rFonts w:ascii="Arial" w:eastAsia="Times New Roman" w:hAnsi="Arial" w:cs="Arial"/>
          <w:sz w:val="21"/>
          <w:szCs w:val="21"/>
        </w:rPr>
        <w:t xml:space="preserve"> are described, a risk ranking is assigned per Table 2, and a mitigati</w:t>
      </w:r>
      <w:r w:rsidR="35ECA188" w:rsidRPr="797C4670">
        <w:rPr>
          <w:rFonts w:ascii="Arial" w:eastAsia="Times New Roman" w:hAnsi="Arial" w:cs="Arial"/>
          <w:sz w:val="21"/>
          <w:szCs w:val="21"/>
        </w:rPr>
        <w:t>on plan or action is proposed. </w:t>
      </w:r>
    </w:p>
    <w:p w14:paraId="7FA80679" w14:textId="633EE397" w:rsidR="005A4DDF" w:rsidRPr="000D3FE0" w:rsidRDefault="005A4DDF" w:rsidP="00582179">
      <w:pPr>
        <w:spacing w:beforeLines="50" w:before="120" w:afterLines="50" w:after="120" w:line="360" w:lineRule="auto"/>
        <w:outlineLvl w:val="1"/>
        <w:rPr>
          <w:rFonts w:ascii="Arial" w:hAnsi="Arial" w:cs="Arial"/>
          <w:b/>
          <w:bCs/>
          <w:sz w:val="21"/>
          <w:szCs w:val="21"/>
        </w:rPr>
      </w:pPr>
      <w:bookmarkStart w:id="116" w:name="_Toc243079864"/>
      <w:r w:rsidRPr="000D3FE0">
        <w:rPr>
          <w:rFonts w:ascii="Arial" w:eastAsia="Times New Roman" w:hAnsi="Arial" w:cs="Arial"/>
          <w:b/>
          <w:bCs/>
          <w:sz w:val="21"/>
          <w:szCs w:val="21"/>
        </w:rPr>
        <w:t>3.1 Process Chemistry</w:t>
      </w:r>
      <w:bookmarkEnd w:id="116"/>
      <w:r w:rsidRPr="000D3FE0">
        <w:rPr>
          <w:rFonts w:ascii="Arial" w:eastAsia="Times New Roman" w:hAnsi="Arial" w:cs="Arial"/>
          <w:b/>
          <w:bCs/>
          <w:sz w:val="21"/>
          <w:szCs w:val="21"/>
        </w:rPr>
        <w:t> </w:t>
      </w:r>
    </w:p>
    <w:p w14:paraId="7E1BEC3F" w14:textId="474783B7" w:rsidR="0033764E" w:rsidRPr="000D3FE0" w:rsidRDefault="00BD2449" w:rsidP="00582179">
      <w:pPr>
        <w:spacing w:beforeLines="50" w:before="120" w:afterLines="50" w:after="120" w:line="360" w:lineRule="auto"/>
        <w:contextualSpacing/>
        <w:rPr>
          <w:rFonts w:ascii="Arial" w:eastAsia="Times New Roman" w:hAnsi="Arial" w:cs="Arial"/>
          <w:b/>
          <w:bCs/>
          <w:sz w:val="21"/>
          <w:szCs w:val="21"/>
        </w:rPr>
      </w:pPr>
      <w:r w:rsidRPr="000D3FE0">
        <w:rPr>
          <w:rFonts w:ascii="Arial" w:eastAsia="Times New Roman" w:hAnsi="Arial" w:cs="Arial"/>
          <w:b/>
          <w:bCs/>
          <w:sz w:val="21"/>
          <w:szCs w:val="21"/>
        </w:rPr>
        <w:t xml:space="preserve">3.1.1 </w:t>
      </w:r>
      <w:r w:rsidR="0033764E" w:rsidRPr="000D3FE0">
        <w:rPr>
          <w:rFonts w:ascii="Arial" w:eastAsia="Times New Roman" w:hAnsi="Arial" w:cs="Arial"/>
          <w:b/>
          <w:bCs/>
          <w:sz w:val="21"/>
          <w:szCs w:val="21"/>
        </w:rPr>
        <w:t>T</w:t>
      </w:r>
      <w:r w:rsidR="00784316" w:rsidRPr="000D3FE0">
        <w:rPr>
          <w:rFonts w:ascii="Arial" w:eastAsia="Times New Roman" w:hAnsi="Arial" w:cs="Arial"/>
          <w:b/>
          <w:bCs/>
          <w:sz w:val="21"/>
          <w:szCs w:val="21"/>
        </w:rPr>
        <w:t>he synthetic</w:t>
      </w:r>
      <w:r w:rsidR="0033764E" w:rsidRPr="000D3FE0">
        <w:rPr>
          <w:rFonts w:ascii="Arial" w:eastAsia="Times New Roman" w:hAnsi="Arial" w:cs="Arial"/>
          <w:b/>
          <w:bCs/>
          <w:sz w:val="21"/>
          <w:szCs w:val="21"/>
        </w:rPr>
        <w:t xml:space="preserve"> schem</w:t>
      </w:r>
      <w:r w:rsidR="0081107D" w:rsidRPr="000D3FE0">
        <w:rPr>
          <w:rFonts w:ascii="Arial" w:eastAsia="Times New Roman" w:hAnsi="Arial" w:cs="Arial"/>
          <w:b/>
          <w:bCs/>
          <w:sz w:val="21"/>
          <w:szCs w:val="21"/>
        </w:rPr>
        <w:t>e for ASYM-14</w:t>
      </w:r>
      <w:r w:rsidR="00C53392" w:rsidRPr="000D3FE0">
        <w:rPr>
          <w:rFonts w:ascii="Arial" w:eastAsia="Times New Roman" w:hAnsi="Arial" w:cs="Arial"/>
          <w:b/>
          <w:bCs/>
          <w:sz w:val="21"/>
          <w:szCs w:val="21"/>
        </w:rPr>
        <w:t>0851</w:t>
      </w:r>
      <w:r w:rsidR="00784316" w:rsidRPr="000D3FE0">
        <w:rPr>
          <w:rFonts w:ascii="Arial" w:eastAsia="Times New Roman" w:hAnsi="Arial" w:cs="Arial"/>
          <w:b/>
          <w:bCs/>
          <w:sz w:val="21"/>
          <w:szCs w:val="21"/>
        </w:rPr>
        <w:t xml:space="preserve"> is shown </w:t>
      </w:r>
      <w:r w:rsidR="0033764E" w:rsidRPr="000D3FE0">
        <w:rPr>
          <w:rFonts w:ascii="Arial" w:eastAsia="Times New Roman" w:hAnsi="Arial" w:cs="Arial"/>
          <w:b/>
          <w:bCs/>
          <w:sz w:val="21"/>
          <w:szCs w:val="21"/>
        </w:rPr>
        <w:t>below</w:t>
      </w:r>
      <w:r w:rsidR="008545FC" w:rsidRPr="000D3FE0">
        <w:rPr>
          <w:rFonts w:ascii="Arial" w:eastAsia="Times New Roman" w:hAnsi="Arial" w:cs="Arial"/>
          <w:b/>
          <w:bCs/>
          <w:sz w:val="21"/>
          <w:szCs w:val="21"/>
        </w:rPr>
        <w:t>.</w:t>
      </w:r>
      <w:r w:rsidR="00784316" w:rsidRPr="000D3FE0">
        <w:rPr>
          <w:rFonts w:ascii="Arial" w:eastAsia="Times New Roman" w:hAnsi="Arial" w:cs="Arial"/>
          <w:b/>
          <w:bCs/>
          <w:sz w:val="21"/>
          <w:szCs w:val="21"/>
        </w:rPr>
        <w:t xml:space="preserve"> </w:t>
      </w:r>
    </w:p>
    <w:p w14:paraId="491E962D" w14:textId="2CD48505" w:rsidR="0033764E" w:rsidRPr="000D3FE0" w:rsidRDefault="00710912" w:rsidP="00D35015">
      <w:pPr>
        <w:rPr>
          <w:rFonts w:ascii="Arial" w:hAnsi="Arial" w:cs="Arial"/>
          <w:sz w:val="21"/>
          <w:szCs w:val="21"/>
        </w:rPr>
      </w:pPr>
      <w:r w:rsidRPr="000D3FE0">
        <w:rPr>
          <w:rFonts w:ascii="Arial" w:hAnsi="Arial" w:cs="Arial"/>
          <w:sz w:val="21"/>
          <w:szCs w:val="21"/>
        </w:rPr>
        <w:object w:dxaOrig="18797" w:dyaOrig="4078" w14:anchorId="2C00C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91.95pt" o:ole="">
            <v:imagedata r:id="rId15" o:title=""/>
          </v:shape>
          <o:OLEObject Type="Embed" ProgID="ChemDraw.Document.6.0" ShapeID="_x0000_i1025" DrawAspect="Content" ObjectID="_1854626606" r:id="rId16"/>
        </w:object>
      </w:r>
    </w:p>
    <w:p w14:paraId="4875EC54" w14:textId="2B8402B9" w:rsidR="00092F4C" w:rsidRPr="000D3FE0" w:rsidRDefault="00092F4C" w:rsidP="0080469E">
      <w:pPr>
        <w:spacing w:beforeLines="50" w:before="120" w:afterLines="50" w:after="120" w:line="360" w:lineRule="auto"/>
        <w:contextualSpacing/>
        <w:jc w:val="center"/>
        <w:rPr>
          <w:rFonts w:ascii="Arial" w:eastAsia="Times New Roman" w:hAnsi="Arial" w:cs="Arial"/>
          <w:b/>
          <w:bCs/>
          <w:sz w:val="21"/>
          <w:szCs w:val="21"/>
        </w:rPr>
      </w:pPr>
      <w:r w:rsidRPr="000D3FE0">
        <w:rPr>
          <w:rFonts w:ascii="Arial" w:eastAsia="Times New Roman" w:hAnsi="Arial" w:cs="Arial"/>
          <w:b/>
          <w:bCs/>
          <w:sz w:val="21"/>
          <w:szCs w:val="21"/>
        </w:rPr>
        <w:t>Scheme 1</w:t>
      </w:r>
      <w:r w:rsidR="00E04BD1" w:rsidRPr="000D3FE0">
        <w:rPr>
          <w:rFonts w:ascii="Arial" w:eastAsia="Times New Roman" w:hAnsi="Arial" w:cs="Arial"/>
          <w:b/>
          <w:bCs/>
          <w:sz w:val="21"/>
          <w:szCs w:val="21"/>
        </w:rPr>
        <w:t xml:space="preserve"> Synthetic scheme for the ASYM-14</w:t>
      </w:r>
      <w:r w:rsidR="00C53392" w:rsidRPr="000D3FE0">
        <w:rPr>
          <w:rFonts w:ascii="Arial" w:eastAsia="Times New Roman" w:hAnsi="Arial" w:cs="Arial"/>
          <w:b/>
          <w:bCs/>
          <w:sz w:val="21"/>
          <w:szCs w:val="21"/>
        </w:rPr>
        <w:t>0851</w:t>
      </w:r>
    </w:p>
    <w:p w14:paraId="0B3240B7" w14:textId="7E1ED7F2" w:rsidR="00BD2449" w:rsidRPr="000D3FE0" w:rsidRDefault="00BD2449">
      <w:pPr>
        <w:spacing w:beforeLines="50" w:before="120" w:afterLines="50" w:after="120" w:line="360" w:lineRule="auto"/>
        <w:jc w:val="both"/>
        <w:rPr>
          <w:rFonts w:ascii="Arial" w:eastAsia="Times New Roman" w:hAnsi="Arial" w:cs="Arial"/>
          <w:sz w:val="21"/>
          <w:szCs w:val="21"/>
        </w:rPr>
      </w:pPr>
      <w:r w:rsidRPr="000D3FE0">
        <w:rPr>
          <w:rFonts w:ascii="Arial" w:eastAsia="Times New Roman" w:hAnsi="Arial" w:cs="Arial"/>
          <w:sz w:val="21"/>
          <w:szCs w:val="21"/>
        </w:rPr>
        <w:t>The synthetic route</w:t>
      </w:r>
      <w:r w:rsidR="00361871" w:rsidRPr="000D3FE0">
        <w:rPr>
          <w:rFonts w:ascii="Arial" w:eastAsia="Times New Roman" w:hAnsi="Arial" w:cs="Arial"/>
          <w:sz w:val="21"/>
          <w:szCs w:val="21"/>
        </w:rPr>
        <w:t xml:space="preserve"> of </w:t>
      </w:r>
      <w:r w:rsidR="00E04BD1" w:rsidRPr="000D3FE0">
        <w:rPr>
          <w:rFonts w:ascii="Arial" w:eastAsia="Times New Roman" w:hAnsi="Arial" w:cs="Arial"/>
          <w:sz w:val="21"/>
          <w:szCs w:val="21"/>
        </w:rPr>
        <w:t>ASYM-140851</w:t>
      </w:r>
      <w:r w:rsidRPr="000D3FE0">
        <w:rPr>
          <w:rFonts w:ascii="Arial" w:eastAsia="Times New Roman" w:hAnsi="Arial" w:cs="Arial"/>
          <w:sz w:val="21"/>
          <w:szCs w:val="21"/>
        </w:rPr>
        <w:t xml:space="preserve"> </w:t>
      </w:r>
      <w:r w:rsidR="00A44EED" w:rsidRPr="000D3FE0">
        <w:rPr>
          <w:rFonts w:ascii="Arial" w:eastAsia="Times New Roman" w:hAnsi="Arial" w:cs="Arial"/>
          <w:sz w:val="21"/>
          <w:szCs w:val="21"/>
        </w:rPr>
        <w:t>adopted at</w:t>
      </w:r>
      <w:r w:rsidRPr="000D3FE0">
        <w:rPr>
          <w:rFonts w:ascii="Arial" w:eastAsia="Times New Roman" w:hAnsi="Arial" w:cs="Arial"/>
          <w:sz w:val="21"/>
          <w:szCs w:val="21"/>
        </w:rPr>
        <w:t xml:space="preserve"> the </w:t>
      </w:r>
      <w:proofErr w:type="spellStart"/>
      <w:r w:rsidRPr="000D3FE0">
        <w:rPr>
          <w:rFonts w:ascii="Arial" w:eastAsia="Times New Roman" w:hAnsi="Arial" w:cs="Arial"/>
          <w:sz w:val="21"/>
          <w:szCs w:val="21"/>
        </w:rPr>
        <w:t>Asymchem</w:t>
      </w:r>
      <w:proofErr w:type="spellEnd"/>
      <w:r w:rsidRPr="000D3FE0">
        <w:rPr>
          <w:rFonts w:ascii="Arial" w:eastAsia="Times New Roman" w:hAnsi="Arial" w:cs="Arial"/>
          <w:sz w:val="21"/>
          <w:szCs w:val="21"/>
        </w:rPr>
        <w:t xml:space="preserve"> TJ4 </w:t>
      </w:r>
      <w:r w:rsidR="009D343A" w:rsidRPr="000D3FE0">
        <w:rPr>
          <w:rFonts w:ascii="Arial" w:eastAsia="Times New Roman" w:hAnsi="Arial" w:cs="Arial"/>
          <w:sz w:val="21"/>
          <w:szCs w:val="21"/>
        </w:rPr>
        <w:t>remains unchanged</w:t>
      </w:r>
      <w:r w:rsidR="00153FBB" w:rsidRPr="000D3FE0">
        <w:rPr>
          <w:rFonts w:ascii="Arial" w:eastAsia="Times New Roman" w:hAnsi="Arial" w:cs="Arial"/>
          <w:sz w:val="21"/>
          <w:szCs w:val="21"/>
        </w:rPr>
        <w:t>.</w:t>
      </w:r>
      <w:r w:rsidR="00361871" w:rsidRPr="000D3FE0">
        <w:rPr>
          <w:rFonts w:ascii="Arial" w:eastAsia="Times New Roman" w:hAnsi="Arial" w:cs="Arial"/>
          <w:sz w:val="21"/>
          <w:szCs w:val="21"/>
        </w:rPr>
        <w:t xml:space="preserve"> </w:t>
      </w:r>
      <w:r w:rsidR="00153FBB" w:rsidRPr="000D3FE0">
        <w:rPr>
          <w:rFonts w:ascii="Arial" w:eastAsia="Times New Roman" w:hAnsi="Arial" w:cs="Arial"/>
          <w:sz w:val="21"/>
          <w:szCs w:val="21"/>
        </w:rPr>
        <w:t>The compound ASYM-14</w:t>
      </w:r>
      <w:r w:rsidR="00E04BD1" w:rsidRPr="000D3FE0">
        <w:rPr>
          <w:rFonts w:ascii="Arial" w:eastAsia="Times New Roman" w:hAnsi="Arial" w:cs="Arial"/>
          <w:sz w:val="21"/>
          <w:szCs w:val="21"/>
        </w:rPr>
        <w:t>0851</w:t>
      </w:r>
      <w:r w:rsidR="00153FBB" w:rsidRPr="000D3FE0">
        <w:rPr>
          <w:rFonts w:ascii="Arial" w:eastAsia="Times New Roman" w:hAnsi="Arial" w:cs="Arial"/>
          <w:sz w:val="21"/>
          <w:szCs w:val="21"/>
        </w:rPr>
        <w:t xml:space="preserve"> is an in-process product for the synthesis of LSN418292</w:t>
      </w:r>
      <w:r w:rsidR="00E04BD1" w:rsidRPr="000D3FE0">
        <w:rPr>
          <w:rFonts w:ascii="Arial" w:eastAsia="Times New Roman" w:hAnsi="Arial" w:cs="Arial"/>
          <w:sz w:val="21"/>
          <w:szCs w:val="21"/>
        </w:rPr>
        <w:t>8</w:t>
      </w:r>
      <w:r w:rsidR="00153FBB" w:rsidRPr="000D3FE0">
        <w:rPr>
          <w:rFonts w:ascii="Arial" w:eastAsia="Times New Roman" w:hAnsi="Arial" w:cs="Arial"/>
          <w:sz w:val="21"/>
          <w:szCs w:val="21"/>
        </w:rPr>
        <w:t xml:space="preserve"> /ASYM-14002</w:t>
      </w:r>
      <w:r w:rsidR="00E04BD1" w:rsidRPr="000D3FE0">
        <w:rPr>
          <w:rFonts w:ascii="Arial" w:eastAsia="Times New Roman" w:hAnsi="Arial" w:cs="Arial"/>
          <w:sz w:val="21"/>
          <w:szCs w:val="21"/>
        </w:rPr>
        <w:t>1</w:t>
      </w:r>
      <w:r w:rsidR="00153FBB" w:rsidRPr="000D3FE0">
        <w:rPr>
          <w:rFonts w:ascii="Arial" w:eastAsia="Times New Roman" w:hAnsi="Arial" w:cs="Arial"/>
          <w:sz w:val="21"/>
          <w:szCs w:val="21"/>
        </w:rPr>
        <w:t xml:space="preserve">, which is synthesized via solid-phase synthesis, with 2-CTC Resin as the starting material; Other amino acids are sequentially coupled via coupling reactions including </w:t>
      </w:r>
      <w:proofErr w:type="spellStart"/>
      <w:r w:rsidR="00E04BD1" w:rsidRPr="000D3FE0">
        <w:rPr>
          <w:rFonts w:ascii="Arial" w:eastAsia="Times New Roman" w:hAnsi="Arial" w:cs="Arial"/>
          <w:sz w:val="21"/>
          <w:szCs w:val="21"/>
        </w:rPr>
        <w:t>Fmoc</w:t>
      </w:r>
      <w:proofErr w:type="spellEnd"/>
      <w:r w:rsidR="00E04BD1" w:rsidRPr="000D3FE0">
        <w:rPr>
          <w:rFonts w:ascii="Arial" w:eastAsia="Times New Roman" w:hAnsi="Arial" w:cs="Arial"/>
          <w:sz w:val="21"/>
          <w:szCs w:val="21"/>
        </w:rPr>
        <w:t>-</w:t>
      </w:r>
      <w:proofErr w:type="spellStart"/>
      <w:r w:rsidR="00E04BD1" w:rsidRPr="000D3FE0">
        <w:rPr>
          <w:rFonts w:ascii="Arial" w:eastAsia="Times New Roman" w:hAnsi="Arial" w:cs="Arial"/>
          <w:sz w:val="21"/>
          <w:szCs w:val="21"/>
        </w:rPr>
        <w:t>Gly</w:t>
      </w:r>
      <w:proofErr w:type="spellEnd"/>
      <w:r w:rsidR="00E04BD1" w:rsidRPr="000D3FE0">
        <w:rPr>
          <w:rFonts w:ascii="Arial" w:eastAsia="Times New Roman" w:hAnsi="Arial" w:cs="Arial"/>
          <w:sz w:val="21"/>
          <w:szCs w:val="21"/>
        </w:rPr>
        <w:t xml:space="preserve">-OH, </w:t>
      </w:r>
      <w:proofErr w:type="spellStart"/>
      <w:r w:rsidR="00E04BD1" w:rsidRPr="000D3FE0">
        <w:rPr>
          <w:rFonts w:ascii="Arial" w:eastAsia="Times New Roman" w:hAnsi="Arial" w:cs="Arial"/>
          <w:sz w:val="21"/>
          <w:szCs w:val="21"/>
        </w:rPr>
        <w:t>Fmoc</w:t>
      </w:r>
      <w:proofErr w:type="spellEnd"/>
      <w:r w:rsidR="00E04BD1" w:rsidRPr="000D3FE0">
        <w:rPr>
          <w:rFonts w:ascii="Arial" w:eastAsia="Times New Roman" w:hAnsi="Arial" w:cs="Arial"/>
          <w:sz w:val="21"/>
          <w:szCs w:val="21"/>
        </w:rPr>
        <w:t>-L-</w:t>
      </w:r>
      <w:proofErr w:type="spellStart"/>
      <w:r w:rsidR="00E04BD1" w:rsidRPr="000D3FE0">
        <w:rPr>
          <w:rFonts w:ascii="Arial" w:eastAsia="Times New Roman" w:hAnsi="Arial" w:cs="Arial"/>
          <w:sz w:val="21"/>
          <w:szCs w:val="21"/>
        </w:rPr>
        <w:t>Thr</w:t>
      </w:r>
      <w:proofErr w:type="spellEnd"/>
      <w:r w:rsidR="00E04BD1" w:rsidRPr="000D3FE0">
        <w:rPr>
          <w:rFonts w:ascii="Arial" w:eastAsia="Times New Roman" w:hAnsi="Arial" w:cs="Arial"/>
          <w:sz w:val="21"/>
          <w:szCs w:val="21"/>
        </w:rPr>
        <w:t>(</w:t>
      </w:r>
      <w:proofErr w:type="spellStart"/>
      <w:r w:rsidR="00E04BD1" w:rsidRPr="000D3FE0">
        <w:rPr>
          <w:rFonts w:ascii="Arial" w:eastAsia="Times New Roman" w:hAnsi="Arial" w:cs="Arial"/>
          <w:sz w:val="21"/>
          <w:szCs w:val="21"/>
        </w:rPr>
        <w:t>tBu</w:t>
      </w:r>
      <w:proofErr w:type="spellEnd"/>
      <w:r w:rsidR="00E04BD1" w:rsidRPr="000D3FE0">
        <w:rPr>
          <w:rFonts w:ascii="Arial" w:eastAsia="Times New Roman" w:hAnsi="Arial" w:cs="Arial"/>
          <w:sz w:val="21"/>
          <w:szCs w:val="21"/>
        </w:rPr>
        <w:t xml:space="preserve">)-OH, </w:t>
      </w:r>
      <w:proofErr w:type="spellStart"/>
      <w:r w:rsidR="00E04BD1" w:rsidRPr="000D3FE0">
        <w:rPr>
          <w:rFonts w:ascii="Arial" w:eastAsia="Times New Roman" w:hAnsi="Arial" w:cs="Arial"/>
          <w:sz w:val="21"/>
          <w:szCs w:val="21"/>
        </w:rPr>
        <w:t>Fmoc</w:t>
      </w:r>
      <w:proofErr w:type="spellEnd"/>
      <w:r w:rsidR="00E04BD1" w:rsidRPr="000D3FE0">
        <w:rPr>
          <w:rFonts w:ascii="Arial" w:eastAsia="Times New Roman" w:hAnsi="Arial" w:cs="Arial"/>
          <w:sz w:val="21"/>
          <w:szCs w:val="21"/>
        </w:rPr>
        <w:t>-L-Ala-OH*H</w:t>
      </w:r>
      <w:r w:rsidR="00E04BD1" w:rsidRPr="000D3FE0">
        <w:rPr>
          <w:rFonts w:ascii="Arial" w:eastAsia="Times New Roman" w:hAnsi="Arial" w:cs="Arial"/>
          <w:sz w:val="21"/>
          <w:szCs w:val="21"/>
          <w:vertAlign w:val="subscript"/>
        </w:rPr>
        <w:t>2</w:t>
      </w:r>
      <w:r w:rsidR="00E04BD1" w:rsidRPr="000D3FE0">
        <w:rPr>
          <w:rFonts w:ascii="Arial" w:eastAsia="Times New Roman" w:hAnsi="Arial" w:cs="Arial"/>
          <w:sz w:val="21"/>
          <w:szCs w:val="21"/>
        </w:rPr>
        <w:t xml:space="preserve">O, </w:t>
      </w:r>
      <w:proofErr w:type="spellStart"/>
      <w:r w:rsidR="00E04BD1" w:rsidRPr="000D3FE0">
        <w:rPr>
          <w:rFonts w:ascii="Arial" w:eastAsia="Times New Roman" w:hAnsi="Arial" w:cs="Arial"/>
          <w:sz w:val="21"/>
          <w:szCs w:val="21"/>
        </w:rPr>
        <w:t>Fmoc</w:t>
      </w:r>
      <w:proofErr w:type="spellEnd"/>
      <w:r w:rsidR="00E04BD1" w:rsidRPr="000D3FE0">
        <w:rPr>
          <w:rFonts w:ascii="Arial" w:eastAsia="Times New Roman" w:hAnsi="Arial" w:cs="Arial"/>
          <w:sz w:val="21"/>
          <w:szCs w:val="21"/>
        </w:rPr>
        <w:t>-L-</w:t>
      </w:r>
      <w:proofErr w:type="spellStart"/>
      <w:r w:rsidR="00E04BD1" w:rsidRPr="000D3FE0">
        <w:rPr>
          <w:rFonts w:ascii="Arial" w:eastAsia="Times New Roman" w:hAnsi="Arial" w:cs="Arial"/>
          <w:sz w:val="21"/>
          <w:szCs w:val="21"/>
        </w:rPr>
        <w:t>Cys</w:t>
      </w:r>
      <w:proofErr w:type="spellEnd"/>
      <w:r w:rsidR="00E04BD1" w:rsidRPr="000D3FE0">
        <w:rPr>
          <w:rFonts w:ascii="Arial" w:eastAsia="Times New Roman" w:hAnsi="Arial" w:cs="Arial"/>
          <w:sz w:val="21"/>
          <w:szCs w:val="21"/>
        </w:rPr>
        <w:t>(</w:t>
      </w:r>
      <w:proofErr w:type="spellStart"/>
      <w:r w:rsidR="00E04BD1" w:rsidRPr="000D3FE0">
        <w:rPr>
          <w:rFonts w:ascii="Arial" w:eastAsia="Times New Roman" w:hAnsi="Arial" w:cs="Arial"/>
          <w:sz w:val="21"/>
          <w:szCs w:val="21"/>
        </w:rPr>
        <w:t>Trt</w:t>
      </w:r>
      <w:proofErr w:type="spellEnd"/>
      <w:r w:rsidR="00E04BD1" w:rsidRPr="000D3FE0">
        <w:rPr>
          <w:rFonts w:ascii="Arial" w:eastAsia="Times New Roman" w:hAnsi="Arial" w:cs="Arial"/>
          <w:sz w:val="21"/>
          <w:szCs w:val="21"/>
        </w:rPr>
        <w:t xml:space="preserve">)-OH, </w:t>
      </w:r>
      <w:proofErr w:type="spellStart"/>
      <w:r w:rsidR="00E04BD1" w:rsidRPr="000D3FE0">
        <w:rPr>
          <w:rFonts w:ascii="Arial" w:eastAsia="Times New Roman" w:hAnsi="Arial" w:cs="Arial"/>
          <w:sz w:val="21"/>
          <w:szCs w:val="21"/>
        </w:rPr>
        <w:t>Fmoc</w:t>
      </w:r>
      <w:proofErr w:type="spellEnd"/>
      <w:r w:rsidR="00E04BD1" w:rsidRPr="000D3FE0">
        <w:rPr>
          <w:rFonts w:ascii="Arial" w:eastAsia="Times New Roman" w:hAnsi="Arial" w:cs="Arial"/>
          <w:sz w:val="21"/>
          <w:szCs w:val="21"/>
        </w:rPr>
        <w:t>-L-</w:t>
      </w:r>
      <w:proofErr w:type="spellStart"/>
      <w:r w:rsidR="00E04BD1" w:rsidRPr="000D3FE0">
        <w:rPr>
          <w:rFonts w:ascii="Arial" w:eastAsia="Times New Roman" w:hAnsi="Arial" w:cs="Arial"/>
          <w:sz w:val="21"/>
          <w:szCs w:val="21"/>
        </w:rPr>
        <w:t>Asn</w:t>
      </w:r>
      <w:proofErr w:type="spellEnd"/>
      <w:r w:rsidR="00E04BD1" w:rsidRPr="000D3FE0">
        <w:rPr>
          <w:rFonts w:ascii="Arial" w:eastAsia="Times New Roman" w:hAnsi="Arial" w:cs="Arial"/>
          <w:sz w:val="21"/>
          <w:szCs w:val="21"/>
        </w:rPr>
        <w:t>(</w:t>
      </w:r>
      <w:proofErr w:type="spellStart"/>
      <w:r w:rsidR="00E04BD1" w:rsidRPr="000D3FE0">
        <w:rPr>
          <w:rFonts w:ascii="Arial" w:eastAsia="Times New Roman" w:hAnsi="Arial" w:cs="Arial"/>
          <w:sz w:val="21"/>
          <w:szCs w:val="21"/>
        </w:rPr>
        <w:t>Trt</w:t>
      </w:r>
      <w:proofErr w:type="spellEnd"/>
      <w:r w:rsidR="00E04BD1" w:rsidRPr="000D3FE0">
        <w:rPr>
          <w:rFonts w:ascii="Arial" w:eastAsia="Times New Roman" w:hAnsi="Arial" w:cs="Arial"/>
          <w:sz w:val="21"/>
          <w:szCs w:val="21"/>
        </w:rPr>
        <w:t xml:space="preserve">)-OH, </w:t>
      </w:r>
      <w:proofErr w:type="spellStart"/>
      <w:r w:rsidR="00E04BD1" w:rsidRPr="000D3FE0">
        <w:rPr>
          <w:rFonts w:ascii="Arial" w:eastAsia="Times New Roman" w:hAnsi="Arial" w:cs="Arial"/>
          <w:sz w:val="21"/>
          <w:szCs w:val="21"/>
        </w:rPr>
        <w:t>Boc</w:t>
      </w:r>
      <w:proofErr w:type="spellEnd"/>
      <w:r w:rsidR="00E04BD1" w:rsidRPr="000D3FE0">
        <w:rPr>
          <w:rFonts w:ascii="Arial" w:eastAsia="Times New Roman" w:hAnsi="Arial" w:cs="Arial"/>
          <w:sz w:val="21"/>
          <w:szCs w:val="21"/>
        </w:rPr>
        <w:t>-L-</w:t>
      </w:r>
      <w:proofErr w:type="spellStart"/>
      <w:r w:rsidR="00E04BD1" w:rsidRPr="000D3FE0">
        <w:rPr>
          <w:rFonts w:ascii="Arial" w:eastAsia="Times New Roman" w:hAnsi="Arial" w:cs="Arial"/>
          <w:sz w:val="21"/>
          <w:szCs w:val="21"/>
        </w:rPr>
        <w:t>Glu</w:t>
      </w:r>
      <w:proofErr w:type="spellEnd"/>
      <w:r w:rsidR="00E04BD1" w:rsidRPr="000D3FE0">
        <w:rPr>
          <w:rFonts w:ascii="Arial" w:eastAsia="Times New Roman" w:hAnsi="Arial" w:cs="Arial"/>
          <w:sz w:val="21"/>
          <w:szCs w:val="21"/>
        </w:rPr>
        <w:t>-</w:t>
      </w:r>
      <w:proofErr w:type="spellStart"/>
      <w:r w:rsidR="00E04BD1" w:rsidRPr="000D3FE0">
        <w:rPr>
          <w:rFonts w:ascii="Arial" w:eastAsia="Times New Roman" w:hAnsi="Arial" w:cs="Arial"/>
          <w:sz w:val="21"/>
          <w:szCs w:val="21"/>
        </w:rPr>
        <w:t>OtBu</w:t>
      </w:r>
      <w:proofErr w:type="spellEnd"/>
      <w:r w:rsidR="00153FBB" w:rsidRPr="000D3FE0">
        <w:rPr>
          <w:rFonts w:ascii="Arial" w:eastAsia="Times New Roman" w:hAnsi="Arial" w:cs="Arial"/>
          <w:sz w:val="21"/>
          <w:szCs w:val="21"/>
        </w:rPr>
        <w:t>.</w:t>
      </w:r>
      <w:r w:rsidR="00E04BD1" w:rsidRPr="000D3FE0">
        <w:rPr>
          <w:rFonts w:ascii="Arial" w:hAnsi="Arial" w:cs="Arial"/>
          <w:sz w:val="21"/>
          <w:szCs w:val="21"/>
        </w:rPr>
        <w:t xml:space="preserve"> </w:t>
      </w:r>
      <w:r w:rsidR="00E04BD1" w:rsidRPr="000D3FE0">
        <w:rPr>
          <w:rFonts w:ascii="Arial" w:eastAsia="Times New Roman" w:hAnsi="Arial" w:cs="Arial"/>
          <w:sz w:val="21"/>
          <w:szCs w:val="21"/>
        </w:rPr>
        <w:t xml:space="preserve">After the synthesis of the SPPS peptide fragment through solid phase, on resin disulfide is formed by removing the </w:t>
      </w:r>
      <w:proofErr w:type="spellStart"/>
      <w:r w:rsidR="00E04BD1" w:rsidRPr="000D3FE0">
        <w:rPr>
          <w:rFonts w:ascii="Arial" w:eastAsia="Times New Roman" w:hAnsi="Arial" w:cs="Arial"/>
          <w:sz w:val="21"/>
          <w:szCs w:val="21"/>
        </w:rPr>
        <w:t>Trt</w:t>
      </w:r>
      <w:proofErr w:type="spellEnd"/>
      <w:r w:rsidR="00E04BD1" w:rsidRPr="000D3FE0">
        <w:rPr>
          <w:rFonts w:ascii="Arial" w:eastAsia="Times New Roman" w:hAnsi="Arial" w:cs="Arial"/>
          <w:sz w:val="21"/>
          <w:szCs w:val="21"/>
        </w:rPr>
        <w:t xml:space="preserve"> group with the iodine oxidation. </w:t>
      </w:r>
      <w:r w:rsidR="00361871" w:rsidRPr="000D3FE0">
        <w:rPr>
          <w:rFonts w:ascii="Arial" w:eastAsia="Times New Roman" w:hAnsi="Arial" w:cs="Arial"/>
          <w:sz w:val="21"/>
          <w:szCs w:val="21"/>
        </w:rPr>
        <w:t>Also, t</w:t>
      </w:r>
      <w:r w:rsidRPr="000D3FE0">
        <w:rPr>
          <w:rFonts w:ascii="Arial" w:eastAsia="Times New Roman" w:hAnsi="Arial" w:cs="Arial"/>
          <w:sz w:val="21"/>
          <w:szCs w:val="21"/>
        </w:rPr>
        <w:t xml:space="preserve">he coupling reagents, namely </w:t>
      </w:r>
      <w:proofErr w:type="spellStart"/>
      <w:r w:rsidRPr="000D3FE0">
        <w:rPr>
          <w:rFonts w:ascii="Arial" w:eastAsia="Times New Roman" w:hAnsi="Arial" w:cs="Arial"/>
          <w:sz w:val="21"/>
          <w:szCs w:val="21"/>
        </w:rPr>
        <w:t>Oxyma</w:t>
      </w:r>
      <w:proofErr w:type="spellEnd"/>
      <w:r w:rsidRPr="000D3FE0">
        <w:rPr>
          <w:rFonts w:ascii="Arial" w:eastAsia="Times New Roman" w:hAnsi="Arial" w:cs="Arial"/>
          <w:sz w:val="21"/>
          <w:szCs w:val="21"/>
        </w:rPr>
        <w:t xml:space="preserve">, </w:t>
      </w:r>
      <w:proofErr w:type="spellStart"/>
      <w:r w:rsidRPr="000D3FE0">
        <w:rPr>
          <w:rFonts w:ascii="Arial" w:eastAsia="Times New Roman" w:hAnsi="Arial" w:cs="Arial"/>
          <w:sz w:val="21"/>
          <w:szCs w:val="21"/>
        </w:rPr>
        <w:t>PyBOP</w:t>
      </w:r>
      <w:proofErr w:type="spellEnd"/>
      <w:r w:rsidRPr="000D3FE0">
        <w:rPr>
          <w:rFonts w:ascii="Arial" w:eastAsia="Times New Roman" w:hAnsi="Arial" w:cs="Arial"/>
          <w:sz w:val="21"/>
          <w:szCs w:val="21"/>
        </w:rPr>
        <w:t>, DIC and DIPEA, remain unchanged throughout technology transfer. </w:t>
      </w:r>
    </w:p>
    <w:p w14:paraId="5DECC1E1" w14:textId="3396841B" w:rsidR="00BD2449" w:rsidRPr="000D3FE0" w:rsidRDefault="00BD2449" w:rsidP="00E925E6">
      <w:pPr>
        <w:spacing w:beforeLines="50" w:before="120" w:afterLines="50" w:after="120" w:line="360" w:lineRule="auto"/>
        <w:contextualSpacing/>
        <w:rPr>
          <w:rFonts w:ascii="Arial" w:hAnsi="Arial" w:cs="Arial"/>
          <w:b/>
          <w:sz w:val="21"/>
          <w:szCs w:val="21"/>
        </w:rPr>
      </w:pPr>
      <w:r w:rsidRPr="000D3FE0">
        <w:rPr>
          <w:rFonts w:ascii="Arial" w:hAnsi="Arial" w:cs="Arial"/>
          <w:b/>
          <w:sz w:val="21"/>
          <w:szCs w:val="21"/>
        </w:rPr>
        <w:t xml:space="preserve">3.1.2 </w:t>
      </w:r>
      <w:r w:rsidRPr="000D3FE0">
        <w:rPr>
          <w:rFonts w:ascii="Arial" w:eastAsia="Times New Roman" w:hAnsi="Arial" w:cs="Arial"/>
          <w:b/>
          <w:iCs/>
          <w:sz w:val="21"/>
          <w:szCs w:val="21"/>
        </w:rPr>
        <w:t xml:space="preserve">The synthetic scheme for the </w:t>
      </w:r>
      <w:r w:rsidR="00E04BD1" w:rsidRPr="000D3FE0">
        <w:rPr>
          <w:rFonts w:ascii="Arial" w:eastAsia="Times New Roman" w:hAnsi="Arial" w:cs="Arial"/>
          <w:b/>
          <w:iCs/>
          <w:sz w:val="21"/>
          <w:szCs w:val="21"/>
        </w:rPr>
        <w:t>LSN4214882/ASYM-140852</w:t>
      </w:r>
      <w:r w:rsidRPr="000D3FE0">
        <w:rPr>
          <w:rFonts w:ascii="Arial" w:eastAsia="Times New Roman" w:hAnsi="Arial" w:cs="Arial"/>
          <w:b/>
          <w:iCs/>
          <w:sz w:val="21"/>
          <w:szCs w:val="21"/>
        </w:rPr>
        <w:t xml:space="preserve"> is shown below</w:t>
      </w:r>
      <w:r w:rsidRPr="000D3FE0">
        <w:rPr>
          <w:rFonts w:ascii="Arial" w:hAnsi="Arial" w:cs="Arial"/>
          <w:b/>
          <w:iCs/>
          <w:sz w:val="21"/>
          <w:szCs w:val="21"/>
        </w:rPr>
        <w:t xml:space="preserve">. </w:t>
      </w:r>
    </w:p>
    <w:p w14:paraId="5ED6BB2A" w14:textId="4B51A64F" w:rsidR="00BD2449" w:rsidRPr="000D3FE0" w:rsidDel="00793010" w:rsidRDefault="00BD2449" w:rsidP="00D35015">
      <w:pPr>
        <w:rPr>
          <w:del w:id="117" w:author="Jie Wang5909" w:date="2026-10-13T11:51:00Z"/>
          <w:rFonts w:ascii="Arial" w:hAnsi="Arial" w:cs="Arial"/>
          <w:b/>
          <w:bCs/>
          <w:sz w:val="21"/>
          <w:szCs w:val="21"/>
        </w:rPr>
      </w:pPr>
    </w:p>
    <w:p w14:paraId="5BC7DB35" w14:textId="0021A2E5" w:rsidR="00E04BD1" w:rsidRPr="000D3FE0" w:rsidRDefault="00793010" w:rsidP="0080469E">
      <w:pPr>
        <w:spacing w:beforeLines="50" w:before="120" w:afterLines="50" w:after="120" w:line="360" w:lineRule="auto"/>
        <w:contextualSpacing/>
        <w:jc w:val="center"/>
        <w:rPr>
          <w:rFonts w:ascii="Arial" w:hAnsi="Arial" w:cs="Arial"/>
          <w:sz w:val="21"/>
          <w:szCs w:val="21"/>
        </w:rPr>
      </w:pPr>
      <w:r w:rsidRPr="000D3FE0">
        <w:rPr>
          <w:rFonts w:ascii="Arial" w:hAnsi="Arial" w:cs="Arial"/>
          <w:sz w:val="21"/>
          <w:szCs w:val="21"/>
        </w:rPr>
        <w:object w:dxaOrig="16993" w:dyaOrig="4464" w14:anchorId="11768AFC">
          <v:shape id="_x0000_i1026" type="#_x0000_t75" style="width:437.7pt;height:118.35pt" o:ole="">
            <v:imagedata r:id="rId17" o:title=""/>
          </v:shape>
          <o:OLEObject Type="Embed" ProgID="ChemDraw.Document.6.0" ShapeID="_x0000_i1026" DrawAspect="Content" ObjectID="_1854626607" r:id="rId18"/>
        </w:object>
      </w:r>
    </w:p>
    <w:p w14:paraId="3B7A9CEB" w14:textId="7637160B" w:rsidR="00CA2163" w:rsidRPr="000D3FE0" w:rsidRDefault="002F778C" w:rsidP="0080469E">
      <w:pPr>
        <w:spacing w:beforeLines="50" w:before="120" w:afterLines="50" w:after="120" w:line="360" w:lineRule="auto"/>
        <w:contextualSpacing/>
        <w:jc w:val="center"/>
        <w:rPr>
          <w:rFonts w:ascii="Arial" w:eastAsia="Times New Roman" w:hAnsi="Arial" w:cs="Arial"/>
          <w:b/>
          <w:iCs/>
          <w:sz w:val="21"/>
          <w:szCs w:val="21"/>
        </w:rPr>
      </w:pPr>
      <w:r w:rsidRPr="000D3FE0">
        <w:rPr>
          <w:rFonts w:ascii="Arial" w:hAnsi="Arial" w:cs="Arial"/>
          <w:b/>
          <w:sz w:val="21"/>
          <w:szCs w:val="21"/>
        </w:rPr>
        <w:t>S</w:t>
      </w:r>
      <w:r w:rsidR="00E925E6" w:rsidRPr="000D3FE0">
        <w:rPr>
          <w:rFonts w:ascii="Arial" w:eastAsia="Times New Roman" w:hAnsi="Arial" w:cs="Arial"/>
          <w:b/>
          <w:iCs/>
          <w:sz w:val="21"/>
          <w:szCs w:val="21"/>
        </w:rPr>
        <w:t xml:space="preserve">cheme 2, </w:t>
      </w:r>
      <w:r w:rsidR="00E04BD1" w:rsidRPr="000D3FE0">
        <w:rPr>
          <w:rFonts w:ascii="Arial" w:eastAsia="Times New Roman" w:hAnsi="Arial" w:cs="Arial"/>
          <w:b/>
          <w:iCs/>
          <w:sz w:val="21"/>
          <w:szCs w:val="21"/>
        </w:rPr>
        <w:t>S</w:t>
      </w:r>
      <w:r w:rsidR="00396A90" w:rsidRPr="000D3FE0">
        <w:rPr>
          <w:rFonts w:ascii="Arial" w:eastAsia="Times New Roman" w:hAnsi="Arial" w:cs="Arial"/>
          <w:b/>
          <w:iCs/>
          <w:sz w:val="21"/>
          <w:szCs w:val="21"/>
        </w:rPr>
        <w:t>ynthetic scheme</w:t>
      </w:r>
      <w:r w:rsidR="00CA2163" w:rsidRPr="000D3FE0">
        <w:rPr>
          <w:rFonts w:ascii="Arial" w:eastAsia="Times New Roman" w:hAnsi="Arial" w:cs="Arial"/>
          <w:b/>
          <w:iCs/>
          <w:sz w:val="21"/>
          <w:szCs w:val="21"/>
        </w:rPr>
        <w:t xml:space="preserve"> for </w:t>
      </w:r>
      <w:r w:rsidR="00E04BD1" w:rsidRPr="000D3FE0">
        <w:rPr>
          <w:rFonts w:ascii="Arial" w:eastAsia="Times New Roman" w:hAnsi="Arial" w:cs="Arial"/>
          <w:b/>
          <w:iCs/>
          <w:sz w:val="21"/>
          <w:szCs w:val="21"/>
        </w:rPr>
        <w:t>LSN4214882/ASYM-140852</w:t>
      </w:r>
    </w:p>
    <w:p w14:paraId="0A013D33" w14:textId="3B7DC846" w:rsidR="00E04BD1" w:rsidRPr="000D3FE0" w:rsidRDefault="00E04BD1">
      <w:pPr>
        <w:spacing w:beforeLines="50" w:before="120" w:afterLines="50" w:after="120" w:line="360" w:lineRule="auto"/>
        <w:contextualSpacing/>
        <w:jc w:val="both"/>
        <w:rPr>
          <w:rFonts w:ascii="Arial" w:eastAsia="Times New Roman" w:hAnsi="Arial" w:cs="Arial"/>
          <w:sz w:val="21"/>
          <w:szCs w:val="21"/>
        </w:rPr>
        <w:pPrChange w:id="118" w:author="Jie Wang5909" w:date="2026-10-13T11:52:00Z">
          <w:pPr>
            <w:spacing w:beforeLines="50" w:before="120" w:afterLines="50" w:after="120" w:line="360" w:lineRule="auto"/>
            <w:contextualSpacing/>
          </w:pPr>
        </w:pPrChange>
      </w:pPr>
      <w:r w:rsidRPr="000D3FE0">
        <w:rPr>
          <w:rFonts w:ascii="Arial" w:eastAsia="Times New Roman" w:hAnsi="Arial" w:cs="Arial"/>
          <w:sz w:val="21"/>
          <w:szCs w:val="21"/>
        </w:rPr>
        <w:lastRenderedPageBreak/>
        <w:t>The intermediate Boc-L3-SS is obtained by soft cleavage (cocktail of TFA/DCM) from the 2-CTC resin.</w:t>
      </w:r>
    </w:p>
    <w:p w14:paraId="2259146D" w14:textId="1E14476D" w:rsidR="00E04BD1" w:rsidRPr="000D3FE0" w:rsidRDefault="00E04BD1" w:rsidP="00582179">
      <w:pPr>
        <w:spacing w:beforeLines="50" w:before="120" w:afterLines="50" w:after="120" w:line="360" w:lineRule="auto"/>
        <w:contextualSpacing/>
        <w:rPr>
          <w:rFonts w:ascii="Arial" w:hAnsi="Arial" w:cs="Arial"/>
          <w:b/>
          <w:sz w:val="21"/>
          <w:szCs w:val="21"/>
        </w:rPr>
      </w:pPr>
      <w:r w:rsidRPr="000D3FE0">
        <w:rPr>
          <w:rFonts w:ascii="Arial" w:hAnsi="Arial" w:cs="Arial"/>
          <w:b/>
          <w:sz w:val="21"/>
          <w:szCs w:val="21"/>
        </w:rPr>
        <w:t>3.1.</w:t>
      </w:r>
      <w:ins w:id="119" w:author="Jie Wang5909" w:date="2026-10-13T11:52:00Z">
        <w:r w:rsidR="00793010">
          <w:rPr>
            <w:rFonts w:ascii="Arial" w:hAnsi="Arial" w:cs="Arial"/>
            <w:b/>
            <w:sz w:val="21"/>
            <w:szCs w:val="21"/>
          </w:rPr>
          <w:t>3</w:t>
        </w:r>
      </w:ins>
      <w:del w:id="120" w:author="Jie Wang5909" w:date="2026-10-13T11:52:00Z">
        <w:r w:rsidRPr="000D3FE0" w:rsidDel="00793010">
          <w:rPr>
            <w:rFonts w:ascii="Arial" w:hAnsi="Arial" w:cs="Arial"/>
            <w:b/>
            <w:sz w:val="21"/>
            <w:szCs w:val="21"/>
          </w:rPr>
          <w:delText>2</w:delText>
        </w:r>
      </w:del>
      <w:r w:rsidRPr="000D3FE0">
        <w:rPr>
          <w:rFonts w:ascii="Arial" w:hAnsi="Arial" w:cs="Arial"/>
          <w:b/>
          <w:sz w:val="21"/>
          <w:szCs w:val="21"/>
        </w:rPr>
        <w:t xml:space="preserve"> </w:t>
      </w:r>
      <w:r w:rsidRPr="000D3FE0">
        <w:rPr>
          <w:rFonts w:ascii="Arial" w:eastAsia="Times New Roman" w:hAnsi="Arial" w:cs="Arial"/>
          <w:b/>
          <w:iCs/>
          <w:sz w:val="21"/>
          <w:szCs w:val="21"/>
        </w:rPr>
        <w:t>The synthetic scheme for the LSN4182928 / ASYM-140021 is shown below</w:t>
      </w:r>
      <w:r w:rsidRPr="000D3FE0">
        <w:rPr>
          <w:rFonts w:ascii="Arial" w:hAnsi="Arial" w:cs="Arial"/>
          <w:b/>
          <w:iCs/>
          <w:sz w:val="21"/>
          <w:szCs w:val="21"/>
        </w:rPr>
        <w:t xml:space="preserve">. </w:t>
      </w:r>
    </w:p>
    <w:p w14:paraId="0B1E0850" w14:textId="1A87389E" w:rsidR="00E04BD1" w:rsidRPr="000D3FE0" w:rsidRDefault="00793010" w:rsidP="00E04BD1">
      <w:pPr>
        <w:spacing w:beforeLines="50" w:before="120" w:afterLines="50" w:after="120" w:line="360" w:lineRule="auto"/>
        <w:contextualSpacing/>
        <w:jc w:val="center"/>
        <w:rPr>
          <w:rFonts w:ascii="Arial" w:hAnsi="Arial" w:cs="Arial"/>
          <w:sz w:val="21"/>
          <w:szCs w:val="21"/>
        </w:rPr>
      </w:pPr>
      <w:r w:rsidRPr="000D3FE0">
        <w:rPr>
          <w:rFonts w:ascii="Arial" w:hAnsi="Arial" w:cs="Arial"/>
          <w:sz w:val="21"/>
          <w:szCs w:val="21"/>
        </w:rPr>
        <w:object w:dxaOrig="22974" w:dyaOrig="5415" w14:anchorId="2765A112">
          <v:shape id="_x0000_i1027" type="#_x0000_t75" style="width:427pt;height:108.35pt" o:ole="">
            <v:imagedata r:id="rId19" o:title=""/>
          </v:shape>
          <o:OLEObject Type="Embed" ProgID="ChemDraw.Document.6.0" ShapeID="_x0000_i1027" DrawAspect="Content" ObjectID="_1854626608" r:id="rId20"/>
        </w:object>
      </w:r>
    </w:p>
    <w:p w14:paraId="1B4A57D7" w14:textId="5ECA1F42" w:rsidR="00E04BD1" w:rsidRPr="000D3FE0" w:rsidRDefault="00E04BD1" w:rsidP="00E04BD1">
      <w:pPr>
        <w:spacing w:beforeLines="50" w:before="120" w:afterLines="50" w:after="120" w:line="360" w:lineRule="auto"/>
        <w:contextualSpacing/>
        <w:jc w:val="center"/>
        <w:rPr>
          <w:rFonts w:ascii="Arial" w:eastAsia="Times New Roman" w:hAnsi="Arial" w:cs="Arial"/>
          <w:b/>
          <w:iCs/>
          <w:sz w:val="21"/>
          <w:szCs w:val="21"/>
        </w:rPr>
      </w:pPr>
      <w:r w:rsidRPr="000D3FE0">
        <w:rPr>
          <w:rFonts w:ascii="Arial" w:hAnsi="Arial" w:cs="Arial"/>
          <w:b/>
          <w:sz w:val="21"/>
          <w:szCs w:val="21"/>
        </w:rPr>
        <w:t>S</w:t>
      </w:r>
      <w:r w:rsidRPr="000D3FE0">
        <w:rPr>
          <w:rFonts w:ascii="Arial" w:eastAsia="Times New Roman" w:hAnsi="Arial" w:cs="Arial"/>
          <w:b/>
          <w:iCs/>
          <w:sz w:val="21"/>
          <w:szCs w:val="21"/>
        </w:rPr>
        <w:t>cheme 3, Synthetic scheme for LSN4182928 / ASYM-140021</w:t>
      </w:r>
    </w:p>
    <w:p w14:paraId="76D9E396" w14:textId="77777777" w:rsidR="00A13118" w:rsidRPr="000D3FE0" w:rsidRDefault="00A13118">
      <w:pPr>
        <w:spacing w:beforeLines="50" w:before="120" w:afterLines="50" w:after="120" w:line="360" w:lineRule="auto"/>
        <w:contextualSpacing/>
        <w:jc w:val="both"/>
        <w:rPr>
          <w:rFonts w:ascii="Arial" w:eastAsia="Times New Roman" w:hAnsi="Arial" w:cs="Arial"/>
          <w:sz w:val="21"/>
          <w:szCs w:val="21"/>
        </w:rPr>
        <w:pPrChange w:id="121" w:author="Jie Wang5909" w:date="2026-10-13T11:52:00Z">
          <w:pPr>
            <w:spacing w:beforeLines="50" w:before="120" w:afterLines="50" w:after="120" w:line="360" w:lineRule="auto"/>
            <w:contextualSpacing/>
          </w:pPr>
        </w:pPrChange>
      </w:pPr>
      <w:r w:rsidRPr="000D3FE0">
        <w:rPr>
          <w:rFonts w:ascii="Arial" w:eastAsia="Times New Roman" w:hAnsi="Arial" w:cs="Arial"/>
          <w:sz w:val="21"/>
          <w:szCs w:val="21"/>
        </w:rPr>
        <w:t xml:space="preserve">Finally, a two-stage reaction (stage 1: linear peptide formed by the reduction of TCEP, stage 2: cyclization with </w:t>
      </w:r>
      <w:proofErr w:type="spellStart"/>
      <w:r w:rsidRPr="000D3FE0">
        <w:rPr>
          <w:rFonts w:ascii="Arial" w:eastAsia="Times New Roman" w:hAnsi="Arial" w:cs="Arial"/>
          <w:sz w:val="21"/>
          <w:szCs w:val="21"/>
        </w:rPr>
        <w:t>diiodomethane</w:t>
      </w:r>
      <w:proofErr w:type="spellEnd"/>
      <w:r w:rsidRPr="000D3FE0">
        <w:rPr>
          <w:rFonts w:ascii="Arial" w:eastAsia="Times New Roman" w:hAnsi="Arial" w:cs="Arial"/>
          <w:sz w:val="21"/>
          <w:szCs w:val="21"/>
        </w:rPr>
        <w:t xml:space="preserve">) is conducted to generate </w:t>
      </w:r>
      <w:proofErr w:type="spellStart"/>
      <w:r w:rsidRPr="000D3FE0">
        <w:rPr>
          <w:rFonts w:ascii="Arial" w:eastAsia="Times New Roman" w:hAnsi="Arial" w:cs="Arial"/>
          <w:sz w:val="21"/>
          <w:szCs w:val="21"/>
        </w:rPr>
        <w:t>dithioacetal</w:t>
      </w:r>
      <w:proofErr w:type="spellEnd"/>
      <w:r w:rsidRPr="000D3FE0">
        <w:rPr>
          <w:rFonts w:ascii="Arial" w:eastAsia="Times New Roman" w:hAnsi="Arial" w:cs="Arial"/>
          <w:sz w:val="21"/>
          <w:szCs w:val="21"/>
        </w:rPr>
        <w:t xml:space="preserve"> brid</w:t>
      </w:r>
      <w:del w:id="122" w:author="Diedra Shorty-Duffie" w:date="2026-09-09T14:05:00Z">
        <w:r w:rsidRPr="000D3FE0" w:rsidDel="00A01742">
          <w:rPr>
            <w:rFonts w:ascii="Arial" w:eastAsia="Times New Roman" w:hAnsi="Arial" w:cs="Arial"/>
            <w:sz w:val="21"/>
            <w:szCs w:val="21"/>
          </w:rPr>
          <w:delText>e</w:delText>
        </w:r>
      </w:del>
      <w:proofErr w:type="gramStart"/>
      <w:r w:rsidRPr="000D3FE0">
        <w:rPr>
          <w:rFonts w:ascii="Arial" w:eastAsia="Times New Roman" w:hAnsi="Arial" w:cs="Arial"/>
          <w:sz w:val="21"/>
          <w:szCs w:val="21"/>
        </w:rPr>
        <w:t>ge</w:t>
      </w:r>
      <w:proofErr w:type="gramEnd"/>
      <w:r w:rsidRPr="000D3FE0">
        <w:rPr>
          <w:rFonts w:ascii="Arial" w:eastAsia="Times New Roman" w:hAnsi="Arial" w:cs="Arial"/>
          <w:sz w:val="21"/>
          <w:szCs w:val="21"/>
        </w:rPr>
        <w:t xml:space="preserve"> between 2#&amp;7# cysteine.</w:t>
      </w:r>
    </w:p>
    <w:p w14:paraId="53A11F79" w14:textId="77777777" w:rsidR="005A4DDF" w:rsidRPr="000D3FE0" w:rsidRDefault="005A4DDF" w:rsidP="00122F53">
      <w:pPr>
        <w:pStyle w:val="2"/>
        <w:spacing w:beforeLines="50" w:before="120" w:afterLines="50" w:after="120" w:line="360" w:lineRule="auto"/>
        <w:rPr>
          <w:rFonts w:ascii="Arial" w:eastAsia="Times New Roman" w:hAnsi="Arial" w:cs="Arial"/>
          <w:sz w:val="21"/>
          <w:szCs w:val="21"/>
        </w:rPr>
      </w:pPr>
      <w:bookmarkStart w:id="123" w:name="_Toc243079865"/>
      <w:commentRangeStart w:id="124"/>
      <w:commentRangeStart w:id="125"/>
      <w:r w:rsidRPr="797C4670">
        <w:rPr>
          <w:rFonts w:ascii="Arial" w:eastAsia="Times New Roman" w:hAnsi="Arial" w:cs="Arial"/>
          <w:sz w:val="21"/>
          <w:szCs w:val="21"/>
        </w:rPr>
        <w:t>3.2 Process Changes </w:t>
      </w:r>
      <w:bookmarkEnd w:id="123"/>
      <w:commentRangeEnd w:id="124"/>
      <w:r w:rsidRPr="000D3FE0">
        <w:rPr>
          <w:rStyle w:val="a4"/>
          <w:rFonts w:ascii="Arial" w:eastAsia="Times New Roman" w:hAnsi="Arial" w:cs="Arial"/>
        </w:rPr>
        <w:commentReference w:id="124"/>
      </w:r>
      <w:commentRangeEnd w:id="125"/>
      <w:r>
        <w:rPr>
          <w:rStyle w:val="a4"/>
        </w:rPr>
        <w:commentReference w:id="125"/>
      </w:r>
    </w:p>
    <w:p w14:paraId="2002920A" w14:textId="514A1D5C" w:rsidR="00A13118" w:rsidRPr="000D3FE0" w:rsidRDefault="57C9134F" w:rsidP="20C6A3A8">
      <w:pPr>
        <w:spacing w:beforeLines="50" w:before="120" w:afterLines="50" w:after="120" w:line="360" w:lineRule="auto"/>
        <w:contextualSpacing/>
        <w:jc w:val="both"/>
        <w:rPr>
          <w:rFonts w:ascii="Arial" w:eastAsia="Times New Roman" w:hAnsi="Arial" w:cs="Arial"/>
          <w:sz w:val="21"/>
          <w:szCs w:val="21"/>
        </w:rPr>
      </w:pPr>
      <w:proofErr w:type="spellStart"/>
      <w:ins w:id="126" w:author="Diedra Shorty-Duffie" w:date="2026-09-09T14:06:00Z">
        <w:r w:rsidRPr="05912830">
          <w:rPr>
            <w:rFonts w:ascii="Arial" w:eastAsia="Times New Roman" w:hAnsi="Arial" w:cs="Arial"/>
            <w:sz w:val="21"/>
            <w:szCs w:val="21"/>
          </w:rPr>
          <w:t>Asymchem</w:t>
        </w:r>
      </w:ins>
      <w:proofErr w:type="spellEnd"/>
      <w:del w:id="127" w:author="Yu Zhang12718" w:date="2026-10-12T02:48:00Z">
        <w:r w:rsidR="00A01742" w:rsidRPr="05912830" w:rsidDel="2A822863">
          <w:rPr>
            <w:rFonts w:ascii="Arial" w:eastAsia="Times New Roman" w:hAnsi="Arial" w:cs="Arial"/>
            <w:sz w:val="21"/>
            <w:szCs w:val="21"/>
          </w:rPr>
          <w:delText>Sachem</w:delText>
        </w:r>
      </w:del>
      <w:r w:rsidR="41D0DD6A" w:rsidRPr="05912830">
        <w:rPr>
          <w:rFonts w:ascii="Arial" w:eastAsia="Times New Roman" w:hAnsi="Arial" w:cs="Arial"/>
          <w:sz w:val="21"/>
          <w:szCs w:val="21"/>
        </w:rPr>
        <w:t xml:space="preserve"> is pleased to present a development report detailing the </w:t>
      </w:r>
      <w:commentRangeStart w:id="128"/>
      <w:commentRangeStart w:id="129"/>
      <w:commentRangeStart w:id="130"/>
      <w:commentRangeStart w:id="131"/>
      <w:r w:rsidR="41D0DD6A" w:rsidRPr="05912830">
        <w:rPr>
          <w:rFonts w:ascii="Arial" w:eastAsia="Times New Roman" w:hAnsi="Arial" w:cs="Arial"/>
          <w:sz w:val="21"/>
          <w:szCs w:val="21"/>
        </w:rPr>
        <w:t>optimized processes</w:t>
      </w:r>
      <w:commentRangeEnd w:id="128"/>
      <w:r w:rsidR="00A01742" w:rsidRPr="05912830">
        <w:rPr>
          <w:rStyle w:val="a4"/>
          <w:rFonts w:ascii="Arial" w:eastAsia="Times New Roman" w:hAnsi="Arial" w:cs="Arial"/>
        </w:rPr>
        <w:commentReference w:id="128"/>
      </w:r>
      <w:commentRangeEnd w:id="129"/>
      <w:r>
        <w:rPr>
          <w:rStyle w:val="a4"/>
        </w:rPr>
        <w:commentReference w:id="129"/>
      </w:r>
      <w:commentRangeEnd w:id="130"/>
      <w:r>
        <w:rPr>
          <w:rStyle w:val="a4"/>
        </w:rPr>
        <w:commentReference w:id="130"/>
      </w:r>
      <w:commentRangeEnd w:id="131"/>
      <w:r>
        <w:rPr>
          <w:rStyle w:val="a4"/>
        </w:rPr>
        <w:commentReference w:id="131"/>
      </w:r>
      <w:r w:rsidR="41D0DD6A" w:rsidRPr="05912830">
        <w:rPr>
          <w:rFonts w:ascii="Arial" w:eastAsia="Times New Roman" w:hAnsi="Arial" w:cs="Arial"/>
          <w:sz w:val="21"/>
          <w:szCs w:val="21"/>
        </w:rPr>
        <w:t xml:space="preserve"> for Step1~3 in support of the 3</w:t>
      </w:r>
      <w:r w:rsidR="41D0DD6A" w:rsidRPr="05912830">
        <w:rPr>
          <w:rFonts w:ascii="Arial" w:eastAsia="Times New Roman" w:hAnsi="Arial" w:cs="Arial"/>
          <w:sz w:val="21"/>
          <w:szCs w:val="21"/>
          <w:vertAlign w:val="superscript"/>
        </w:rPr>
        <w:t>rd</w:t>
      </w:r>
      <w:r w:rsidR="41D0DD6A" w:rsidRPr="05912830">
        <w:rPr>
          <w:rFonts w:ascii="Arial" w:eastAsia="Times New Roman" w:hAnsi="Arial" w:cs="Arial"/>
          <w:sz w:val="21"/>
          <w:szCs w:val="21"/>
        </w:rPr>
        <w:t xml:space="preserve"> campaign (API-8) PAR study and manufacture of </w:t>
      </w:r>
      <w:r w:rsidR="70DD1A6C" w:rsidRPr="05912830">
        <w:rPr>
          <w:rFonts w:ascii="Arial" w:eastAsia="Times New Roman" w:hAnsi="Arial" w:cs="Arial"/>
          <w:sz w:val="21"/>
          <w:szCs w:val="21"/>
        </w:rPr>
        <w:t>LSN4182928</w:t>
      </w:r>
      <w:r w:rsidR="41D0DD6A" w:rsidRPr="05912830">
        <w:rPr>
          <w:rFonts w:ascii="Arial" w:eastAsia="Times New Roman" w:hAnsi="Arial" w:cs="Arial"/>
          <w:sz w:val="21"/>
          <w:szCs w:val="21"/>
        </w:rPr>
        <w:t>/ASYM-140021.</w:t>
      </w:r>
    </w:p>
    <w:p w14:paraId="1128F937" w14:textId="58538114" w:rsidR="00396A90" w:rsidRPr="000D3FE0" w:rsidRDefault="00396A90" w:rsidP="797C4670">
      <w:pPr>
        <w:spacing w:beforeLines="50" w:before="120" w:afterLines="50" w:after="120" w:line="360" w:lineRule="auto"/>
        <w:contextualSpacing/>
        <w:rPr>
          <w:rFonts w:ascii="Arial" w:eastAsia="Times New Roman" w:hAnsi="Arial" w:cs="Arial"/>
          <w:b/>
          <w:bCs/>
          <w:sz w:val="21"/>
          <w:szCs w:val="21"/>
        </w:rPr>
      </w:pPr>
      <w:r w:rsidRPr="797C4670">
        <w:rPr>
          <w:rFonts w:ascii="Arial" w:eastAsia="Times New Roman" w:hAnsi="Arial" w:cs="Arial"/>
          <w:b/>
          <w:bCs/>
          <w:sz w:val="21"/>
          <w:szCs w:val="21"/>
        </w:rPr>
        <w:t>3.2.1 The Process Changes for ASYM-14</w:t>
      </w:r>
      <w:r w:rsidR="00A13118" w:rsidRPr="797C4670">
        <w:rPr>
          <w:rFonts w:ascii="Arial" w:eastAsia="Times New Roman" w:hAnsi="Arial" w:cs="Arial"/>
          <w:b/>
          <w:bCs/>
          <w:sz w:val="21"/>
          <w:szCs w:val="21"/>
        </w:rPr>
        <w:t>0851</w:t>
      </w:r>
      <w:r w:rsidR="00F31B05" w:rsidRPr="797C4670">
        <w:rPr>
          <w:rFonts w:ascii="Arial" w:eastAsia="Times New Roman" w:hAnsi="Arial" w:cs="Arial"/>
          <w:b/>
          <w:bCs/>
          <w:sz w:val="21"/>
          <w:szCs w:val="21"/>
        </w:rPr>
        <w:t>(Step 1)</w:t>
      </w:r>
    </w:p>
    <w:p w14:paraId="4775D14C" w14:textId="3CA92967" w:rsidR="20C3269F" w:rsidRDefault="20C3269F" w:rsidP="797C4670">
      <w:pPr>
        <w:spacing w:after="0" w:line="360" w:lineRule="auto"/>
        <w:jc w:val="both"/>
        <w:rPr>
          <w:ins w:id="132" w:author="Yu Zhang12718" w:date="2026-10-12T02:56:00Z"/>
          <w:rFonts w:ascii="Arial" w:eastAsia="Times New Roman" w:hAnsi="Arial" w:cs="Arial"/>
          <w:sz w:val="21"/>
          <w:szCs w:val="21"/>
          <w:rPrChange w:id="133" w:author="Yu Zhang12718" w:date="2026-10-15T05:29:00Z">
            <w:rPr>
              <w:ins w:id="134" w:author="Yu Zhang12718" w:date="2026-10-12T02:56:00Z"/>
              <w:rFonts w:ascii="Times New Roman" w:eastAsia="Times New Roman" w:hAnsi="Times New Roman" w:cs="Times New Roman"/>
              <w:sz w:val="20"/>
              <w:szCs w:val="20"/>
            </w:rPr>
          </w:rPrChange>
        </w:rPr>
      </w:pPr>
      <w:del w:id="135" w:author="Yu Zhang12718" w:date="2026-10-12T02:56:00Z">
        <w:r w:rsidRPr="797C4670" w:rsidDel="20C3269F">
          <w:rPr>
            <w:sz w:val="21"/>
            <w:szCs w:val="21"/>
            <w:rPrChange w:id="136" w:author="Yu Zhang12718" w:date="2026-10-15T05:29:00Z">
              <w:rPr>
                <w:rFonts w:ascii="Arial" w:eastAsia="Times New Roman" w:hAnsi="Arial" w:cs="Arial"/>
                <w:sz w:val="21"/>
                <w:szCs w:val="21"/>
              </w:rPr>
            </w:rPrChange>
          </w:rPr>
          <w:delText>Process parameters remain unchanged</w:delText>
        </w:r>
      </w:del>
      <w:del w:id="137" w:author="Yu Zhang - Network" w:date="2026-08-06T07:01:00Z">
        <w:r w:rsidRPr="797C4670" w:rsidDel="20C3269F">
          <w:rPr>
            <w:sz w:val="21"/>
            <w:szCs w:val="21"/>
            <w:rPrChange w:id="138" w:author="Yu Zhang12718" w:date="2026-10-15T05:29:00Z">
              <w:rPr>
                <w:rFonts w:ascii="Arial" w:eastAsia="Times New Roman" w:hAnsi="Arial" w:cs="Arial"/>
                <w:sz w:val="21"/>
                <w:szCs w:val="21"/>
              </w:rPr>
            </w:rPrChange>
          </w:rPr>
          <w:delText xml:space="preserve">, </w:delText>
        </w:r>
      </w:del>
      <w:ins w:id="139" w:author="Yu Zhang - Network" w:date="2026-08-06T07:01:00Z">
        <w:del w:id="140" w:author="Yu Zhang12718" w:date="2026-10-12T02:56:00Z">
          <w:r w:rsidRPr="797C4670" w:rsidDel="20C3269F">
            <w:rPr>
              <w:sz w:val="21"/>
              <w:szCs w:val="21"/>
              <w:rPrChange w:id="141" w:author="Yu Zhang12718" w:date="2026-10-15T05:29:00Z">
                <w:rPr>
                  <w:rFonts w:ascii="Arial" w:eastAsia="Arial" w:hAnsi="Arial" w:cs="Arial"/>
                  <w:sz w:val="21"/>
                  <w:szCs w:val="21"/>
                </w:rPr>
              </w:rPrChange>
            </w:rPr>
            <w:delText>. There is no scale change and no process control recipe change. The MOR update only involves template adjustment with core content unchanged</w:delText>
          </w:r>
          <w:r w:rsidRPr="797C4670" w:rsidDel="20C3269F">
            <w:rPr>
              <w:sz w:val="21"/>
              <w:szCs w:val="21"/>
              <w:rPrChange w:id="142" w:author="Yu Zhang12718" w:date="2026-10-15T05:29:00Z">
                <w:rPr>
                  <w:rFonts w:ascii="Arial" w:eastAsia="Times New Roman" w:hAnsi="Arial" w:cs="Arial"/>
                  <w:sz w:val="21"/>
                  <w:szCs w:val="21"/>
                </w:rPr>
              </w:rPrChange>
            </w:rPr>
            <w:delText xml:space="preserve"> ,</w:delText>
          </w:r>
        </w:del>
      </w:ins>
      <w:del w:id="143" w:author="Yu Zhang12718" w:date="2026-10-12T02:56:00Z">
        <w:r w:rsidRPr="797C4670" w:rsidDel="20C3269F">
          <w:rPr>
            <w:sz w:val="21"/>
            <w:szCs w:val="21"/>
            <w:rPrChange w:id="144" w:author="Yu Zhang12718" w:date="2026-10-15T05:29:00Z">
              <w:rPr>
                <w:rFonts w:ascii="Arial" w:eastAsia="Times New Roman" w:hAnsi="Arial" w:cs="Arial"/>
                <w:sz w:val="21"/>
                <w:szCs w:val="21"/>
              </w:rPr>
            </w:rPrChange>
          </w:rPr>
          <w:delText xml:space="preserve">with no adverse effect on the quality of in-process intermediate ASYM-140851. Reference the </w:delText>
        </w:r>
        <w:commentRangeStart w:id="145"/>
        <w:commentRangeStart w:id="146"/>
        <w:r w:rsidRPr="797C4670" w:rsidDel="20C3269F">
          <w:rPr>
            <w:sz w:val="21"/>
            <w:szCs w:val="21"/>
            <w:rPrChange w:id="147" w:author="Yu Zhang12718" w:date="2026-10-15T05:29:00Z">
              <w:rPr>
                <w:rFonts w:ascii="Arial" w:eastAsia="Times New Roman" w:hAnsi="Arial" w:cs="Arial"/>
                <w:sz w:val="21"/>
                <w:szCs w:val="21"/>
              </w:rPr>
            </w:rPrChange>
          </w:rPr>
          <w:delText>PAR report:  TR-1400210307.01</w:delText>
        </w:r>
      </w:del>
      <w:commentRangeEnd w:id="145"/>
      <w:r w:rsidRPr="797C4670">
        <w:rPr>
          <w:rStyle w:val="a4"/>
          <w:rPrChange w:id="148" w:author="Yu Zhang12718" w:date="2026-10-12T02:58:00Z">
            <w:rPr>
              <w:rStyle w:val="a4"/>
              <w:rFonts w:ascii="Times New Roman" w:eastAsia="Times New Roman" w:hAnsi="Times New Roman" w:cs="Times New Roman"/>
              <w:sz w:val="20"/>
              <w:szCs w:val="20"/>
            </w:rPr>
          </w:rPrChange>
        </w:rPr>
        <w:commentReference w:id="145"/>
      </w:r>
      <w:commentRangeEnd w:id="146"/>
      <w:r>
        <w:rPr>
          <w:rStyle w:val="a4"/>
        </w:rPr>
        <w:commentReference w:id="146"/>
      </w:r>
      <w:ins w:id="149" w:author="Yu Zhang12718" w:date="2026-10-12T02:56:00Z">
        <w:r w:rsidR="5CCAA254" w:rsidRPr="797C4670">
          <w:rPr>
            <w:sz w:val="21"/>
            <w:szCs w:val="21"/>
            <w:rPrChange w:id="150" w:author="Yu Zhang12718" w:date="2026-10-12T02:58:00Z">
              <w:rPr>
                <w:rFonts w:ascii="Times New Roman" w:eastAsia="Times New Roman" w:hAnsi="Times New Roman" w:cs="Times New Roman"/>
                <w:sz w:val="20"/>
                <w:szCs w:val="20"/>
              </w:rPr>
            </w:rPrChange>
          </w:rPr>
          <w:t xml:space="preserve"> </w:t>
        </w:r>
        <w:r w:rsidR="5CCAA254" w:rsidRPr="797C4670">
          <w:rPr>
            <w:sz w:val="21"/>
            <w:szCs w:val="21"/>
            <w:rPrChange w:id="151" w:author="Yu Zhang12718" w:date="2026-10-12T02:57:00Z">
              <w:rPr>
                <w:rFonts w:ascii="Times New Roman" w:eastAsia="Times New Roman" w:hAnsi="Times New Roman" w:cs="Times New Roman"/>
                <w:sz w:val="20"/>
                <w:szCs w:val="20"/>
              </w:rPr>
            </w:rPrChange>
          </w:rPr>
          <w:t xml:space="preserve">The changes documented  are grouped into five categories: (1) MOR documentation and GMP enhancements (Incident Log, dual-person verification, expanded pre-charging and visual-inspection checklists, and clarified roles and records), which do not alter process steps or parameters; (2) process parameter refinements (minimum dissolution, activation and mixing times, visual discharge/transfer endpoints, removal of the agitation-stop step, and formal CPP/NOR designation), each supported by the PAR study and full-scale batch experience and kept within demonstrated ranges; </w:t>
        </w:r>
      </w:ins>
    </w:p>
    <w:p w14:paraId="33C1FED4" w14:textId="1BCDBA0D" w:rsidR="5CCAA254" w:rsidRDefault="5CCAA254">
      <w:pPr>
        <w:spacing w:after="0" w:line="360" w:lineRule="auto"/>
        <w:jc w:val="both"/>
        <w:rPr>
          <w:rFonts w:ascii="Arial" w:eastAsia="Arial" w:hAnsi="Arial" w:cs="Arial"/>
          <w:b/>
          <w:bCs/>
          <w:sz w:val="21"/>
          <w:szCs w:val="21"/>
          <w:rPrChange w:id="152" w:author="Yu Zhang12718" w:date="2026-10-15T05:29:00Z">
            <w:rPr>
              <w:rFonts w:ascii="Times New Roman" w:eastAsia="Times New Roman" w:hAnsi="Times New Roman" w:cs="Times New Roman"/>
              <w:sz w:val="20"/>
              <w:szCs w:val="20"/>
            </w:rPr>
          </w:rPrChange>
        </w:rPr>
        <w:pPrChange w:id="153" w:author="Yu Zhang12718" w:date="2026-10-15T05:36:00Z">
          <w:pPr/>
        </w:pPrChange>
      </w:pPr>
      <w:ins w:id="154" w:author="Yu Zhang12718" w:date="2026-10-12T02:56:00Z">
        <w:r w:rsidRPr="797C4670">
          <w:rPr>
            <w:sz w:val="21"/>
            <w:szCs w:val="21"/>
            <w:rPrChange w:id="155" w:author="Yu Zhang12718" w:date="2026-10-15T05:29:00Z">
              <w:rPr>
                <w:rFonts w:ascii="Times New Roman" w:eastAsia="Times New Roman" w:hAnsi="Times New Roman" w:cs="Times New Roman"/>
                <w:sz w:val="20"/>
                <w:szCs w:val="20"/>
              </w:rPr>
            </w:rPrChange>
          </w:rPr>
          <w:t>On the basis of the PAR, risk</w:t>
        </w:r>
        <w:del w:id="156" w:author="Xuning Wei12232" w:date="2026-10-27T13:29:00Z">
          <w:r w:rsidRPr="797C4670" w:rsidDel="004468D5">
            <w:rPr>
              <w:sz w:val="21"/>
              <w:szCs w:val="21"/>
              <w:rPrChange w:id="157" w:author="Yu Zhang12718" w:date="2026-10-15T05:29:00Z">
                <w:rPr>
                  <w:rFonts w:ascii="Times New Roman" w:eastAsia="Times New Roman" w:hAnsi="Times New Roman" w:cs="Times New Roman"/>
                  <w:sz w:val="20"/>
                  <w:szCs w:val="20"/>
                </w:rPr>
              </w:rPrChange>
            </w:rPr>
            <w:delText xml:space="preserve"> assessments, full-scale batch and solvent-run evidence, none of the changes adversely affects product CQAs, impurity profile, yield, cleaning, stability or PPQ success; the revised parameters and methods will be specifically monitored and trended across the three PPQ batches as the change-effectiveness check.</w:delText>
          </w:r>
        </w:del>
      </w:ins>
      <w:ins w:id="158" w:author="Yu Zhang12718" w:date="2026-10-15T05:36:00Z">
        <w:del w:id="159" w:author="Xuning Wei12232" w:date="2026-10-27T13:29:00Z">
          <w:r w:rsidR="009033E9" w:rsidRPr="797C4670" w:rsidDel="004468D5">
            <w:rPr>
              <w:rFonts w:ascii="Arial" w:eastAsia="Arial" w:hAnsi="Arial" w:cs="Arial"/>
              <w:sz w:val="21"/>
              <w:szCs w:val="21"/>
            </w:rPr>
            <w:delText xml:space="preserve"> For details of related changes,  refer to</w:delText>
          </w:r>
        </w:del>
      </w:ins>
      <w:ins w:id="160" w:author="Yu Zhang12718" w:date="2026-10-15T05:38:00Z">
        <w:del w:id="161" w:author="Xuning Wei12232" w:date="2026-10-27T13:29:00Z">
          <w:r w:rsidR="49621CDC" w:rsidRPr="797C4670" w:rsidDel="004468D5">
            <w:rPr>
              <w:rFonts w:ascii="Arial" w:eastAsia="Arial" w:hAnsi="Arial" w:cs="Arial"/>
              <w:sz w:val="21"/>
              <w:szCs w:val="21"/>
            </w:rPr>
            <w:delText xml:space="preserve"> </w:delText>
          </w:r>
          <w:r w:rsidR="49621CDC" w:rsidRPr="797C4670" w:rsidDel="004468D5">
            <w:rPr>
              <w:rFonts w:ascii="Arial" w:eastAsia="Arial" w:hAnsi="Arial" w:cs="Arial"/>
              <w:b/>
              <w:bCs/>
              <w:sz w:val="21"/>
              <w:szCs w:val="21"/>
              <w:rPrChange w:id="162" w:author="Yu Zhang12718" w:date="2026-10-15T05:42:00Z">
                <w:rPr>
                  <w:rFonts w:ascii="Arial" w:eastAsia="Arial" w:hAnsi="Arial" w:cs="Arial"/>
                  <w:sz w:val="21"/>
                  <w:szCs w:val="21"/>
                </w:rPr>
              </w:rPrChange>
            </w:rPr>
            <w:delText xml:space="preserve">Change-CPo140021-030106.01  </w:delText>
          </w:r>
        </w:del>
      </w:ins>
      <w:ins w:id="163" w:author="Xuning Wei12232" w:date="2026-10-27T13:29:00Z">
        <w:r w:rsidR="004468D5">
          <w:rPr>
            <w:sz w:val="21"/>
            <w:szCs w:val="21"/>
          </w:rPr>
          <w:t xml:space="preserve"> </w:t>
        </w:r>
      </w:ins>
    </w:p>
    <w:p w14:paraId="45DB443A" w14:textId="66CC91A9" w:rsidR="003E4008" w:rsidRPr="000D3FE0" w:rsidRDefault="00F31B05" w:rsidP="009A233C">
      <w:pPr>
        <w:spacing w:beforeLines="50" w:before="120" w:afterLines="50" w:after="120" w:line="360" w:lineRule="auto"/>
        <w:contextualSpacing/>
        <w:rPr>
          <w:rFonts w:ascii="Arial" w:hAnsi="Arial" w:cs="Arial"/>
          <w:b/>
          <w:sz w:val="21"/>
          <w:szCs w:val="21"/>
        </w:rPr>
      </w:pPr>
      <w:r w:rsidRPr="000D3FE0">
        <w:rPr>
          <w:rFonts w:ascii="Arial" w:eastAsia="Times New Roman" w:hAnsi="Arial" w:cs="Arial"/>
          <w:b/>
          <w:sz w:val="21"/>
          <w:szCs w:val="21"/>
        </w:rPr>
        <w:t>3.2</w:t>
      </w:r>
      <w:r w:rsidR="00CF0863" w:rsidRPr="000D3FE0">
        <w:rPr>
          <w:rFonts w:ascii="Arial" w:eastAsia="Times New Roman" w:hAnsi="Arial" w:cs="Arial"/>
          <w:b/>
          <w:sz w:val="21"/>
          <w:szCs w:val="21"/>
        </w:rPr>
        <w:t>.2</w:t>
      </w:r>
      <w:r w:rsidRPr="000D3FE0">
        <w:rPr>
          <w:rFonts w:ascii="Arial" w:eastAsia="Times New Roman" w:hAnsi="Arial" w:cs="Arial"/>
          <w:b/>
          <w:sz w:val="21"/>
          <w:szCs w:val="21"/>
        </w:rPr>
        <w:t xml:space="preserve"> The</w:t>
      </w:r>
      <w:r w:rsidRPr="000D3FE0">
        <w:rPr>
          <w:rFonts w:ascii="Arial" w:hAnsi="Arial" w:cs="Arial"/>
          <w:b/>
          <w:sz w:val="21"/>
          <w:szCs w:val="21"/>
        </w:rPr>
        <w:t xml:space="preserve"> </w:t>
      </w:r>
      <w:r w:rsidRPr="000D3FE0">
        <w:rPr>
          <w:rFonts w:ascii="Arial" w:eastAsia="Times New Roman" w:hAnsi="Arial" w:cs="Arial"/>
          <w:b/>
          <w:sz w:val="21"/>
          <w:szCs w:val="21"/>
        </w:rPr>
        <w:t xml:space="preserve">Process Changes for </w:t>
      </w:r>
      <w:r w:rsidR="00A13118" w:rsidRPr="000D3FE0">
        <w:rPr>
          <w:rFonts w:ascii="Arial" w:eastAsia="Times New Roman" w:hAnsi="Arial" w:cs="Arial"/>
          <w:b/>
          <w:sz w:val="21"/>
          <w:szCs w:val="21"/>
        </w:rPr>
        <w:t>LSN4214882/ASYM-140852</w:t>
      </w:r>
      <w:r w:rsidRPr="000D3FE0">
        <w:rPr>
          <w:rFonts w:ascii="Arial" w:eastAsia="Times New Roman" w:hAnsi="Arial" w:cs="Arial"/>
          <w:b/>
          <w:sz w:val="21"/>
          <w:szCs w:val="21"/>
        </w:rPr>
        <w:t xml:space="preserve"> (Step 2)</w:t>
      </w:r>
    </w:p>
    <w:p w14:paraId="7271CFCE" w14:textId="0CFF3C70" w:rsidR="009A233C" w:rsidRPr="000D3FE0" w:rsidRDefault="009A233C" w:rsidP="6F69330E">
      <w:pPr>
        <w:spacing w:beforeLines="50" w:before="120" w:afterLines="50" w:after="120" w:line="360" w:lineRule="auto"/>
        <w:jc w:val="both"/>
        <w:rPr>
          <w:ins w:id="164" w:author="Yu Zhang12718" w:date="2026-10-15T05:30:00Z"/>
        </w:rPr>
      </w:pPr>
      <w:del w:id="165" w:author="Yu Zhang - Network" w:date="2026-08-06T07:05:00Z">
        <w:r w:rsidRPr="797C4670" w:rsidDel="009A233C">
          <w:rPr>
            <w:rFonts w:ascii="Arial" w:eastAsia="Times New Roman" w:hAnsi="Arial" w:cs="Arial"/>
            <w:sz w:val="21"/>
            <w:szCs w:val="21"/>
          </w:rPr>
          <w:delText xml:space="preserve">Process parameters remain unchanged, with </w:delText>
        </w:r>
      </w:del>
      <w:ins w:id="166" w:author="Yu Zhang - Network" w:date="2026-08-06T07:05:00Z">
        <w:r w:rsidR="5DDDB929" w:rsidRPr="797C4670">
          <w:rPr>
            <w:rFonts w:ascii="Arial" w:eastAsia="Arial" w:hAnsi="Arial" w:cs="Arial"/>
            <w:sz w:val="21"/>
            <w:szCs w:val="21"/>
          </w:rPr>
          <w:t xml:space="preserve">There is no change in manufacturing scale. Process parameter adjustments are implemented due to unsatisfactory mixing performance, including agitation speed and rinse volume. The changes are based on the supplementary PAR study report. These parameter adjustments have </w:t>
        </w:r>
      </w:ins>
      <w:r w:rsidR="1F12BA7E" w:rsidRPr="797C4670">
        <w:rPr>
          <w:rFonts w:ascii="Arial" w:eastAsia="Times New Roman" w:hAnsi="Arial" w:cs="Arial"/>
          <w:sz w:val="21"/>
          <w:szCs w:val="21"/>
        </w:rPr>
        <w:t>no adverse effect on the quality of</w:t>
      </w:r>
      <w:r w:rsidR="6E3BD2DF" w:rsidRPr="797C4670">
        <w:rPr>
          <w:rFonts w:ascii="Arial" w:eastAsia="Times New Roman" w:hAnsi="Arial" w:cs="Arial"/>
          <w:sz w:val="21"/>
          <w:szCs w:val="21"/>
        </w:rPr>
        <w:t xml:space="preserve"> </w:t>
      </w:r>
      <w:r w:rsidR="531D6175" w:rsidRPr="797C4670">
        <w:rPr>
          <w:rFonts w:ascii="Arial" w:eastAsia="Times New Roman" w:hAnsi="Arial" w:cs="Arial"/>
          <w:sz w:val="21"/>
          <w:szCs w:val="21"/>
        </w:rPr>
        <w:t>process intermediate</w:t>
      </w:r>
      <w:r w:rsidR="49F2AF25" w:rsidRPr="797C4670">
        <w:rPr>
          <w:rFonts w:ascii="Arial" w:eastAsia="Times New Roman" w:hAnsi="Arial" w:cs="Arial"/>
          <w:sz w:val="21"/>
          <w:szCs w:val="21"/>
        </w:rPr>
        <w:t xml:space="preserve"> </w:t>
      </w:r>
      <w:r w:rsidR="784BC069" w:rsidRPr="797C4670">
        <w:rPr>
          <w:rFonts w:ascii="Arial" w:eastAsia="Times New Roman" w:hAnsi="Arial" w:cs="Arial"/>
          <w:sz w:val="21"/>
          <w:szCs w:val="21"/>
        </w:rPr>
        <w:t>LSN4214882/ASYM-140852</w:t>
      </w:r>
      <w:r w:rsidR="1F12BA7E" w:rsidRPr="797C4670">
        <w:rPr>
          <w:rFonts w:ascii="Arial" w:eastAsia="Times New Roman" w:hAnsi="Arial" w:cs="Arial"/>
          <w:sz w:val="21"/>
          <w:szCs w:val="21"/>
        </w:rPr>
        <w:t xml:space="preserve"> (Step</w:t>
      </w:r>
      <w:r w:rsidR="5FFA1F0E" w:rsidRPr="797C4670">
        <w:rPr>
          <w:rFonts w:ascii="Arial" w:eastAsia="Times New Roman" w:hAnsi="Arial" w:cs="Arial"/>
          <w:sz w:val="21"/>
          <w:szCs w:val="21"/>
        </w:rPr>
        <w:t xml:space="preserve"> </w:t>
      </w:r>
      <w:r w:rsidR="1F12BA7E" w:rsidRPr="797C4670">
        <w:rPr>
          <w:rFonts w:ascii="Arial" w:eastAsia="Times New Roman" w:hAnsi="Arial" w:cs="Arial"/>
          <w:sz w:val="21"/>
          <w:szCs w:val="21"/>
        </w:rPr>
        <w:t>2).</w:t>
      </w:r>
    </w:p>
    <w:p w14:paraId="78C72A0B" w14:textId="25675D0A" w:rsidR="009A233C" w:rsidRPr="000D3FE0" w:rsidRDefault="64BC1C08">
      <w:pPr>
        <w:spacing w:beforeLines="50" w:before="120" w:afterLines="50" w:after="120" w:line="360" w:lineRule="auto"/>
        <w:jc w:val="both"/>
        <w:rPr>
          <w:ins w:id="167" w:author="Yu Zhang12718" w:date="2026-10-15T05:38:00Z"/>
          <w:rFonts w:ascii="Arial" w:eastAsia="Arial" w:hAnsi="Arial" w:cs="Arial"/>
          <w:b/>
          <w:bCs/>
          <w:sz w:val="21"/>
          <w:szCs w:val="21"/>
        </w:rPr>
        <w:pPrChange w:id="168" w:author="Yu Zhang12718" w:date="2026-10-15T05:34:00Z">
          <w:pPr/>
        </w:pPrChange>
      </w:pPr>
      <w:ins w:id="169" w:author="Yu Zhang12718" w:date="2026-10-15T05:34:00Z">
        <w:r w:rsidRPr="797C4670">
          <w:rPr>
            <w:rFonts w:ascii="Arial" w:eastAsia="Arial" w:hAnsi="Arial" w:cs="Arial"/>
            <w:sz w:val="21"/>
            <w:szCs w:val="21"/>
          </w:rPr>
          <w:lastRenderedPageBreak/>
          <w:t xml:space="preserve">Parameters will be revised based on the PAR study. Based on the PAR, risk assessments, full-scale batch and solvent-run evidence, the proposed changes will not adversely affect product CQAs, impurity profile, yield, cleaning, </w:t>
        </w:r>
        <w:proofErr w:type="gramStart"/>
        <w:r w:rsidRPr="797C4670">
          <w:rPr>
            <w:rFonts w:ascii="Arial" w:eastAsia="Arial" w:hAnsi="Arial" w:cs="Arial"/>
            <w:sz w:val="21"/>
            <w:szCs w:val="21"/>
          </w:rPr>
          <w:t>stability</w:t>
        </w:r>
        <w:proofErr w:type="gramEnd"/>
        <w:r w:rsidRPr="797C4670">
          <w:rPr>
            <w:rFonts w:ascii="Arial" w:eastAsia="Arial" w:hAnsi="Arial" w:cs="Arial"/>
            <w:sz w:val="21"/>
            <w:szCs w:val="21"/>
          </w:rPr>
          <w:t xml:space="preserve"> or PPQ success. The revised parameters and methods will be specifically monitored and trended across the three PPQ batches as a change effectiveness check.</w:t>
        </w:r>
      </w:ins>
      <w:del w:id="170" w:author="Yu Zhang12718" w:date="2026-10-15T05:30:00Z">
        <w:r w:rsidR="009A233C" w:rsidRPr="797C4670" w:rsidDel="1F12BA7E">
          <w:rPr>
            <w:rFonts w:ascii="Arial" w:eastAsia="Times New Roman" w:hAnsi="Arial" w:cs="Arial"/>
            <w:sz w:val="21"/>
            <w:szCs w:val="21"/>
          </w:rPr>
          <w:delText xml:space="preserve"> Reference the PAR report: TR-14002</w:delText>
        </w:r>
        <w:r w:rsidR="009A233C" w:rsidRPr="797C4670" w:rsidDel="784BC069">
          <w:rPr>
            <w:rFonts w:ascii="Arial" w:eastAsia="Times New Roman" w:hAnsi="Arial" w:cs="Arial"/>
            <w:sz w:val="21"/>
            <w:szCs w:val="21"/>
          </w:rPr>
          <w:delText>1</w:delText>
        </w:r>
        <w:r w:rsidR="009A233C" w:rsidRPr="797C4670" w:rsidDel="1F12BA7E">
          <w:rPr>
            <w:rFonts w:ascii="Arial" w:eastAsia="Times New Roman" w:hAnsi="Arial" w:cs="Arial"/>
            <w:sz w:val="21"/>
            <w:szCs w:val="21"/>
          </w:rPr>
          <w:delText>030</w:delText>
        </w:r>
        <w:r w:rsidR="009A233C" w:rsidRPr="797C4670" w:rsidDel="784BC069">
          <w:rPr>
            <w:rFonts w:ascii="Arial" w:eastAsia="Times New Roman" w:hAnsi="Arial" w:cs="Arial"/>
            <w:sz w:val="21"/>
            <w:szCs w:val="21"/>
          </w:rPr>
          <w:delText>8</w:delText>
        </w:r>
        <w:r w:rsidR="009A233C" w:rsidRPr="797C4670" w:rsidDel="1F12BA7E">
          <w:rPr>
            <w:rFonts w:ascii="Arial" w:eastAsia="Times New Roman" w:hAnsi="Arial" w:cs="Arial"/>
            <w:sz w:val="21"/>
            <w:szCs w:val="21"/>
          </w:rPr>
          <w:delText>.01</w:delText>
        </w:r>
      </w:del>
      <w:ins w:id="171" w:author="Jie Wang5909" w:date="2026-10-13T18:37:00Z">
        <w:del w:id="172" w:author="Yu Zhang12718" w:date="2026-10-15T05:30:00Z">
          <w:r w:rsidR="009A233C" w:rsidRPr="797C4670" w:rsidDel="00992946">
            <w:rPr>
              <w:rFonts w:ascii="Arial" w:eastAsia="Times New Roman" w:hAnsi="Arial" w:cs="Arial"/>
              <w:sz w:val="21"/>
              <w:szCs w:val="21"/>
            </w:rPr>
            <w:delText>.</w:delText>
          </w:r>
        </w:del>
      </w:ins>
      <w:ins w:id="173" w:author="Yu Zhang12718" w:date="2026-10-15T05:38:00Z">
        <w:r w:rsidR="4361366D" w:rsidRPr="797C4670">
          <w:rPr>
            <w:rFonts w:ascii="Arial" w:eastAsia="Arial" w:hAnsi="Arial" w:cs="Arial"/>
            <w:sz w:val="21"/>
            <w:szCs w:val="21"/>
          </w:rPr>
          <w:t xml:space="preserve"> For details of related changes</w:t>
        </w:r>
        <w:proofErr w:type="gramStart"/>
        <w:r w:rsidR="4361366D" w:rsidRPr="797C4670">
          <w:rPr>
            <w:rFonts w:ascii="Arial" w:eastAsia="Arial" w:hAnsi="Arial" w:cs="Arial"/>
            <w:sz w:val="21"/>
            <w:szCs w:val="21"/>
          </w:rPr>
          <w:t>,  refer</w:t>
        </w:r>
        <w:proofErr w:type="gramEnd"/>
        <w:r w:rsidR="4361366D" w:rsidRPr="797C4670">
          <w:rPr>
            <w:rFonts w:ascii="Arial" w:eastAsia="Arial" w:hAnsi="Arial" w:cs="Arial"/>
            <w:sz w:val="21"/>
            <w:szCs w:val="21"/>
          </w:rPr>
          <w:t xml:space="preserve"> to </w:t>
        </w:r>
        <w:r w:rsidR="4361366D" w:rsidRPr="797C4670">
          <w:rPr>
            <w:rFonts w:ascii="Arial" w:eastAsia="Arial" w:hAnsi="Arial" w:cs="Arial"/>
            <w:b/>
            <w:bCs/>
            <w:sz w:val="21"/>
            <w:szCs w:val="21"/>
            <w:rPrChange w:id="174" w:author="Yu Zhang12718" w:date="2026-10-15T05:42:00Z">
              <w:rPr>
                <w:rFonts w:ascii="Arial" w:eastAsia="Arial" w:hAnsi="Arial" w:cs="Arial"/>
                <w:sz w:val="21"/>
                <w:szCs w:val="21"/>
              </w:rPr>
            </w:rPrChange>
          </w:rPr>
          <w:t xml:space="preserve">Change-CPo140021-030202.01  </w:t>
        </w:r>
      </w:ins>
    </w:p>
    <w:p w14:paraId="59FF61A8" w14:textId="7D4F8BCD" w:rsidR="009A233C" w:rsidRPr="000D3FE0" w:rsidRDefault="009A233C" w:rsidP="797C4670">
      <w:pPr>
        <w:spacing w:beforeLines="50" w:before="120" w:afterLines="50" w:after="120" w:line="360" w:lineRule="auto"/>
        <w:jc w:val="both"/>
        <w:rPr>
          <w:del w:id="175" w:author="Yu Zhang12718" w:date="2026-10-15T05:30:00Z"/>
          <w:rFonts w:ascii="Arial" w:eastAsia="Times New Roman" w:hAnsi="Arial" w:cs="Arial"/>
          <w:sz w:val="21"/>
          <w:szCs w:val="21"/>
        </w:rPr>
      </w:pPr>
    </w:p>
    <w:p w14:paraId="7E87FC84" w14:textId="022CE069" w:rsidR="00A13118" w:rsidRPr="000D3FE0" w:rsidRDefault="00A13118" w:rsidP="00A13118">
      <w:pPr>
        <w:spacing w:beforeLines="50" w:before="120" w:afterLines="50" w:after="120" w:line="360" w:lineRule="auto"/>
        <w:contextualSpacing/>
        <w:rPr>
          <w:rFonts w:ascii="Arial" w:eastAsia="Times New Roman" w:hAnsi="Arial" w:cs="Arial"/>
          <w:b/>
          <w:sz w:val="21"/>
          <w:szCs w:val="21"/>
        </w:rPr>
      </w:pPr>
      <w:r w:rsidRPr="000D3FE0">
        <w:rPr>
          <w:rFonts w:ascii="Arial" w:eastAsia="Times New Roman" w:hAnsi="Arial" w:cs="Arial"/>
          <w:b/>
          <w:sz w:val="21"/>
          <w:szCs w:val="21"/>
        </w:rPr>
        <w:t>3.2.3 The</w:t>
      </w:r>
      <w:r w:rsidRPr="000D3FE0">
        <w:rPr>
          <w:rFonts w:ascii="Arial" w:hAnsi="Arial" w:cs="Arial"/>
          <w:b/>
          <w:sz w:val="21"/>
          <w:szCs w:val="21"/>
        </w:rPr>
        <w:t xml:space="preserve"> </w:t>
      </w:r>
      <w:r w:rsidRPr="000D3FE0">
        <w:rPr>
          <w:rFonts w:ascii="Arial" w:eastAsia="Times New Roman" w:hAnsi="Arial" w:cs="Arial"/>
          <w:b/>
          <w:sz w:val="21"/>
          <w:szCs w:val="21"/>
        </w:rPr>
        <w:t xml:space="preserve">Process Changes for </w:t>
      </w:r>
      <w:r w:rsidR="00965A99" w:rsidRPr="000D3FE0">
        <w:rPr>
          <w:rFonts w:ascii="Arial" w:eastAsia="Times New Roman" w:hAnsi="Arial" w:cs="Arial"/>
          <w:b/>
          <w:sz w:val="21"/>
          <w:szCs w:val="21"/>
        </w:rPr>
        <w:t>LSN4182928</w:t>
      </w:r>
      <w:r w:rsidRPr="000D3FE0">
        <w:rPr>
          <w:rFonts w:ascii="Arial" w:eastAsia="Times New Roman" w:hAnsi="Arial" w:cs="Arial"/>
          <w:b/>
          <w:sz w:val="21"/>
          <w:szCs w:val="21"/>
        </w:rPr>
        <w:t>/ASYM-140021 (Step 3)</w:t>
      </w:r>
    </w:p>
    <w:p w14:paraId="01FC008E" w14:textId="7CED1036" w:rsidR="00A13118" w:rsidRPr="000D3FE0" w:rsidRDefault="00A13118" w:rsidP="00122F53">
      <w:pPr>
        <w:spacing w:beforeLines="50" w:before="120" w:afterLines="50" w:after="120" w:line="360" w:lineRule="auto"/>
        <w:jc w:val="both"/>
        <w:rPr>
          <w:ins w:id="176" w:author="Yu Zhang12718" w:date="2026-10-15T05:31:00Z"/>
        </w:rPr>
      </w:pPr>
      <w:r w:rsidRPr="797C4670">
        <w:rPr>
          <w:rFonts w:ascii="Arial" w:eastAsia="Times New Roman" w:hAnsi="Arial" w:cs="Arial"/>
          <w:sz w:val="21"/>
          <w:szCs w:val="21"/>
        </w:rPr>
        <w:t xml:space="preserve">Process parameters remain unchanged, with no adverse effect on the quality of </w:t>
      </w:r>
      <w:r w:rsidR="00122F53" w:rsidRPr="797C4670">
        <w:rPr>
          <w:rFonts w:ascii="Arial" w:eastAsia="Times New Roman" w:hAnsi="Arial" w:cs="Arial"/>
          <w:sz w:val="21"/>
          <w:szCs w:val="21"/>
        </w:rPr>
        <w:t xml:space="preserve">product </w:t>
      </w:r>
      <w:r w:rsidR="00965A99" w:rsidRPr="797C4670">
        <w:rPr>
          <w:rFonts w:ascii="Arial" w:eastAsia="Times New Roman" w:hAnsi="Arial" w:cs="Arial"/>
          <w:sz w:val="21"/>
          <w:szCs w:val="21"/>
        </w:rPr>
        <w:t>LSN4182928</w:t>
      </w:r>
      <w:r w:rsidRPr="797C4670">
        <w:rPr>
          <w:rFonts w:ascii="Arial" w:eastAsia="Times New Roman" w:hAnsi="Arial" w:cs="Arial"/>
          <w:sz w:val="21"/>
          <w:szCs w:val="21"/>
        </w:rPr>
        <w:t xml:space="preserve">/ASYM-140021 (Step 3). </w:t>
      </w:r>
    </w:p>
    <w:p w14:paraId="7E8458E6" w14:textId="7BC8374C" w:rsidR="00A13118" w:rsidRPr="000D3FE0" w:rsidRDefault="61B59435" w:rsidP="797C4670">
      <w:pPr>
        <w:spacing w:after="0" w:line="360" w:lineRule="auto"/>
        <w:jc w:val="both"/>
        <w:rPr>
          <w:ins w:id="177" w:author="Yu Zhang12718" w:date="2026-10-15T05:31:00Z"/>
          <w:rFonts w:ascii="Arial" w:eastAsia="Arial" w:hAnsi="Arial" w:cs="Arial"/>
          <w:sz w:val="21"/>
          <w:szCs w:val="21"/>
        </w:rPr>
      </w:pPr>
      <w:ins w:id="178" w:author="Yu Zhang12718" w:date="2026-10-15T05:34:00Z">
        <w:r w:rsidRPr="797C4670">
          <w:rPr>
            <w:rFonts w:ascii="Arial" w:eastAsia="Arial" w:hAnsi="Arial" w:cs="Arial"/>
            <w:sz w:val="21"/>
            <w:szCs w:val="21"/>
          </w:rPr>
          <w:t xml:space="preserve">Parameters will be revised based on the PAR study. Based on the PAR, risk assessments, full-scale batch and solvent-run evidence, the proposed changes will not adversely affect product CQAs, impurity profile, yield, cleaning, </w:t>
        </w:r>
        <w:proofErr w:type="gramStart"/>
        <w:r w:rsidRPr="797C4670">
          <w:rPr>
            <w:rFonts w:ascii="Arial" w:eastAsia="Arial" w:hAnsi="Arial" w:cs="Arial"/>
            <w:sz w:val="21"/>
            <w:szCs w:val="21"/>
          </w:rPr>
          <w:t>stability</w:t>
        </w:r>
        <w:proofErr w:type="gramEnd"/>
        <w:r w:rsidRPr="797C4670">
          <w:rPr>
            <w:rFonts w:ascii="Arial" w:eastAsia="Arial" w:hAnsi="Arial" w:cs="Arial"/>
            <w:sz w:val="21"/>
            <w:szCs w:val="21"/>
          </w:rPr>
          <w:t xml:space="preserve"> or PPQ success. The revised parameters and methods will be specifically monitored and trended across the three PPQ batches as a change effectiveness check.</w:t>
        </w:r>
      </w:ins>
      <w:ins w:id="179" w:author="Yu Zhang12718" w:date="2026-10-15T05:38:00Z">
        <w:r w:rsidR="0CF8220A" w:rsidRPr="797C4670">
          <w:rPr>
            <w:rFonts w:ascii="Arial" w:eastAsia="Arial" w:hAnsi="Arial" w:cs="Arial"/>
            <w:sz w:val="21"/>
            <w:szCs w:val="21"/>
          </w:rPr>
          <w:t xml:space="preserve"> For details of related changes, refer to Change- </w:t>
        </w:r>
        <w:r w:rsidR="0CF8220A" w:rsidRPr="797C4670">
          <w:rPr>
            <w:rFonts w:ascii="Arial" w:eastAsia="Arial" w:hAnsi="Arial" w:cs="Arial"/>
            <w:b/>
            <w:bCs/>
            <w:sz w:val="21"/>
            <w:szCs w:val="21"/>
            <w:rPrChange w:id="180" w:author="Yu Zhang12718" w:date="2026-10-15T05:42:00Z">
              <w:rPr>
                <w:rFonts w:ascii="Arial" w:eastAsia="Arial" w:hAnsi="Arial" w:cs="Arial"/>
                <w:sz w:val="21"/>
                <w:szCs w:val="21"/>
              </w:rPr>
            </w:rPrChange>
          </w:rPr>
          <w:t xml:space="preserve">Change-CPo140021-030303.01  </w:t>
        </w:r>
      </w:ins>
    </w:p>
    <w:p w14:paraId="610757C1" w14:textId="7776EC4B" w:rsidR="00A13118" w:rsidRPr="000D3FE0" w:rsidRDefault="00A13118" w:rsidP="00122F53">
      <w:pPr>
        <w:spacing w:beforeLines="50" w:before="120" w:afterLines="50" w:after="120" w:line="360" w:lineRule="auto"/>
        <w:jc w:val="both"/>
        <w:rPr>
          <w:rFonts w:ascii="Arial" w:eastAsia="Times New Roman" w:hAnsi="Arial" w:cs="Arial"/>
          <w:sz w:val="21"/>
          <w:szCs w:val="21"/>
        </w:rPr>
      </w:pPr>
      <w:del w:id="181" w:author="Yu Zhang12718" w:date="2026-10-15T05:31:00Z">
        <w:r w:rsidRPr="797C4670" w:rsidDel="00A13118">
          <w:rPr>
            <w:rFonts w:ascii="Arial" w:eastAsia="Times New Roman" w:hAnsi="Arial" w:cs="Arial"/>
            <w:sz w:val="21"/>
            <w:szCs w:val="21"/>
          </w:rPr>
          <w:delText>Reference the PAR report: TR-1400210309.01</w:delText>
        </w:r>
      </w:del>
      <w:ins w:id="182" w:author="Jie Wang5909" w:date="2026-10-13T18:37:00Z">
        <w:del w:id="183" w:author="Yu Zhang12718" w:date="2026-10-15T05:31:00Z">
          <w:r w:rsidRPr="797C4670" w:rsidDel="00992946">
            <w:rPr>
              <w:rFonts w:ascii="Arial" w:eastAsia="Times New Roman" w:hAnsi="Arial" w:cs="Arial"/>
              <w:sz w:val="21"/>
              <w:szCs w:val="21"/>
            </w:rPr>
            <w:delText>.</w:delText>
          </w:r>
        </w:del>
      </w:ins>
    </w:p>
    <w:p w14:paraId="51DB96CF" w14:textId="5C854130" w:rsidR="005A4DDF" w:rsidRPr="000D3FE0" w:rsidRDefault="005A4DDF" w:rsidP="00F64FB5">
      <w:pPr>
        <w:pStyle w:val="2"/>
        <w:spacing w:beforeLines="50" w:before="120" w:afterLines="50" w:after="120" w:line="360" w:lineRule="auto"/>
        <w:contextualSpacing/>
        <w:rPr>
          <w:rFonts w:ascii="Arial" w:eastAsia="Times New Roman" w:hAnsi="Arial" w:cs="Arial"/>
          <w:sz w:val="21"/>
          <w:szCs w:val="21"/>
        </w:rPr>
      </w:pPr>
      <w:bookmarkStart w:id="184" w:name="_Toc243079866"/>
      <w:r w:rsidRPr="000D3FE0">
        <w:rPr>
          <w:rFonts w:ascii="Arial" w:eastAsia="Times New Roman" w:hAnsi="Arial" w:cs="Arial"/>
          <w:sz w:val="21"/>
          <w:szCs w:val="21"/>
        </w:rPr>
        <w:t>3.3 Process Equipment</w:t>
      </w:r>
      <w:bookmarkEnd w:id="184"/>
      <w:r w:rsidRPr="000D3FE0">
        <w:rPr>
          <w:rFonts w:ascii="Arial" w:eastAsia="Times New Roman" w:hAnsi="Arial" w:cs="Arial"/>
          <w:sz w:val="21"/>
          <w:szCs w:val="21"/>
        </w:rPr>
        <w:t> </w:t>
      </w:r>
    </w:p>
    <w:p w14:paraId="5964A6A2" w14:textId="5BC87DD1" w:rsidR="001C689D" w:rsidRPr="000D3FE0" w:rsidRDefault="00045244" w:rsidP="00D35015">
      <w:pPr>
        <w:rPr>
          <w:rFonts w:ascii="Arial" w:hAnsi="Arial" w:cs="Arial"/>
          <w:b/>
          <w:sz w:val="21"/>
          <w:szCs w:val="21"/>
        </w:rPr>
      </w:pPr>
      <w:r w:rsidRPr="000D3FE0">
        <w:rPr>
          <w:rFonts w:ascii="Arial" w:eastAsia="Times New Roman" w:hAnsi="Arial" w:cs="Arial"/>
          <w:b/>
          <w:sz w:val="21"/>
          <w:szCs w:val="21"/>
        </w:rPr>
        <w:t>3.3.1</w:t>
      </w:r>
      <w:r w:rsidR="001C689D" w:rsidRPr="000D3FE0">
        <w:rPr>
          <w:rFonts w:ascii="Arial" w:eastAsia="Times New Roman" w:hAnsi="Arial" w:cs="Arial"/>
          <w:b/>
          <w:sz w:val="21"/>
          <w:szCs w:val="21"/>
        </w:rPr>
        <w:t xml:space="preserve"> The</w:t>
      </w:r>
      <w:r w:rsidR="001C689D" w:rsidRPr="000D3FE0">
        <w:rPr>
          <w:rFonts w:ascii="Arial" w:hAnsi="Arial" w:cs="Arial"/>
          <w:b/>
          <w:sz w:val="21"/>
          <w:szCs w:val="21"/>
        </w:rPr>
        <w:t xml:space="preserve"> </w:t>
      </w:r>
      <w:r w:rsidR="001C689D" w:rsidRPr="000D3FE0">
        <w:rPr>
          <w:rFonts w:ascii="Arial" w:eastAsia="Times New Roman" w:hAnsi="Arial" w:cs="Arial"/>
          <w:b/>
          <w:sz w:val="21"/>
          <w:szCs w:val="21"/>
        </w:rPr>
        <w:t>process equipment for ASYM-14</w:t>
      </w:r>
      <w:r w:rsidR="00A13118" w:rsidRPr="000D3FE0">
        <w:rPr>
          <w:rFonts w:ascii="Arial" w:eastAsia="Times New Roman" w:hAnsi="Arial" w:cs="Arial"/>
          <w:b/>
          <w:sz w:val="21"/>
          <w:szCs w:val="21"/>
        </w:rPr>
        <w:t>0851</w:t>
      </w:r>
      <w:r w:rsidRPr="000D3FE0">
        <w:rPr>
          <w:rFonts w:ascii="Arial" w:eastAsia="Times New Roman" w:hAnsi="Arial" w:cs="Arial"/>
          <w:b/>
          <w:sz w:val="21"/>
          <w:szCs w:val="21"/>
        </w:rPr>
        <w:t xml:space="preserve"> </w:t>
      </w:r>
      <w:r w:rsidR="001C689D" w:rsidRPr="000D3FE0">
        <w:rPr>
          <w:rFonts w:ascii="Arial" w:eastAsia="Times New Roman" w:hAnsi="Arial" w:cs="Arial"/>
          <w:b/>
          <w:sz w:val="21"/>
          <w:szCs w:val="21"/>
        </w:rPr>
        <w:t>(Step 1)</w:t>
      </w:r>
    </w:p>
    <w:p w14:paraId="703553BF" w14:textId="37AD9CE8" w:rsidR="005A4DDF" w:rsidRDefault="5E457764" w:rsidP="00314640">
      <w:pPr>
        <w:spacing w:beforeLines="50" w:before="120" w:afterLines="50" w:after="120" w:line="360" w:lineRule="auto"/>
        <w:jc w:val="both"/>
        <w:rPr>
          <w:ins w:id="185" w:author="Jie Wang5909" w:date="2026-10-13T13:12:00Z"/>
          <w:rFonts w:ascii="Arial" w:eastAsia="Times New Roman" w:hAnsi="Arial" w:cs="Arial"/>
          <w:sz w:val="21"/>
          <w:szCs w:val="21"/>
        </w:rPr>
      </w:pPr>
      <w:r w:rsidRPr="797C4670">
        <w:rPr>
          <w:rFonts w:ascii="Arial" w:eastAsia="Times New Roman" w:hAnsi="Arial" w:cs="Arial"/>
          <w:sz w:val="21"/>
          <w:szCs w:val="21"/>
        </w:rPr>
        <w:t xml:space="preserve">The process equipment proposed for the PPQ campaign is listed below and compared with </w:t>
      </w:r>
      <w:r w:rsidR="7802348F" w:rsidRPr="797C4670">
        <w:rPr>
          <w:rFonts w:ascii="Arial" w:eastAsia="Times New Roman" w:hAnsi="Arial" w:cs="Arial"/>
          <w:sz w:val="21"/>
          <w:szCs w:val="21"/>
        </w:rPr>
        <w:t>the Full Scale non-saleable batch</w:t>
      </w:r>
      <w:r w:rsidRPr="797C4670">
        <w:rPr>
          <w:rFonts w:ascii="Arial" w:eastAsia="Times New Roman" w:hAnsi="Arial" w:cs="Arial"/>
          <w:sz w:val="21"/>
          <w:szCs w:val="21"/>
        </w:rPr>
        <w:t xml:space="preserve"> equipment. </w:t>
      </w:r>
      <w:ins w:id="186" w:author="Jie Wang5909" w:date="2026-10-13T14:29:00Z">
        <w:r w:rsidR="00371F2F" w:rsidRPr="797C4670">
          <w:rPr>
            <w:rFonts w:ascii="Arial" w:eastAsia="Times New Roman" w:hAnsi="Arial" w:cs="Arial"/>
            <w:sz w:val="21"/>
            <w:szCs w:val="21"/>
          </w:rPr>
          <w:t>The</w:t>
        </w:r>
      </w:ins>
      <w:ins w:id="187" w:author="Jie Wang5909" w:date="2026-10-13T15:01:00Z">
        <w:r w:rsidR="00AF39E4" w:rsidRPr="797C4670">
          <w:rPr>
            <w:rFonts w:ascii="Arial" w:eastAsia="Times New Roman" w:hAnsi="Arial" w:cs="Arial"/>
            <w:sz w:val="21"/>
            <w:szCs w:val="21"/>
          </w:rPr>
          <w:t xml:space="preserve"> step 1</w:t>
        </w:r>
      </w:ins>
      <w:ins w:id="188" w:author="Jie Wang5909" w:date="2026-10-13T14:29:00Z">
        <w:r w:rsidR="00371F2F" w:rsidRPr="797C4670">
          <w:rPr>
            <w:rFonts w:ascii="Arial" w:eastAsia="Times New Roman" w:hAnsi="Arial" w:cs="Arial"/>
            <w:sz w:val="21"/>
            <w:szCs w:val="21"/>
          </w:rPr>
          <w:t xml:space="preserve"> </w:t>
        </w:r>
      </w:ins>
      <w:commentRangeStart w:id="189"/>
      <w:commentRangeStart w:id="190"/>
      <w:r w:rsidRPr="797C4670">
        <w:rPr>
          <w:rFonts w:ascii="Arial" w:eastAsia="Times New Roman" w:hAnsi="Arial" w:cs="Arial"/>
          <w:sz w:val="21"/>
          <w:szCs w:val="21"/>
        </w:rPr>
        <w:t>Equipment Suitability Analys</w:t>
      </w:r>
      <w:r w:rsidR="79CF7E0A" w:rsidRPr="797C4670">
        <w:rPr>
          <w:rFonts w:ascii="Arial" w:eastAsia="Times New Roman" w:hAnsi="Arial" w:cs="Arial"/>
          <w:sz w:val="21"/>
          <w:szCs w:val="21"/>
        </w:rPr>
        <w:t>is (ESA)</w:t>
      </w:r>
      <w:ins w:id="191" w:author="Jie Wang5909" w:date="2026-10-13T14:29:00Z">
        <w:r w:rsidR="00371F2F" w:rsidRPr="797C4670">
          <w:rPr>
            <w:rFonts w:ascii="Arial" w:eastAsia="Times New Roman" w:hAnsi="Arial" w:cs="Arial"/>
            <w:sz w:val="21"/>
            <w:szCs w:val="21"/>
          </w:rPr>
          <w:t xml:space="preserve"> have been completed and </w:t>
        </w:r>
      </w:ins>
      <w:ins w:id="192" w:author="Jie Wang5909" w:date="2026-10-13T14:41:00Z">
        <w:r w:rsidR="000A09AB" w:rsidRPr="797C4670">
          <w:rPr>
            <w:rFonts w:ascii="Arial" w:eastAsia="Times New Roman" w:hAnsi="Arial" w:cs="Arial"/>
            <w:sz w:val="21"/>
            <w:szCs w:val="21"/>
          </w:rPr>
          <w:t>d</w:t>
        </w:r>
      </w:ins>
      <w:ins w:id="193" w:author="Jie Wang5909" w:date="2026-10-13T14:30:00Z">
        <w:r w:rsidR="00371F2F" w:rsidRPr="797C4670">
          <w:rPr>
            <w:rFonts w:ascii="Arial" w:eastAsia="Times New Roman" w:hAnsi="Arial" w:cs="Arial"/>
            <w:sz w:val="21"/>
            <w:szCs w:val="21"/>
          </w:rPr>
          <w:t>ocumented in Equipment Suitability Assessment Report &lt; RA-140021030102.01&gt;</w:t>
        </w:r>
      </w:ins>
      <w:ins w:id="194" w:author="Jie Wang5909" w:date="2026-10-13T14:31:00Z">
        <w:r w:rsidR="00371F2F" w:rsidRPr="797C4670">
          <w:rPr>
            <w:rFonts w:ascii="Arial" w:eastAsia="Times New Roman" w:hAnsi="Arial" w:cs="Arial"/>
            <w:sz w:val="21"/>
            <w:szCs w:val="21"/>
          </w:rPr>
          <w:t>,</w:t>
        </w:r>
      </w:ins>
      <w:ins w:id="195" w:author="Jie Wang5909" w:date="2026-10-13T14:41:00Z">
        <w:r w:rsidR="000A09AB" w:rsidRPr="797C4670">
          <w:rPr>
            <w:rFonts w:ascii="Arial" w:eastAsia="Times New Roman" w:hAnsi="Arial" w:cs="Arial"/>
            <w:sz w:val="21"/>
            <w:szCs w:val="21"/>
          </w:rPr>
          <w:t xml:space="preserve"> in</w:t>
        </w:r>
      </w:ins>
      <w:ins w:id="196" w:author="Jie Wang5909" w:date="2026-10-13T14:31:00Z">
        <w:r w:rsidR="00371F2F" w:rsidRPr="797C4670">
          <w:rPr>
            <w:rFonts w:ascii="Arial" w:eastAsia="Times New Roman" w:hAnsi="Arial" w:cs="Arial"/>
            <w:sz w:val="21"/>
            <w:szCs w:val="21"/>
          </w:rPr>
          <w:t xml:space="preserve"> which </w:t>
        </w:r>
      </w:ins>
      <w:ins w:id="197" w:author="Jie Wang5909" w:date="2026-10-13T14:42:00Z">
        <w:r w:rsidR="000A09AB" w:rsidRPr="797C4670">
          <w:rPr>
            <w:rFonts w:ascii="Arial" w:eastAsia="Times New Roman" w:hAnsi="Arial" w:cs="Arial"/>
            <w:sz w:val="21"/>
            <w:szCs w:val="21"/>
          </w:rPr>
          <w:t>all equipment</w:t>
        </w:r>
      </w:ins>
      <w:ins w:id="198" w:author="Jie Wang5909" w:date="2026-10-13T14:43:00Z">
        <w:r w:rsidR="000A09AB" w:rsidRPr="797C4670">
          <w:rPr>
            <w:rFonts w:ascii="Arial" w:eastAsia="Times New Roman" w:hAnsi="Arial" w:cs="Arial"/>
            <w:sz w:val="21"/>
            <w:szCs w:val="21"/>
          </w:rPr>
          <w:t xml:space="preserve"> suitability conclusion required for PPQ  have been clearly defined</w:t>
        </w:r>
      </w:ins>
      <w:ins w:id="199" w:author="Jie Wang5909" w:date="2026-10-13T14:44:00Z">
        <w:r w:rsidR="000A09AB" w:rsidRPr="797C4670">
          <w:rPr>
            <w:rFonts w:ascii="Arial" w:eastAsia="Times New Roman" w:hAnsi="Arial" w:cs="Arial"/>
            <w:sz w:val="21"/>
            <w:szCs w:val="21"/>
          </w:rPr>
          <w:t xml:space="preserve">, and this document </w:t>
        </w:r>
      </w:ins>
      <w:del w:id="200" w:author="Jie Wang5909" w:date="2026-10-13T14:31:00Z">
        <w:r w:rsidRPr="797C4670" w:rsidDel="79CF7E0A">
          <w:rPr>
            <w:rFonts w:ascii="Arial" w:eastAsia="Times New Roman" w:hAnsi="Arial" w:cs="Arial"/>
            <w:sz w:val="21"/>
            <w:szCs w:val="21"/>
          </w:rPr>
          <w:delText>must</w:delText>
        </w:r>
      </w:del>
      <w:ins w:id="201" w:author="Jie Wang5909" w:date="2026-10-13T14:31:00Z">
        <w:r w:rsidR="00371F2F" w:rsidRPr="797C4670">
          <w:rPr>
            <w:rFonts w:ascii="Arial" w:eastAsia="Times New Roman" w:hAnsi="Arial" w:cs="Arial"/>
            <w:sz w:val="21"/>
            <w:szCs w:val="21"/>
          </w:rPr>
          <w:t>will</w:t>
        </w:r>
      </w:ins>
      <w:r w:rsidR="79CF7E0A" w:rsidRPr="797C4670">
        <w:rPr>
          <w:rFonts w:ascii="Arial" w:eastAsia="Times New Roman" w:hAnsi="Arial" w:cs="Arial"/>
          <w:sz w:val="21"/>
          <w:szCs w:val="21"/>
        </w:rPr>
        <w:t xml:space="preserve"> be </w:t>
      </w:r>
      <w:ins w:id="202" w:author="Jie Wang5909" w:date="2026-10-13T14:32:00Z">
        <w:del w:id="203" w:author="Sonia Quinn - Network" w:date="2026-10-14T08:59:00Z">
          <w:r w:rsidRPr="797C4670" w:rsidDel="00371F2F">
            <w:rPr>
              <w:rFonts w:ascii="Arial" w:eastAsia="Times New Roman" w:hAnsi="Arial" w:cs="Arial"/>
              <w:sz w:val="21"/>
              <w:szCs w:val="21"/>
            </w:rPr>
            <w:delText>signed off</w:delText>
          </w:r>
        </w:del>
      </w:ins>
      <w:ins w:id="204" w:author="Sonia Quinn - Network" w:date="2026-10-14T08:59:00Z">
        <w:r w:rsidR="2F0D1FD4" w:rsidRPr="797C4670">
          <w:rPr>
            <w:rFonts w:ascii="Arial" w:eastAsia="Times New Roman" w:hAnsi="Arial" w:cs="Arial"/>
            <w:sz w:val="21"/>
            <w:szCs w:val="21"/>
          </w:rPr>
          <w:t>approved</w:t>
        </w:r>
      </w:ins>
      <w:ins w:id="205" w:author="Jie Wang5909" w:date="2026-10-13T14:32:00Z">
        <w:r w:rsidR="00371F2F" w:rsidRPr="797C4670">
          <w:rPr>
            <w:rFonts w:ascii="Arial" w:eastAsia="Times New Roman" w:hAnsi="Arial" w:cs="Arial"/>
            <w:sz w:val="21"/>
            <w:szCs w:val="21"/>
          </w:rPr>
          <w:t xml:space="preserve"> </w:t>
        </w:r>
      </w:ins>
      <w:del w:id="206" w:author="Jie Wang5909" w:date="2026-10-13T14:31:00Z">
        <w:r w:rsidRPr="797C4670" w:rsidDel="79CF7E0A">
          <w:rPr>
            <w:rFonts w:ascii="Arial" w:eastAsia="Times New Roman" w:hAnsi="Arial" w:cs="Arial"/>
            <w:sz w:val="21"/>
            <w:szCs w:val="21"/>
          </w:rPr>
          <w:delText>completed by Asymchem</w:delText>
        </w:r>
      </w:del>
      <w:r w:rsidR="79CF7E0A" w:rsidRPr="797C4670">
        <w:rPr>
          <w:rFonts w:ascii="Arial" w:eastAsia="Times New Roman" w:hAnsi="Arial" w:cs="Arial"/>
          <w:sz w:val="21"/>
          <w:szCs w:val="21"/>
        </w:rPr>
        <w:t xml:space="preserve"> </w:t>
      </w:r>
      <w:r w:rsidRPr="797C4670">
        <w:rPr>
          <w:rFonts w:ascii="Arial" w:eastAsia="Times New Roman" w:hAnsi="Arial" w:cs="Arial"/>
          <w:sz w:val="21"/>
          <w:szCs w:val="21"/>
        </w:rPr>
        <w:t xml:space="preserve">prior to the PPQ </w:t>
      </w:r>
      <w:ins w:id="207" w:author="Yu Zhang12718" w:date="2026-10-15T08:20:00Z">
        <w:r w:rsidR="7079A008" w:rsidRPr="797C4670">
          <w:rPr>
            <w:rFonts w:ascii="Arial" w:eastAsia="Times New Roman" w:hAnsi="Arial" w:cs="Arial"/>
            <w:sz w:val="21"/>
            <w:szCs w:val="21"/>
          </w:rPr>
          <w:t>batch</w:t>
        </w:r>
      </w:ins>
      <w:del w:id="208" w:author="Yu Zhang12718" w:date="2026-10-15T08:19:00Z">
        <w:r w:rsidRPr="797C4670" w:rsidDel="5E457764">
          <w:rPr>
            <w:rFonts w:ascii="Arial" w:eastAsia="Times New Roman" w:hAnsi="Arial" w:cs="Arial"/>
            <w:sz w:val="21"/>
            <w:szCs w:val="21"/>
          </w:rPr>
          <w:delText>campaign</w:delText>
        </w:r>
      </w:del>
      <w:r w:rsidRPr="797C4670">
        <w:rPr>
          <w:rFonts w:ascii="Arial" w:eastAsia="Times New Roman" w:hAnsi="Arial" w:cs="Arial"/>
          <w:sz w:val="21"/>
          <w:szCs w:val="21"/>
        </w:rPr>
        <w:t>. </w:t>
      </w:r>
      <w:commentRangeEnd w:id="189"/>
      <w:r>
        <w:rPr>
          <w:rStyle w:val="a4"/>
          <w:rFonts w:ascii="Arial" w:eastAsia="Times New Roman" w:hAnsi="Arial" w:cs="Arial"/>
        </w:rPr>
        <w:commentReference w:id="189"/>
      </w:r>
      <w:commentRangeEnd w:id="190"/>
      <w:r>
        <w:rPr>
          <w:rStyle w:val="a4"/>
        </w:rPr>
        <w:commentReference w:id="190"/>
      </w:r>
    </w:p>
    <w:p w14:paraId="7207423B" w14:textId="67B77AA5" w:rsidR="00143338" w:rsidRPr="000D3FE0" w:rsidRDefault="00143338" w:rsidP="00143338">
      <w:pPr>
        <w:rPr>
          <w:ins w:id="209" w:author="Jie Wang5909" w:date="2026-10-13T13:35:00Z"/>
          <w:rFonts w:ascii="Arial" w:eastAsia="Times New Roman" w:hAnsi="Arial" w:cs="Arial"/>
          <w:b/>
          <w:bCs/>
          <w:sz w:val="21"/>
          <w:szCs w:val="21"/>
        </w:rPr>
      </w:pPr>
      <w:ins w:id="210" w:author="Jie Wang5909" w:date="2026-10-13T13:35:00Z">
        <w:r>
          <w:rPr>
            <w:rFonts w:ascii="Arial" w:eastAsia="Times New Roman" w:hAnsi="Arial" w:cs="Arial"/>
            <w:b/>
            <w:bCs/>
            <w:sz w:val="21"/>
            <w:szCs w:val="21"/>
          </w:rPr>
          <w:t>Table 3</w:t>
        </w:r>
        <w:r w:rsidR="00A70330">
          <w:rPr>
            <w:rFonts w:ascii="Arial" w:eastAsia="Times New Roman" w:hAnsi="Arial" w:cs="Arial"/>
            <w:b/>
            <w:bCs/>
            <w:sz w:val="21"/>
            <w:szCs w:val="21"/>
          </w:rPr>
          <w:t>: T</w:t>
        </w:r>
        <w:r w:rsidR="00A70330" w:rsidRPr="00A70330">
          <w:rPr>
            <w:rFonts w:ascii="Arial" w:eastAsia="Times New Roman" w:hAnsi="Arial" w:cs="Arial"/>
            <w:b/>
            <w:bCs/>
            <w:sz w:val="21"/>
            <w:szCs w:val="21"/>
            <w:rPrChange w:id="211" w:author="Jie Wang5909" w:date="2026-10-13T13:35:00Z">
              <w:rPr>
                <w:rFonts w:asciiTheme="minorEastAsia" w:hAnsiTheme="minorEastAsia" w:cs="Arial"/>
                <w:b/>
                <w:bCs/>
                <w:sz w:val="21"/>
                <w:szCs w:val="21"/>
              </w:rPr>
            </w:rPrChange>
          </w:rPr>
          <w:t xml:space="preserve">he </w:t>
        </w:r>
      </w:ins>
      <w:ins w:id="212" w:author="Jie Wang5909" w:date="2026-10-13T13:37:00Z">
        <w:r w:rsidR="00A70330">
          <w:rPr>
            <w:rFonts w:ascii="Arial" w:eastAsia="Times New Roman" w:hAnsi="Arial" w:cs="Arial"/>
            <w:b/>
            <w:bCs/>
            <w:sz w:val="21"/>
            <w:szCs w:val="21"/>
          </w:rPr>
          <w:t xml:space="preserve">Step 1 </w:t>
        </w:r>
      </w:ins>
      <w:ins w:id="213" w:author="Jie Wang5909" w:date="2026-10-13T13:36:00Z">
        <w:r w:rsidR="00A70330">
          <w:rPr>
            <w:rFonts w:ascii="Arial" w:eastAsia="Times New Roman" w:hAnsi="Arial" w:cs="Arial"/>
            <w:b/>
            <w:bCs/>
            <w:sz w:val="21"/>
            <w:szCs w:val="21"/>
          </w:rPr>
          <w:t>P</w:t>
        </w:r>
      </w:ins>
      <w:ins w:id="214" w:author="Jie Wang5909" w:date="2026-10-13T13:35:00Z">
        <w:r w:rsidR="00A70330">
          <w:rPr>
            <w:rFonts w:ascii="Arial" w:eastAsia="Times New Roman" w:hAnsi="Arial" w:cs="Arial"/>
            <w:b/>
            <w:bCs/>
            <w:sz w:val="21"/>
            <w:szCs w:val="21"/>
          </w:rPr>
          <w:t>r</w:t>
        </w:r>
      </w:ins>
      <w:ins w:id="215" w:author="Jie Wang5909" w:date="2026-10-13T13:36:00Z">
        <w:r w:rsidR="00A70330">
          <w:rPr>
            <w:rFonts w:ascii="Arial" w:eastAsia="Times New Roman" w:hAnsi="Arial" w:cs="Arial"/>
            <w:b/>
            <w:bCs/>
            <w:sz w:val="21"/>
            <w:szCs w:val="21"/>
          </w:rPr>
          <w:t xml:space="preserve">ocess Equipment </w:t>
        </w:r>
      </w:ins>
      <w:ins w:id="216" w:author="Jie Wang5909" w:date="2026-10-13T13:38:00Z">
        <w:r w:rsidR="00A70330">
          <w:rPr>
            <w:rFonts w:ascii="Arial" w:eastAsia="Times New Roman" w:hAnsi="Arial" w:cs="Arial"/>
            <w:b/>
            <w:bCs/>
            <w:sz w:val="21"/>
            <w:szCs w:val="21"/>
          </w:rPr>
          <w:t xml:space="preserve">Gap </w:t>
        </w:r>
      </w:ins>
      <w:ins w:id="217" w:author="Jie Wang5909" w:date="2026-10-13T13:36:00Z">
        <w:r w:rsidR="00A70330">
          <w:rPr>
            <w:rFonts w:ascii="Arial" w:eastAsia="Times New Roman" w:hAnsi="Arial" w:cs="Arial"/>
            <w:b/>
            <w:bCs/>
            <w:sz w:val="21"/>
            <w:szCs w:val="21"/>
          </w:rPr>
          <w:t>Compar</w:t>
        </w:r>
      </w:ins>
      <w:ins w:id="218" w:author="Jie Wang5909" w:date="2026-10-13T13:38:00Z">
        <w:r w:rsidR="00A70330">
          <w:rPr>
            <w:rFonts w:ascii="Arial" w:eastAsia="Times New Roman" w:hAnsi="Arial" w:cs="Arial"/>
            <w:b/>
            <w:bCs/>
            <w:sz w:val="21"/>
            <w:szCs w:val="21"/>
          </w:rPr>
          <w:t>ison</w:t>
        </w:r>
      </w:ins>
      <w:ins w:id="219" w:author="Jie Wang5909" w:date="2026-10-13T13:36:00Z">
        <w:r w:rsidR="00A70330">
          <w:rPr>
            <w:rFonts w:ascii="Arial" w:eastAsia="Times New Roman" w:hAnsi="Arial" w:cs="Arial"/>
            <w:b/>
            <w:bCs/>
            <w:sz w:val="21"/>
            <w:szCs w:val="21"/>
          </w:rPr>
          <w:t xml:space="preserve"> </w:t>
        </w:r>
      </w:ins>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4"/>
        <w:gridCol w:w="884"/>
        <w:gridCol w:w="717"/>
        <w:gridCol w:w="708"/>
        <w:gridCol w:w="1504"/>
        <w:gridCol w:w="717"/>
        <w:gridCol w:w="708"/>
        <w:gridCol w:w="1072"/>
      </w:tblGrid>
      <w:tr w:rsidR="00E37D71" w:rsidRPr="00E37D71" w14:paraId="21A1A0C6" w14:textId="77777777" w:rsidTr="797C4670">
        <w:trPr>
          <w:trHeight w:val="1380"/>
          <w:tblHeader/>
        </w:trPr>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7C5B170" w14:textId="3043A45D" w:rsidR="005A4DDF" w:rsidRPr="00E37D71" w:rsidRDefault="5E457764" w:rsidP="05912830">
            <w:pPr>
              <w:spacing w:line="360" w:lineRule="auto"/>
              <w:jc w:val="center"/>
              <w:rPr>
                <w:rFonts w:ascii="Arial" w:hAnsi="Arial" w:cs="Arial"/>
                <w:b/>
                <w:bCs/>
                <w:color w:val="FFFFFF" w:themeColor="background1"/>
                <w:sz w:val="18"/>
                <w:szCs w:val="18"/>
              </w:rPr>
            </w:pPr>
            <w:commentRangeStart w:id="220"/>
            <w:commentRangeStart w:id="221"/>
            <w:commentRangeStart w:id="222"/>
            <w:r w:rsidRPr="797C4670">
              <w:rPr>
                <w:rFonts w:ascii="Arial" w:hAnsi="Arial" w:cs="Arial"/>
                <w:b/>
                <w:bCs/>
                <w:color w:val="FFFFFF" w:themeColor="background1"/>
                <w:sz w:val="18"/>
                <w:szCs w:val="18"/>
              </w:rPr>
              <w:lastRenderedPageBreak/>
              <w:t>Intended Purpose</w:t>
            </w:r>
            <w:commentRangeEnd w:id="220"/>
            <w:r w:rsidRPr="00E37D71">
              <w:rPr>
                <w:rStyle w:val="a4"/>
                <w:rFonts w:ascii="Arial" w:hAnsi="Arial" w:cs="Arial"/>
                <w:b/>
                <w:bCs/>
                <w:color w:val="FFFFFF" w:themeColor="background1"/>
                <w:sz w:val="18"/>
                <w:szCs w:val="18"/>
              </w:rPr>
              <w:commentReference w:id="220"/>
            </w:r>
            <w:commentRangeEnd w:id="221"/>
            <w:r>
              <w:rPr>
                <w:rStyle w:val="a4"/>
              </w:rPr>
              <w:commentReference w:id="221"/>
            </w:r>
            <w:commentRangeEnd w:id="222"/>
            <w:r>
              <w:rPr>
                <w:rStyle w:val="a4"/>
              </w:rPr>
              <w:commentReference w:id="222"/>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634C365" w14:textId="2E05633F" w:rsidR="005A4DDF" w:rsidRPr="00E37D71" w:rsidRDefault="00B43565" w:rsidP="00710912">
            <w:pPr>
              <w:spacing w:line="360" w:lineRule="auto"/>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Full Scale non-saleable batch</w:t>
            </w:r>
            <w:r w:rsidR="005A4DDF" w:rsidRPr="00E37D71">
              <w:rPr>
                <w:rFonts w:ascii="Arial" w:hAnsi="Arial" w:cs="Arial"/>
                <w:b/>
                <w:color w:val="FFFFFF" w:themeColor="background1"/>
                <w:sz w:val="18"/>
                <w:szCs w:val="18"/>
              </w:rPr>
              <w:t xml:space="preserve"> Equipment Code</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138CBE3" w14:textId="1FBD2B1A" w:rsidR="005A4DDF" w:rsidRPr="00E37D71" w:rsidRDefault="005A4DDF" w:rsidP="00122F53">
            <w:pPr>
              <w:spacing w:line="360" w:lineRule="auto"/>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Capacity</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AF2A745" w14:textId="4F1E846A" w:rsidR="005A4DDF" w:rsidRPr="00E37D71" w:rsidRDefault="005A4DDF" w:rsidP="00122F53">
            <w:pPr>
              <w:spacing w:line="360" w:lineRule="auto"/>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MOC</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A07D9CF" w14:textId="0FA88EF0" w:rsidR="005A4DDF" w:rsidRPr="00E37D71" w:rsidRDefault="005A4DDF" w:rsidP="00122F53">
            <w:pPr>
              <w:spacing w:line="360" w:lineRule="auto"/>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PPQ Equipment Code</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A3BA893" w14:textId="508036FF" w:rsidR="005A4DDF" w:rsidRPr="00E37D71" w:rsidRDefault="005A4DDF" w:rsidP="00710912">
            <w:pPr>
              <w:spacing w:line="360" w:lineRule="auto"/>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Capacity</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DBEE918" w14:textId="60CAA914" w:rsidR="005A4DDF" w:rsidRPr="00E37D71" w:rsidRDefault="005A4DDF" w:rsidP="00710912">
            <w:pPr>
              <w:spacing w:line="360" w:lineRule="auto"/>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MOC</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0010174" w14:textId="59C5448C" w:rsidR="005A4DDF" w:rsidRPr="00E37D71" w:rsidRDefault="005A4DDF" w:rsidP="00122F53">
            <w:pPr>
              <w:spacing w:line="360" w:lineRule="auto"/>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 xml:space="preserve">Comments </w:t>
            </w:r>
          </w:p>
        </w:tc>
      </w:tr>
      <w:tr w:rsidR="00E37D71" w:rsidRPr="00E37D71" w14:paraId="5A1C483F" w14:textId="77777777" w:rsidTr="797C4670">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0A19968" w14:textId="71D61456"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 xml:space="preserve">Peptide synthesis, </w:t>
            </w:r>
            <w:proofErr w:type="spellStart"/>
            <w:r w:rsidRPr="00E37D71">
              <w:rPr>
                <w:rFonts w:ascii="Arial" w:eastAsia="仿宋_GB2312" w:hAnsi="Arial" w:cs="Arial"/>
                <w:sz w:val="18"/>
                <w:szCs w:val="18"/>
              </w:rPr>
              <w:t>Fmoc</w:t>
            </w:r>
            <w:proofErr w:type="spellEnd"/>
            <w:r w:rsidRPr="00E37D71">
              <w:rPr>
                <w:rFonts w:ascii="Arial" w:eastAsia="仿宋_GB2312" w:hAnsi="Arial" w:cs="Arial"/>
                <w:sz w:val="18"/>
                <w:szCs w:val="18"/>
              </w:rPr>
              <w:t xml:space="preserve"> </w:t>
            </w:r>
            <w:proofErr w:type="spellStart"/>
            <w:r w:rsidRPr="00E37D71">
              <w:rPr>
                <w:rFonts w:ascii="Arial" w:eastAsia="仿宋_GB2312" w:hAnsi="Arial" w:cs="Arial"/>
                <w:sz w:val="18"/>
                <w:szCs w:val="18"/>
              </w:rPr>
              <w:t>deprotection</w:t>
            </w:r>
            <w:proofErr w:type="spellEnd"/>
            <w:r w:rsidRPr="00E37D71">
              <w:rPr>
                <w:rFonts w:ascii="Arial" w:eastAsia="仿宋_GB2312" w:hAnsi="Arial" w:cs="Arial"/>
                <w:sz w:val="18"/>
                <w:szCs w:val="18"/>
              </w:rPr>
              <w:t>, Wash resin, Drying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286FD93" w14:textId="5958D1AB" w:rsidR="00A13118" w:rsidRPr="00E37D71" w:rsidRDefault="00A13118" w:rsidP="00122F53">
            <w:pPr>
              <w:spacing w:after="0" w:line="360" w:lineRule="auto"/>
              <w:jc w:val="center"/>
              <w:rPr>
                <w:rFonts w:ascii="Arial" w:hAnsi="Arial" w:cs="Arial"/>
                <w:sz w:val="18"/>
                <w:szCs w:val="18"/>
              </w:rPr>
            </w:pPr>
            <w:r w:rsidRPr="00E37D71">
              <w:rPr>
                <w:rFonts w:ascii="Arial" w:hAnsi="Arial" w:cs="Arial"/>
                <w:sz w:val="18"/>
                <w:szCs w:val="18"/>
              </w:rPr>
              <w:t>TJ4S-1213-</w:t>
            </w:r>
            <w:r w:rsidR="00122F53" w:rsidRPr="00E37D71">
              <w:rPr>
                <w:rFonts w:ascii="Arial" w:hAnsi="Arial" w:cs="Arial"/>
                <w:sz w:val="18"/>
                <w:szCs w:val="18"/>
              </w:rPr>
              <w:t>Sy16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BAE596" w14:textId="74BE4304"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3000L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006AEFD" w14:textId="611F349C" w:rsidR="00A13118" w:rsidRPr="00E37D71" w:rsidRDefault="00A13118" w:rsidP="00710912">
            <w:pPr>
              <w:spacing w:after="0" w:line="360" w:lineRule="auto"/>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B7417B8" w14:textId="74D71F69" w:rsidR="00A13118" w:rsidRPr="00E37D71" w:rsidRDefault="3E809E31" w:rsidP="00710912">
            <w:pPr>
              <w:spacing w:after="0" w:line="360" w:lineRule="auto"/>
              <w:jc w:val="center"/>
              <w:rPr>
                <w:rFonts w:ascii="Arial" w:hAnsi="Arial" w:cs="Arial"/>
                <w:sz w:val="18"/>
                <w:szCs w:val="18"/>
              </w:rPr>
            </w:pPr>
            <w:commentRangeStart w:id="223"/>
            <w:commentRangeStart w:id="224"/>
            <w:r w:rsidRPr="1F55AB29">
              <w:rPr>
                <w:rFonts w:ascii="Arial" w:hAnsi="Arial" w:cs="Arial"/>
                <w:sz w:val="18"/>
                <w:szCs w:val="18"/>
              </w:rPr>
              <w:t>TJ4S-1213-Sy1</w:t>
            </w:r>
            <w:ins w:id="225" w:author="Yachao Liu11087" w:date="2026-09-10T06:47:00Z">
              <w:r w:rsidR="55DF6891" w:rsidRPr="1F55AB29">
                <w:rPr>
                  <w:rFonts w:ascii="Arial" w:hAnsi="Arial" w:cs="Arial"/>
                  <w:sz w:val="18"/>
                  <w:szCs w:val="18"/>
                </w:rPr>
                <w:t>6</w:t>
              </w:r>
            </w:ins>
            <w:del w:id="226" w:author="Yachao Liu11087" w:date="2026-09-10T06:47:00Z">
              <w:r w:rsidR="00A13118" w:rsidRPr="1F55AB29" w:rsidDel="3E809E31">
                <w:rPr>
                  <w:rFonts w:ascii="Arial" w:hAnsi="Arial" w:cs="Arial"/>
                  <w:sz w:val="18"/>
                  <w:szCs w:val="18"/>
                </w:rPr>
                <w:delText>5</w:delText>
              </w:r>
            </w:del>
            <w:commentRangeEnd w:id="223"/>
            <w:r w:rsidR="00A13118" w:rsidRPr="00E37D71">
              <w:rPr>
                <w:rStyle w:val="a4"/>
                <w:rFonts w:ascii="Arial" w:hAnsi="Arial" w:cs="Arial"/>
                <w:sz w:val="18"/>
                <w:szCs w:val="18"/>
              </w:rPr>
              <w:commentReference w:id="223"/>
            </w:r>
            <w:commentRangeEnd w:id="224"/>
            <w:r>
              <w:rPr>
                <w:rStyle w:val="a4"/>
              </w:rPr>
              <w:commentReference w:id="224"/>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FBED8C4" w14:textId="5EEC2BA0"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3000L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78EB8C3" w14:textId="6B444F08" w:rsidR="00A13118" w:rsidRPr="00E37D71" w:rsidRDefault="00A13118" w:rsidP="00710912">
            <w:pPr>
              <w:spacing w:after="0" w:line="360" w:lineRule="auto"/>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952D759" w14:textId="73BC6F0D" w:rsidR="00A13118" w:rsidRPr="00E37D71" w:rsidRDefault="3E809E31" w:rsidP="00710912">
            <w:pPr>
              <w:spacing w:after="0" w:line="360" w:lineRule="auto"/>
              <w:jc w:val="center"/>
              <w:rPr>
                <w:rFonts w:ascii="Arial" w:hAnsi="Arial" w:cs="Arial"/>
                <w:sz w:val="18"/>
                <w:szCs w:val="18"/>
              </w:rPr>
            </w:pPr>
            <w:r w:rsidRPr="1F55AB29">
              <w:rPr>
                <w:rFonts w:ascii="Arial" w:hAnsi="Arial" w:cs="Arial"/>
                <w:sz w:val="18"/>
                <w:szCs w:val="18"/>
              </w:rPr>
              <w:t>No gap —</w:t>
            </w:r>
            <w:r w:rsidR="3EF59DE4" w:rsidRPr="1F55AB29">
              <w:rPr>
                <w:rFonts w:ascii="Arial" w:hAnsi="Arial" w:cs="Arial"/>
                <w:sz w:val="18"/>
                <w:szCs w:val="18"/>
              </w:rPr>
              <w:t xml:space="preserve">the equipment is unchanged. The validated lower limit of jacket temperature for the solid-phase synthesis reactor is supplemented from </w:t>
            </w:r>
            <w:ins w:id="227" w:author="Yachao Liu11087" w:date="2026-09-10T12:10:00Z">
              <w:r w:rsidR="744C508E" w:rsidRPr="1F55AB29">
                <w:rPr>
                  <w:rFonts w:ascii="Arial" w:hAnsi="Arial" w:cs="Arial"/>
                  <w:sz w:val="18"/>
                  <w:szCs w:val="18"/>
                </w:rPr>
                <w:t>-</w:t>
              </w:r>
            </w:ins>
            <w:r w:rsidR="3EF59DE4" w:rsidRPr="1F55AB29">
              <w:rPr>
                <w:rFonts w:ascii="Arial" w:hAnsi="Arial" w:cs="Arial"/>
                <w:sz w:val="18"/>
                <w:szCs w:val="18"/>
              </w:rPr>
              <w:t xml:space="preserve">10 °C to </w:t>
            </w:r>
            <w:ins w:id="228" w:author="Yachao Liu11087" w:date="2026-09-10T12:10:00Z">
              <w:r w:rsidR="1A00AF8C" w:rsidRPr="1F55AB29">
                <w:rPr>
                  <w:rFonts w:ascii="Arial" w:hAnsi="Arial" w:cs="Arial"/>
                  <w:sz w:val="18"/>
                  <w:szCs w:val="18"/>
                </w:rPr>
                <w:t>-</w:t>
              </w:r>
            </w:ins>
            <w:r w:rsidR="3EF59DE4" w:rsidRPr="1F55AB29">
              <w:rPr>
                <w:rFonts w:ascii="Arial" w:hAnsi="Arial" w:cs="Arial"/>
                <w:sz w:val="18"/>
                <w:szCs w:val="18"/>
              </w:rPr>
              <w:t>12 °C.</w:t>
            </w:r>
          </w:p>
        </w:tc>
      </w:tr>
      <w:tr w:rsidR="000D3FE0" w:rsidRPr="00E37D71" w14:paraId="17FEC7D7" w14:textId="77777777" w:rsidTr="797C4670">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C509715" w14:textId="5C684FB9"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Activation tank</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C0EFF8" w14:textId="7224760C"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TJ4S-1213-Sy16-R01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6C2FA4E" w14:textId="10DADF22"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1500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092375" w14:textId="4F7B4EF5"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A1FDEB" w14:textId="21AC9E56"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TJ4S-1213-Sy16-R01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9705FA" w14:textId="76430F39"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1500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FCD1272" w14:textId="599B12A4"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499C51" w14:textId="0152537F"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No gap — same equipment.</w:t>
            </w:r>
          </w:p>
        </w:tc>
      </w:tr>
      <w:tr w:rsidR="000D3FE0" w:rsidRPr="00E37D71" w14:paraId="6BF9029E" w14:textId="77777777" w:rsidTr="797C4670">
        <w:trPr>
          <w:trHeight w:val="300"/>
        </w:trPr>
        <w:tc>
          <w:tcPr>
            <w:tcW w:w="0" w:type="auto"/>
            <w:vMerge w:val="restart"/>
            <w:tcBorders>
              <w:top w:val="single" w:sz="6" w:space="0" w:color="AAAAAA"/>
              <w:left w:val="single" w:sz="6" w:space="0" w:color="AAAAAA"/>
              <w:right w:val="single" w:sz="6" w:space="0" w:color="AAAAAA"/>
            </w:tcBorders>
            <w:vAlign w:val="center"/>
            <w:hideMark/>
          </w:tcPr>
          <w:p w14:paraId="0A0C8DB4" w14:textId="5A72BB0C"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Storage of Prepared De-</w:t>
            </w:r>
            <w:proofErr w:type="spellStart"/>
            <w:r w:rsidRPr="00E37D71">
              <w:rPr>
                <w:rFonts w:ascii="Arial" w:hAnsi="Arial" w:cs="Arial"/>
                <w:sz w:val="18"/>
                <w:szCs w:val="18"/>
              </w:rPr>
              <w:t>Fmoc</w:t>
            </w:r>
            <w:proofErr w:type="spellEnd"/>
            <w:r w:rsidRPr="00E37D71">
              <w:rPr>
                <w:rFonts w:ascii="Arial" w:hAnsi="Arial" w:cs="Arial"/>
                <w:sz w:val="18"/>
                <w:szCs w:val="18"/>
              </w:rPr>
              <w:t xml:space="preserve"> Solution</w:t>
            </w:r>
          </w:p>
        </w:tc>
        <w:tc>
          <w:tcPr>
            <w:tcW w:w="0" w:type="auto"/>
            <w:tcBorders>
              <w:top w:val="single" w:sz="6" w:space="0" w:color="AAAAAA"/>
              <w:left w:val="single" w:sz="6" w:space="0" w:color="AAAAAA"/>
              <w:bottom w:val="single" w:sz="6" w:space="0" w:color="AAAAAA"/>
              <w:right w:val="single" w:sz="6" w:space="0" w:color="AAAAAA"/>
            </w:tcBorders>
            <w:vAlign w:val="center"/>
            <w:hideMark/>
          </w:tcPr>
          <w:p w14:paraId="1EA4ECB0" w14:textId="63E9E6BB"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TJ4S-1213-SPS01-AT01</w:t>
            </w:r>
          </w:p>
        </w:tc>
        <w:tc>
          <w:tcPr>
            <w:tcW w:w="0" w:type="auto"/>
            <w:tcBorders>
              <w:top w:val="single" w:sz="6" w:space="0" w:color="AAAAAA"/>
              <w:left w:val="single" w:sz="6" w:space="0" w:color="AAAAAA"/>
              <w:bottom w:val="single" w:sz="6" w:space="0" w:color="AAAAAA"/>
              <w:right w:val="single" w:sz="6" w:space="0" w:color="AAAAAA"/>
            </w:tcBorders>
            <w:vAlign w:val="center"/>
            <w:hideMark/>
          </w:tcPr>
          <w:p w14:paraId="3818DB8D" w14:textId="49DB2533"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3000 L</w:t>
            </w:r>
          </w:p>
        </w:tc>
        <w:tc>
          <w:tcPr>
            <w:tcW w:w="0" w:type="auto"/>
            <w:tcBorders>
              <w:top w:val="single" w:sz="6" w:space="0" w:color="AAAAAA"/>
              <w:left w:val="single" w:sz="6" w:space="0" w:color="AAAAAA"/>
              <w:bottom w:val="single" w:sz="6" w:space="0" w:color="AAAAAA"/>
              <w:right w:val="single" w:sz="6" w:space="0" w:color="AAAAAA"/>
            </w:tcBorders>
            <w:vAlign w:val="center"/>
            <w:hideMark/>
          </w:tcPr>
          <w:p w14:paraId="2CAB923B" w14:textId="7BAF6A39"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vAlign w:val="center"/>
            <w:hideMark/>
          </w:tcPr>
          <w:p w14:paraId="4D15AB63" w14:textId="38719350"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TJ4S-1213-SPS01-AT01</w:t>
            </w:r>
          </w:p>
        </w:tc>
        <w:tc>
          <w:tcPr>
            <w:tcW w:w="0" w:type="auto"/>
            <w:tcBorders>
              <w:top w:val="single" w:sz="6" w:space="0" w:color="AAAAAA"/>
              <w:left w:val="single" w:sz="6" w:space="0" w:color="AAAAAA"/>
              <w:bottom w:val="single" w:sz="6" w:space="0" w:color="AAAAAA"/>
              <w:right w:val="single" w:sz="6" w:space="0" w:color="AAAAAA"/>
            </w:tcBorders>
            <w:vAlign w:val="center"/>
            <w:hideMark/>
          </w:tcPr>
          <w:p w14:paraId="535CD985" w14:textId="5DE5A6CD"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3000 L</w:t>
            </w:r>
          </w:p>
        </w:tc>
        <w:tc>
          <w:tcPr>
            <w:tcW w:w="0" w:type="auto"/>
            <w:tcBorders>
              <w:top w:val="single" w:sz="6" w:space="0" w:color="AAAAAA"/>
              <w:left w:val="single" w:sz="6" w:space="0" w:color="AAAAAA"/>
              <w:bottom w:val="single" w:sz="6" w:space="0" w:color="AAAAAA"/>
              <w:right w:val="single" w:sz="6" w:space="0" w:color="AAAAAA"/>
            </w:tcBorders>
            <w:vAlign w:val="center"/>
            <w:hideMark/>
          </w:tcPr>
          <w:p w14:paraId="2C119404" w14:textId="4CEB5EA7"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vAlign w:val="center"/>
            <w:hideMark/>
          </w:tcPr>
          <w:p w14:paraId="396828FB" w14:textId="2F20FC5E"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No gap — same equipment.</w:t>
            </w:r>
          </w:p>
        </w:tc>
      </w:tr>
      <w:tr w:rsidR="00E37D71" w:rsidRPr="00E37D71" w14:paraId="0CDBEA86" w14:textId="77777777" w:rsidTr="797C4670">
        <w:trPr>
          <w:trHeight w:val="300"/>
        </w:trPr>
        <w:tc>
          <w:tcPr>
            <w:tcW w:w="0" w:type="auto"/>
            <w:vMerge/>
            <w:vAlign w:val="center"/>
          </w:tcPr>
          <w:p w14:paraId="4B531986" w14:textId="77777777" w:rsidR="00A13118" w:rsidRPr="00E37D71" w:rsidRDefault="00A13118" w:rsidP="00710912">
            <w:pPr>
              <w:spacing w:after="0" w:line="360" w:lineRule="auto"/>
              <w:jc w:val="center"/>
              <w:rPr>
                <w:rFonts w:ascii="Arial" w:hAnsi="Arial" w:cs="Arial"/>
                <w:sz w:val="18"/>
                <w:szCs w:val="18"/>
              </w:rPr>
            </w:pPr>
          </w:p>
        </w:tc>
        <w:tc>
          <w:tcPr>
            <w:tcW w:w="0" w:type="auto"/>
            <w:tcBorders>
              <w:top w:val="single" w:sz="6" w:space="0" w:color="AAAAAA"/>
              <w:left w:val="single" w:sz="6" w:space="0" w:color="AAAAAA"/>
              <w:bottom w:val="single" w:sz="6" w:space="0" w:color="AAAAAA"/>
              <w:right w:val="single" w:sz="6" w:space="0" w:color="AAAAAA"/>
            </w:tcBorders>
            <w:vAlign w:val="center"/>
          </w:tcPr>
          <w:p w14:paraId="4E07180C" w14:textId="6DFAF3C7"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TJ4S-1213-SPS01-AT02</w:t>
            </w:r>
          </w:p>
        </w:tc>
        <w:tc>
          <w:tcPr>
            <w:tcW w:w="0" w:type="auto"/>
            <w:tcBorders>
              <w:top w:val="single" w:sz="6" w:space="0" w:color="AAAAAA"/>
              <w:left w:val="single" w:sz="6" w:space="0" w:color="AAAAAA"/>
              <w:bottom w:val="single" w:sz="6" w:space="0" w:color="AAAAAA"/>
              <w:right w:val="single" w:sz="6" w:space="0" w:color="AAAAAA"/>
            </w:tcBorders>
            <w:vAlign w:val="center"/>
          </w:tcPr>
          <w:p w14:paraId="0132738F" w14:textId="48551988"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3000 L</w:t>
            </w:r>
          </w:p>
        </w:tc>
        <w:tc>
          <w:tcPr>
            <w:tcW w:w="0" w:type="auto"/>
            <w:tcBorders>
              <w:top w:val="single" w:sz="6" w:space="0" w:color="AAAAAA"/>
              <w:left w:val="single" w:sz="6" w:space="0" w:color="AAAAAA"/>
              <w:bottom w:val="single" w:sz="6" w:space="0" w:color="AAAAAA"/>
              <w:right w:val="single" w:sz="6" w:space="0" w:color="AAAAAA"/>
            </w:tcBorders>
            <w:vAlign w:val="center"/>
          </w:tcPr>
          <w:p w14:paraId="0787D758" w14:textId="3C446813"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vAlign w:val="center"/>
          </w:tcPr>
          <w:p w14:paraId="015D0CC3" w14:textId="2E9B329A"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TJ4S-1213-SPS01-AT02</w:t>
            </w:r>
          </w:p>
        </w:tc>
        <w:tc>
          <w:tcPr>
            <w:tcW w:w="0" w:type="auto"/>
            <w:tcBorders>
              <w:top w:val="single" w:sz="6" w:space="0" w:color="AAAAAA"/>
              <w:left w:val="single" w:sz="6" w:space="0" w:color="AAAAAA"/>
              <w:bottom w:val="single" w:sz="6" w:space="0" w:color="AAAAAA"/>
              <w:right w:val="single" w:sz="6" w:space="0" w:color="AAAAAA"/>
            </w:tcBorders>
            <w:vAlign w:val="center"/>
          </w:tcPr>
          <w:p w14:paraId="69BF3FE2" w14:textId="12F104E8"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3000 L</w:t>
            </w:r>
          </w:p>
        </w:tc>
        <w:tc>
          <w:tcPr>
            <w:tcW w:w="0" w:type="auto"/>
            <w:tcBorders>
              <w:top w:val="single" w:sz="6" w:space="0" w:color="AAAAAA"/>
              <w:left w:val="single" w:sz="6" w:space="0" w:color="AAAAAA"/>
              <w:bottom w:val="single" w:sz="6" w:space="0" w:color="AAAAAA"/>
              <w:right w:val="single" w:sz="6" w:space="0" w:color="AAAAAA"/>
            </w:tcBorders>
            <w:vAlign w:val="center"/>
          </w:tcPr>
          <w:p w14:paraId="6902BBA5" w14:textId="62301C94"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vAlign w:val="center"/>
          </w:tcPr>
          <w:p w14:paraId="28E5A446" w14:textId="3A40806C"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No gap — same equipment</w:t>
            </w:r>
          </w:p>
        </w:tc>
      </w:tr>
      <w:tr w:rsidR="00E37D71" w:rsidRPr="00E37D71" w14:paraId="16A8AE5A" w14:textId="77777777" w:rsidTr="797C4670">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AE654A5" w14:textId="2CDD2216"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Iodine/DMF solution preparation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4A117E" w14:textId="3E377852"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TJ4S-1213-AT09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8DB032" w14:textId="019DEBBE"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AD2218" w14:textId="4011D406"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401ACFA" w14:textId="66EFFA9C"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TJ4S-1213-AT09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55C221" w14:textId="1F6E23AB"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805633D" w14:textId="5F5B074C"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BCE4F8" w14:textId="451F67E2"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No gap — same equipment.</w:t>
            </w:r>
          </w:p>
        </w:tc>
      </w:tr>
      <w:tr w:rsidR="00E37D71" w:rsidRPr="00E37D71" w14:paraId="49434081" w14:textId="77777777" w:rsidTr="797C4670">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D678A2" w14:textId="3A716310"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lastRenderedPageBreak/>
              <w:t>DIC/DMF solution preparation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4DEAF40" w14:textId="710FC9F0"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TJ4S-1200-AT01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DF60045" w14:textId="22697BEB" w:rsidR="00A13118" w:rsidRPr="00E37D71" w:rsidRDefault="00A13118" w:rsidP="00710912">
            <w:pPr>
              <w:spacing w:after="0" w:line="360" w:lineRule="auto"/>
              <w:jc w:val="center"/>
              <w:rPr>
                <w:rFonts w:ascii="Arial" w:eastAsia="仿宋_GB2312" w:hAnsi="Arial" w:cs="Arial"/>
                <w:sz w:val="18"/>
                <w:szCs w:val="18"/>
              </w:rPr>
            </w:pPr>
            <w:r w:rsidRPr="00E37D71">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1751EA0" w14:textId="06FFBFD4" w:rsidR="00A13118" w:rsidRPr="00E37D71" w:rsidRDefault="00A13118" w:rsidP="00710912">
            <w:pPr>
              <w:spacing w:after="0" w:line="360" w:lineRule="auto"/>
              <w:jc w:val="center"/>
              <w:rPr>
                <w:rFonts w:ascii="Arial" w:eastAsia="仿宋_GB2312" w:hAnsi="Arial" w:cs="Arial"/>
                <w:sz w:val="18"/>
                <w:szCs w:val="18"/>
              </w:rPr>
            </w:pPr>
            <w:proofErr w:type="spellStart"/>
            <w:r w:rsidRPr="00E37D71">
              <w:rPr>
                <w:rFonts w:ascii="Arial" w:eastAsia="仿宋_GB2312" w:hAnsi="Arial" w:cs="Arial"/>
                <w:sz w:val="18"/>
                <w:szCs w:val="18"/>
              </w:rPr>
              <w:t>Hastelloy</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24A581" w14:textId="4233E6F2"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TJ4S-1200-AT01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EE4DB6" w14:textId="5C2FA0D0" w:rsidR="00A13118" w:rsidRPr="00E37D71" w:rsidRDefault="00A13118" w:rsidP="00710912">
            <w:pPr>
              <w:spacing w:after="0" w:line="360" w:lineRule="auto"/>
              <w:jc w:val="center"/>
              <w:rPr>
                <w:rFonts w:ascii="Arial" w:hAnsi="Arial" w:cs="Arial"/>
                <w:sz w:val="18"/>
                <w:szCs w:val="18"/>
              </w:rPr>
            </w:pPr>
            <w:r w:rsidRPr="00E37D71">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627FEBB" w14:textId="2A392FAB" w:rsidR="00A13118" w:rsidRPr="00E37D71" w:rsidRDefault="00A13118" w:rsidP="00710912">
            <w:pPr>
              <w:spacing w:after="0" w:line="360" w:lineRule="auto"/>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642DF1" w14:textId="60E132F9" w:rsidR="00A13118" w:rsidRPr="00E37D71" w:rsidRDefault="00A13118" w:rsidP="00710912">
            <w:pPr>
              <w:spacing w:after="0" w:line="360" w:lineRule="auto"/>
              <w:jc w:val="center"/>
              <w:rPr>
                <w:rFonts w:ascii="Arial" w:hAnsi="Arial" w:cs="Arial"/>
                <w:sz w:val="18"/>
                <w:szCs w:val="18"/>
              </w:rPr>
            </w:pPr>
            <w:r w:rsidRPr="00E37D71">
              <w:rPr>
                <w:rFonts w:ascii="Arial" w:hAnsi="Arial" w:cs="Arial"/>
                <w:sz w:val="18"/>
                <w:szCs w:val="18"/>
              </w:rPr>
              <w:t>No gap — same equipment</w:t>
            </w:r>
          </w:p>
        </w:tc>
      </w:tr>
    </w:tbl>
    <w:p w14:paraId="34F8BD33" w14:textId="4E38A33E" w:rsidR="299C22FB" w:rsidRDefault="299C22FB" w:rsidP="20C6A3A8">
      <w:pPr>
        <w:spacing w:beforeLines="50" w:before="120" w:afterLines="50" w:after="120" w:line="360" w:lineRule="auto"/>
        <w:jc w:val="both"/>
        <w:rPr>
          <w:ins w:id="229" w:author="Yu Zhang12718" w:date="2026-10-12T03:16:00Z"/>
          <w:rFonts w:ascii="Arial" w:eastAsia="Arial" w:hAnsi="Arial" w:cs="Arial"/>
          <w:i/>
          <w:iCs/>
          <w:sz w:val="20"/>
          <w:szCs w:val="20"/>
          <w:rPrChange w:id="230" w:author="Yu Zhang12718" w:date="2026-10-12T03:24:00Z">
            <w:rPr>
              <w:ins w:id="231" w:author="Yu Zhang12718" w:date="2026-10-12T03:16:00Z"/>
              <w:rFonts w:ascii="Arial" w:eastAsia="Arial" w:hAnsi="Arial" w:cs="Arial"/>
              <w:sz w:val="21"/>
              <w:szCs w:val="21"/>
            </w:rPr>
          </w:rPrChange>
        </w:rPr>
      </w:pPr>
      <w:ins w:id="232" w:author="Yu Zhang12718" w:date="2026-10-12T03:16:00Z">
        <w:r w:rsidRPr="20C6A3A8">
          <w:rPr>
            <w:rFonts w:ascii="Arial" w:eastAsia="Times New Roman" w:hAnsi="Arial" w:cs="Arial"/>
            <w:b/>
            <w:bCs/>
            <w:i/>
            <w:iCs/>
            <w:sz w:val="20"/>
            <w:szCs w:val="20"/>
            <w:rPrChange w:id="233" w:author="Yu Zhang12718" w:date="2026-10-12T03:24:00Z">
              <w:rPr>
                <w:rFonts w:ascii="Arial" w:eastAsia="Times New Roman" w:hAnsi="Arial" w:cs="Arial"/>
                <w:b/>
                <w:bCs/>
                <w:sz w:val="21"/>
                <w:szCs w:val="21"/>
              </w:rPr>
            </w:rPrChange>
          </w:rPr>
          <w:t>Note:</w:t>
        </w:r>
      </w:ins>
      <w:ins w:id="234" w:author="Yu Zhang12718" w:date="2026-10-12T03:24:00Z">
        <w:r w:rsidR="7334B70E" w:rsidRPr="20C6A3A8">
          <w:rPr>
            <w:rFonts w:ascii="Arial" w:eastAsia="Arial" w:hAnsi="Arial" w:cs="Arial"/>
            <w:i/>
            <w:iCs/>
            <w:sz w:val="20"/>
            <w:szCs w:val="20"/>
            <w:rPrChange w:id="235" w:author="Yu Zhang12718" w:date="2026-10-12T03:24:00Z">
              <w:rPr>
                <w:rFonts w:ascii="Arial" w:eastAsia="Arial" w:hAnsi="Arial" w:cs="Arial"/>
                <w:sz w:val="21"/>
                <w:szCs w:val="21"/>
              </w:rPr>
            </w:rPrChange>
          </w:rPr>
          <w:t xml:space="preserve"> For the I₂/DMF transfer from preparation tank TJ4S-1213-AT01 to synthesis reactor TJ4S-1213-Sy16, a tantalum mass flow meter is added to the diaphragm metering pump, enabling real-time flow monitoring, closed-loop pump-speed control and immediate detection of blockage or deviation; the transfer path and the corrosion-resistant wetted materials remain unchanged, improving transfer-rate accuracy and oxidation total-exposure control with no adverse impact on PPQ success or product quality.</w:t>
        </w:r>
      </w:ins>
    </w:p>
    <w:p w14:paraId="37B74ABC" w14:textId="1AC91821" w:rsidR="005A4DDF" w:rsidRPr="000D3FE0" w:rsidRDefault="646674D2" w:rsidP="009B1385">
      <w:pPr>
        <w:spacing w:beforeLines="50" w:before="120" w:afterLines="50" w:after="120" w:line="360" w:lineRule="auto"/>
        <w:jc w:val="both"/>
        <w:rPr>
          <w:rFonts w:ascii="Arial" w:eastAsia="Times New Roman" w:hAnsi="Arial" w:cs="Arial"/>
          <w:sz w:val="21"/>
          <w:szCs w:val="21"/>
        </w:rPr>
      </w:pPr>
      <w:r w:rsidRPr="797C4670">
        <w:rPr>
          <w:rFonts w:ascii="Arial" w:eastAsia="Times New Roman" w:hAnsi="Arial" w:cs="Arial"/>
          <w:b/>
          <w:bCs/>
          <w:sz w:val="21"/>
          <w:szCs w:val="21"/>
        </w:rPr>
        <w:t>C</w:t>
      </w:r>
      <w:r w:rsidR="2915ED1E" w:rsidRPr="797C4670">
        <w:rPr>
          <w:rFonts w:ascii="Arial" w:eastAsia="Times New Roman" w:hAnsi="Arial" w:cs="Arial"/>
          <w:b/>
          <w:bCs/>
          <w:sz w:val="21"/>
          <w:szCs w:val="21"/>
        </w:rPr>
        <w:t xml:space="preserve">onclusion: </w:t>
      </w:r>
      <w:r w:rsidR="5B4A7A7C" w:rsidRPr="797C4670">
        <w:rPr>
          <w:rFonts w:ascii="Arial" w:eastAsia="Times New Roman" w:hAnsi="Arial" w:cs="Arial"/>
          <w:sz w:val="21"/>
          <w:szCs w:val="21"/>
        </w:rPr>
        <w:t xml:space="preserve">The equipment used for </w:t>
      </w:r>
      <w:del w:id="236" w:author="Yachao Liu11087" w:date="2026-09-10T06:47:00Z">
        <w:r w:rsidRPr="797C4670" w:rsidDel="00044F80">
          <w:rPr>
            <w:rFonts w:ascii="Arial" w:eastAsia="Times New Roman" w:hAnsi="Arial" w:cs="Arial"/>
            <w:sz w:val="21"/>
            <w:szCs w:val="21"/>
          </w:rPr>
          <w:delText xml:space="preserve">key </w:delText>
        </w:r>
        <w:commentRangeStart w:id="237"/>
        <w:commentRangeStart w:id="238"/>
        <w:r w:rsidRPr="797C4670" w:rsidDel="00044F80">
          <w:rPr>
            <w:rFonts w:ascii="Arial" w:eastAsia="Times New Roman" w:hAnsi="Arial" w:cs="Arial"/>
            <w:sz w:val="21"/>
            <w:szCs w:val="21"/>
          </w:rPr>
          <w:delText>clinical batches</w:delText>
        </w:r>
      </w:del>
      <w:ins w:id="239" w:author="Yachao Liu11087" w:date="2026-09-10T06:47:00Z">
        <w:r w:rsidR="5D7BA94F" w:rsidRPr="797C4670">
          <w:rPr>
            <w:rFonts w:ascii="Arial" w:eastAsia="Times New Roman" w:hAnsi="Arial" w:cs="Arial"/>
            <w:sz w:val="21"/>
            <w:szCs w:val="21"/>
          </w:rPr>
          <w:t xml:space="preserve"> Full scale non saleable batches</w:t>
        </w:r>
      </w:ins>
      <w:r w:rsidR="5B4A7A7C" w:rsidRPr="797C4670">
        <w:rPr>
          <w:rFonts w:ascii="Arial" w:eastAsia="Times New Roman" w:hAnsi="Arial" w:cs="Arial"/>
          <w:sz w:val="21"/>
          <w:szCs w:val="21"/>
        </w:rPr>
        <w:t xml:space="preserve"> </w:t>
      </w:r>
      <w:commentRangeEnd w:id="237"/>
      <w:r w:rsidRPr="797C4670">
        <w:rPr>
          <w:rStyle w:val="a4"/>
          <w:rFonts w:ascii="Arial" w:eastAsia="Times New Roman" w:hAnsi="Arial" w:cs="Arial"/>
        </w:rPr>
        <w:commentReference w:id="237"/>
      </w:r>
      <w:commentRangeEnd w:id="238"/>
      <w:r>
        <w:rPr>
          <w:rStyle w:val="a4"/>
        </w:rPr>
        <w:commentReference w:id="238"/>
      </w:r>
      <w:r w:rsidR="5B4A7A7C" w:rsidRPr="797C4670">
        <w:rPr>
          <w:rFonts w:ascii="Arial" w:eastAsia="Times New Roman" w:hAnsi="Arial" w:cs="Arial"/>
          <w:sz w:val="21"/>
          <w:szCs w:val="21"/>
        </w:rPr>
        <w:t>and PPQ batches is identical, and its parameters meet process requirements. Reference the Equipment Suitability Assessment report (</w:t>
      </w:r>
      <w:commentRangeStart w:id="240"/>
      <w:commentRangeStart w:id="241"/>
      <w:r w:rsidR="5B4A7A7C" w:rsidRPr="797C4670">
        <w:rPr>
          <w:rFonts w:ascii="Arial" w:eastAsia="Times New Roman" w:hAnsi="Arial" w:cs="Arial"/>
          <w:sz w:val="21"/>
          <w:szCs w:val="21"/>
        </w:rPr>
        <w:t>RA-14002103010</w:t>
      </w:r>
      <w:ins w:id="242" w:author="Jie Wang5909" w:date="2026-10-13T13:24:00Z">
        <w:r w:rsidR="00115ED2" w:rsidRPr="797C4670">
          <w:rPr>
            <w:rFonts w:ascii="Arial" w:eastAsia="Times New Roman" w:hAnsi="Arial" w:cs="Arial"/>
            <w:sz w:val="21"/>
            <w:szCs w:val="21"/>
          </w:rPr>
          <w:t>2</w:t>
        </w:r>
      </w:ins>
      <w:del w:id="243" w:author="Jie Wang5909" w:date="2026-10-13T13:24:00Z">
        <w:r w:rsidRPr="797C4670" w:rsidDel="5B4A7A7C">
          <w:rPr>
            <w:rFonts w:ascii="Arial" w:eastAsia="Times New Roman" w:hAnsi="Arial" w:cs="Arial"/>
            <w:sz w:val="21"/>
            <w:szCs w:val="21"/>
          </w:rPr>
          <w:delText>1</w:delText>
        </w:r>
      </w:del>
      <w:r w:rsidR="5B4A7A7C" w:rsidRPr="797C4670">
        <w:rPr>
          <w:rFonts w:ascii="Arial" w:eastAsia="Times New Roman" w:hAnsi="Arial" w:cs="Arial"/>
          <w:sz w:val="21"/>
          <w:szCs w:val="21"/>
        </w:rPr>
        <w:t>.01</w:t>
      </w:r>
      <w:commentRangeEnd w:id="240"/>
      <w:r w:rsidRPr="797C4670">
        <w:rPr>
          <w:rStyle w:val="a4"/>
          <w:rFonts w:ascii="Arial" w:eastAsia="Times New Roman" w:hAnsi="Arial" w:cs="Arial"/>
        </w:rPr>
        <w:commentReference w:id="240"/>
      </w:r>
      <w:commentRangeEnd w:id="241"/>
      <w:r>
        <w:rPr>
          <w:rStyle w:val="a4"/>
        </w:rPr>
        <w:commentReference w:id="241"/>
      </w:r>
      <w:ins w:id="244" w:author="Jie Wang5909" w:date="2026-10-13T13:21:00Z">
        <w:r w:rsidR="007B5A4B" w:rsidRPr="797C4670">
          <w:rPr>
            <w:rFonts w:ascii="Arial" w:eastAsia="Times New Roman" w:hAnsi="Arial" w:cs="Arial"/>
            <w:sz w:val="21"/>
            <w:szCs w:val="21"/>
          </w:rPr>
          <w:t>&lt;</w:t>
        </w:r>
      </w:ins>
      <w:ins w:id="245" w:author="Jie Wang5909" w:date="2026-10-13T13:25:00Z">
        <w:r w:rsidR="00115ED2" w:rsidRPr="797C4670">
          <w:rPr>
            <w:rFonts w:ascii="Arial" w:eastAsia="Times New Roman" w:hAnsi="Arial" w:cs="Arial"/>
            <w:sz w:val="21"/>
            <w:szCs w:val="21"/>
          </w:rPr>
          <w:t>Equipment Suitability Assessment for ASYM-140851 (step 1)</w:t>
        </w:r>
      </w:ins>
      <w:ins w:id="246" w:author="Jie Wang5909" w:date="2026-10-13T13:21:00Z">
        <w:r w:rsidR="007B5A4B" w:rsidRPr="797C4670">
          <w:rPr>
            <w:rFonts w:ascii="Arial" w:eastAsia="Times New Roman" w:hAnsi="Arial" w:cs="Arial"/>
            <w:sz w:val="21"/>
            <w:szCs w:val="21"/>
          </w:rPr>
          <w:t>&gt;</w:t>
        </w:r>
      </w:ins>
      <w:r w:rsidR="5B4A7A7C" w:rsidRPr="797C4670">
        <w:rPr>
          <w:rFonts w:ascii="Arial" w:eastAsia="Times New Roman" w:hAnsi="Arial" w:cs="Arial"/>
          <w:sz w:val="21"/>
          <w:szCs w:val="21"/>
        </w:rPr>
        <w:t>)</w:t>
      </w:r>
      <w:r w:rsidR="5B4A7A7C" w:rsidRPr="797C4670">
        <w:rPr>
          <w:rFonts w:ascii="Arial" w:eastAsia="Times New Roman" w:hAnsi="Arial" w:cs="Arial"/>
          <w:b/>
          <w:bCs/>
          <w:sz w:val="21"/>
          <w:szCs w:val="21"/>
        </w:rPr>
        <w:t>.</w:t>
      </w:r>
    </w:p>
    <w:p w14:paraId="0DBAD81B" w14:textId="7FEE8E53" w:rsidR="005A4DDF" w:rsidRPr="000D3FE0" w:rsidRDefault="005A4DDF" w:rsidP="00D35015">
      <w:pPr>
        <w:rPr>
          <w:rFonts w:ascii="Arial" w:eastAsia="Times New Roman" w:hAnsi="Arial" w:cs="Arial"/>
          <w:b/>
          <w:bCs/>
          <w:sz w:val="21"/>
          <w:szCs w:val="21"/>
        </w:rPr>
      </w:pPr>
      <w:r w:rsidRPr="000D3FE0">
        <w:rPr>
          <w:rFonts w:ascii="Arial" w:eastAsia="Times New Roman" w:hAnsi="Arial" w:cs="Arial"/>
          <w:b/>
          <w:sz w:val="21"/>
          <w:szCs w:val="21"/>
        </w:rPr>
        <w:t> </w:t>
      </w:r>
      <w:r w:rsidR="00045244" w:rsidRPr="000D3FE0">
        <w:rPr>
          <w:rFonts w:ascii="Arial" w:eastAsia="Times New Roman" w:hAnsi="Arial" w:cs="Arial"/>
          <w:b/>
          <w:sz w:val="21"/>
          <w:szCs w:val="21"/>
        </w:rPr>
        <w:t>3.3</w:t>
      </w:r>
      <w:r w:rsidR="001C689D" w:rsidRPr="000D3FE0">
        <w:rPr>
          <w:rFonts w:ascii="Arial" w:eastAsia="Times New Roman" w:hAnsi="Arial" w:cs="Arial"/>
          <w:b/>
          <w:sz w:val="21"/>
          <w:szCs w:val="21"/>
        </w:rPr>
        <w:t>.2 The</w:t>
      </w:r>
      <w:r w:rsidR="001C689D" w:rsidRPr="000D3FE0">
        <w:rPr>
          <w:rFonts w:ascii="Arial" w:hAnsi="Arial" w:cs="Arial"/>
          <w:b/>
          <w:sz w:val="21"/>
          <w:szCs w:val="21"/>
        </w:rPr>
        <w:t xml:space="preserve"> </w:t>
      </w:r>
      <w:r w:rsidR="001C689D" w:rsidRPr="000D3FE0">
        <w:rPr>
          <w:rFonts w:ascii="Arial" w:eastAsia="Times New Roman" w:hAnsi="Arial" w:cs="Arial"/>
          <w:b/>
          <w:sz w:val="21"/>
          <w:szCs w:val="21"/>
        </w:rPr>
        <w:t xml:space="preserve">Process Changes for </w:t>
      </w:r>
      <w:r w:rsidR="00A13118" w:rsidRPr="000D3FE0">
        <w:rPr>
          <w:rFonts w:ascii="Arial" w:eastAsia="Times New Roman" w:hAnsi="Arial" w:cs="Arial"/>
          <w:b/>
          <w:sz w:val="21"/>
          <w:szCs w:val="21"/>
        </w:rPr>
        <w:t>LSN4214882/ASYM-140852 (Step 2)</w:t>
      </w:r>
    </w:p>
    <w:p w14:paraId="262EEEA0" w14:textId="2A3876EB" w:rsidR="00FE55D0" w:rsidRDefault="50053427" w:rsidP="009B1385">
      <w:pPr>
        <w:spacing w:beforeLines="50" w:before="120" w:afterLines="50" w:after="120" w:line="360" w:lineRule="auto"/>
        <w:jc w:val="both"/>
        <w:rPr>
          <w:ins w:id="247" w:author="Jie Wang5909" w:date="2026-10-13T13:39:00Z"/>
          <w:rFonts w:ascii="Arial" w:eastAsia="Times New Roman" w:hAnsi="Arial" w:cs="Arial"/>
          <w:sz w:val="21"/>
          <w:szCs w:val="21"/>
        </w:rPr>
      </w:pPr>
      <w:r w:rsidRPr="797C4670">
        <w:rPr>
          <w:rFonts w:ascii="Arial" w:eastAsia="Times New Roman" w:hAnsi="Arial" w:cs="Arial"/>
          <w:sz w:val="21"/>
          <w:szCs w:val="21"/>
        </w:rPr>
        <w:t xml:space="preserve">The process equipment proposed for the PPQ campaign is listed below and compared with the Full Scale non-saleable batch equipment. </w:t>
      </w:r>
      <w:ins w:id="248" w:author="Jie Wang5909" w:date="2026-10-13T14:57:00Z">
        <w:r w:rsidR="00E24A58" w:rsidRPr="797C4670">
          <w:rPr>
            <w:rFonts w:ascii="Arial" w:eastAsia="Times New Roman" w:hAnsi="Arial" w:cs="Arial"/>
            <w:sz w:val="21"/>
            <w:szCs w:val="21"/>
          </w:rPr>
          <w:t>The</w:t>
        </w:r>
      </w:ins>
      <w:ins w:id="249" w:author="Jie Wang5909" w:date="2026-10-13T19:04:00Z">
        <w:r w:rsidR="007525B2" w:rsidRPr="797C4670">
          <w:rPr>
            <w:rFonts w:ascii="Arial" w:eastAsia="Times New Roman" w:hAnsi="Arial" w:cs="Arial"/>
            <w:sz w:val="21"/>
            <w:szCs w:val="21"/>
          </w:rPr>
          <w:t xml:space="preserve"> S</w:t>
        </w:r>
        <w:r w:rsidR="007525B2" w:rsidRPr="797C4670">
          <w:rPr>
            <w:rFonts w:ascii="Arial" w:eastAsia="Times New Roman" w:hAnsi="Arial" w:cs="Arial"/>
            <w:sz w:val="21"/>
            <w:szCs w:val="21"/>
            <w:rPrChange w:id="250" w:author="Jie Wang5909" w:date="2026-10-13T19:04:00Z">
              <w:rPr>
                <w:rFonts w:asciiTheme="minorEastAsia" w:hAnsiTheme="minorEastAsia" w:cs="Arial"/>
                <w:sz w:val="21"/>
                <w:szCs w:val="21"/>
              </w:rPr>
            </w:rPrChange>
          </w:rPr>
          <w:t>te</w:t>
        </w:r>
        <w:r w:rsidR="007525B2" w:rsidRPr="797C4670">
          <w:rPr>
            <w:rFonts w:ascii="Arial" w:eastAsia="Times New Roman" w:hAnsi="Arial" w:cs="Arial"/>
            <w:sz w:val="21"/>
            <w:szCs w:val="21"/>
          </w:rPr>
          <w:t>p</w:t>
        </w:r>
        <w:r w:rsidR="007525B2" w:rsidRPr="797C4670">
          <w:rPr>
            <w:rFonts w:ascii="Arial" w:eastAsia="Times New Roman" w:hAnsi="Arial" w:cs="Arial"/>
            <w:sz w:val="21"/>
            <w:szCs w:val="21"/>
            <w:rPrChange w:id="251" w:author="Jie Wang5909" w:date="2026-10-13T19:04:00Z">
              <w:rPr>
                <w:rFonts w:asciiTheme="minorEastAsia" w:hAnsiTheme="minorEastAsia" w:cs="Arial"/>
                <w:sz w:val="21"/>
                <w:szCs w:val="21"/>
              </w:rPr>
            </w:rPrChange>
          </w:rPr>
          <w:t xml:space="preserve"> 2</w:t>
        </w:r>
      </w:ins>
      <w:ins w:id="252" w:author="Jie Wang5909" w:date="2026-10-13T14:57:00Z">
        <w:r w:rsidR="00E24A58" w:rsidRPr="797C4670">
          <w:rPr>
            <w:rFonts w:ascii="Arial" w:eastAsia="Times New Roman" w:hAnsi="Arial" w:cs="Arial"/>
            <w:sz w:val="21"/>
            <w:szCs w:val="21"/>
          </w:rPr>
          <w:t xml:space="preserve"> </w:t>
        </w:r>
      </w:ins>
      <w:commentRangeStart w:id="253"/>
      <w:commentRangeStart w:id="254"/>
      <w:r w:rsidRPr="797C4670">
        <w:rPr>
          <w:rFonts w:ascii="Arial" w:eastAsia="Times New Roman" w:hAnsi="Arial" w:cs="Arial"/>
          <w:sz w:val="21"/>
          <w:szCs w:val="21"/>
        </w:rPr>
        <w:t>Equipment Suitability Analysis (ESA)</w:t>
      </w:r>
      <w:ins w:id="255" w:author="Jie Wang5909" w:date="2026-10-13T19:07:00Z">
        <w:r w:rsidR="007A2945" w:rsidRPr="797C4670">
          <w:rPr>
            <w:rFonts w:ascii="Arial" w:eastAsia="Times New Roman" w:hAnsi="Arial" w:cs="Arial"/>
            <w:sz w:val="21"/>
            <w:szCs w:val="21"/>
          </w:rPr>
          <w:t xml:space="preserve"> and report are in preparation and</w:t>
        </w:r>
      </w:ins>
      <w:r w:rsidRPr="797C4670">
        <w:rPr>
          <w:rFonts w:ascii="Arial" w:eastAsia="Times New Roman" w:hAnsi="Arial" w:cs="Arial"/>
          <w:sz w:val="21"/>
          <w:szCs w:val="21"/>
        </w:rPr>
        <w:t xml:space="preserve"> </w:t>
      </w:r>
      <w:ins w:id="256" w:author="Jie Wang5909" w:date="2026-10-13T19:07:00Z">
        <w:r w:rsidR="007A2945" w:rsidRPr="797C4670">
          <w:rPr>
            <w:rFonts w:ascii="Arial" w:eastAsia="Times New Roman" w:hAnsi="Arial" w:cs="Arial"/>
            <w:sz w:val="21"/>
            <w:szCs w:val="21"/>
          </w:rPr>
          <w:t>will</w:t>
        </w:r>
      </w:ins>
      <w:del w:id="257" w:author="Jie Wang5909" w:date="2026-10-13T19:07:00Z">
        <w:r w:rsidRPr="797C4670" w:rsidDel="50053427">
          <w:rPr>
            <w:rFonts w:ascii="Arial" w:eastAsia="Times New Roman" w:hAnsi="Arial" w:cs="Arial"/>
            <w:sz w:val="21"/>
            <w:szCs w:val="21"/>
          </w:rPr>
          <w:delText>must</w:delText>
        </w:r>
      </w:del>
      <w:r w:rsidRPr="797C4670">
        <w:rPr>
          <w:rFonts w:ascii="Arial" w:eastAsia="Times New Roman" w:hAnsi="Arial" w:cs="Arial"/>
          <w:sz w:val="21"/>
          <w:szCs w:val="21"/>
        </w:rPr>
        <w:t xml:space="preserve"> be completed by </w:t>
      </w:r>
      <w:proofErr w:type="spellStart"/>
      <w:r w:rsidRPr="797C4670">
        <w:rPr>
          <w:rFonts w:ascii="Arial" w:eastAsia="Times New Roman" w:hAnsi="Arial" w:cs="Arial"/>
          <w:sz w:val="21"/>
          <w:szCs w:val="21"/>
        </w:rPr>
        <w:t>Asymchem</w:t>
      </w:r>
      <w:proofErr w:type="spellEnd"/>
      <w:r w:rsidRPr="797C4670">
        <w:rPr>
          <w:rFonts w:ascii="Arial" w:eastAsia="Times New Roman" w:hAnsi="Arial" w:cs="Arial"/>
          <w:sz w:val="21"/>
          <w:szCs w:val="21"/>
        </w:rPr>
        <w:t xml:space="preserve"> prior to the </w:t>
      </w:r>
      <w:ins w:id="258" w:author="Jie Wang5909" w:date="2026-10-13T19:18:00Z">
        <w:r w:rsidR="00F52822" w:rsidRPr="797C4670">
          <w:rPr>
            <w:rFonts w:ascii="Arial" w:eastAsia="Times New Roman" w:hAnsi="Arial" w:cs="Arial"/>
            <w:sz w:val="21"/>
            <w:szCs w:val="21"/>
          </w:rPr>
          <w:t xml:space="preserve">step 2 </w:t>
        </w:r>
      </w:ins>
      <w:r w:rsidRPr="797C4670">
        <w:rPr>
          <w:rFonts w:ascii="Arial" w:eastAsia="Times New Roman" w:hAnsi="Arial" w:cs="Arial"/>
          <w:sz w:val="21"/>
          <w:szCs w:val="21"/>
        </w:rPr>
        <w:t>PPQ campaign. </w:t>
      </w:r>
      <w:commentRangeEnd w:id="253"/>
      <w:r>
        <w:rPr>
          <w:rStyle w:val="a4"/>
          <w:rFonts w:ascii="Arial" w:eastAsia="Times New Roman" w:hAnsi="Arial" w:cs="Arial"/>
        </w:rPr>
        <w:commentReference w:id="253"/>
      </w:r>
      <w:commentRangeEnd w:id="254"/>
      <w:r>
        <w:rPr>
          <w:rStyle w:val="a4"/>
        </w:rPr>
        <w:commentReference w:id="254"/>
      </w:r>
    </w:p>
    <w:p w14:paraId="6D7339B6" w14:textId="730044AE" w:rsidR="002D46F6" w:rsidRDefault="002D46F6" w:rsidP="009B1385">
      <w:pPr>
        <w:spacing w:beforeLines="50" w:before="120" w:afterLines="50" w:after="120" w:line="360" w:lineRule="auto"/>
        <w:jc w:val="both"/>
        <w:rPr>
          <w:ins w:id="259" w:author="Jie Wang5909" w:date="2026-10-13T13:39:00Z"/>
          <w:rFonts w:ascii="Arial" w:hAnsi="Arial" w:cs="Arial"/>
          <w:sz w:val="21"/>
          <w:szCs w:val="21"/>
        </w:rPr>
      </w:pPr>
    </w:p>
    <w:p w14:paraId="6C57CEC1" w14:textId="0EDC6279" w:rsidR="002D46F6" w:rsidRPr="002D46F6" w:rsidRDefault="002D46F6">
      <w:pPr>
        <w:rPr>
          <w:rFonts w:ascii="Arial" w:hAnsi="Arial" w:cs="Arial"/>
          <w:b/>
          <w:bCs/>
          <w:sz w:val="21"/>
          <w:szCs w:val="21"/>
          <w:rPrChange w:id="260" w:author="Jie Wang5909" w:date="2026-10-13T13:39:00Z">
            <w:rPr>
              <w:rFonts w:ascii="Arial" w:eastAsia="Times New Roman" w:hAnsi="Arial" w:cs="Arial"/>
              <w:sz w:val="21"/>
              <w:szCs w:val="21"/>
            </w:rPr>
          </w:rPrChange>
        </w:rPr>
        <w:pPrChange w:id="261" w:author="Jie Wang5909" w:date="2026-10-13T13:39:00Z">
          <w:pPr>
            <w:spacing w:beforeLines="50" w:before="120" w:afterLines="50" w:after="120" w:line="360" w:lineRule="auto"/>
            <w:jc w:val="both"/>
          </w:pPr>
        </w:pPrChange>
      </w:pPr>
      <w:ins w:id="262" w:author="Jie Wang5909" w:date="2026-10-13T13:39:00Z">
        <w:r>
          <w:rPr>
            <w:rFonts w:ascii="Arial" w:eastAsia="Times New Roman" w:hAnsi="Arial" w:cs="Arial"/>
            <w:b/>
            <w:bCs/>
            <w:sz w:val="21"/>
            <w:szCs w:val="21"/>
          </w:rPr>
          <w:t>Table 4: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r>
          <w:rPr>
            <w:rFonts w:ascii="Arial" w:eastAsia="Times New Roman" w:hAnsi="Arial" w:cs="Arial"/>
            <w:b/>
            <w:bCs/>
            <w:sz w:val="21"/>
            <w:szCs w:val="21"/>
          </w:rPr>
          <w:t xml:space="preserve">Step 2 Process Equipment Gap Comparison </w:t>
        </w:r>
      </w:ins>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28"/>
        <w:gridCol w:w="863"/>
        <w:gridCol w:w="700"/>
        <w:gridCol w:w="1621"/>
        <w:gridCol w:w="863"/>
        <w:gridCol w:w="700"/>
        <w:gridCol w:w="1621"/>
        <w:gridCol w:w="1028"/>
      </w:tblGrid>
      <w:tr w:rsidR="00E37D71" w:rsidRPr="00E37D71" w14:paraId="3FBE3A25" w14:textId="77777777" w:rsidTr="00E37D71">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B8D022A" w14:textId="5C0B85BB" w:rsidR="001C689D" w:rsidRPr="00E37D71" w:rsidRDefault="001C689D" w:rsidP="00710912">
            <w:pPr>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Intended Purpose</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B98DC8C" w14:textId="41164F32" w:rsidR="001C689D" w:rsidRPr="00E37D71" w:rsidRDefault="001C689D" w:rsidP="00710912">
            <w:pPr>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Full Scale non-saleable batch Equipment Code</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251D827" w14:textId="0FE8F919" w:rsidR="001C689D" w:rsidRPr="00E37D71" w:rsidRDefault="001C689D" w:rsidP="00710912">
            <w:pPr>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Capacity</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8DE1C39" w14:textId="2B368BB4" w:rsidR="001C689D" w:rsidRPr="00E37D71" w:rsidRDefault="001C689D" w:rsidP="00710912">
            <w:pPr>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MOC</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BED7832" w14:textId="27F011CB" w:rsidR="001C689D" w:rsidRPr="00E37D71" w:rsidRDefault="001C689D" w:rsidP="00710912">
            <w:pPr>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PPQ Equipment Code</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028E68F" w14:textId="3FE75A4F" w:rsidR="001C689D" w:rsidRPr="00E37D71" w:rsidRDefault="001C689D" w:rsidP="00710912">
            <w:pPr>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Capacity</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C21F854" w14:textId="669A2FC3" w:rsidR="001C689D" w:rsidRPr="00E37D71" w:rsidRDefault="001C689D" w:rsidP="00710912">
            <w:pPr>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MOC</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E409C6F" w14:textId="3CF23E13" w:rsidR="001C689D" w:rsidRPr="00E37D71" w:rsidRDefault="001C689D" w:rsidP="00710912">
            <w:pPr>
              <w:jc w:val="center"/>
              <w:rPr>
                <w:rFonts w:ascii="Arial" w:hAnsi="Arial" w:cs="Arial"/>
                <w:b/>
                <w:color w:val="FFFFFF" w:themeColor="background1"/>
                <w:sz w:val="18"/>
                <w:szCs w:val="18"/>
              </w:rPr>
            </w:pPr>
            <w:r w:rsidRPr="00E37D71">
              <w:rPr>
                <w:rFonts w:ascii="Arial" w:hAnsi="Arial" w:cs="Arial"/>
                <w:b/>
                <w:color w:val="FFFFFF" w:themeColor="background1"/>
                <w:sz w:val="18"/>
                <w:szCs w:val="18"/>
              </w:rPr>
              <w:t>Comments / GAP Assessment</w:t>
            </w:r>
          </w:p>
        </w:tc>
      </w:tr>
      <w:tr w:rsidR="00E37D71" w:rsidRPr="00E37D71" w14:paraId="64B3DCC6" w14:textId="77777777" w:rsidTr="00E37D71">
        <w:trPr>
          <w:trHeight w:val="300"/>
        </w:trPr>
        <w:tc>
          <w:tcPr>
            <w:tcW w:w="0" w:type="auto"/>
            <w:tcBorders>
              <w:top w:val="single" w:sz="6" w:space="0" w:color="AAAAAA"/>
              <w:left w:val="single" w:sz="6" w:space="0" w:color="AAAAAA"/>
              <w:bottom w:val="single" w:sz="4" w:space="0" w:color="000000" w:themeColor="text1"/>
              <w:right w:val="single" w:sz="6" w:space="0" w:color="AAAAAA"/>
            </w:tcBorders>
            <w:shd w:val="clear" w:color="auto" w:fill="FFFFFF"/>
            <w:vAlign w:val="center"/>
          </w:tcPr>
          <w:p w14:paraId="7FC985F6" w14:textId="050B8008" w:rsidR="00A13118" w:rsidRPr="00E37D71" w:rsidRDefault="00A13118" w:rsidP="00710912">
            <w:pPr>
              <w:spacing w:after="0"/>
              <w:jc w:val="center"/>
              <w:rPr>
                <w:rFonts w:ascii="Arial" w:hAnsi="Arial" w:cs="Arial"/>
                <w:sz w:val="18"/>
                <w:szCs w:val="18"/>
              </w:rPr>
            </w:pPr>
            <w:proofErr w:type="spellStart"/>
            <w:r w:rsidRPr="00E37D71">
              <w:rPr>
                <w:rFonts w:ascii="Arial" w:eastAsia="仿宋_GB2312" w:hAnsi="Arial" w:cs="Arial"/>
                <w:sz w:val="18"/>
                <w:szCs w:val="18"/>
              </w:rPr>
              <w:t>Cleavage</w:t>
            </w:r>
            <w:ins w:id="263" w:author="Jie Wang5909" w:date="2026-10-16T22:07:00Z">
              <w:r w:rsidR="00A46DB2" w:rsidRPr="003566DE">
                <w:rPr>
                  <w:rFonts w:ascii="Times New Roman" w:eastAsia="FangSong" w:hAnsi="Times New Roman" w:cs="Times New Roman"/>
                  <w:color w:val="000000" w:themeColor="text1"/>
                  <w:sz w:val="18"/>
                  <w:szCs w:val="18"/>
                </w:rPr>
                <w:t>&amp;Rinse</w:t>
              </w:r>
            </w:ins>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71253D7A" w14:textId="4B7674CE"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TJ4S-1212-R07</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3CB46F20" w14:textId="25A79921"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2000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7117F790" w14:textId="5EA555BF"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Glass-lined  (mesh / membrane :</w:t>
            </w:r>
            <w:proofErr w:type="spellStart"/>
            <w:r w:rsidRPr="00E37D71">
              <w:rPr>
                <w:rFonts w:ascii="Arial" w:eastAsia="仿宋_GB2312" w:hAnsi="Arial" w:cs="Arial"/>
                <w:sz w:val="18"/>
                <w:szCs w:val="18"/>
              </w:rPr>
              <w:t>Hastelloy</w:t>
            </w:r>
            <w:proofErr w:type="spellEnd"/>
            <w:r w:rsidRPr="00E37D71">
              <w:rPr>
                <w:rFonts w:ascii="Arial" w:eastAsia="仿宋_GB2312" w:hAnsi="Arial" w:cs="Arial"/>
                <w:sz w:val="18"/>
                <w:szCs w:val="18"/>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3F814074" w14:textId="01EB9882"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TJ4S-1212-R07</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5C9286C5" w14:textId="464676BD"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2000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7C490B3B" w14:textId="1845FD64"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Glass-lined  (mesh / membrane :</w:t>
            </w:r>
            <w:proofErr w:type="spellStart"/>
            <w:r w:rsidRPr="00E37D71">
              <w:rPr>
                <w:rFonts w:ascii="Arial" w:eastAsia="仿宋_GB2312" w:hAnsi="Arial" w:cs="Arial"/>
                <w:sz w:val="18"/>
                <w:szCs w:val="18"/>
              </w:rPr>
              <w:t>Hastelloy</w:t>
            </w:r>
            <w:proofErr w:type="spellEnd"/>
            <w:r w:rsidRPr="00E37D71">
              <w:rPr>
                <w:rFonts w:ascii="Arial" w:eastAsia="仿宋_GB2312" w:hAnsi="Arial" w:cs="Arial"/>
                <w:sz w:val="18"/>
                <w:szCs w:val="18"/>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940C435" w14:textId="2E33667F" w:rsidR="00A13118" w:rsidRPr="00E37D71" w:rsidRDefault="009B1385" w:rsidP="00710912">
            <w:pPr>
              <w:spacing w:after="0"/>
              <w:jc w:val="center"/>
              <w:rPr>
                <w:rFonts w:ascii="Arial" w:hAnsi="Arial" w:cs="Arial"/>
                <w:sz w:val="18"/>
                <w:szCs w:val="18"/>
              </w:rPr>
            </w:pPr>
            <w:r w:rsidRPr="00E37D71">
              <w:rPr>
                <w:rFonts w:ascii="Arial" w:hAnsi="Arial" w:cs="Arial"/>
                <w:sz w:val="18"/>
                <w:szCs w:val="18"/>
              </w:rPr>
              <w:t>S</w:t>
            </w:r>
            <w:r w:rsidR="00A13118" w:rsidRPr="00E37D71">
              <w:rPr>
                <w:rFonts w:ascii="Arial" w:hAnsi="Arial" w:cs="Arial"/>
                <w:sz w:val="18"/>
                <w:szCs w:val="18"/>
              </w:rPr>
              <w:t xml:space="preserve">ame </w:t>
            </w:r>
            <w:proofErr w:type="spellStart"/>
            <w:r w:rsidR="00A13118" w:rsidRPr="00E37D71">
              <w:rPr>
                <w:rFonts w:ascii="Arial" w:hAnsi="Arial" w:cs="Arial"/>
                <w:sz w:val="18"/>
                <w:szCs w:val="18"/>
              </w:rPr>
              <w:t>equipment</w:t>
            </w:r>
            <w:proofErr w:type="gramStart"/>
            <w:r w:rsidRPr="00E37D71">
              <w:rPr>
                <w:rFonts w:ascii="Arial" w:hAnsi="Arial" w:cs="Arial"/>
                <w:sz w:val="18"/>
                <w:szCs w:val="18"/>
              </w:rPr>
              <w:t>:To</w:t>
            </w:r>
            <w:proofErr w:type="spellEnd"/>
            <w:proofErr w:type="gramEnd"/>
            <w:r w:rsidRPr="00E37D71">
              <w:rPr>
                <w:rFonts w:ascii="Arial" w:hAnsi="Arial" w:cs="Arial"/>
                <w:sz w:val="18"/>
                <w:szCs w:val="18"/>
              </w:rPr>
              <w:t xml:space="preserve"> improve shear </w:t>
            </w:r>
            <w:r w:rsidRPr="00E37D71">
              <w:rPr>
                <w:rFonts w:ascii="Arial" w:hAnsi="Arial" w:cs="Arial"/>
                <w:sz w:val="18"/>
                <w:szCs w:val="18"/>
              </w:rPr>
              <w:lastRenderedPageBreak/>
              <w:t xml:space="preserve">mixing efficiency, the </w:t>
            </w:r>
            <w:proofErr w:type="spellStart"/>
            <w:r w:rsidRPr="00E37D71">
              <w:rPr>
                <w:rFonts w:ascii="Arial" w:hAnsi="Arial" w:cs="Arial"/>
                <w:sz w:val="18"/>
                <w:szCs w:val="18"/>
              </w:rPr>
              <w:t>thermowell</w:t>
            </w:r>
            <w:proofErr w:type="spellEnd"/>
            <w:r w:rsidRPr="00E37D71">
              <w:rPr>
                <w:rFonts w:ascii="Arial" w:hAnsi="Arial" w:cs="Arial"/>
                <w:sz w:val="18"/>
                <w:szCs w:val="18"/>
              </w:rPr>
              <w:t xml:space="preserve"> will be replaced, followed by equipment re-validation and engineering re-assessment. </w:t>
            </w:r>
            <w:r w:rsidR="00A13118" w:rsidRPr="00E37D71">
              <w:rPr>
                <w:rFonts w:ascii="Arial" w:hAnsi="Arial" w:cs="Arial"/>
                <w:sz w:val="18"/>
                <w:szCs w:val="18"/>
              </w:rPr>
              <w:t>.</w:t>
            </w:r>
          </w:p>
        </w:tc>
      </w:tr>
      <w:tr w:rsidR="00E37D71" w:rsidRPr="00E37D71" w14:paraId="324451A8" w14:textId="77777777" w:rsidTr="00E37D71">
        <w:trPr>
          <w:trHeight w:val="300"/>
        </w:trPr>
        <w:tc>
          <w:tcPr>
            <w:tcW w:w="0" w:type="auto"/>
            <w:tcBorders>
              <w:top w:val="single" w:sz="4" w:space="0" w:color="000000" w:themeColor="text1"/>
              <w:left w:val="single" w:sz="6" w:space="0" w:color="AAAAAA"/>
              <w:bottom w:val="single" w:sz="4" w:space="0" w:color="000000" w:themeColor="text1"/>
              <w:right w:val="single" w:sz="6" w:space="0" w:color="AAAAAA"/>
            </w:tcBorders>
            <w:vAlign w:val="center"/>
          </w:tcPr>
          <w:p w14:paraId="6329889F" w14:textId="1A064D0E"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lastRenderedPageBreak/>
              <w:t>Prepare neutralization solution, Neutralization</w:t>
            </w:r>
            <w:ins w:id="264" w:author="Jie Wang5909" w:date="2026-10-17T00:20:00Z">
              <w:r w:rsidR="00430350">
                <w:rPr>
                  <w:rFonts w:ascii="Arial" w:eastAsia="仿宋_GB2312" w:hAnsi="Arial" w:cs="Arial" w:hint="eastAsia"/>
                  <w:sz w:val="18"/>
                  <w:szCs w:val="18"/>
                </w:rPr>
                <w:t>,</w:t>
              </w:r>
            </w:ins>
            <w:del w:id="265" w:author="Jie Wang5909" w:date="2026-10-17T00:20:00Z">
              <w:r w:rsidRPr="00E37D71" w:rsidDel="00430350">
                <w:rPr>
                  <w:rFonts w:ascii="Arial" w:eastAsia="仿宋_GB2312" w:hAnsi="Arial" w:cs="Arial"/>
                  <w:sz w:val="18"/>
                  <w:szCs w:val="18"/>
                </w:rPr>
                <w:delText>，</w:delText>
              </w:r>
            </w:del>
            <w:r w:rsidRPr="00E37D71">
              <w:rPr>
                <w:rFonts w:ascii="Arial" w:eastAsia="仿宋_GB2312" w:hAnsi="Arial" w:cs="Arial"/>
                <w:sz w:val="18"/>
                <w:szCs w:val="18"/>
              </w:rPr>
              <w:t xml:space="preserve"> Ascorbic / </w:t>
            </w:r>
            <w:proofErr w:type="spellStart"/>
            <w:r w:rsidRPr="00E37D71">
              <w:rPr>
                <w:rFonts w:ascii="Arial" w:eastAsia="仿宋_GB2312" w:hAnsi="Arial" w:cs="Arial"/>
                <w:sz w:val="18"/>
                <w:szCs w:val="18"/>
              </w:rPr>
              <w:t>NaCl</w:t>
            </w:r>
            <w:proofErr w:type="spellEnd"/>
            <w:r w:rsidRPr="00E37D71">
              <w:rPr>
                <w:rFonts w:ascii="Arial" w:eastAsia="仿宋_GB2312" w:hAnsi="Arial" w:cs="Arial"/>
                <w:sz w:val="18"/>
                <w:szCs w:val="18"/>
              </w:rPr>
              <w:t xml:space="preserve"> solution preparation</w:t>
            </w:r>
          </w:p>
        </w:tc>
        <w:tc>
          <w:tcPr>
            <w:tcW w:w="0" w:type="auto"/>
            <w:tcBorders>
              <w:top w:val="single" w:sz="6" w:space="0" w:color="AAAAAA"/>
              <w:left w:val="single" w:sz="6" w:space="0" w:color="AAAAAA"/>
              <w:bottom w:val="single" w:sz="6" w:space="0" w:color="AAAAAA"/>
              <w:right w:val="single" w:sz="6" w:space="0" w:color="AAAAAA"/>
            </w:tcBorders>
            <w:vAlign w:val="center"/>
          </w:tcPr>
          <w:p w14:paraId="4B6B1CCB" w14:textId="1A6BD183"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TJ4S-1213-R07</w:t>
            </w:r>
          </w:p>
        </w:tc>
        <w:tc>
          <w:tcPr>
            <w:tcW w:w="0" w:type="auto"/>
            <w:tcBorders>
              <w:top w:val="single" w:sz="6" w:space="0" w:color="AAAAAA"/>
              <w:left w:val="single" w:sz="6" w:space="0" w:color="AAAAAA"/>
              <w:bottom w:val="single" w:sz="6" w:space="0" w:color="AAAAAA"/>
              <w:right w:val="single" w:sz="6" w:space="0" w:color="AAAAAA"/>
            </w:tcBorders>
            <w:vAlign w:val="center"/>
          </w:tcPr>
          <w:p w14:paraId="673C7A33" w14:textId="29AA5930"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12500 L</w:t>
            </w:r>
          </w:p>
        </w:tc>
        <w:tc>
          <w:tcPr>
            <w:tcW w:w="0" w:type="auto"/>
            <w:tcBorders>
              <w:top w:val="single" w:sz="6" w:space="0" w:color="AAAAAA"/>
              <w:left w:val="single" w:sz="6" w:space="0" w:color="AAAAAA"/>
              <w:bottom w:val="single" w:sz="6" w:space="0" w:color="AAAAAA"/>
              <w:right w:val="single" w:sz="6" w:space="0" w:color="AAAAAA"/>
            </w:tcBorders>
            <w:vAlign w:val="center"/>
          </w:tcPr>
          <w:p w14:paraId="1628EA4B" w14:textId="07D76C36"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vAlign w:val="center"/>
          </w:tcPr>
          <w:p w14:paraId="3AB10B13" w14:textId="5016AFCE"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TJ4S-1213-R07</w:t>
            </w:r>
          </w:p>
        </w:tc>
        <w:tc>
          <w:tcPr>
            <w:tcW w:w="0" w:type="auto"/>
            <w:tcBorders>
              <w:top w:val="single" w:sz="6" w:space="0" w:color="AAAAAA"/>
              <w:left w:val="single" w:sz="6" w:space="0" w:color="AAAAAA"/>
              <w:bottom w:val="single" w:sz="6" w:space="0" w:color="AAAAAA"/>
              <w:right w:val="single" w:sz="6" w:space="0" w:color="AAAAAA"/>
            </w:tcBorders>
            <w:vAlign w:val="center"/>
          </w:tcPr>
          <w:p w14:paraId="3502AAD9" w14:textId="116360CF"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12500 L</w:t>
            </w:r>
          </w:p>
        </w:tc>
        <w:tc>
          <w:tcPr>
            <w:tcW w:w="0" w:type="auto"/>
            <w:tcBorders>
              <w:top w:val="single" w:sz="6" w:space="0" w:color="AAAAAA"/>
              <w:left w:val="single" w:sz="6" w:space="0" w:color="AAAAAA"/>
              <w:bottom w:val="single" w:sz="6" w:space="0" w:color="AAAAAA"/>
              <w:right w:val="single" w:sz="6" w:space="0" w:color="AAAAAA"/>
            </w:tcBorders>
            <w:vAlign w:val="center"/>
          </w:tcPr>
          <w:p w14:paraId="42612398" w14:textId="2C85990D"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vAlign w:val="center"/>
          </w:tcPr>
          <w:p w14:paraId="239F531D" w14:textId="2E5CC108" w:rsidR="00A13118" w:rsidRPr="00E37D71" w:rsidRDefault="00A13118" w:rsidP="00710912">
            <w:pPr>
              <w:spacing w:after="0"/>
              <w:jc w:val="center"/>
              <w:rPr>
                <w:rFonts w:ascii="Arial" w:hAnsi="Arial" w:cs="Arial"/>
                <w:sz w:val="18"/>
                <w:szCs w:val="18"/>
              </w:rPr>
            </w:pPr>
            <w:r w:rsidRPr="00E37D71">
              <w:rPr>
                <w:rFonts w:ascii="Arial" w:hAnsi="Arial" w:cs="Arial"/>
                <w:sz w:val="18"/>
                <w:szCs w:val="18"/>
              </w:rPr>
              <w:t>No gap — same equipment.</w:t>
            </w:r>
          </w:p>
        </w:tc>
      </w:tr>
      <w:tr w:rsidR="00E37D71" w:rsidRPr="00E37D71" w14:paraId="72E1EFDC" w14:textId="77777777" w:rsidTr="00E37D71">
        <w:trPr>
          <w:trHeight w:val="300"/>
        </w:trPr>
        <w:tc>
          <w:tcPr>
            <w:tcW w:w="0" w:type="auto"/>
            <w:tcBorders>
              <w:top w:val="single" w:sz="4" w:space="0" w:color="000000" w:themeColor="text1"/>
              <w:left w:val="single" w:sz="6" w:space="0" w:color="AAAAAA"/>
              <w:bottom w:val="single" w:sz="6" w:space="0" w:color="AAAAAA"/>
              <w:right w:val="single" w:sz="6" w:space="0" w:color="AAAAAA"/>
            </w:tcBorders>
            <w:shd w:val="clear" w:color="auto" w:fill="FFFFFF"/>
            <w:vAlign w:val="center"/>
          </w:tcPr>
          <w:p w14:paraId="01FD76DF" w14:textId="12AA5DD3"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Concentration, Wash, Precipitation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73C5FE82" w14:textId="35515DCA"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TJ4S-1213-R03</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0DC1B599" w14:textId="072C43E2"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5000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5B605611" w14:textId="6E5F15B4"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9D2BFD1" w14:textId="1C4D55E0"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TJ4S-1213-R03</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45156F25" w14:textId="5DE43728"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5000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6255BD73" w14:textId="1724EFFF"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0E51CAE8" w14:textId="191642D7" w:rsidR="00A13118" w:rsidRPr="00E37D71" w:rsidRDefault="00A13118" w:rsidP="00710912">
            <w:pPr>
              <w:spacing w:after="0"/>
              <w:jc w:val="center"/>
              <w:rPr>
                <w:rFonts w:ascii="Arial" w:hAnsi="Arial" w:cs="Arial"/>
                <w:sz w:val="18"/>
                <w:szCs w:val="18"/>
              </w:rPr>
            </w:pPr>
            <w:r w:rsidRPr="00E37D71">
              <w:rPr>
                <w:rFonts w:ascii="Arial" w:hAnsi="Arial" w:cs="Arial"/>
                <w:sz w:val="18"/>
                <w:szCs w:val="18"/>
              </w:rPr>
              <w:t>No gap — same equipment.</w:t>
            </w:r>
          </w:p>
        </w:tc>
      </w:tr>
      <w:tr w:rsidR="00E37D71" w:rsidRPr="00E37D71" w14:paraId="5BDF2592" w14:textId="77777777" w:rsidTr="00E37D71">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60BBB2FF" w14:textId="2CDE308F"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Filter &amp; Drying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BCEC604" w14:textId="0D87E800"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TJ4S-1212-FD03</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668F5813" w14:textId="4834E67B"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DN1000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2432BBD4" w14:textId="344426D6" w:rsidR="00A13118" w:rsidRPr="00E37D71" w:rsidRDefault="00A13118" w:rsidP="00710912">
            <w:pPr>
              <w:spacing w:after="0"/>
              <w:jc w:val="center"/>
              <w:rPr>
                <w:rFonts w:ascii="Arial" w:eastAsia="仿宋_GB2312" w:hAnsi="Arial" w:cs="Arial"/>
                <w:sz w:val="18"/>
                <w:szCs w:val="18"/>
              </w:rPr>
            </w:pPr>
            <w:proofErr w:type="spellStart"/>
            <w:r w:rsidRPr="00E37D71">
              <w:rPr>
                <w:rFonts w:ascii="Arial" w:eastAsia="仿宋_GB2312" w:hAnsi="Arial" w:cs="Arial"/>
                <w:sz w:val="18"/>
                <w:szCs w:val="18"/>
              </w:rPr>
              <w:t>Hastelloy</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495C6F35" w14:textId="7F17C3C7"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TJ4S-1212-FD03</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7A23311F" w14:textId="4DBEA7B2"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DN1000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33206F8B" w14:textId="3592A19B" w:rsidR="00A13118" w:rsidRPr="00E37D71" w:rsidRDefault="00A13118" w:rsidP="00710912">
            <w:pPr>
              <w:spacing w:after="0"/>
              <w:jc w:val="center"/>
              <w:rPr>
                <w:rFonts w:ascii="Arial" w:hAnsi="Arial" w:cs="Arial"/>
                <w:sz w:val="18"/>
                <w:szCs w:val="18"/>
              </w:rPr>
            </w:pPr>
            <w:proofErr w:type="spellStart"/>
            <w:r w:rsidRPr="00E37D71">
              <w:rPr>
                <w:rFonts w:ascii="Arial" w:eastAsia="仿宋_GB2312" w:hAnsi="Arial" w:cs="Arial"/>
                <w:sz w:val="18"/>
                <w:szCs w:val="18"/>
              </w:rPr>
              <w:t>Hastelloy</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7E63F5F1" w14:textId="2ACB3CF1" w:rsidR="00A13118" w:rsidRPr="00E37D71" w:rsidRDefault="00A13118" w:rsidP="00710912">
            <w:pPr>
              <w:spacing w:after="0"/>
              <w:jc w:val="center"/>
              <w:rPr>
                <w:rFonts w:ascii="Arial" w:hAnsi="Arial" w:cs="Arial"/>
                <w:sz w:val="18"/>
                <w:szCs w:val="18"/>
              </w:rPr>
            </w:pPr>
            <w:r w:rsidRPr="00E37D71">
              <w:rPr>
                <w:rFonts w:ascii="Arial" w:hAnsi="Arial" w:cs="Arial"/>
                <w:sz w:val="18"/>
                <w:szCs w:val="18"/>
              </w:rPr>
              <w:t>No gap — same equipment.</w:t>
            </w:r>
          </w:p>
        </w:tc>
      </w:tr>
      <w:tr w:rsidR="000D3FE0" w:rsidRPr="00E37D71" w14:paraId="2CC63F8E" w14:textId="77777777" w:rsidTr="00E37D71">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AB1382B" w14:textId="62F9ADAC" w:rsidR="00A13118" w:rsidRPr="00E37D71" w:rsidRDefault="00A13118" w:rsidP="00710912">
            <w:pPr>
              <w:spacing w:after="0"/>
              <w:jc w:val="center"/>
              <w:rPr>
                <w:rFonts w:ascii="Arial" w:hAnsi="Arial" w:cs="Arial"/>
                <w:sz w:val="18"/>
                <w:szCs w:val="18"/>
              </w:rPr>
            </w:pPr>
            <w:r w:rsidRPr="00E37D71">
              <w:rPr>
                <w:rFonts w:ascii="Arial" w:hAnsi="Arial" w:cs="Arial"/>
                <w:sz w:val="18"/>
                <w:szCs w:val="18"/>
              </w:rPr>
              <w:t>Store n-Heptane</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BC49334" w14:textId="31DC04C5"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TJ4S-1213- Tr06</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5F4FF39A" w14:textId="307ACB0F"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9414040" w14:textId="69387F78" w:rsidR="00A13118" w:rsidRPr="00E37D71" w:rsidRDefault="00A13118" w:rsidP="00710912">
            <w:pPr>
              <w:spacing w:after="0"/>
              <w:jc w:val="center"/>
              <w:rPr>
                <w:rFonts w:ascii="Arial" w:eastAsia="仿宋_GB2312" w:hAnsi="Arial" w:cs="Arial"/>
                <w:sz w:val="18"/>
                <w:szCs w:val="18"/>
              </w:rPr>
            </w:pPr>
            <w:r w:rsidRPr="00E37D71">
              <w:rPr>
                <w:rFonts w:ascii="Arial" w:eastAsia="仿宋_GB2312"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774AA0E7" w14:textId="3DD45715"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TJ4S-1213- Tr06</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050BACF7" w14:textId="161DA81C"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2BF73AB3" w14:textId="0AC6E7BB" w:rsidR="00A13118" w:rsidRPr="00E37D71" w:rsidRDefault="00A13118" w:rsidP="00710912">
            <w:pPr>
              <w:spacing w:after="0"/>
              <w:jc w:val="center"/>
              <w:rPr>
                <w:rFonts w:ascii="Arial" w:hAnsi="Arial" w:cs="Arial"/>
                <w:sz w:val="18"/>
                <w:szCs w:val="18"/>
              </w:rPr>
            </w:pPr>
            <w:r w:rsidRPr="00E37D71">
              <w:rPr>
                <w:rFonts w:ascii="Arial" w:eastAsia="仿宋_GB2312"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4693BCFE" w14:textId="347AE7D8" w:rsidR="00A13118" w:rsidRPr="00E37D71" w:rsidRDefault="00A13118" w:rsidP="00710912">
            <w:pPr>
              <w:spacing w:after="0"/>
              <w:jc w:val="center"/>
              <w:rPr>
                <w:rFonts w:ascii="Arial" w:hAnsi="Arial" w:cs="Arial"/>
                <w:sz w:val="18"/>
                <w:szCs w:val="18"/>
              </w:rPr>
            </w:pPr>
            <w:r w:rsidRPr="00E37D71">
              <w:rPr>
                <w:rFonts w:ascii="Arial" w:hAnsi="Arial" w:cs="Arial"/>
                <w:sz w:val="18"/>
                <w:szCs w:val="18"/>
              </w:rPr>
              <w:t>No gap — same equipment.</w:t>
            </w:r>
          </w:p>
        </w:tc>
      </w:tr>
    </w:tbl>
    <w:p w14:paraId="0C4D8B34" w14:textId="4A693336" w:rsidR="00173C28" w:rsidRPr="000D3FE0" w:rsidRDefault="69B176C3" w:rsidP="797C4670">
      <w:pPr>
        <w:spacing w:beforeLines="50" w:before="120" w:afterLines="50" w:after="120" w:line="360" w:lineRule="auto"/>
        <w:contextualSpacing/>
        <w:jc w:val="both"/>
        <w:rPr>
          <w:rFonts w:ascii="Arial" w:hAnsi="Arial" w:cs="Arial"/>
          <w:sz w:val="21"/>
          <w:szCs w:val="21"/>
        </w:rPr>
      </w:pPr>
      <w:r w:rsidRPr="797C4670">
        <w:rPr>
          <w:rFonts w:ascii="Arial" w:hAnsi="Arial" w:cs="Arial"/>
          <w:b/>
          <w:bCs/>
          <w:sz w:val="21"/>
          <w:szCs w:val="21"/>
        </w:rPr>
        <w:t>C</w:t>
      </w:r>
      <w:r w:rsidR="50053427" w:rsidRPr="797C4670">
        <w:rPr>
          <w:rFonts w:ascii="Arial" w:hAnsi="Arial" w:cs="Arial"/>
          <w:b/>
          <w:bCs/>
          <w:sz w:val="21"/>
          <w:szCs w:val="21"/>
        </w:rPr>
        <w:t>onclusion:</w:t>
      </w:r>
      <w:r w:rsidR="119C5904" w:rsidRPr="797C4670">
        <w:rPr>
          <w:rFonts w:ascii="Arial" w:hAnsi="Arial" w:cs="Arial"/>
          <w:sz w:val="21"/>
          <w:szCs w:val="21"/>
        </w:rPr>
        <w:t xml:space="preserve"> </w:t>
      </w:r>
      <w:ins w:id="266" w:author="Jie Wang5909" w:date="2026-10-13T19:09:00Z">
        <w:r w:rsidR="007A2945" w:rsidRPr="797C4670">
          <w:rPr>
            <w:rFonts w:ascii="Arial" w:hAnsi="Arial" w:cs="Arial"/>
            <w:sz w:val="21"/>
            <w:szCs w:val="21"/>
          </w:rPr>
          <w:t xml:space="preserve">Although the ESA report </w:t>
        </w:r>
      </w:ins>
      <w:ins w:id="267" w:author="Jie Wang5909" w:date="2026-10-13T19:10:00Z">
        <w:r w:rsidR="007A2945" w:rsidRPr="797C4670">
          <w:rPr>
            <w:rFonts w:ascii="Arial" w:hAnsi="Arial" w:cs="Arial"/>
            <w:sz w:val="21"/>
            <w:szCs w:val="21"/>
          </w:rPr>
          <w:t xml:space="preserve">has not </w:t>
        </w:r>
      </w:ins>
      <w:ins w:id="268" w:author="Sonia Quinn - Network" w:date="2026-10-14T09:00:00Z">
        <w:r w:rsidR="6D79E5DE" w:rsidRPr="797C4670">
          <w:rPr>
            <w:rFonts w:ascii="Arial" w:hAnsi="Arial" w:cs="Arial"/>
            <w:sz w:val="21"/>
            <w:szCs w:val="21"/>
          </w:rPr>
          <w:t xml:space="preserve">yet </w:t>
        </w:r>
      </w:ins>
      <w:ins w:id="269" w:author="Jie Wang5909" w:date="2026-10-13T19:10:00Z">
        <w:r w:rsidR="007A2945" w:rsidRPr="797C4670">
          <w:rPr>
            <w:rFonts w:ascii="Arial" w:hAnsi="Arial" w:cs="Arial"/>
            <w:sz w:val="21"/>
            <w:szCs w:val="21"/>
          </w:rPr>
          <w:t xml:space="preserve">been finalized, given that </w:t>
        </w:r>
      </w:ins>
      <w:del w:id="270" w:author="Jie Wang5909" w:date="2026-10-13T19:10:00Z">
        <w:r w:rsidRPr="797C4670" w:rsidDel="7EDDFB97">
          <w:rPr>
            <w:rFonts w:ascii="Arial" w:hAnsi="Arial" w:cs="Arial"/>
            <w:sz w:val="21"/>
            <w:szCs w:val="21"/>
          </w:rPr>
          <w:delText>T</w:delText>
        </w:r>
      </w:del>
      <w:ins w:id="271" w:author="Jie Wang5909" w:date="2026-10-13T19:10:00Z">
        <w:r w:rsidR="007A2945" w:rsidRPr="797C4670">
          <w:rPr>
            <w:rFonts w:ascii="Arial" w:hAnsi="Arial" w:cs="Arial"/>
            <w:sz w:val="21"/>
            <w:szCs w:val="21"/>
          </w:rPr>
          <w:t>t</w:t>
        </w:r>
      </w:ins>
      <w:r w:rsidR="7EDDFB97" w:rsidRPr="797C4670">
        <w:rPr>
          <w:rFonts w:ascii="Arial" w:hAnsi="Arial" w:cs="Arial"/>
          <w:sz w:val="21"/>
          <w:szCs w:val="21"/>
        </w:rPr>
        <w:t xml:space="preserve">he equipment used for </w:t>
      </w:r>
      <w:ins w:id="272" w:author="Jie Wang5909" w:date="2026-10-13T19:05:00Z">
        <w:r w:rsidR="007525B2" w:rsidRPr="797C4670">
          <w:rPr>
            <w:rFonts w:ascii="Arial" w:eastAsia="Times New Roman" w:hAnsi="Arial" w:cs="Arial"/>
            <w:sz w:val="21"/>
            <w:szCs w:val="21"/>
          </w:rPr>
          <w:t>Full scale non saleable batches</w:t>
        </w:r>
      </w:ins>
      <w:del w:id="273" w:author="Jie Wang5909" w:date="2026-10-13T19:05:00Z">
        <w:r w:rsidRPr="797C4670" w:rsidDel="7EDDFB97">
          <w:rPr>
            <w:rFonts w:ascii="Arial" w:hAnsi="Arial" w:cs="Arial"/>
            <w:sz w:val="21"/>
            <w:szCs w:val="21"/>
          </w:rPr>
          <w:delText>key clinical batches</w:delText>
        </w:r>
      </w:del>
      <w:r w:rsidR="7EDDFB97" w:rsidRPr="797C4670">
        <w:rPr>
          <w:rFonts w:ascii="Arial" w:hAnsi="Arial" w:cs="Arial"/>
          <w:sz w:val="21"/>
          <w:szCs w:val="21"/>
        </w:rPr>
        <w:t xml:space="preserve"> and PPQ batches is identical, and its parameters meet process requirements</w:t>
      </w:r>
      <w:ins w:id="274" w:author="Jie Wang5909" w:date="2026-10-13T19:11:00Z">
        <w:r w:rsidR="007A2945" w:rsidRPr="797C4670">
          <w:rPr>
            <w:rFonts w:ascii="Arial" w:hAnsi="Arial" w:cs="Arial"/>
            <w:sz w:val="21"/>
            <w:szCs w:val="21"/>
          </w:rPr>
          <w:t xml:space="preserve">, </w:t>
        </w:r>
      </w:ins>
      <w:ins w:id="275" w:author="Jie Wang5909" w:date="2026-10-13T19:12:00Z">
        <w:r w:rsidR="007A2945" w:rsidRPr="797C4670">
          <w:rPr>
            <w:rFonts w:ascii="Arial" w:hAnsi="Arial" w:cs="Arial"/>
            <w:sz w:val="21"/>
            <w:szCs w:val="21"/>
          </w:rPr>
          <w:t xml:space="preserve">the </w:t>
        </w:r>
      </w:ins>
      <w:ins w:id="276" w:author="Jie Wang5909" w:date="2026-10-13T19:11:00Z">
        <w:r w:rsidR="007A2945" w:rsidRPr="797C4670">
          <w:rPr>
            <w:rFonts w:ascii="Arial" w:hAnsi="Arial" w:cs="Arial"/>
            <w:sz w:val="21"/>
            <w:szCs w:val="21"/>
            <w:rPrChange w:id="277" w:author="Jie Wang5909" w:date="2026-10-13T19:11:00Z">
              <w:rPr>
                <w:rFonts w:ascii="Segoe UI" w:hAnsi="Segoe UI" w:cs="Segoe UI"/>
                <w:color w:val="0F1115"/>
              </w:rPr>
            </w:rPrChange>
          </w:rPr>
          <w:t>residual risk associated with any outstanding ESA activities</w:t>
        </w:r>
      </w:ins>
      <w:ins w:id="278" w:author="Jie Wang5909" w:date="2026-10-13T19:12:00Z">
        <w:r w:rsidR="007A2945" w:rsidRPr="797C4670">
          <w:rPr>
            <w:rFonts w:ascii="Arial" w:hAnsi="Arial" w:cs="Arial"/>
            <w:sz w:val="21"/>
            <w:szCs w:val="21"/>
          </w:rPr>
          <w:t xml:space="preserve"> is low</w:t>
        </w:r>
      </w:ins>
      <w:r w:rsidR="7EDDFB97" w:rsidRPr="797C4670">
        <w:rPr>
          <w:rFonts w:ascii="Arial" w:hAnsi="Arial" w:cs="Arial"/>
          <w:sz w:val="21"/>
          <w:szCs w:val="21"/>
        </w:rPr>
        <w:t xml:space="preserve">. Reference the </w:t>
      </w:r>
      <w:commentRangeStart w:id="279"/>
      <w:commentRangeStart w:id="280"/>
      <w:r w:rsidR="7EDDFB97" w:rsidRPr="797C4670">
        <w:rPr>
          <w:rFonts w:ascii="Arial" w:hAnsi="Arial" w:cs="Arial"/>
          <w:sz w:val="21"/>
          <w:szCs w:val="21"/>
        </w:rPr>
        <w:t xml:space="preserve">Equipment Suitability Assessment report </w:t>
      </w:r>
      <w:commentRangeStart w:id="281"/>
      <w:commentRangeStart w:id="282"/>
      <w:r w:rsidR="7EDDFB97" w:rsidRPr="797C4670">
        <w:rPr>
          <w:rFonts w:ascii="Arial" w:hAnsi="Arial" w:cs="Arial"/>
          <w:sz w:val="21"/>
          <w:szCs w:val="21"/>
        </w:rPr>
        <w:t>(RA-140021030</w:t>
      </w:r>
      <w:ins w:id="283" w:author="Jie Wang5909" w:date="2026-10-13T13:27:00Z">
        <w:r w:rsidR="005D008C" w:rsidRPr="797C4670">
          <w:rPr>
            <w:rFonts w:ascii="Arial" w:hAnsi="Arial" w:cs="Arial"/>
            <w:sz w:val="21"/>
            <w:szCs w:val="21"/>
          </w:rPr>
          <w:t>2</w:t>
        </w:r>
      </w:ins>
      <w:del w:id="284" w:author="Jie Wang5909" w:date="2026-10-13T13:27:00Z">
        <w:r w:rsidRPr="797C4670" w:rsidDel="7EDDFB97">
          <w:rPr>
            <w:rFonts w:ascii="Arial" w:hAnsi="Arial" w:cs="Arial"/>
            <w:sz w:val="21"/>
            <w:szCs w:val="21"/>
          </w:rPr>
          <w:delText>1</w:delText>
        </w:r>
      </w:del>
      <w:r w:rsidR="7EDDFB97" w:rsidRPr="797C4670">
        <w:rPr>
          <w:rFonts w:ascii="Arial" w:hAnsi="Arial" w:cs="Arial"/>
          <w:sz w:val="21"/>
          <w:szCs w:val="21"/>
        </w:rPr>
        <w:t>0</w:t>
      </w:r>
      <w:ins w:id="285" w:author="Jie Wang5909" w:date="2026-10-13T13:27:00Z">
        <w:r w:rsidR="005D008C" w:rsidRPr="797C4670">
          <w:rPr>
            <w:rFonts w:ascii="Arial" w:hAnsi="Arial" w:cs="Arial"/>
            <w:sz w:val="21"/>
            <w:szCs w:val="21"/>
          </w:rPr>
          <w:t>1</w:t>
        </w:r>
      </w:ins>
      <w:del w:id="286" w:author="Jie Wang5909" w:date="2026-10-13T13:27:00Z">
        <w:r w:rsidRPr="797C4670" w:rsidDel="7EDDFB97">
          <w:rPr>
            <w:rFonts w:ascii="Arial" w:hAnsi="Arial" w:cs="Arial"/>
            <w:sz w:val="21"/>
            <w:szCs w:val="21"/>
          </w:rPr>
          <w:delText>2</w:delText>
        </w:r>
      </w:del>
      <w:r w:rsidR="7EDDFB97" w:rsidRPr="797C4670">
        <w:rPr>
          <w:rFonts w:ascii="Arial" w:hAnsi="Arial" w:cs="Arial"/>
          <w:sz w:val="21"/>
          <w:szCs w:val="21"/>
        </w:rPr>
        <w:t>.01</w:t>
      </w:r>
      <w:commentRangeEnd w:id="281"/>
      <w:r w:rsidRPr="797C4670">
        <w:rPr>
          <w:rStyle w:val="a4"/>
          <w:rFonts w:ascii="Arial" w:hAnsi="Arial" w:cs="Arial"/>
        </w:rPr>
        <w:commentReference w:id="281"/>
      </w:r>
      <w:commentRangeEnd w:id="282"/>
      <w:r>
        <w:rPr>
          <w:rStyle w:val="a4"/>
        </w:rPr>
        <w:commentReference w:id="282"/>
      </w:r>
      <w:ins w:id="287" w:author="Jie Wang5909" w:date="2026-10-13T13:27:00Z">
        <w:r w:rsidR="005D008C" w:rsidRPr="797C4670">
          <w:rPr>
            <w:rFonts w:ascii="Arial" w:hAnsi="Arial" w:cs="Arial"/>
            <w:sz w:val="21"/>
            <w:szCs w:val="21"/>
          </w:rPr>
          <w:t>&lt;</w:t>
        </w:r>
        <w:r w:rsidR="005D008C" w:rsidRPr="797C4670">
          <w:rPr>
            <w:rFonts w:ascii="Arial" w:eastAsia="Times New Roman" w:hAnsi="Arial" w:cs="Arial"/>
            <w:sz w:val="21"/>
            <w:szCs w:val="21"/>
          </w:rPr>
          <w:t>Equipment Suitability Assessment for ASYM-14085</w:t>
        </w:r>
      </w:ins>
      <w:ins w:id="288" w:author="Jie Wang5909" w:date="2026-10-13T13:28:00Z">
        <w:r w:rsidR="005D008C" w:rsidRPr="797C4670">
          <w:rPr>
            <w:rFonts w:ascii="Arial" w:eastAsia="Times New Roman" w:hAnsi="Arial" w:cs="Arial"/>
            <w:sz w:val="21"/>
            <w:szCs w:val="21"/>
          </w:rPr>
          <w:t>2</w:t>
        </w:r>
      </w:ins>
      <w:ins w:id="289" w:author="Jie Wang5909" w:date="2026-10-13T13:27:00Z">
        <w:r w:rsidR="005D008C" w:rsidRPr="797C4670">
          <w:rPr>
            <w:rFonts w:ascii="Arial" w:eastAsia="Times New Roman" w:hAnsi="Arial" w:cs="Arial"/>
            <w:sz w:val="21"/>
            <w:szCs w:val="21"/>
          </w:rPr>
          <w:t xml:space="preserve"> (step 2)</w:t>
        </w:r>
        <w:r w:rsidR="005D008C" w:rsidRPr="797C4670">
          <w:rPr>
            <w:rFonts w:ascii="Arial" w:hAnsi="Arial" w:cs="Arial"/>
            <w:sz w:val="21"/>
            <w:szCs w:val="21"/>
          </w:rPr>
          <w:t>&gt;</w:t>
        </w:r>
      </w:ins>
      <w:r w:rsidR="7EDDFB97" w:rsidRPr="797C4670">
        <w:rPr>
          <w:rFonts w:ascii="Arial" w:hAnsi="Arial" w:cs="Arial"/>
          <w:sz w:val="21"/>
          <w:szCs w:val="21"/>
        </w:rPr>
        <w:t>).</w:t>
      </w:r>
      <w:commentRangeEnd w:id="279"/>
      <w:r w:rsidRPr="000D3FE0">
        <w:rPr>
          <w:rStyle w:val="a4"/>
          <w:rFonts w:ascii="Arial" w:hAnsi="Arial" w:cs="Arial"/>
        </w:rPr>
        <w:commentReference w:id="279"/>
      </w:r>
      <w:commentRangeEnd w:id="280"/>
      <w:r>
        <w:rPr>
          <w:rStyle w:val="a4"/>
        </w:rPr>
        <w:commentReference w:id="280"/>
      </w:r>
    </w:p>
    <w:p w14:paraId="22475C5E" w14:textId="219AAEF1" w:rsidR="00173C28" w:rsidRPr="000D3FE0" w:rsidRDefault="00173C28" w:rsidP="00173C28">
      <w:pPr>
        <w:rPr>
          <w:rFonts w:ascii="Arial" w:eastAsia="Times New Roman" w:hAnsi="Arial" w:cs="Arial"/>
          <w:b/>
          <w:bCs/>
          <w:sz w:val="21"/>
          <w:szCs w:val="21"/>
        </w:rPr>
      </w:pPr>
      <w:r w:rsidRPr="000D3FE0">
        <w:rPr>
          <w:rFonts w:ascii="Arial" w:eastAsia="Times New Roman" w:hAnsi="Arial" w:cs="Arial"/>
          <w:b/>
          <w:sz w:val="21"/>
          <w:szCs w:val="21"/>
        </w:rPr>
        <w:t>3.3.3The</w:t>
      </w:r>
      <w:r w:rsidRPr="000D3FE0">
        <w:rPr>
          <w:rFonts w:ascii="Arial" w:hAnsi="Arial" w:cs="Arial"/>
          <w:b/>
          <w:sz w:val="21"/>
          <w:szCs w:val="21"/>
        </w:rPr>
        <w:t xml:space="preserve"> </w:t>
      </w:r>
      <w:r w:rsidRPr="000D3FE0">
        <w:rPr>
          <w:rFonts w:ascii="Arial" w:eastAsia="Times New Roman" w:hAnsi="Arial" w:cs="Arial"/>
          <w:b/>
          <w:sz w:val="21"/>
          <w:szCs w:val="21"/>
        </w:rPr>
        <w:t xml:space="preserve">Process Changes for </w:t>
      </w:r>
      <w:r w:rsidR="00965A99" w:rsidRPr="000D3FE0">
        <w:rPr>
          <w:rFonts w:ascii="Arial" w:eastAsia="Times New Roman" w:hAnsi="Arial" w:cs="Arial"/>
          <w:b/>
          <w:sz w:val="21"/>
          <w:szCs w:val="21"/>
        </w:rPr>
        <w:t>LSN4182928</w:t>
      </w:r>
      <w:r w:rsidRPr="000D3FE0">
        <w:rPr>
          <w:rFonts w:ascii="Arial" w:eastAsia="Times New Roman" w:hAnsi="Arial" w:cs="Arial"/>
          <w:b/>
          <w:sz w:val="21"/>
          <w:szCs w:val="21"/>
        </w:rPr>
        <w:t>/ASYM-140021 (Step 3)</w:t>
      </w:r>
    </w:p>
    <w:p w14:paraId="26AF3EC4" w14:textId="0A858DE0" w:rsidR="00173C28" w:rsidRDefault="5F3E4CED" w:rsidP="00173C28">
      <w:pPr>
        <w:spacing w:beforeLines="50" w:before="120" w:afterLines="50" w:after="120" w:line="360" w:lineRule="auto"/>
        <w:jc w:val="both"/>
        <w:rPr>
          <w:ins w:id="290" w:author="Jie Wang5909" w:date="2026-10-13T13:39:00Z"/>
          <w:rFonts w:ascii="Arial" w:eastAsia="Times New Roman" w:hAnsi="Arial" w:cs="Arial"/>
          <w:sz w:val="21"/>
          <w:szCs w:val="21"/>
        </w:rPr>
      </w:pPr>
      <w:r w:rsidRPr="797C4670">
        <w:rPr>
          <w:rFonts w:ascii="Arial" w:eastAsia="Times New Roman" w:hAnsi="Arial" w:cs="Arial"/>
          <w:sz w:val="21"/>
          <w:szCs w:val="21"/>
        </w:rPr>
        <w:t>The process equipment proposed for the PPQ campaign is listed below and compared with the Full Scale non-saleable batch equipment.</w:t>
      </w:r>
      <w:ins w:id="291" w:author="Jie Wang5909" w:date="2026-10-13T19:17:00Z">
        <w:r w:rsidR="00367C2F" w:rsidRPr="797C4670">
          <w:rPr>
            <w:rFonts w:ascii="Arial" w:eastAsia="Times New Roman" w:hAnsi="Arial" w:cs="Arial"/>
            <w:sz w:val="21"/>
            <w:szCs w:val="21"/>
          </w:rPr>
          <w:t xml:space="preserve"> T</w:t>
        </w:r>
        <w:r w:rsidR="00367C2F" w:rsidRPr="797C4670">
          <w:rPr>
            <w:rFonts w:ascii="Arial" w:eastAsia="Times New Roman" w:hAnsi="Arial" w:cs="Arial"/>
            <w:sz w:val="21"/>
            <w:szCs w:val="21"/>
            <w:rPrChange w:id="292" w:author="Jie Wang5909" w:date="2026-10-13T19:17:00Z">
              <w:rPr>
                <w:rFonts w:asciiTheme="minorEastAsia" w:hAnsiTheme="minorEastAsia" w:cs="Arial"/>
                <w:sz w:val="21"/>
                <w:szCs w:val="21"/>
              </w:rPr>
            </w:rPrChange>
          </w:rPr>
          <w:t>he Step 3</w:t>
        </w:r>
      </w:ins>
      <w:r w:rsidRPr="797C4670">
        <w:rPr>
          <w:rFonts w:ascii="Arial" w:eastAsia="Times New Roman" w:hAnsi="Arial" w:cs="Arial"/>
          <w:sz w:val="21"/>
          <w:szCs w:val="21"/>
        </w:rPr>
        <w:t xml:space="preserve"> </w:t>
      </w:r>
      <w:commentRangeStart w:id="293"/>
      <w:commentRangeStart w:id="294"/>
      <w:r w:rsidRPr="797C4670">
        <w:rPr>
          <w:rFonts w:ascii="Arial" w:eastAsia="Times New Roman" w:hAnsi="Arial" w:cs="Arial"/>
          <w:sz w:val="21"/>
          <w:szCs w:val="21"/>
        </w:rPr>
        <w:t xml:space="preserve">Equipment Suitability Analysis (ESA) </w:t>
      </w:r>
      <w:ins w:id="295" w:author="Jie Wang5909" w:date="2026-10-13T19:18:00Z">
        <w:r w:rsidR="006C54AE" w:rsidRPr="797C4670">
          <w:rPr>
            <w:rFonts w:ascii="Arial" w:eastAsia="Times New Roman" w:hAnsi="Arial" w:cs="Arial"/>
            <w:sz w:val="21"/>
            <w:szCs w:val="21"/>
          </w:rPr>
          <w:t xml:space="preserve">and report are in preparation and will </w:t>
        </w:r>
      </w:ins>
      <w:del w:id="296" w:author="Jie Wang5909" w:date="2026-10-13T19:18:00Z">
        <w:r w:rsidRPr="797C4670" w:rsidDel="5F3E4CED">
          <w:rPr>
            <w:rFonts w:ascii="Arial" w:eastAsia="Times New Roman" w:hAnsi="Arial" w:cs="Arial"/>
            <w:sz w:val="21"/>
            <w:szCs w:val="21"/>
          </w:rPr>
          <w:delText>must</w:delText>
        </w:r>
      </w:del>
      <w:r w:rsidRPr="797C4670">
        <w:rPr>
          <w:rFonts w:ascii="Arial" w:eastAsia="Times New Roman" w:hAnsi="Arial" w:cs="Arial"/>
          <w:sz w:val="21"/>
          <w:szCs w:val="21"/>
        </w:rPr>
        <w:t xml:space="preserve"> be completed by </w:t>
      </w:r>
      <w:proofErr w:type="spellStart"/>
      <w:r w:rsidRPr="797C4670">
        <w:rPr>
          <w:rFonts w:ascii="Arial" w:eastAsia="Times New Roman" w:hAnsi="Arial" w:cs="Arial"/>
          <w:sz w:val="21"/>
          <w:szCs w:val="21"/>
        </w:rPr>
        <w:t>Asymchem</w:t>
      </w:r>
      <w:proofErr w:type="spellEnd"/>
      <w:r w:rsidRPr="797C4670">
        <w:rPr>
          <w:rFonts w:ascii="Arial" w:eastAsia="Times New Roman" w:hAnsi="Arial" w:cs="Arial"/>
          <w:sz w:val="21"/>
          <w:szCs w:val="21"/>
        </w:rPr>
        <w:t xml:space="preserve"> prior to the </w:t>
      </w:r>
      <w:ins w:id="297" w:author="Jie Wang5909" w:date="2026-10-13T19:18:00Z">
        <w:r w:rsidR="006C54AE" w:rsidRPr="797C4670">
          <w:rPr>
            <w:rFonts w:ascii="Arial" w:eastAsia="Times New Roman" w:hAnsi="Arial" w:cs="Arial"/>
            <w:sz w:val="21"/>
            <w:szCs w:val="21"/>
          </w:rPr>
          <w:t xml:space="preserve">step 3 </w:t>
        </w:r>
      </w:ins>
      <w:r w:rsidRPr="797C4670">
        <w:rPr>
          <w:rFonts w:ascii="Arial" w:eastAsia="Times New Roman" w:hAnsi="Arial" w:cs="Arial"/>
          <w:sz w:val="21"/>
          <w:szCs w:val="21"/>
        </w:rPr>
        <w:t>PPQ campaign. </w:t>
      </w:r>
      <w:commentRangeEnd w:id="293"/>
      <w:r>
        <w:rPr>
          <w:rStyle w:val="a4"/>
          <w:rFonts w:ascii="Arial" w:eastAsia="Times New Roman" w:hAnsi="Arial" w:cs="Arial"/>
        </w:rPr>
        <w:commentReference w:id="293"/>
      </w:r>
      <w:commentRangeEnd w:id="294"/>
      <w:r>
        <w:rPr>
          <w:rStyle w:val="a4"/>
        </w:rPr>
        <w:commentReference w:id="294"/>
      </w:r>
    </w:p>
    <w:p w14:paraId="08475F1D" w14:textId="20C7824B" w:rsidR="0047114E" w:rsidRPr="0047114E" w:rsidRDefault="0047114E">
      <w:pPr>
        <w:rPr>
          <w:rFonts w:ascii="Arial" w:hAnsi="Arial" w:cs="Arial"/>
          <w:b/>
          <w:bCs/>
          <w:sz w:val="21"/>
          <w:szCs w:val="21"/>
          <w:rPrChange w:id="298" w:author="Jie Wang5909" w:date="2026-10-13T13:40:00Z">
            <w:rPr>
              <w:rFonts w:ascii="Arial" w:eastAsia="Times New Roman" w:hAnsi="Arial" w:cs="Arial"/>
              <w:sz w:val="21"/>
              <w:szCs w:val="21"/>
            </w:rPr>
          </w:rPrChange>
        </w:rPr>
        <w:pPrChange w:id="299" w:author="Jie Wang5909" w:date="2026-10-13T13:40:00Z">
          <w:pPr>
            <w:spacing w:beforeLines="50" w:before="120" w:afterLines="50" w:after="120" w:line="360" w:lineRule="auto"/>
            <w:jc w:val="both"/>
          </w:pPr>
        </w:pPrChange>
      </w:pPr>
      <w:ins w:id="300" w:author="Jie Wang5909" w:date="2026-10-13T13:39:00Z">
        <w:r>
          <w:rPr>
            <w:rFonts w:ascii="Arial" w:eastAsia="Times New Roman" w:hAnsi="Arial" w:cs="Arial"/>
            <w:b/>
            <w:bCs/>
            <w:sz w:val="21"/>
            <w:szCs w:val="21"/>
          </w:rPr>
          <w:t xml:space="preserve">Table </w:t>
        </w:r>
      </w:ins>
      <w:ins w:id="301" w:author="Jie Wang5909" w:date="2026-10-13T13:40:00Z">
        <w:r>
          <w:rPr>
            <w:rFonts w:ascii="Arial" w:eastAsia="Times New Roman" w:hAnsi="Arial" w:cs="Arial"/>
            <w:b/>
            <w:bCs/>
            <w:sz w:val="21"/>
            <w:szCs w:val="21"/>
          </w:rPr>
          <w:t>5</w:t>
        </w:r>
      </w:ins>
      <w:ins w:id="302" w:author="Jie Wang5909" w:date="2026-10-13T13:39:00Z">
        <w:r>
          <w:rPr>
            <w:rFonts w:ascii="Arial" w:eastAsia="Times New Roman" w:hAnsi="Arial" w:cs="Arial"/>
            <w:b/>
            <w:bCs/>
            <w:sz w:val="21"/>
            <w:szCs w:val="21"/>
          </w:rPr>
          <w:t>: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r>
          <w:rPr>
            <w:rFonts w:ascii="Arial" w:eastAsia="Times New Roman" w:hAnsi="Arial" w:cs="Arial"/>
            <w:b/>
            <w:bCs/>
            <w:sz w:val="21"/>
            <w:szCs w:val="21"/>
          </w:rPr>
          <w:t xml:space="preserve">Step </w:t>
        </w:r>
      </w:ins>
      <w:ins w:id="303" w:author="Jie Wang5909" w:date="2026-10-13T13:40:00Z">
        <w:r>
          <w:rPr>
            <w:rFonts w:ascii="Arial" w:eastAsia="Times New Roman" w:hAnsi="Arial" w:cs="Arial"/>
            <w:b/>
            <w:bCs/>
            <w:sz w:val="21"/>
            <w:szCs w:val="21"/>
          </w:rPr>
          <w:t>3</w:t>
        </w:r>
      </w:ins>
      <w:ins w:id="304" w:author="Jie Wang5909" w:date="2026-10-13T13:39:00Z">
        <w:r>
          <w:rPr>
            <w:rFonts w:ascii="Arial" w:eastAsia="Times New Roman" w:hAnsi="Arial" w:cs="Arial"/>
            <w:b/>
            <w:bCs/>
            <w:sz w:val="21"/>
            <w:szCs w:val="21"/>
          </w:rPr>
          <w:t xml:space="preserve"> Process Equipment Gap Comparison </w:t>
        </w:r>
      </w:ins>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6"/>
        <w:gridCol w:w="980"/>
        <w:gridCol w:w="766"/>
        <w:gridCol w:w="751"/>
        <w:gridCol w:w="956"/>
        <w:gridCol w:w="766"/>
        <w:gridCol w:w="751"/>
        <w:gridCol w:w="1268"/>
      </w:tblGrid>
      <w:tr w:rsidR="00B25347" w:rsidRPr="000D3FE0" w14:paraId="3B5295DF" w14:textId="77777777" w:rsidTr="00710912">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C08FC24" w14:textId="46EA1F4C" w:rsidR="00173C28" w:rsidRPr="00C14565" w:rsidRDefault="00173C28" w:rsidP="00710912">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Intended Purpose</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FBDDD32" w14:textId="1EBF93EF" w:rsidR="00173C28" w:rsidRPr="00C14565" w:rsidRDefault="00173C28" w:rsidP="00710912">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 xml:space="preserve">Full Scale non-saleable batch </w:t>
            </w:r>
            <w:r w:rsidRPr="00C14565">
              <w:rPr>
                <w:rFonts w:ascii="Arial" w:hAnsi="Arial" w:cs="Arial"/>
                <w:b/>
                <w:color w:val="FFFFFF" w:themeColor="background1"/>
                <w:sz w:val="18"/>
                <w:szCs w:val="18"/>
              </w:rPr>
              <w:lastRenderedPageBreak/>
              <w:t>Equipment Code</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31DBCB90" w14:textId="369AEBD3" w:rsidR="00173C28" w:rsidRPr="00C14565" w:rsidRDefault="00173C28" w:rsidP="00710912">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lastRenderedPageBreak/>
              <w:t>Capacity</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81D2BA7" w14:textId="2E2B0557" w:rsidR="00173C28" w:rsidRPr="00C14565" w:rsidRDefault="00173C28" w:rsidP="00B25347">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MOC</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7220856C" w14:textId="288F0A91" w:rsidR="00173C28" w:rsidRPr="00C14565" w:rsidRDefault="00173C28" w:rsidP="00710912">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PPQ Equipment Code</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64AB85AE" w14:textId="12952D87" w:rsidR="00173C28" w:rsidRPr="00C14565" w:rsidRDefault="00173C28" w:rsidP="00710912">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Capacity</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3345162" w14:textId="43789E91" w:rsidR="00173C28" w:rsidRPr="00C14565" w:rsidRDefault="00173C28" w:rsidP="00710912">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MOC</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922E908" w14:textId="25B62BA3" w:rsidR="00173C28" w:rsidRPr="00C14565" w:rsidRDefault="00173C28" w:rsidP="00710912">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Comments / GAP Assessment</w:t>
            </w:r>
          </w:p>
        </w:tc>
      </w:tr>
      <w:tr w:rsidR="00B25347" w:rsidRPr="000D3FE0" w14:paraId="1D186616" w14:textId="77777777" w:rsidTr="00710912">
        <w:trPr>
          <w:trHeight w:val="300"/>
        </w:trPr>
        <w:tc>
          <w:tcPr>
            <w:tcW w:w="0" w:type="auto"/>
            <w:tcBorders>
              <w:top w:val="single" w:sz="6" w:space="0" w:color="AAAAAA"/>
              <w:left w:val="single" w:sz="6" w:space="0" w:color="AAAAAA"/>
              <w:bottom w:val="single" w:sz="4" w:space="0" w:color="000000" w:themeColor="text1"/>
              <w:right w:val="single" w:sz="6" w:space="0" w:color="AAAAAA"/>
            </w:tcBorders>
            <w:shd w:val="clear" w:color="auto" w:fill="FFFFFF"/>
            <w:vAlign w:val="center"/>
          </w:tcPr>
          <w:p w14:paraId="05A19C58" w14:textId="77777777" w:rsidR="00173C28" w:rsidRDefault="00173C28" w:rsidP="00710912">
            <w:pPr>
              <w:spacing w:after="0"/>
              <w:jc w:val="center"/>
              <w:rPr>
                <w:ins w:id="305" w:author="Jie Wang5909" w:date="2026-10-16T22:10:00Z"/>
                <w:rFonts w:ascii="Arial" w:eastAsia="仿宋_GB2312" w:hAnsi="Arial" w:cs="Arial"/>
                <w:sz w:val="18"/>
                <w:szCs w:val="18"/>
              </w:rPr>
            </w:pPr>
            <w:r w:rsidRPr="000D3FE0">
              <w:rPr>
                <w:rFonts w:ascii="Arial" w:eastAsia="仿宋_GB2312" w:hAnsi="Arial" w:cs="Arial"/>
                <w:sz w:val="18"/>
                <w:szCs w:val="18"/>
              </w:rPr>
              <w:t>Reduction reaction</w:t>
            </w:r>
            <w:del w:id="306" w:author="Jie Wang5909" w:date="2026-10-17T00:20:00Z">
              <w:r w:rsidRPr="000D3FE0" w:rsidDel="00430350">
                <w:rPr>
                  <w:rFonts w:ascii="Arial" w:eastAsia="仿宋_GB2312" w:hAnsi="Arial" w:cs="Arial"/>
                  <w:sz w:val="18"/>
                  <w:szCs w:val="18"/>
                </w:rPr>
                <w:delText xml:space="preserve"> </w:delText>
              </w:r>
            </w:del>
            <w:r w:rsidRPr="000D3FE0">
              <w:rPr>
                <w:rFonts w:ascii="Arial" w:eastAsia="仿宋_GB2312" w:hAnsi="Arial" w:cs="Arial"/>
                <w:sz w:val="18"/>
                <w:szCs w:val="18"/>
              </w:rPr>
              <w:t xml:space="preserve"> Reactor</w:t>
            </w:r>
          </w:p>
          <w:p w14:paraId="6A4C6E2A" w14:textId="09A686EF" w:rsidR="0090175A" w:rsidRPr="000D3FE0" w:rsidRDefault="0090175A" w:rsidP="00710912">
            <w:pPr>
              <w:spacing w:after="0"/>
              <w:jc w:val="center"/>
              <w:rPr>
                <w:rFonts w:ascii="Arial" w:hAnsi="Arial" w:cs="Arial"/>
                <w:sz w:val="18"/>
                <w:szCs w:val="18"/>
              </w:rPr>
            </w:pPr>
            <w:ins w:id="307" w:author="Jie Wang5909" w:date="2026-10-16T22:10:00Z">
              <w:r w:rsidRPr="0090175A">
                <w:rPr>
                  <w:rFonts w:ascii="Arial" w:eastAsia="仿宋_GB2312" w:hAnsi="Arial" w:cs="Arial"/>
                  <w:sz w:val="18"/>
                  <w:szCs w:val="18"/>
                  <w:rPrChange w:id="308" w:author="Jie Wang5909" w:date="2026-10-16T22:10:00Z">
                    <w:rPr>
                      <w:rFonts w:ascii="Times New Roman" w:eastAsia="FangSong" w:hAnsi="Times New Roman" w:cs="Times New Roman"/>
                      <w:color w:val="000000" w:themeColor="text1"/>
                      <w:sz w:val="18"/>
                      <w:szCs w:val="18"/>
                    </w:rPr>
                  </w:rPrChange>
                </w:rPr>
                <w:t xml:space="preserve">Prepare </w:t>
              </w:r>
              <w:proofErr w:type="spellStart"/>
              <w:r w:rsidRPr="0090175A">
                <w:rPr>
                  <w:rFonts w:ascii="Arial" w:eastAsia="仿宋_GB2312" w:hAnsi="Arial" w:cs="Arial"/>
                  <w:sz w:val="18"/>
                  <w:szCs w:val="18"/>
                  <w:rPrChange w:id="309" w:author="Jie Wang5909" w:date="2026-10-16T22:10:00Z">
                    <w:rPr>
                      <w:rFonts w:ascii="Times New Roman" w:eastAsia="FangSong" w:hAnsi="Times New Roman" w:cs="Times New Roman"/>
                      <w:color w:val="000000" w:themeColor="text1"/>
                      <w:sz w:val="18"/>
                      <w:szCs w:val="18"/>
                    </w:rPr>
                  </w:rPrChange>
                </w:rPr>
                <w:t>HCl</w:t>
              </w:r>
              <w:proofErr w:type="spellEnd"/>
              <w:r w:rsidRPr="0090175A">
                <w:rPr>
                  <w:rFonts w:ascii="Arial" w:eastAsia="仿宋_GB2312" w:hAnsi="Arial" w:cs="Arial"/>
                  <w:sz w:val="18"/>
                  <w:szCs w:val="18"/>
                  <w:rPrChange w:id="310" w:author="Jie Wang5909" w:date="2026-10-16T22:10:00Z">
                    <w:rPr>
                      <w:rFonts w:ascii="Times New Roman" w:eastAsia="FangSong" w:hAnsi="Times New Roman" w:cs="Times New Roman"/>
                      <w:color w:val="000000" w:themeColor="text1"/>
                      <w:sz w:val="18"/>
                      <w:szCs w:val="18"/>
                    </w:rPr>
                  </w:rPrChange>
                </w:rPr>
                <w:t xml:space="preserve"> solution and </w:t>
              </w:r>
              <w:proofErr w:type="spellStart"/>
              <w:r w:rsidRPr="0090175A">
                <w:rPr>
                  <w:rFonts w:ascii="Arial" w:eastAsia="仿宋_GB2312" w:hAnsi="Arial" w:cs="Arial"/>
                  <w:sz w:val="18"/>
                  <w:szCs w:val="18"/>
                  <w:rPrChange w:id="311" w:author="Jie Wang5909" w:date="2026-10-16T22:10:00Z">
                    <w:rPr>
                      <w:rFonts w:ascii="Times New Roman" w:eastAsia="FangSong" w:hAnsi="Times New Roman" w:cs="Times New Roman"/>
                      <w:color w:val="000000" w:themeColor="text1"/>
                      <w:sz w:val="18"/>
                      <w:szCs w:val="18"/>
                    </w:rPr>
                  </w:rPrChange>
                </w:rPr>
                <w:t>NaCl</w:t>
              </w:r>
              <w:proofErr w:type="spellEnd"/>
              <w:r w:rsidRPr="0090175A">
                <w:rPr>
                  <w:rFonts w:ascii="Arial" w:eastAsia="仿宋_GB2312" w:hAnsi="Arial" w:cs="Arial"/>
                  <w:sz w:val="18"/>
                  <w:szCs w:val="18"/>
                  <w:rPrChange w:id="312" w:author="Jie Wang5909" w:date="2026-10-16T22:10:00Z">
                    <w:rPr>
                      <w:rFonts w:ascii="Times New Roman" w:eastAsia="FangSong" w:hAnsi="Times New Roman" w:cs="Times New Roman"/>
                      <w:color w:val="000000" w:themeColor="text1"/>
                      <w:sz w:val="18"/>
                      <w:szCs w:val="18"/>
                    </w:rPr>
                  </w:rPrChange>
                </w:rPr>
                <w:t xml:space="preserve"> solution</w:t>
              </w:r>
            </w:ins>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12B3F84" w14:textId="4B8D95F7"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TJ4S-1213-R12</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433060E7" w14:textId="4A6AEF1D"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5000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32024F5E" w14:textId="03640B99"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DAB8DA3" w14:textId="10979D6A"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TJ4S-1213-R12</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59655A70" w14:textId="237E9D43"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5000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204B6BAE" w14:textId="4B63DE31"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086EC8C2" w14:textId="18463754"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No gap — same equipment.</w:t>
            </w:r>
          </w:p>
        </w:tc>
      </w:tr>
      <w:tr w:rsidR="00B25347" w:rsidRPr="000D3FE0" w14:paraId="33ACE6C5" w14:textId="77777777" w:rsidTr="00710912">
        <w:trPr>
          <w:trHeight w:val="300"/>
        </w:trPr>
        <w:tc>
          <w:tcPr>
            <w:tcW w:w="0" w:type="auto"/>
            <w:tcBorders>
              <w:top w:val="single" w:sz="4" w:space="0" w:color="000000" w:themeColor="text1"/>
              <w:left w:val="single" w:sz="6" w:space="0" w:color="AAAAAA"/>
              <w:bottom w:val="single" w:sz="4" w:space="0" w:color="000000" w:themeColor="text1"/>
              <w:right w:val="single" w:sz="6" w:space="0" w:color="AAAAAA"/>
            </w:tcBorders>
            <w:vAlign w:val="center"/>
          </w:tcPr>
          <w:p w14:paraId="4C1128E4" w14:textId="58B4D3D9"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Cyclization reaction  Reactor</w:t>
            </w:r>
          </w:p>
        </w:tc>
        <w:tc>
          <w:tcPr>
            <w:tcW w:w="0" w:type="auto"/>
            <w:tcBorders>
              <w:top w:val="single" w:sz="6" w:space="0" w:color="AAAAAA"/>
              <w:left w:val="single" w:sz="6" w:space="0" w:color="AAAAAA"/>
              <w:bottom w:val="single" w:sz="6" w:space="0" w:color="AAAAAA"/>
              <w:right w:val="single" w:sz="6" w:space="0" w:color="AAAAAA"/>
            </w:tcBorders>
            <w:vAlign w:val="center"/>
          </w:tcPr>
          <w:p w14:paraId="495A96EF" w14:textId="11BF1114"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TJ4S-1213-R14</w:t>
            </w:r>
          </w:p>
        </w:tc>
        <w:tc>
          <w:tcPr>
            <w:tcW w:w="0" w:type="auto"/>
            <w:tcBorders>
              <w:top w:val="single" w:sz="6" w:space="0" w:color="AAAAAA"/>
              <w:left w:val="single" w:sz="6" w:space="0" w:color="AAAAAA"/>
              <w:bottom w:val="single" w:sz="6" w:space="0" w:color="AAAAAA"/>
              <w:right w:val="single" w:sz="6" w:space="0" w:color="AAAAAA"/>
            </w:tcBorders>
            <w:vAlign w:val="center"/>
          </w:tcPr>
          <w:p w14:paraId="335D1C14" w14:textId="301D9AD0"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8000 L</w:t>
            </w:r>
          </w:p>
        </w:tc>
        <w:tc>
          <w:tcPr>
            <w:tcW w:w="0" w:type="auto"/>
            <w:tcBorders>
              <w:top w:val="single" w:sz="6" w:space="0" w:color="AAAAAA"/>
              <w:left w:val="single" w:sz="6" w:space="0" w:color="AAAAAA"/>
              <w:bottom w:val="single" w:sz="6" w:space="0" w:color="AAAAAA"/>
              <w:right w:val="single" w:sz="6" w:space="0" w:color="AAAAAA"/>
            </w:tcBorders>
            <w:vAlign w:val="center"/>
          </w:tcPr>
          <w:p w14:paraId="160AE929" w14:textId="7AC8FA2C"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vAlign w:val="center"/>
          </w:tcPr>
          <w:p w14:paraId="3B9F7EB8" w14:textId="514FE93F"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TJ4S-1213-R14</w:t>
            </w:r>
          </w:p>
        </w:tc>
        <w:tc>
          <w:tcPr>
            <w:tcW w:w="0" w:type="auto"/>
            <w:tcBorders>
              <w:top w:val="single" w:sz="6" w:space="0" w:color="AAAAAA"/>
              <w:left w:val="single" w:sz="6" w:space="0" w:color="AAAAAA"/>
              <w:bottom w:val="single" w:sz="6" w:space="0" w:color="AAAAAA"/>
              <w:right w:val="single" w:sz="6" w:space="0" w:color="AAAAAA"/>
            </w:tcBorders>
            <w:vAlign w:val="center"/>
          </w:tcPr>
          <w:p w14:paraId="70CD34DA" w14:textId="01B401DD"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8000 L</w:t>
            </w:r>
          </w:p>
        </w:tc>
        <w:tc>
          <w:tcPr>
            <w:tcW w:w="0" w:type="auto"/>
            <w:tcBorders>
              <w:top w:val="single" w:sz="6" w:space="0" w:color="AAAAAA"/>
              <w:left w:val="single" w:sz="6" w:space="0" w:color="AAAAAA"/>
              <w:bottom w:val="single" w:sz="6" w:space="0" w:color="AAAAAA"/>
              <w:right w:val="single" w:sz="6" w:space="0" w:color="AAAAAA"/>
            </w:tcBorders>
            <w:vAlign w:val="center"/>
          </w:tcPr>
          <w:p w14:paraId="0B719180" w14:textId="71B824F1"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Glass-lined</w:t>
            </w:r>
          </w:p>
        </w:tc>
        <w:tc>
          <w:tcPr>
            <w:tcW w:w="0" w:type="auto"/>
            <w:tcBorders>
              <w:top w:val="single" w:sz="6" w:space="0" w:color="AAAAAA"/>
              <w:left w:val="single" w:sz="6" w:space="0" w:color="AAAAAA"/>
              <w:bottom w:val="single" w:sz="6" w:space="0" w:color="AAAAAA"/>
              <w:right w:val="single" w:sz="6" w:space="0" w:color="AAAAAA"/>
            </w:tcBorders>
            <w:vAlign w:val="center"/>
          </w:tcPr>
          <w:p w14:paraId="1EE78A2F" w14:textId="58C55E77"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No gap — same equipment.</w:t>
            </w:r>
          </w:p>
        </w:tc>
      </w:tr>
      <w:tr w:rsidR="00B25347" w:rsidRPr="000D3FE0" w14:paraId="45C47CFB" w14:textId="77777777" w:rsidTr="00710912">
        <w:trPr>
          <w:trHeight w:val="300"/>
        </w:trPr>
        <w:tc>
          <w:tcPr>
            <w:tcW w:w="0" w:type="auto"/>
            <w:tcBorders>
              <w:top w:val="single" w:sz="4" w:space="0" w:color="000000" w:themeColor="text1"/>
              <w:left w:val="single" w:sz="6" w:space="0" w:color="AAAAAA"/>
              <w:bottom w:val="single" w:sz="4" w:space="0" w:color="000000" w:themeColor="text1"/>
              <w:right w:val="single" w:sz="6" w:space="0" w:color="AAAAAA"/>
            </w:tcBorders>
            <w:vAlign w:val="center"/>
          </w:tcPr>
          <w:p w14:paraId="561B45FD" w14:textId="0A57B7C7" w:rsidR="00173C28" w:rsidRPr="000D3FE0" w:rsidRDefault="0090175A" w:rsidP="00710912">
            <w:pPr>
              <w:spacing w:after="0"/>
              <w:jc w:val="center"/>
              <w:rPr>
                <w:rFonts w:ascii="Arial" w:hAnsi="Arial" w:cs="Arial"/>
                <w:sz w:val="18"/>
                <w:szCs w:val="18"/>
              </w:rPr>
            </w:pPr>
            <w:proofErr w:type="spellStart"/>
            <w:ins w:id="313" w:author="Jie Wang5909" w:date="2026-10-16T22:11:00Z">
              <w:r w:rsidRPr="0090175A">
                <w:rPr>
                  <w:rFonts w:ascii="Arial" w:eastAsia="仿宋_GB2312" w:hAnsi="Arial" w:cs="Arial"/>
                  <w:sz w:val="18"/>
                  <w:szCs w:val="18"/>
                  <w:rPrChange w:id="314" w:author="Jie Wang5909" w:date="2026-10-16T22:11:00Z">
                    <w:rPr>
                      <w:rFonts w:ascii="Times New Roman" w:eastAsia="FangSong" w:hAnsi="Times New Roman" w:cs="Times New Roman"/>
                      <w:color w:val="000000" w:themeColor="text1"/>
                      <w:sz w:val="18"/>
                      <w:szCs w:val="18"/>
                    </w:rPr>
                  </w:rPrChange>
                </w:rPr>
                <w:t>Concentration&amp;</w:t>
              </w:r>
            </w:ins>
            <w:r w:rsidR="00173C28" w:rsidRPr="000D3FE0">
              <w:rPr>
                <w:rFonts w:ascii="Arial" w:eastAsia="仿宋_GB2312" w:hAnsi="Arial" w:cs="Arial"/>
                <w:sz w:val="18"/>
                <w:szCs w:val="18"/>
              </w:rPr>
              <w:t>Crystallization</w:t>
            </w:r>
            <w:proofErr w:type="spellEnd"/>
            <w:r w:rsidR="00173C28" w:rsidRPr="000D3FE0">
              <w:rPr>
                <w:rFonts w:ascii="Arial" w:eastAsia="仿宋_GB2312" w:hAnsi="Arial" w:cs="Arial"/>
                <w:sz w:val="18"/>
                <w:szCs w:val="18"/>
              </w:rPr>
              <w:t xml:space="preserve"> reactor</w:t>
            </w:r>
          </w:p>
        </w:tc>
        <w:tc>
          <w:tcPr>
            <w:tcW w:w="0" w:type="auto"/>
            <w:tcBorders>
              <w:top w:val="single" w:sz="6" w:space="0" w:color="AAAAAA"/>
              <w:left w:val="single" w:sz="6" w:space="0" w:color="AAAAAA"/>
              <w:bottom w:val="single" w:sz="6" w:space="0" w:color="AAAAAA"/>
              <w:right w:val="single" w:sz="6" w:space="0" w:color="AAAAAA"/>
            </w:tcBorders>
            <w:vAlign w:val="center"/>
          </w:tcPr>
          <w:p w14:paraId="6F58E4B5" w14:textId="69FEF8C4"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TJ4S-1213-R06</w:t>
            </w:r>
          </w:p>
        </w:tc>
        <w:tc>
          <w:tcPr>
            <w:tcW w:w="0" w:type="auto"/>
            <w:tcBorders>
              <w:top w:val="single" w:sz="6" w:space="0" w:color="AAAAAA"/>
              <w:left w:val="single" w:sz="6" w:space="0" w:color="AAAAAA"/>
              <w:bottom w:val="single" w:sz="6" w:space="0" w:color="AAAAAA"/>
              <w:right w:val="single" w:sz="6" w:space="0" w:color="AAAAAA"/>
            </w:tcBorders>
            <w:vAlign w:val="center"/>
          </w:tcPr>
          <w:p w14:paraId="404ADFE0" w14:textId="0B32574F"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3000 L</w:t>
            </w:r>
          </w:p>
        </w:tc>
        <w:tc>
          <w:tcPr>
            <w:tcW w:w="0" w:type="auto"/>
            <w:tcBorders>
              <w:top w:val="single" w:sz="6" w:space="0" w:color="AAAAAA"/>
              <w:left w:val="single" w:sz="6" w:space="0" w:color="AAAAAA"/>
              <w:bottom w:val="single" w:sz="6" w:space="0" w:color="AAAAAA"/>
              <w:right w:val="single" w:sz="6" w:space="0" w:color="AAAAAA"/>
            </w:tcBorders>
            <w:vAlign w:val="center"/>
          </w:tcPr>
          <w:p w14:paraId="137B726A" w14:textId="254C25C7" w:rsidR="00173C28" w:rsidRPr="000D3FE0" w:rsidRDefault="00173C28" w:rsidP="00710912">
            <w:pPr>
              <w:spacing w:after="0"/>
              <w:jc w:val="center"/>
              <w:rPr>
                <w:rFonts w:ascii="Arial" w:eastAsia="仿宋_GB2312"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vAlign w:val="center"/>
          </w:tcPr>
          <w:p w14:paraId="01E0FE6A" w14:textId="406E3175"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TJ4S-1213-R06</w:t>
            </w:r>
          </w:p>
        </w:tc>
        <w:tc>
          <w:tcPr>
            <w:tcW w:w="0" w:type="auto"/>
            <w:tcBorders>
              <w:top w:val="single" w:sz="6" w:space="0" w:color="AAAAAA"/>
              <w:left w:val="single" w:sz="6" w:space="0" w:color="AAAAAA"/>
              <w:bottom w:val="single" w:sz="6" w:space="0" w:color="AAAAAA"/>
              <w:right w:val="single" w:sz="6" w:space="0" w:color="AAAAAA"/>
            </w:tcBorders>
            <w:vAlign w:val="center"/>
          </w:tcPr>
          <w:p w14:paraId="2F8CDAF0" w14:textId="5E6C224E"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3000 L</w:t>
            </w:r>
          </w:p>
        </w:tc>
        <w:tc>
          <w:tcPr>
            <w:tcW w:w="0" w:type="auto"/>
            <w:tcBorders>
              <w:top w:val="single" w:sz="6" w:space="0" w:color="AAAAAA"/>
              <w:left w:val="single" w:sz="6" w:space="0" w:color="AAAAAA"/>
              <w:bottom w:val="single" w:sz="6" w:space="0" w:color="AAAAAA"/>
              <w:right w:val="single" w:sz="6" w:space="0" w:color="AAAAAA"/>
            </w:tcBorders>
            <w:vAlign w:val="center"/>
          </w:tcPr>
          <w:p w14:paraId="49B7E608" w14:textId="756CEB24"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vAlign w:val="center"/>
          </w:tcPr>
          <w:p w14:paraId="2F009E45" w14:textId="26C5E9FA"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No gap — same equipment.</w:t>
            </w:r>
          </w:p>
        </w:tc>
      </w:tr>
      <w:tr w:rsidR="00B25347" w:rsidRPr="000D3FE0" w14:paraId="31CCFF18" w14:textId="77777777" w:rsidTr="00710912">
        <w:trPr>
          <w:trHeight w:val="300"/>
        </w:trPr>
        <w:tc>
          <w:tcPr>
            <w:tcW w:w="0" w:type="auto"/>
            <w:tcBorders>
              <w:top w:val="single" w:sz="4" w:space="0" w:color="000000" w:themeColor="text1"/>
              <w:left w:val="single" w:sz="6" w:space="0" w:color="AAAAAA"/>
              <w:bottom w:val="single" w:sz="4" w:space="0" w:color="000000" w:themeColor="text1"/>
              <w:right w:val="single" w:sz="6" w:space="0" w:color="AAAAAA"/>
            </w:tcBorders>
            <w:vAlign w:val="center"/>
          </w:tcPr>
          <w:p w14:paraId="609C9F54" w14:textId="4594E840"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Agitated Filter Dryer</w:t>
            </w:r>
          </w:p>
        </w:tc>
        <w:tc>
          <w:tcPr>
            <w:tcW w:w="0" w:type="auto"/>
            <w:tcBorders>
              <w:top w:val="single" w:sz="6" w:space="0" w:color="AAAAAA"/>
              <w:left w:val="single" w:sz="6" w:space="0" w:color="AAAAAA"/>
              <w:bottom w:val="single" w:sz="6" w:space="0" w:color="AAAAAA"/>
              <w:right w:val="single" w:sz="6" w:space="0" w:color="AAAAAA"/>
            </w:tcBorders>
            <w:vAlign w:val="center"/>
          </w:tcPr>
          <w:p w14:paraId="73993F0A" w14:textId="759A627F"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TJ4S-1212-FD01</w:t>
            </w:r>
          </w:p>
        </w:tc>
        <w:tc>
          <w:tcPr>
            <w:tcW w:w="0" w:type="auto"/>
            <w:tcBorders>
              <w:top w:val="single" w:sz="6" w:space="0" w:color="AAAAAA"/>
              <w:left w:val="single" w:sz="6" w:space="0" w:color="AAAAAA"/>
              <w:bottom w:val="single" w:sz="6" w:space="0" w:color="AAAAAA"/>
              <w:right w:val="single" w:sz="6" w:space="0" w:color="AAAAAA"/>
            </w:tcBorders>
            <w:vAlign w:val="center"/>
          </w:tcPr>
          <w:p w14:paraId="5914678E" w14:textId="7551FFFB"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DN1000</w:t>
            </w:r>
          </w:p>
        </w:tc>
        <w:tc>
          <w:tcPr>
            <w:tcW w:w="0" w:type="auto"/>
            <w:tcBorders>
              <w:top w:val="single" w:sz="6" w:space="0" w:color="AAAAAA"/>
              <w:left w:val="single" w:sz="6" w:space="0" w:color="AAAAAA"/>
              <w:bottom w:val="single" w:sz="6" w:space="0" w:color="AAAAAA"/>
              <w:right w:val="single" w:sz="6" w:space="0" w:color="AAAAAA"/>
            </w:tcBorders>
            <w:vAlign w:val="center"/>
          </w:tcPr>
          <w:p w14:paraId="7ED5956A" w14:textId="65D64554" w:rsidR="00173C28" w:rsidRPr="000D3FE0" w:rsidRDefault="00173C28" w:rsidP="00710912">
            <w:pPr>
              <w:spacing w:after="0"/>
              <w:jc w:val="center"/>
              <w:rPr>
                <w:rFonts w:ascii="Arial" w:eastAsia="仿宋_GB2312"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vAlign w:val="center"/>
          </w:tcPr>
          <w:p w14:paraId="62D1F3C0" w14:textId="6E85B7FD"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TJ4S-1212-FD01</w:t>
            </w:r>
          </w:p>
        </w:tc>
        <w:tc>
          <w:tcPr>
            <w:tcW w:w="0" w:type="auto"/>
            <w:tcBorders>
              <w:top w:val="single" w:sz="6" w:space="0" w:color="AAAAAA"/>
              <w:left w:val="single" w:sz="6" w:space="0" w:color="AAAAAA"/>
              <w:bottom w:val="single" w:sz="6" w:space="0" w:color="AAAAAA"/>
              <w:right w:val="single" w:sz="6" w:space="0" w:color="AAAAAA"/>
            </w:tcBorders>
            <w:vAlign w:val="center"/>
          </w:tcPr>
          <w:p w14:paraId="2B80EA7D" w14:textId="1AF0651D"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DN1000</w:t>
            </w:r>
          </w:p>
        </w:tc>
        <w:tc>
          <w:tcPr>
            <w:tcW w:w="0" w:type="auto"/>
            <w:tcBorders>
              <w:top w:val="single" w:sz="6" w:space="0" w:color="AAAAAA"/>
              <w:left w:val="single" w:sz="6" w:space="0" w:color="AAAAAA"/>
              <w:bottom w:val="single" w:sz="6" w:space="0" w:color="AAAAAA"/>
              <w:right w:val="single" w:sz="6" w:space="0" w:color="AAAAAA"/>
            </w:tcBorders>
            <w:vAlign w:val="center"/>
          </w:tcPr>
          <w:p w14:paraId="0BB079CE" w14:textId="1363DB49"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vAlign w:val="center"/>
          </w:tcPr>
          <w:p w14:paraId="0C3D96C0" w14:textId="11ADE122"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No gap — same equipment.</w:t>
            </w:r>
          </w:p>
        </w:tc>
      </w:tr>
      <w:tr w:rsidR="00B25347" w:rsidRPr="000D3FE0" w14:paraId="23EDFCFC" w14:textId="77777777" w:rsidTr="00710912">
        <w:trPr>
          <w:trHeight w:val="300"/>
        </w:trPr>
        <w:tc>
          <w:tcPr>
            <w:tcW w:w="0" w:type="auto"/>
            <w:tcBorders>
              <w:top w:val="single" w:sz="4" w:space="0" w:color="000000" w:themeColor="text1"/>
              <w:left w:val="single" w:sz="6" w:space="0" w:color="AAAAAA"/>
              <w:bottom w:val="single" w:sz="6" w:space="0" w:color="AAAAAA"/>
              <w:right w:val="single" w:sz="6" w:space="0" w:color="AAAAAA"/>
            </w:tcBorders>
            <w:shd w:val="clear" w:color="auto" w:fill="FFFFFF"/>
            <w:vAlign w:val="center"/>
          </w:tcPr>
          <w:p w14:paraId="0B1DE82A" w14:textId="7C9EAD19"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Agitated Filter Dryer</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5604982" w14:textId="3EC1A689"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TJ4S-1212-FD02</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29F0C72F" w14:textId="682E9F2D"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DN1000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5163071" w14:textId="5F9D5E42" w:rsidR="00173C28" w:rsidRPr="000D3FE0" w:rsidRDefault="00173C28" w:rsidP="00710912">
            <w:pPr>
              <w:spacing w:after="0"/>
              <w:jc w:val="center"/>
              <w:rPr>
                <w:rFonts w:ascii="Arial" w:eastAsia="仿宋_GB2312"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0F4D14C7" w14:textId="78E03983"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TJ4S-1212-FD02</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B22D2D6" w14:textId="4D0B470F"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DN1000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21FF2C98" w14:textId="44B1D6A7"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555E7652" w14:textId="56A28980"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No gap — same equipment.</w:t>
            </w:r>
          </w:p>
        </w:tc>
      </w:tr>
      <w:tr w:rsidR="00B25347" w:rsidRPr="000D3FE0" w14:paraId="79D0F2F7" w14:textId="77777777" w:rsidTr="00710912">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7C0F172D" w14:textId="5BF4B83E" w:rsidR="00173C28" w:rsidRPr="000D3FE0" w:rsidRDefault="009B1385" w:rsidP="00710912">
            <w:pPr>
              <w:spacing w:after="0"/>
              <w:jc w:val="center"/>
              <w:rPr>
                <w:rFonts w:ascii="Arial" w:hAnsi="Arial" w:cs="Arial"/>
                <w:sz w:val="18"/>
                <w:szCs w:val="18"/>
              </w:rPr>
            </w:pPr>
            <w:r w:rsidRPr="000D3FE0">
              <w:rPr>
                <w:rFonts w:ascii="Arial" w:hAnsi="Arial" w:cs="Arial"/>
                <w:sz w:val="18"/>
                <w:szCs w:val="18"/>
              </w:rPr>
              <w:t>Store n-Heptane</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69F90C10" w14:textId="261EAE1D" w:rsidR="00173C28" w:rsidRPr="000D3FE0" w:rsidRDefault="00173C28" w:rsidP="00710912">
            <w:pPr>
              <w:spacing w:after="0"/>
              <w:jc w:val="center"/>
              <w:rPr>
                <w:rFonts w:ascii="Arial" w:eastAsia="仿宋_GB2312" w:hAnsi="Arial" w:cs="Arial"/>
                <w:sz w:val="18"/>
                <w:szCs w:val="18"/>
              </w:rPr>
            </w:pPr>
            <w:r w:rsidRPr="000D3FE0">
              <w:rPr>
                <w:rFonts w:ascii="Arial" w:eastAsia="Times New Roman" w:hAnsi="Arial" w:cs="Arial"/>
                <w:sz w:val="18"/>
                <w:szCs w:val="18"/>
                <w:lang w:eastAsia="ja-JP"/>
              </w:rPr>
              <w:t>TJ4S-1213- Tr06</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2509F40" w14:textId="3335ECCF"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39FA2122" w14:textId="36CA8B14" w:rsidR="00173C28" w:rsidRPr="000D3FE0" w:rsidRDefault="00173C28" w:rsidP="00710912">
            <w:pPr>
              <w:spacing w:after="0"/>
              <w:jc w:val="center"/>
              <w:rPr>
                <w:rFonts w:ascii="Arial" w:eastAsia="仿宋_GB2312"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4BD5E8BF" w14:textId="1E9DA8A0" w:rsidR="00173C28" w:rsidRPr="000D3FE0" w:rsidRDefault="00173C28" w:rsidP="00710912">
            <w:pPr>
              <w:spacing w:after="0"/>
              <w:jc w:val="center"/>
              <w:rPr>
                <w:rFonts w:ascii="Arial" w:hAnsi="Arial" w:cs="Arial"/>
                <w:sz w:val="18"/>
                <w:szCs w:val="18"/>
              </w:rPr>
            </w:pPr>
            <w:r w:rsidRPr="000D3FE0">
              <w:rPr>
                <w:rFonts w:ascii="Arial" w:eastAsia="Times New Roman" w:hAnsi="Arial" w:cs="Arial"/>
                <w:sz w:val="18"/>
                <w:szCs w:val="18"/>
                <w:lang w:eastAsia="ja-JP"/>
              </w:rPr>
              <w:t>TJ4S-1213- Tr07</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684EC798" w14:textId="7A3224DF"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314BF4C0" w14:textId="70BD7C37"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49F93E1E" w14:textId="564D0487" w:rsidR="00173C28" w:rsidRPr="000D3FE0" w:rsidRDefault="00710912" w:rsidP="009B1385">
            <w:pPr>
              <w:spacing w:after="0"/>
              <w:jc w:val="center"/>
              <w:rPr>
                <w:rFonts w:ascii="Arial" w:hAnsi="Arial" w:cs="Arial"/>
                <w:sz w:val="18"/>
                <w:szCs w:val="18"/>
              </w:rPr>
            </w:pPr>
            <w:r w:rsidRPr="000D3FE0">
              <w:rPr>
                <w:rFonts w:ascii="Arial" w:hAnsi="Arial" w:cs="Arial"/>
                <w:sz w:val="18"/>
                <w:szCs w:val="18"/>
              </w:rPr>
              <w:t xml:space="preserve">Full </w:t>
            </w:r>
            <w:r w:rsidR="009B1385" w:rsidRPr="000D3FE0">
              <w:rPr>
                <w:rFonts w:ascii="Arial" w:hAnsi="Arial" w:cs="Arial"/>
                <w:sz w:val="18"/>
                <w:szCs w:val="18"/>
              </w:rPr>
              <w:t xml:space="preserve">scale </w:t>
            </w:r>
            <w:r w:rsidRPr="000D3FE0">
              <w:rPr>
                <w:rFonts w:ascii="Arial" w:hAnsi="Arial" w:cs="Arial"/>
                <w:sz w:val="18"/>
                <w:szCs w:val="18"/>
              </w:rPr>
              <w:t>Batch Step 3 shared n-heptane storage tank TJ4S-1213-Tr06 (for controlled-rate feeding) with Step 2. A new dedicated storage tank TJ4S-1213-Tr07 is added exclusively for Step 3 to improve production efficiency.</w:t>
            </w:r>
          </w:p>
        </w:tc>
      </w:tr>
      <w:tr w:rsidR="00B25347" w:rsidRPr="000D3FE0" w14:paraId="340BF753" w14:textId="77777777" w:rsidTr="00710912">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67C7C9F5" w14:textId="77777777" w:rsidR="00173C28" w:rsidRDefault="00173C28" w:rsidP="00710912">
            <w:pPr>
              <w:spacing w:after="0"/>
              <w:jc w:val="center"/>
              <w:rPr>
                <w:ins w:id="315" w:author="Jie Wang5909" w:date="2026-10-16T22:11:00Z"/>
                <w:rFonts w:ascii="Arial" w:eastAsia="仿宋_GB2312" w:hAnsi="Arial" w:cs="Arial"/>
                <w:sz w:val="18"/>
                <w:szCs w:val="18"/>
              </w:rPr>
            </w:pPr>
            <w:r w:rsidRPr="000D3FE0">
              <w:rPr>
                <w:rFonts w:ascii="Arial" w:eastAsia="仿宋_GB2312" w:hAnsi="Arial" w:cs="Arial"/>
                <w:sz w:val="18"/>
                <w:szCs w:val="18"/>
              </w:rPr>
              <w:t>Agitation Tank</w:t>
            </w:r>
          </w:p>
          <w:p w14:paraId="6005E76A" w14:textId="35263254" w:rsidR="0090175A" w:rsidRPr="000D3FE0" w:rsidRDefault="0090175A" w:rsidP="00710912">
            <w:pPr>
              <w:spacing w:after="0"/>
              <w:jc w:val="center"/>
              <w:rPr>
                <w:rFonts w:ascii="Arial" w:hAnsi="Arial" w:cs="Arial"/>
                <w:sz w:val="18"/>
                <w:szCs w:val="18"/>
              </w:rPr>
            </w:pPr>
            <w:ins w:id="316" w:author="Jie Wang5909" w:date="2026-10-16T22:11:00Z">
              <w:r w:rsidRPr="0090175A">
                <w:rPr>
                  <w:rFonts w:ascii="Arial" w:eastAsia="仿宋_GB2312" w:hAnsi="Arial" w:cs="Arial"/>
                  <w:sz w:val="18"/>
                  <w:szCs w:val="18"/>
                  <w:rPrChange w:id="317" w:author="Jie Wang5909" w:date="2026-10-16T22:11:00Z">
                    <w:rPr>
                      <w:rFonts w:ascii="Times New Roman" w:eastAsia="FangSong" w:hAnsi="Times New Roman" w:cs="Times New Roman"/>
                      <w:color w:val="000000" w:themeColor="text1"/>
                      <w:sz w:val="18"/>
                      <w:szCs w:val="18"/>
                    </w:rPr>
                  </w:rPrChange>
                </w:rPr>
                <w:t>Prepare 2-MeTHF / n-Heptane solution</w:t>
              </w:r>
            </w:ins>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5D8BA6BF" w14:textId="020A47EF"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TJ4S-1212-AT01</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5188D40A" w14:textId="13465BDB" w:rsidR="00173C28" w:rsidRPr="000D3FE0" w:rsidRDefault="00173C28" w:rsidP="00710912">
            <w:pPr>
              <w:spacing w:after="0"/>
              <w:jc w:val="center"/>
              <w:rPr>
                <w:rFonts w:ascii="Arial" w:eastAsia="仿宋_GB2312" w:hAnsi="Arial" w:cs="Arial"/>
                <w:sz w:val="18"/>
                <w:szCs w:val="18"/>
              </w:rPr>
            </w:pPr>
            <w:r w:rsidRPr="000D3FE0">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093B57A2" w14:textId="0D3E8F04" w:rsidR="00173C28" w:rsidRPr="000D3FE0" w:rsidRDefault="00173C28" w:rsidP="00710912">
            <w:pPr>
              <w:spacing w:after="0"/>
              <w:jc w:val="center"/>
              <w:rPr>
                <w:rFonts w:ascii="Arial" w:eastAsia="仿宋_GB2312"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449D86B7" w14:textId="305337E7"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TJ4S-1212-AT01</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6A460267" w14:textId="03945E61" w:rsidR="00173C28" w:rsidRPr="000D3FE0" w:rsidRDefault="00173C28" w:rsidP="00710912">
            <w:pPr>
              <w:spacing w:after="0"/>
              <w:jc w:val="center"/>
              <w:rPr>
                <w:rFonts w:ascii="Arial" w:hAnsi="Arial" w:cs="Arial"/>
                <w:sz w:val="18"/>
                <w:szCs w:val="18"/>
              </w:rPr>
            </w:pPr>
            <w:r w:rsidRPr="000D3FE0">
              <w:rPr>
                <w:rFonts w:ascii="Arial" w:eastAsia="仿宋_GB2312" w:hAnsi="Arial" w:cs="Arial"/>
                <w:sz w:val="18"/>
                <w:szCs w:val="18"/>
              </w:rPr>
              <w:t>500 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1AD72726" w14:textId="6DF57153"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Stainless steel</w:t>
            </w:r>
          </w:p>
        </w:tc>
        <w:tc>
          <w:tcPr>
            <w:tcW w:w="0" w:type="auto"/>
            <w:tcBorders>
              <w:top w:val="single" w:sz="6" w:space="0" w:color="AAAAAA"/>
              <w:left w:val="single" w:sz="6" w:space="0" w:color="AAAAAA"/>
              <w:bottom w:val="single" w:sz="6" w:space="0" w:color="AAAAAA"/>
              <w:right w:val="single" w:sz="6" w:space="0" w:color="AAAAAA"/>
            </w:tcBorders>
            <w:shd w:val="clear" w:color="auto" w:fill="FFFFFF"/>
            <w:vAlign w:val="center"/>
          </w:tcPr>
          <w:p w14:paraId="4B05AEB3" w14:textId="5B62DC5F" w:rsidR="00173C28" w:rsidRPr="000D3FE0" w:rsidRDefault="00173C28" w:rsidP="00710912">
            <w:pPr>
              <w:spacing w:after="0"/>
              <w:jc w:val="center"/>
              <w:rPr>
                <w:rFonts w:ascii="Arial" w:hAnsi="Arial" w:cs="Arial"/>
                <w:sz w:val="18"/>
                <w:szCs w:val="18"/>
              </w:rPr>
            </w:pPr>
            <w:r w:rsidRPr="000D3FE0">
              <w:rPr>
                <w:rFonts w:ascii="Arial" w:hAnsi="Arial" w:cs="Arial"/>
                <w:sz w:val="18"/>
                <w:szCs w:val="18"/>
              </w:rPr>
              <w:t>No gap — same equipment.</w:t>
            </w:r>
          </w:p>
        </w:tc>
      </w:tr>
    </w:tbl>
    <w:p w14:paraId="4D261678" w14:textId="5DB0BA0E" w:rsidR="00173C28" w:rsidRPr="000D3FE0" w:rsidRDefault="00173C28" w:rsidP="05912830">
      <w:pPr>
        <w:spacing w:beforeLines="50" w:before="120" w:afterLines="50" w:after="120" w:line="360" w:lineRule="auto"/>
        <w:contextualSpacing/>
        <w:jc w:val="both"/>
        <w:rPr>
          <w:rFonts w:ascii="Arial" w:hAnsi="Arial" w:cs="Arial"/>
          <w:sz w:val="21"/>
          <w:szCs w:val="21"/>
        </w:rPr>
      </w:pPr>
    </w:p>
    <w:p w14:paraId="37EBC80D" w14:textId="3A9D8ED0" w:rsidR="00E13AB0" w:rsidRPr="000D3FE0" w:rsidRDefault="22D57677" w:rsidP="797C4670">
      <w:pPr>
        <w:spacing w:beforeLines="50" w:before="120" w:afterLines="50" w:after="120" w:line="360" w:lineRule="auto"/>
        <w:contextualSpacing/>
        <w:jc w:val="both"/>
        <w:rPr>
          <w:rFonts w:ascii="Arial" w:hAnsi="Arial" w:cs="Arial"/>
          <w:sz w:val="21"/>
          <w:szCs w:val="21"/>
        </w:rPr>
        <w:sectPr w:rsidR="00E13AB0" w:rsidRPr="000D3FE0" w:rsidSect="00297E80">
          <w:headerReference w:type="default" r:id="rId21"/>
          <w:pgSz w:w="12240" w:h="15840"/>
          <w:pgMar w:top="1440" w:right="1800" w:bottom="1440" w:left="1800" w:header="890" w:footer="720" w:gutter="0"/>
          <w:cols w:space="720"/>
          <w:docGrid w:linePitch="360"/>
        </w:sectPr>
      </w:pPr>
      <w:r w:rsidRPr="797C4670">
        <w:rPr>
          <w:rFonts w:ascii="Arial" w:hAnsi="Arial" w:cs="Arial"/>
          <w:b/>
          <w:bCs/>
          <w:sz w:val="21"/>
          <w:szCs w:val="21"/>
        </w:rPr>
        <w:t>Conclusion:</w:t>
      </w:r>
      <w:r w:rsidRPr="797C4670">
        <w:rPr>
          <w:rFonts w:ascii="Arial" w:hAnsi="Arial" w:cs="Arial"/>
          <w:sz w:val="21"/>
          <w:szCs w:val="21"/>
        </w:rPr>
        <w:t xml:space="preserve"> One optimization item is identified: at full scale, Step 3 originally shared n-heptane storage tank TJ4S-1213-Tr06 (for controlled-rate feeding) with Step 2, while a new dedicated storage tank TJ4S-1213-Tr07 is added exclusively for Step 3 in the PPQ campaign to improve production scheduling efficiency. </w:t>
      </w:r>
      <w:ins w:id="318" w:author="Jie Wang5909" w:date="2026-10-13T19:21:00Z">
        <w:r w:rsidR="00B27A9D" w:rsidRPr="797C4670">
          <w:rPr>
            <w:rFonts w:ascii="Arial" w:hAnsi="Arial" w:cs="Arial"/>
            <w:sz w:val="21"/>
            <w:szCs w:val="21"/>
          </w:rPr>
          <w:t>The equi</w:t>
        </w:r>
      </w:ins>
      <w:ins w:id="319" w:author="Jie Wang5909" w:date="2026-10-13T19:22:00Z">
        <w:r w:rsidR="00B27A9D" w:rsidRPr="797C4670">
          <w:rPr>
            <w:rFonts w:ascii="Arial" w:hAnsi="Arial" w:cs="Arial"/>
            <w:sz w:val="21"/>
            <w:szCs w:val="21"/>
          </w:rPr>
          <w:t>pment material</w:t>
        </w:r>
      </w:ins>
      <w:ins w:id="320" w:author="Sonia Quinn - Network" w:date="2026-10-14T09:02:00Z">
        <w:r w:rsidR="70306D0D" w:rsidRPr="797C4670">
          <w:rPr>
            <w:rFonts w:ascii="Arial" w:hAnsi="Arial" w:cs="Arial"/>
            <w:sz w:val="21"/>
            <w:szCs w:val="21"/>
          </w:rPr>
          <w:t xml:space="preserve"> of construction</w:t>
        </w:r>
      </w:ins>
      <w:ins w:id="321" w:author="Jie Wang5909" w:date="2026-10-13T19:22:00Z">
        <w:r w:rsidR="00B27A9D" w:rsidRPr="797C4670">
          <w:rPr>
            <w:rFonts w:ascii="Arial" w:hAnsi="Arial" w:cs="Arial"/>
            <w:sz w:val="21"/>
            <w:szCs w:val="21"/>
          </w:rPr>
          <w:t xml:space="preserve"> and size o</w:t>
        </w:r>
      </w:ins>
      <w:ins w:id="322" w:author="Jie Wang5909" w:date="2026-10-13T19:23:00Z">
        <w:r w:rsidR="00B27A9D" w:rsidRPr="797C4670">
          <w:rPr>
            <w:rFonts w:ascii="Arial" w:hAnsi="Arial" w:cs="Arial"/>
            <w:sz w:val="21"/>
            <w:szCs w:val="21"/>
          </w:rPr>
          <w:t xml:space="preserve">f TJ4S-1213-Tr06 and TJ4S-1213-Tr07 are the same. </w:t>
        </w:r>
      </w:ins>
      <w:r w:rsidRPr="797C4670">
        <w:rPr>
          <w:rFonts w:ascii="Arial" w:hAnsi="Arial" w:cs="Arial"/>
          <w:sz w:val="21"/>
          <w:szCs w:val="21"/>
        </w:rPr>
        <w:t>This change is an equipment optimization for operational efficiency, with no impact on process performance or product CQAs</w:t>
      </w:r>
      <w:ins w:id="323" w:author="Jie Wang5909" w:date="2026-10-13T19:25:00Z">
        <w:r w:rsidR="00573A3B" w:rsidRPr="797C4670">
          <w:rPr>
            <w:rFonts w:ascii="Arial" w:hAnsi="Arial" w:cs="Arial"/>
            <w:sz w:val="21"/>
            <w:szCs w:val="21"/>
          </w:rPr>
          <w:t>. The other equipment</w:t>
        </w:r>
        <w:del w:id="324" w:author="Sonia Quinn - Network" w:date="2026-10-14T09:02:00Z">
          <w:r w:rsidRPr="797C4670" w:rsidDel="00573A3B">
            <w:rPr>
              <w:rFonts w:ascii="Arial" w:hAnsi="Arial" w:cs="Arial"/>
              <w:sz w:val="21"/>
              <w:szCs w:val="21"/>
            </w:rPr>
            <w:delText>s</w:delText>
          </w:r>
        </w:del>
        <w:r w:rsidR="00573A3B" w:rsidRPr="797C4670">
          <w:rPr>
            <w:rFonts w:ascii="Arial" w:hAnsi="Arial" w:cs="Arial"/>
            <w:sz w:val="21"/>
            <w:szCs w:val="21"/>
          </w:rPr>
          <w:t xml:space="preserve"> used for </w:t>
        </w:r>
        <w:r w:rsidR="00573A3B" w:rsidRPr="797C4670">
          <w:rPr>
            <w:rFonts w:ascii="Arial" w:eastAsia="Times New Roman" w:hAnsi="Arial" w:cs="Arial"/>
            <w:sz w:val="21"/>
            <w:szCs w:val="21"/>
          </w:rPr>
          <w:t>Full scale non saleable batches</w:t>
        </w:r>
        <w:r w:rsidR="00573A3B" w:rsidRPr="797C4670">
          <w:rPr>
            <w:rFonts w:ascii="Arial" w:hAnsi="Arial" w:cs="Arial"/>
            <w:sz w:val="21"/>
            <w:szCs w:val="21"/>
          </w:rPr>
          <w:t xml:space="preserve"> and PPQ batches is identical,</w:t>
        </w:r>
      </w:ins>
      <w:del w:id="325" w:author="Jie Wang5909" w:date="2026-10-13T19:25:00Z">
        <w:r w:rsidRPr="797C4670" w:rsidDel="22D57677">
          <w:rPr>
            <w:rFonts w:ascii="Arial" w:hAnsi="Arial" w:cs="Arial"/>
            <w:sz w:val="21"/>
            <w:szCs w:val="21"/>
          </w:rPr>
          <w:delText>,</w:delText>
        </w:r>
      </w:del>
      <w:r w:rsidRPr="797C4670">
        <w:rPr>
          <w:rFonts w:ascii="Arial" w:hAnsi="Arial" w:cs="Arial"/>
          <w:sz w:val="21"/>
          <w:szCs w:val="21"/>
        </w:rPr>
        <w:t xml:space="preserve"> </w:t>
      </w:r>
      <w:ins w:id="326" w:author="Jie Wang5909" w:date="2026-10-13T19:25:00Z">
        <w:r w:rsidR="00573A3B" w:rsidRPr="797C4670">
          <w:rPr>
            <w:rFonts w:ascii="Arial" w:hAnsi="Arial" w:cs="Arial"/>
            <w:sz w:val="21"/>
            <w:szCs w:val="21"/>
          </w:rPr>
          <w:t xml:space="preserve">so the residual risk associated with any outstanding ESA activities </w:t>
        </w:r>
      </w:ins>
      <w:del w:id="327" w:author="Jie Wang5909" w:date="2026-10-13T19:25:00Z">
        <w:r w:rsidRPr="797C4670" w:rsidDel="22D57677">
          <w:rPr>
            <w:rFonts w:ascii="Arial" w:hAnsi="Arial" w:cs="Arial"/>
            <w:sz w:val="21"/>
            <w:szCs w:val="21"/>
          </w:rPr>
          <w:delText xml:space="preserve">and </w:delText>
        </w:r>
      </w:del>
      <w:r w:rsidRPr="797C4670">
        <w:rPr>
          <w:rFonts w:ascii="Arial" w:hAnsi="Arial" w:cs="Arial"/>
          <w:sz w:val="21"/>
          <w:szCs w:val="21"/>
        </w:rPr>
        <w:t xml:space="preserve">is assessed as </w:t>
      </w:r>
      <w:r w:rsidRPr="797C4670">
        <w:rPr>
          <w:rFonts w:ascii="Arial" w:hAnsi="Arial" w:cs="Arial"/>
          <w:sz w:val="21"/>
          <w:szCs w:val="21"/>
        </w:rPr>
        <w:lastRenderedPageBreak/>
        <w:t>low risk. Reference the Equipment Suitability Assessment report (</w:t>
      </w:r>
      <w:commentRangeStart w:id="328"/>
      <w:commentRangeStart w:id="329"/>
      <w:r w:rsidRPr="797C4670">
        <w:rPr>
          <w:rFonts w:ascii="Arial" w:hAnsi="Arial" w:cs="Arial"/>
          <w:sz w:val="21"/>
          <w:szCs w:val="21"/>
        </w:rPr>
        <w:t>RA-140021030301.01</w:t>
      </w:r>
      <w:commentRangeEnd w:id="328"/>
      <w:r w:rsidRPr="797C4670">
        <w:rPr>
          <w:rStyle w:val="a4"/>
          <w:rFonts w:ascii="Arial" w:hAnsi="Arial" w:cs="Arial"/>
        </w:rPr>
        <w:commentReference w:id="328"/>
      </w:r>
      <w:commentRangeEnd w:id="329"/>
      <w:r>
        <w:rPr>
          <w:rStyle w:val="a4"/>
        </w:rPr>
        <w:commentReference w:id="329"/>
      </w:r>
      <w:ins w:id="330" w:author="Jie Wang5909" w:date="2026-10-13T13:33:00Z">
        <w:r w:rsidR="00614B9E" w:rsidRPr="797C4670">
          <w:rPr>
            <w:rFonts w:ascii="Arial" w:hAnsi="Arial" w:cs="Arial"/>
            <w:sz w:val="21"/>
            <w:szCs w:val="21"/>
          </w:rPr>
          <w:t>&lt;</w:t>
        </w:r>
        <w:r w:rsidR="00614B9E" w:rsidRPr="797C4670">
          <w:rPr>
            <w:rFonts w:ascii="Arial" w:eastAsia="Times New Roman" w:hAnsi="Arial" w:cs="Arial"/>
            <w:sz w:val="21"/>
            <w:szCs w:val="21"/>
          </w:rPr>
          <w:t xml:space="preserve"> Equipment Suitability Assessment for ASYM-140021 (step 3)</w:t>
        </w:r>
        <w:r w:rsidR="00614B9E" w:rsidRPr="797C4670">
          <w:rPr>
            <w:rFonts w:ascii="Arial" w:hAnsi="Arial" w:cs="Arial"/>
            <w:sz w:val="21"/>
            <w:szCs w:val="21"/>
          </w:rPr>
          <w:t>&gt;</w:t>
        </w:r>
      </w:ins>
      <w:r w:rsidRPr="797C4670">
        <w:rPr>
          <w:rFonts w:ascii="Arial" w:hAnsi="Arial" w:cs="Arial"/>
          <w:sz w:val="21"/>
          <w:szCs w:val="21"/>
        </w:rPr>
        <w:t>).</w:t>
      </w:r>
    </w:p>
    <w:p w14:paraId="54013410" w14:textId="77777777" w:rsidR="005A4DDF" w:rsidRPr="000D3FE0" w:rsidRDefault="5E457764" w:rsidP="05912830">
      <w:pPr>
        <w:pStyle w:val="2"/>
        <w:spacing w:beforeLines="10" w:before="24" w:afterLines="10" w:after="24" w:line="360" w:lineRule="auto"/>
        <w:contextualSpacing/>
        <w:rPr>
          <w:rFonts w:ascii="Arial" w:eastAsia="Times New Roman" w:hAnsi="Arial" w:cs="Arial"/>
          <w:sz w:val="21"/>
          <w:szCs w:val="21"/>
        </w:rPr>
      </w:pPr>
      <w:bookmarkStart w:id="331" w:name="_Toc243079867"/>
      <w:r w:rsidRPr="797C4670">
        <w:rPr>
          <w:rFonts w:ascii="Arial" w:eastAsia="Times New Roman" w:hAnsi="Arial" w:cs="Arial"/>
          <w:sz w:val="21"/>
          <w:szCs w:val="21"/>
        </w:rPr>
        <w:lastRenderedPageBreak/>
        <w:t xml:space="preserve">3.4 Specifications and </w:t>
      </w:r>
      <w:commentRangeStart w:id="332"/>
      <w:commentRangeStart w:id="333"/>
      <w:commentRangeStart w:id="334"/>
      <w:r w:rsidRPr="797C4670">
        <w:rPr>
          <w:rFonts w:ascii="Arial" w:eastAsia="Times New Roman" w:hAnsi="Arial" w:cs="Arial"/>
          <w:sz w:val="21"/>
          <w:szCs w:val="21"/>
        </w:rPr>
        <w:t>Analytical Methods </w:t>
      </w:r>
      <w:bookmarkEnd w:id="331"/>
      <w:commentRangeEnd w:id="332"/>
      <w:r w:rsidRPr="000D3FE0">
        <w:rPr>
          <w:rStyle w:val="a4"/>
          <w:rFonts w:ascii="Arial" w:eastAsia="Times New Roman" w:hAnsi="Arial" w:cs="Arial"/>
        </w:rPr>
        <w:commentReference w:id="332"/>
      </w:r>
      <w:commentRangeEnd w:id="333"/>
      <w:r>
        <w:rPr>
          <w:rStyle w:val="a4"/>
        </w:rPr>
        <w:commentReference w:id="333"/>
      </w:r>
      <w:commentRangeEnd w:id="334"/>
      <w:r>
        <w:rPr>
          <w:rStyle w:val="a4"/>
        </w:rPr>
        <w:commentReference w:id="334"/>
      </w:r>
    </w:p>
    <w:p w14:paraId="4D3722C0" w14:textId="545BC8FC" w:rsidR="005A4DDF" w:rsidRPr="00B055F4" w:rsidRDefault="009B3189">
      <w:pPr>
        <w:pStyle w:val="3"/>
        <w:spacing w:before="0" w:after="0" w:line="360" w:lineRule="auto"/>
        <w:rPr>
          <w:rFonts w:ascii="Arial" w:hAnsi="Arial" w:cs="Arial"/>
          <w:sz w:val="21"/>
          <w:szCs w:val="21"/>
        </w:rPr>
        <w:pPrChange w:id="335" w:author="Jie Wang5909" w:date="2026-10-13T15:19:00Z">
          <w:pPr>
            <w:pStyle w:val="3"/>
          </w:pPr>
        </w:pPrChange>
      </w:pPr>
      <w:bookmarkStart w:id="336" w:name="_Toc243079868"/>
      <w:r w:rsidRPr="00B055F4">
        <w:rPr>
          <w:rFonts w:ascii="Arial" w:hAnsi="Arial" w:cs="Arial"/>
          <w:sz w:val="21"/>
          <w:szCs w:val="21"/>
        </w:rPr>
        <w:t>3.4.1</w:t>
      </w:r>
      <w:r w:rsidR="005A4DDF" w:rsidRPr="00B055F4">
        <w:rPr>
          <w:rFonts w:ascii="Arial" w:hAnsi="Arial" w:cs="Arial"/>
          <w:sz w:val="21"/>
          <w:szCs w:val="21"/>
        </w:rPr>
        <w:t xml:space="preserve"> Raw Material Specifications</w:t>
      </w:r>
      <w:bookmarkEnd w:id="336"/>
      <w:r w:rsidR="005A4DDF" w:rsidRPr="00B055F4">
        <w:rPr>
          <w:rFonts w:ascii="Arial" w:hAnsi="Arial" w:cs="Arial"/>
          <w:sz w:val="21"/>
          <w:szCs w:val="21"/>
        </w:rPr>
        <w:t> </w:t>
      </w:r>
    </w:p>
    <w:p w14:paraId="573D10E4" w14:textId="2EA5BBE5" w:rsidR="005A4DDF" w:rsidRDefault="005A4DDF" w:rsidP="00980C14">
      <w:pPr>
        <w:spacing w:beforeLines="50" w:before="120" w:afterLines="50" w:after="120" w:line="360" w:lineRule="auto"/>
        <w:contextualSpacing/>
        <w:jc w:val="both"/>
        <w:rPr>
          <w:ins w:id="337" w:author="Jie Wang5909" w:date="2026-10-13T13:40:00Z"/>
          <w:rFonts w:ascii="Arial" w:hAnsi="Arial" w:cs="Arial"/>
          <w:sz w:val="21"/>
          <w:szCs w:val="21"/>
        </w:rPr>
      </w:pPr>
      <w:r w:rsidRPr="000D3FE0">
        <w:rPr>
          <w:rFonts w:ascii="Arial" w:hAnsi="Arial" w:cs="Arial"/>
          <w:sz w:val="21"/>
          <w:szCs w:val="21"/>
        </w:rPr>
        <w:t xml:space="preserve">The comparison of specifications and testing methods for raw materials used in the process between </w:t>
      </w:r>
      <w:r w:rsidR="00D4728A" w:rsidRPr="000D3FE0">
        <w:rPr>
          <w:rFonts w:ascii="Arial" w:hAnsi="Arial" w:cs="Arial"/>
          <w:sz w:val="21"/>
          <w:szCs w:val="21"/>
        </w:rPr>
        <w:t>the Full Scale non-saleable batch</w:t>
      </w:r>
      <w:r w:rsidRPr="000D3FE0">
        <w:rPr>
          <w:rFonts w:ascii="Arial" w:hAnsi="Arial" w:cs="Arial"/>
          <w:sz w:val="21"/>
          <w:szCs w:val="21"/>
        </w:rPr>
        <w:t xml:space="preserve"> and the PPQ campaign is shown below. </w:t>
      </w:r>
    </w:p>
    <w:p w14:paraId="27261696" w14:textId="3FBF3345" w:rsidR="0047114E" w:rsidRPr="00390B0B" w:rsidRDefault="0047114E">
      <w:pPr>
        <w:rPr>
          <w:rFonts w:ascii="Arial" w:eastAsia="Times New Roman" w:hAnsi="Arial" w:cs="Arial"/>
          <w:b/>
          <w:bCs/>
          <w:sz w:val="21"/>
          <w:szCs w:val="21"/>
          <w:rPrChange w:id="338" w:author="Jie Wang5909" w:date="2026-10-13T13:41:00Z">
            <w:rPr>
              <w:rFonts w:ascii="Arial" w:hAnsi="Arial" w:cs="Arial"/>
              <w:sz w:val="21"/>
              <w:szCs w:val="21"/>
            </w:rPr>
          </w:rPrChange>
        </w:rPr>
        <w:pPrChange w:id="339" w:author="Jie Wang5909" w:date="2026-10-13T13:40:00Z">
          <w:pPr>
            <w:spacing w:beforeLines="50" w:before="120" w:afterLines="50" w:after="120" w:line="360" w:lineRule="auto"/>
            <w:contextualSpacing/>
            <w:jc w:val="both"/>
          </w:pPr>
        </w:pPrChange>
      </w:pPr>
      <w:ins w:id="340" w:author="Jie Wang5909" w:date="2026-10-13T13:40:00Z">
        <w:r>
          <w:rPr>
            <w:rFonts w:ascii="Arial" w:eastAsia="Times New Roman" w:hAnsi="Arial" w:cs="Arial"/>
            <w:b/>
            <w:bCs/>
            <w:sz w:val="21"/>
            <w:szCs w:val="21"/>
          </w:rPr>
          <w:t>Table 6: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ins>
      <w:ins w:id="341" w:author="Jie Wang5909" w:date="2026-10-13T13:41:00Z">
        <w:r w:rsidR="00390B0B">
          <w:rPr>
            <w:rFonts w:ascii="Arial" w:eastAsia="Times New Roman" w:hAnsi="Arial" w:cs="Arial"/>
            <w:b/>
            <w:bCs/>
            <w:sz w:val="21"/>
            <w:szCs w:val="21"/>
          </w:rPr>
          <w:t>Raw</w:t>
        </w:r>
      </w:ins>
      <w:ins w:id="342" w:author="Jie Wang5909" w:date="2026-10-13T13:42:00Z">
        <w:r w:rsidR="00390B0B">
          <w:rPr>
            <w:rFonts w:ascii="Arial" w:eastAsia="Times New Roman" w:hAnsi="Arial" w:cs="Arial"/>
            <w:b/>
            <w:bCs/>
            <w:sz w:val="21"/>
            <w:szCs w:val="21"/>
          </w:rPr>
          <w:t xml:space="preserve"> Material Specification</w:t>
        </w:r>
      </w:ins>
      <w:ins w:id="343" w:author="Jie Wang5909" w:date="2026-10-13T13:40:00Z">
        <w:r>
          <w:rPr>
            <w:rFonts w:ascii="Arial" w:eastAsia="Times New Roman" w:hAnsi="Arial" w:cs="Arial"/>
            <w:b/>
            <w:bCs/>
            <w:sz w:val="21"/>
            <w:szCs w:val="21"/>
          </w:rPr>
          <w:t xml:space="preserve"> </w:t>
        </w:r>
      </w:ins>
      <w:ins w:id="344" w:author="Jie Wang5909" w:date="2026-10-13T13:41:00Z">
        <w:r w:rsidR="00390B0B">
          <w:rPr>
            <w:rFonts w:ascii="Arial" w:eastAsia="Times New Roman" w:hAnsi="Arial" w:cs="Arial"/>
            <w:b/>
            <w:bCs/>
            <w:sz w:val="21"/>
            <w:szCs w:val="21"/>
          </w:rPr>
          <w:t>A</w:t>
        </w:r>
        <w:r w:rsidR="00390B0B" w:rsidRPr="00390B0B">
          <w:rPr>
            <w:rFonts w:ascii="Arial" w:eastAsia="Times New Roman" w:hAnsi="Arial" w:cs="Arial"/>
            <w:b/>
            <w:bCs/>
            <w:sz w:val="21"/>
            <w:szCs w:val="21"/>
            <w:rPrChange w:id="345" w:author="Jie Wang5909" w:date="2026-10-13T13:41:00Z">
              <w:rPr>
                <w:rFonts w:asciiTheme="minorEastAsia" w:hAnsiTheme="minorEastAsia" w:cs="Arial"/>
                <w:b/>
                <w:bCs/>
                <w:sz w:val="21"/>
                <w:szCs w:val="21"/>
              </w:rPr>
            </w:rPrChange>
          </w:rPr>
          <w:t>ssessment</w:t>
        </w:r>
      </w:ins>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21"/>
        <w:gridCol w:w="980"/>
        <w:gridCol w:w="840"/>
        <w:gridCol w:w="1472"/>
        <w:gridCol w:w="1367"/>
        <w:gridCol w:w="973"/>
        <w:gridCol w:w="896"/>
        <w:gridCol w:w="2995"/>
      </w:tblGrid>
      <w:tr w:rsidR="00C14565" w:rsidRPr="000D3FE0" w14:paraId="4875D9B8" w14:textId="77777777" w:rsidTr="797C4670">
        <w:trPr>
          <w:trHeight w:val="300"/>
          <w:tblHeader/>
        </w:trPr>
        <w:tc>
          <w:tcPr>
            <w:tcW w:w="133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67F7204" w14:textId="77777777" w:rsidR="007D5595" w:rsidRPr="00C14565" w:rsidRDefault="007D5595" w:rsidP="00C14565">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Material Name</w:t>
            </w:r>
          </w:p>
        </w:tc>
        <w:tc>
          <w:tcPr>
            <w:tcW w:w="390"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245F0C7" w14:textId="77777777" w:rsidR="007D5595" w:rsidRPr="00C14565" w:rsidRDefault="007D5595" w:rsidP="00C14565">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Full Scale non-saleable Batch Material No.</w:t>
            </w:r>
          </w:p>
        </w:tc>
        <w:tc>
          <w:tcPr>
            <w:tcW w:w="336"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032B65F" w14:textId="77777777" w:rsidR="007D5595" w:rsidRPr="00C14565" w:rsidRDefault="007D5595" w:rsidP="00C14565">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PPQ Material No.</w:t>
            </w:r>
          </w:p>
        </w:tc>
        <w:tc>
          <w:tcPr>
            <w:tcW w:w="580"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48B1734" w14:textId="77777777" w:rsidR="007D5595" w:rsidRPr="00C14565" w:rsidRDefault="007D5595" w:rsidP="00C14565">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Full Scale non-saleable batch Spec Document</w:t>
            </w:r>
          </w:p>
        </w:tc>
        <w:tc>
          <w:tcPr>
            <w:tcW w:w="460"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770604AC" w14:textId="77777777" w:rsidR="007D5595" w:rsidRPr="00C14565" w:rsidRDefault="007D5595" w:rsidP="00C14565">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PPQ Spec Document</w:t>
            </w:r>
          </w:p>
        </w:tc>
        <w:tc>
          <w:tcPr>
            <w:tcW w:w="387"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CEE3212" w14:textId="77777777" w:rsidR="007D5595" w:rsidRPr="00C14565" w:rsidRDefault="007D5595" w:rsidP="00C14565">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Full Scale non-saleable batch QSV</w:t>
            </w:r>
          </w:p>
        </w:tc>
        <w:tc>
          <w:tcPr>
            <w:tcW w:w="346"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903B27C" w14:textId="77777777" w:rsidR="007D5595" w:rsidRPr="00C14565" w:rsidRDefault="007D5595" w:rsidP="00C14565">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PPQ QSV</w:t>
            </w:r>
          </w:p>
        </w:tc>
        <w:tc>
          <w:tcPr>
            <w:tcW w:w="1168"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DE2FFA3" w14:textId="77777777" w:rsidR="007D5595" w:rsidRPr="00C14565" w:rsidRDefault="007D5595" w:rsidP="00C14565">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Gaps and Justification</w:t>
            </w:r>
          </w:p>
        </w:tc>
      </w:tr>
      <w:tr w:rsidR="00C14565" w:rsidRPr="000D3FE0" w14:paraId="3BACA508"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C2E48F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2-CTC Resin</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B17BB4"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YL003422</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1E371B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YL003422</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D8F7F8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1D5C40"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268F226"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F1E48B1"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6EB7FC8" w14:textId="7B79AE11" w:rsidR="007D5595" w:rsidRPr="000D3FE0" w:rsidRDefault="007D5595" w:rsidP="6F69330E">
            <w:pPr>
              <w:jc w:val="both"/>
              <w:rPr>
                <w:ins w:id="346" w:author="Yu Zhang - Network" w:date="2026-08-06T07:29:00Z"/>
                <w:rFonts w:ascii="Arial" w:eastAsia="Arial" w:hAnsi="Arial" w:cs="Arial"/>
                <w:sz w:val="18"/>
                <w:szCs w:val="18"/>
              </w:rPr>
            </w:pPr>
            <w:commentRangeStart w:id="347"/>
            <w:commentRangeStart w:id="348"/>
            <w:del w:id="349" w:author="Yu Zhang - Network" w:date="2026-08-06T07:34:00Z">
              <w:r w:rsidRPr="797C4670" w:rsidDel="40B1706C">
                <w:rPr>
                  <w:rFonts w:ascii="Arial" w:hAnsi="Arial" w:cs="Arial"/>
                  <w:sz w:val="18"/>
                  <w:szCs w:val="18"/>
                </w:rPr>
                <w:delText>No Gap.</w:delText>
              </w:r>
            </w:del>
            <w:commentRangeEnd w:id="347"/>
            <w:r w:rsidRPr="797C4670">
              <w:rPr>
                <w:rStyle w:val="a4"/>
                <w:rFonts w:ascii="Arial" w:eastAsia="Arial" w:hAnsi="Arial" w:cs="Arial"/>
                <w:sz w:val="18"/>
                <w:szCs w:val="18"/>
              </w:rPr>
              <w:commentReference w:id="347"/>
            </w:r>
            <w:commentRangeEnd w:id="348"/>
            <w:r>
              <w:rPr>
                <w:rStyle w:val="a4"/>
              </w:rPr>
              <w:commentReference w:id="348"/>
            </w:r>
            <w:ins w:id="350" w:author="Yu Zhang - Network" w:date="2026-08-06T07:34:00Z">
              <w:r w:rsidR="66B64844" w:rsidRPr="797C4670">
                <w:rPr>
                  <w:rFonts w:ascii="Arial" w:eastAsia="Arial" w:hAnsi="Arial" w:cs="Arial"/>
                  <w:sz w:val="18"/>
                  <w:szCs w:val="18"/>
                </w:rPr>
                <w:t xml:space="preserve">  The specification test items and analytical methods are consistent; only the quality specification version differs.</w:t>
              </w:r>
            </w:ins>
          </w:p>
          <w:p w14:paraId="17D75A37" w14:textId="0CABFF6E" w:rsidR="007D5595" w:rsidRPr="000D3FE0" w:rsidRDefault="007D5595" w:rsidP="00C14565">
            <w:pPr>
              <w:jc w:val="both"/>
              <w:rPr>
                <w:rFonts w:ascii="Arial" w:hAnsi="Arial" w:cs="Arial"/>
                <w:sz w:val="18"/>
                <w:szCs w:val="18"/>
              </w:rPr>
            </w:pPr>
          </w:p>
        </w:tc>
      </w:tr>
      <w:tr w:rsidR="00C14565" w:rsidRPr="000D3FE0" w14:paraId="36B26570"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943EE75"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t>Fmoc</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Gly</w:t>
            </w:r>
            <w:proofErr w:type="spellEnd"/>
            <w:r w:rsidRPr="000D3FE0">
              <w:rPr>
                <w:rFonts w:ascii="Arial" w:eastAsia="仿宋_GB2312" w:hAnsi="Arial" w:cs="Arial"/>
                <w:sz w:val="18"/>
                <w:szCs w:val="18"/>
              </w:rPr>
              <w:t>-OH</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E1FF470"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YL004846</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F16924"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YL004846</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A5B7F0A"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325913B"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SP-138200-02(current version)</w:t>
            </w:r>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3413BCE"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8A03098"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474FA48" w14:textId="7942315C" w:rsidR="007D5595" w:rsidRPr="000D3FE0" w:rsidRDefault="00C14565" w:rsidP="00C14565">
            <w:pPr>
              <w:jc w:val="both"/>
              <w:rPr>
                <w:rFonts w:ascii="Arial" w:hAnsi="Arial" w:cs="Arial"/>
                <w:sz w:val="18"/>
                <w:szCs w:val="18"/>
              </w:rPr>
            </w:pPr>
            <w:r w:rsidRPr="00C14565">
              <w:rPr>
                <w:rFonts w:ascii="Arial" w:hAnsi="Arial" w:cs="Arial"/>
                <w:sz w:val="18"/>
                <w:szCs w:val="18"/>
              </w:rPr>
              <w:t>Change the Acceptance criteria of Appearance from “White to off-white solid” to “White to off-white powder”: As a general term, 'solid' encompasses various forms of materials. To describe the appearance more accurately and consistently, the acceptance criteria for appearance have been updated, enabling stricter control over product quality.</w:t>
            </w:r>
          </w:p>
        </w:tc>
      </w:tr>
      <w:tr w:rsidR="00C14565" w:rsidRPr="000D3FE0" w14:paraId="3E7EA169"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vAlign w:val="center"/>
          </w:tcPr>
          <w:p w14:paraId="74EA45E3"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t>Fmoc</w:t>
            </w:r>
            <w:proofErr w:type="spellEnd"/>
            <w:r w:rsidRPr="000D3FE0">
              <w:rPr>
                <w:rFonts w:ascii="Arial" w:eastAsia="仿宋_GB2312" w:hAnsi="Arial" w:cs="Arial"/>
                <w:sz w:val="18"/>
                <w:szCs w:val="18"/>
              </w:rPr>
              <w:t>-L-</w:t>
            </w:r>
            <w:proofErr w:type="spellStart"/>
            <w:r w:rsidRPr="000D3FE0">
              <w:rPr>
                <w:rFonts w:ascii="Arial" w:eastAsia="仿宋_GB2312" w:hAnsi="Arial" w:cs="Arial"/>
                <w:sz w:val="18"/>
                <w:szCs w:val="18"/>
              </w:rPr>
              <w:t>Thr</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tBu</w:t>
            </w:r>
            <w:proofErr w:type="spellEnd"/>
            <w:r w:rsidRPr="000D3FE0">
              <w:rPr>
                <w:rFonts w:ascii="Arial" w:eastAsia="仿宋_GB2312" w:hAnsi="Arial" w:cs="Arial"/>
                <w:sz w:val="18"/>
                <w:szCs w:val="18"/>
              </w:rPr>
              <w:t>)-OH</w:t>
            </w:r>
          </w:p>
        </w:tc>
        <w:tc>
          <w:tcPr>
            <w:tcW w:w="390" w:type="pct"/>
            <w:tcBorders>
              <w:top w:val="single" w:sz="6" w:space="0" w:color="AAAAAA"/>
              <w:left w:val="single" w:sz="6" w:space="0" w:color="AAAAAA"/>
              <w:bottom w:val="single" w:sz="6" w:space="0" w:color="AAAAAA"/>
              <w:right w:val="single" w:sz="6" w:space="0" w:color="AAAAAA"/>
            </w:tcBorders>
            <w:vAlign w:val="center"/>
          </w:tcPr>
          <w:p w14:paraId="5A880B40"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YL003563</w:t>
            </w:r>
          </w:p>
        </w:tc>
        <w:tc>
          <w:tcPr>
            <w:tcW w:w="336" w:type="pct"/>
            <w:tcBorders>
              <w:top w:val="single" w:sz="6" w:space="0" w:color="AAAAAA"/>
              <w:left w:val="single" w:sz="6" w:space="0" w:color="AAAAAA"/>
              <w:bottom w:val="single" w:sz="6" w:space="0" w:color="AAAAAA"/>
              <w:right w:val="single" w:sz="6" w:space="0" w:color="AAAAAA"/>
            </w:tcBorders>
            <w:vAlign w:val="center"/>
          </w:tcPr>
          <w:p w14:paraId="302484C5"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YL003563</w:t>
            </w:r>
          </w:p>
        </w:tc>
        <w:tc>
          <w:tcPr>
            <w:tcW w:w="580" w:type="pct"/>
            <w:tcBorders>
              <w:top w:val="single" w:sz="6" w:space="0" w:color="AAAAAA"/>
              <w:left w:val="single" w:sz="6" w:space="0" w:color="AAAAAA"/>
              <w:bottom w:val="single" w:sz="6" w:space="0" w:color="AAAAAA"/>
              <w:right w:val="single" w:sz="6" w:space="0" w:color="AAAAAA"/>
            </w:tcBorders>
            <w:vAlign w:val="center"/>
            <w:hideMark/>
          </w:tcPr>
          <w:p w14:paraId="04065056"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vAlign w:val="center"/>
          </w:tcPr>
          <w:p w14:paraId="0144B3C2"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SP-138389-02(current version)</w:t>
            </w:r>
          </w:p>
        </w:tc>
        <w:tc>
          <w:tcPr>
            <w:tcW w:w="387" w:type="pct"/>
            <w:tcBorders>
              <w:top w:val="single" w:sz="6" w:space="0" w:color="AAAAAA"/>
              <w:left w:val="single" w:sz="6" w:space="0" w:color="AAAAAA"/>
              <w:bottom w:val="single" w:sz="6" w:space="0" w:color="AAAAAA"/>
              <w:right w:val="single" w:sz="6" w:space="0" w:color="AAAAAA"/>
            </w:tcBorders>
            <w:vAlign w:val="center"/>
            <w:hideMark/>
          </w:tcPr>
          <w:p w14:paraId="43B0DC0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vAlign w:val="center"/>
            <w:hideMark/>
          </w:tcPr>
          <w:p w14:paraId="72F54451"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vAlign w:val="center"/>
            <w:hideMark/>
          </w:tcPr>
          <w:p w14:paraId="464ACBF0" w14:textId="114299A2" w:rsidR="007D5595" w:rsidRPr="000D3FE0" w:rsidRDefault="00C14565" w:rsidP="00C14565">
            <w:pPr>
              <w:jc w:val="both"/>
              <w:rPr>
                <w:rFonts w:ascii="Arial" w:hAnsi="Arial" w:cs="Arial"/>
                <w:sz w:val="18"/>
                <w:szCs w:val="18"/>
              </w:rPr>
            </w:pPr>
            <w:r w:rsidRPr="00C14565">
              <w:rPr>
                <w:rFonts w:ascii="Arial" w:hAnsi="Arial" w:cs="Arial"/>
                <w:sz w:val="18"/>
                <w:szCs w:val="18"/>
              </w:rPr>
              <w:t xml:space="preserve">Change the Acceptance criteria of Appearance from “White to off-white solid” to “White to off-white powder”: As a general term, 'solid' </w:t>
            </w:r>
            <w:r w:rsidRPr="00C14565">
              <w:rPr>
                <w:rFonts w:ascii="Arial" w:hAnsi="Arial" w:cs="Arial"/>
                <w:sz w:val="18"/>
                <w:szCs w:val="18"/>
              </w:rPr>
              <w:lastRenderedPageBreak/>
              <w:t>encompasses various forms of materials. To describe the appearance more accurately and consistently, the acceptance criteria for appearance have been updated, enabling stricter control over product quality.</w:t>
            </w:r>
          </w:p>
        </w:tc>
      </w:tr>
      <w:tr w:rsidR="00C14565" w:rsidRPr="000D3FE0" w14:paraId="7E5AC989"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B031037"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lastRenderedPageBreak/>
              <w:t>Fmoc</w:t>
            </w:r>
            <w:proofErr w:type="spellEnd"/>
            <w:r w:rsidRPr="000D3FE0">
              <w:rPr>
                <w:rFonts w:ascii="Arial" w:eastAsia="仿宋_GB2312" w:hAnsi="Arial" w:cs="Arial"/>
                <w:sz w:val="18"/>
                <w:szCs w:val="18"/>
              </w:rPr>
              <w:t>-L-Ala-OH*H</w:t>
            </w:r>
            <w:r w:rsidRPr="000D3FE0">
              <w:rPr>
                <w:rFonts w:ascii="Arial" w:eastAsia="仿宋_GB2312" w:hAnsi="Arial" w:cs="Arial"/>
                <w:sz w:val="18"/>
                <w:szCs w:val="18"/>
                <w:vertAlign w:val="subscript"/>
              </w:rPr>
              <w:t>2</w:t>
            </w:r>
            <w:r w:rsidRPr="000D3FE0">
              <w:rPr>
                <w:rFonts w:ascii="Arial" w:eastAsia="仿宋_GB2312" w:hAnsi="Arial" w:cs="Arial"/>
                <w:sz w:val="18"/>
                <w:szCs w:val="18"/>
              </w:rPr>
              <w:t>O</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91C401"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YL006160</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1932C7"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YL006160</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FBDE305"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2BB11DA"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SP-138204-02(current version)</w:t>
            </w:r>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DA8CCA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FBF472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81A91DF" w14:textId="571F35F1" w:rsidR="007D5595" w:rsidRPr="000D3FE0" w:rsidRDefault="00C14565" w:rsidP="00C14565">
            <w:pPr>
              <w:jc w:val="both"/>
              <w:rPr>
                <w:rFonts w:ascii="Arial" w:hAnsi="Arial" w:cs="Arial"/>
                <w:sz w:val="18"/>
                <w:szCs w:val="18"/>
              </w:rPr>
            </w:pPr>
            <w:r w:rsidRPr="00C14565">
              <w:rPr>
                <w:rFonts w:ascii="Arial" w:hAnsi="Arial" w:cs="Arial"/>
                <w:sz w:val="18"/>
                <w:szCs w:val="18"/>
              </w:rPr>
              <w:t>Change the Acceptance criteria of Appearance from “White to off-white solid” to “White to off-white powder”: As a general term, 'solid' encompasses various forms of materials. To describe the appearance more accurately and consistently, the acceptance criteria for appearance have been updated, enabling stricter control over product quality.</w:t>
            </w:r>
          </w:p>
        </w:tc>
      </w:tr>
      <w:tr w:rsidR="00C14565" w:rsidRPr="000D3FE0" w14:paraId="5E68933E"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F28F71"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t>Fmoc</w:t>
            </w:r>
            <w:proofErr w:type="spellEnd"/>
            <w:r w:rsidRPr="000D3FE0">
              <w:rPr>
                <w:rFonts w:ascii="Arial" w:eastAsia="仿宋_GB2312" w:hAnsi="Arial" w:cs="Arial"/>
                <w:sz w:val="18"/>
                <w:szCs w:val="18"/>
              </w:rPr>
              <w:t>-L-</w:t>
            </w:r>
            <w:proofErr w:type="spellStart"/>
            <w:r w:rsidRPr="000D3FE0">
              <w:rPr>
                <w:rFonts w:ascii="Arial" w:eastAsia="仿宋_GB2312" w:hAnsi="Arial" w:cs="Arial"/>
                <w:sz w:val="18"/>
                <w:szCs w:val="18"/>
              </w:rPr>
              <w:t>Cys</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Trt</w:t>
            </w:r>
            <w:proofErr w:type="spellEnd"/>
            <w:r w:rsidRPr="000D3FE0">
              <w:rPr>
                <w:rFonts w:ascii="Arial" w:eastAsia="仿宋_GB2312" w:hAnsi="Arial" w:cs="Arial"/>
                <w:sz w:val="18"/>
                <w:szCs w:val="18"/>
              </w:rPr>
              <w:t>)-OH</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75D9DD"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YL003565</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33B7D7"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YL003565</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20BB07"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4B3C234"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SP-138397-03(current version)/</w:t>
            </w:r>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2E0362"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3448CC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DAC29B" w14:textId="54B2688C" w:rsidR="007D5595" w:rsidRPr="000D3FE0" w:rsidRDefault="00C14565" w:rsidP="00C14565">
            <w:pPr>
              <w:jc w:val="both"/>
              <w:rPr>
                <w:rFonts w:ascii="Arial" w:hAnsi="Arial" w:cs="Arial"/>
                <w:sz w:val="18"/>
                <w:szCs w:val="18"/>
              </w:rPr>
            </w:pPr>
            <w:r w:rsidRPr="00C14565">
              <w:rPr>
                <w:rFonts w:ascii="Arial" w:hAnsi="Arial" w:cs="Arial"/>
                <w:sz w:val="18"/>
                <w:szCs w:val="18"/>
              </w:rPr>
              <w:t>Change the Acceptance criteria of Appearance from “White to off-white solid” to “White to off-white powder”: As a general term, 'solid' encompasses various forms of materials. To describe the appearance more accurately and consistently, the acceptance criteria for appearance have been updated, enabling stricter control over product quality.</w:t>
            </w:r>
          </w:p>
        </w:tc>
      </w:tr>
      <w:tr w:rsidR="00C14565" w:rsidRPr="000D3FE0" w14:paraId="7CBE17F4"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CE590AE"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lastRenderedPageBreak/>
              <w:t>Fmoc</w:t>
            </w:r>
            <w:proofErr w:type="spellEnd"/>
            <w:r w:rsidRPr="000D3FE0">
              <w:rPr>
                <w:rFonts w:ascii="Arial" w:eastAsia="仿宋_GB2312" w:hAnsi="Arial" w:cs="Arial"/>
                <w:sz w:val="18"/>
                <w:szCs w:val="18"/>
              </w:rPr>
              <w:t>-L-</w:t>
            </w:r>
            <w:proofErr w:type="spellStart"/>
            <w:r w:rsidRPr="000D3FE0">
              <w:rPr>
                <w:rFonts w:ascii="Arial" w:eastAsia="仿宋_GB2312" w:hAnsi="Arial" w:cs="Arial"/>
                <w:sz w:val="18"/>
                <w:szCs w:val="18"/>
              </w:rPr>
              <w:t>Asn</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Trt</w:t>
            </w:r>
            <w:proofErr w:type="spellEnd"/>
            <w:r w:rsidRPr="000D3FE0">
              <w:rPr>
                <w:rFonts w:ascii="Arial" w:eastAsia="仿宋_GB2312" w:hAnsi="Arial" w:cs="Arial"/>
                <w:sz w:val="18"/>
                <w:szCs w:val="18"/>
              </w:rPr>
              <w:t>)-OH</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DEC574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YL004843</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DD0035"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YL004843</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5DBAAE"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CFA5B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SP-138519-02(current version)</w:t>
            </w:r>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1524B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C2F369B"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4ED13E" w14:textId="4A7D73EF" w:rsidR="007D5595" w:rsidRPr="000D3FE0" w:rsidRDefault="00C14565" w:rsidP="00C14565">
            <w:pPr>
              <w:jc w:val="both"/>
              <w:rPr>
                <w:rFonts w:ascii="Arial" w:hAnsi="Arial" w:cs="Arial"/>
                <w:sz w:val="18"/>
                <w:szCs w:val="18"/>
              </w:rPr>
            </w:pPr>
            <w:r w:rsidRPr="00C14565">
              <w:rPr>
                <w:rFonts w:ascii="Arial" w:hAnsi="Arial" w:cs="Arial"/>
                <w:sz w:val="18"/>
                <w:szCs w:val="18"/>
              </w:rPr>
              <w:t>Change the Acceptance criteria of Appearance from “White to off-white solid” to “White to off-white powder”: As a general term, 'solid' encompasses various forms of materials. To describe the appearance more accurately and consistently, the acceptance criteria for appearance have been updated, enabling stricter control over product quality.</w:t>
            </w:r>
          </w:p>
        </w:tc>
      </w:tr>
      <w:tr w:rsidR="00C14565" w:rsidRPr="000D3FE0" w14:paraId="54A8AAC4"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A9E314"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t>Boc</w:t>
            </w:r>
            <w:proofErr w:type="spellEnd"/>
            <w:r w:rsidRPr="000D3FE0">
              <w:rPr>
                <w:rFonts w:ascii="Arial" w:eastAsia="仿宋_GB2312" w:hAnsi="Arial" w:cs="Arial"/>
                <w:sz w:val="18"/>
                <w:szCs w:val="18"/>
              </w:rPr>
              <w:t>-L-</w:t>
            </w:r>
            <w:proofErr w:type="spellStart"/>
            <w:r w:rsidRPr="000D3FE0">
              <w:rPr>
                <w:rFonts w:ascii="Arial" w:eastAsia="仿宋_GB2312" w:hAnsi="Arial" w:cs="Arial"/>
                <w:sz w:val="18"/>
                <w:szCs w:val="18"/>
              </w:rPr>
              <w:t>Glu</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OtBu</w:t>
            </w:r>
            <w:proofErr w:type="spellEnd"/>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7793E6C"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YL008618</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15C8C01"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YL008618</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673C2E1"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207F44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SP-140413-02(current version)</w:t>
            </w:r>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3306A8"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E934415"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C3DDF7A" w14:textId="7C738584" w:rsidR="00C14565" w:rsidRPr="00C14565" w:rsidRDefault="00C14565" w:rsidP="00C14565">
            <w:pPr>
              <w:jc w:val="both"/>
              <w:rPr>
                <w:rFonts w:ascii="Arial" w:hAnsi="Arial" w:cs="Arial"/>
                <w:sz w:val="18"/>
                <w:szCs w:val="18"/>
              </w:rPr>
            </w:pPr>
            <w:r>
              <w:rPr>
                <w:rFonts w:ascii="Arial" w:hAnsi="Arial" w:cs="Arial"/>
                <w:sz w:val="18"/>
                <w:szCs w:val="18"/>
              </w:rPr>
              <w:t xml:space="preserve">1. </w:t>
            </w:r>
            <w:r w:rsidRPr="00C14565">
              <w:rPr>
                <w:rFonts w:ascii="Arial" w:hAnsi="Arial" w:cs="Arial"/>
                <w:sz w:val="18"/>
                <w:szCs w:val="18"/>
              </w:rPr>
              <w:t>Change the Acceptance criteria of Appearance from “White to off-white solid” to “White to off-white powder”: As a general term, 'solid' encompasses various forms of materials. To describe the appearance more accurately and consistently, the acceptance criteria for appearance have been updated, enabling stricter control over product quality.)</w:t>
            </w:r>
          </w:p>
          <w:p w14:paraId="62A7A66E" w14:textId="5B1B1A61" w:rsidR="007D5595" w:rsidRPr="00C14565" w:rsidRDefault="00C14565" w:rsidP="00C14565">
            <w:pPr>
              <w:jc w:val="both"/>
              <w:rPr>
                <w:rFonts w:ascii="Arial" w:hAnsi="Arial" w:cs="Arial"/>
                <w:sz w:val="18"/>
                <w:szCs w:val="18"/>
              </w:rPr>
            </w:pPr>
            <w:r>
              <w:rPr>
                <w:rFonts w:ascii="Arial" w:hAnsi="Arial" w:cs="Arial"/>
                <w:sz w:val="18"/>
                <w:szCs w:val="18"/>
              </w:rPr>
              <w:t xml:space="preserve">2. </w:t>
            </w:r>
            <w:r w:rsidRPr="00C14565">
              <w:rPr>
                <w:rFonts w:ascii="Arial" w:hAnsi="Arial" w:cs="Arial"/>
                <w:sz w:val="18"/>
                <w:szCs w:val="18"/>
              </w:rPr>
              <w:t xml:space="preserve">Tighten the purity limit from “98.0%” to “99.0%”: according to the historical batches data, the purity is 100.0% (lot# CPr140413-02-03-01 and lot# CPr140413-02-03-02), the current production process can effectively control the level of impurities. So, the </w:t>
            </w:r>
            <w:r w:rsidRPr="00C14565">
              <w:rPr>
                <w:rFonts w:ascii="Arial" w:hAnsi="Arial" w:cs="Arial"/>
                <w:sz w:val="18"/>
                <w:szCs w:val="18"/>
              </w:rPr>
              <w:lastRenderedPageBreak/>
              <w:t>purity limit will be tightened, it can improve the quality of the product.</w:t>
            </w:r>
          </w:p>
        </w:tc>
      </w:tr>
      <w:tr w:rsidR="00C14565" w:rsidRPr="000D3FE0" w14:paraId="35204FFD"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AC151D"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lastRenderedPageBreak/>
              <w:t>Oxyma</w:t>
            </w:r>
            <w:proofErr w:type="spellEnd"/>
            <w:r w:rsidRPr="000D3FE0">
              <w:rPr>
                <w:rFonts w:ascii="Arial" w:eastAsia="仿宋_GB2312" w:hAnsi="Arial" w:cs="Arial"/>
                <w:sz w:val="18"/>
                <w:szCs w:val="18"/>
              </w:rPr>
              <w:t xml:space="preserve"> Pure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B2F9AA"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YL005180</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20B977"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YL005180</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877C161"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5427417" w14:textId="3C2787FF"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51" w:author="Jie Wang5909" w:date="2026-10-16T22:14:00Z">
              <w:r w:rsidR="0090175A">
                <w:rPr>
                  <w:rFonts w:ascii="Arial" w:hAnsi="Arial" w:cs="Arial" w:hint="eastAsia"/>
                  <w:sz w:val="18"/>
                  <w:szCs w:val="18"/>
                </w:rPr>
                <w:t>.</w:t>
              </w:r>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16C65A2"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83B212"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5533B8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49D1A90C"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A9667E"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t>PyBOP</w:t>
            </w:r>
            <w:proofErr w:type="spellEnd"/>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4CDB17D"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YL002855</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21EC759"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YL002855</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D29159"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1EF261" w14:textId="4F5016A2"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52" w:author="Jie Wang5909" w:date="2026-10-16T22:14: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C452E0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504BF7A"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23296D7"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62D62402"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4EFD44"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DIC</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056CD40"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YL003564</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D0D0F41"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YL003564</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90F05F6"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0645D93" w14:textId="15835443"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53"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566948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B5C43B4"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D9E0942"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4D7FB1D6"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304475"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Elemental iodine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2BF0D4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YL003092</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66D2F4A"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YL003092</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5BC0346"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D662A7" w14:textId="3E4861ED"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54"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9392C9"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F72F4F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82DBB85"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6989A13B"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D63463"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N,N-</w:t>
            </w:r>
            <w:proofErr w:type="spellStart"/>
            <w:r w:rsidRPr="000D3FE0">
              <w:rPr>
                <w:rFonts w:ascii="Arial" w:eastAsia="仿宋_GB2312" w:hAnsi="Arial" w:cs="Arial"/>
                <w:sz w:val="18"/>
                <w:szCs w:val="18"/>
              </w:rPr>
              <w:t>Dimethylformamide</w:t>
            </w:r>
            <w:proofErr w:type="spellEnd"/>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2A4850B"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YL000336</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C90D0FD"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YL000336</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AAE3328"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ED56AD" w14:textId="5F1D8250"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55"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23202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996964C"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110B8A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354A78DA"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FB5336" w14:textId="329C8A3E" w:rsidR="007D5595" w:rsidRPr="000D3FE0" w:rsidRDefault="007D5595" w:rsidP="00C14565">
            <w:pPr>
              <w:jc w:val="center"/>
            </w:pPr>
            <w:del w:id="356" w:author="Yachao Liu11087" w:date="2026-09-10T06:51:00Z">
              <w:r w:rsidRPr="1F55AB29" w:rsidDel="3E664A51">
                <w:rPr>
                  <w:rFonts w:ascii="Arial" w:eastAsia="仿宋_GB2312" w:hAnsi="Arial" w:cs="Arial"/>
                  <w:sz w:val="18"/>
                  <w:szCs w:val="18"/>
                </w:rPr>
                <w:delText>N</w:delText>
              </w:r>
              <w:commentRangeStart w:id="357"/>
              <w:commentRangeStart w:id="358"/>
              <w:r w:rsidRPr="1F55AB29" w:rsidDel="3E664A51">
                <w:rPr>
                  <w:rFonts w:ascii="Arial" w:eastAsia="仿宋_GB2312" w:hAnsi="Arial" w:cs="Arial"/>
                  <w:sz w:val="18"/>
                  <w:szCs w:val="18"/>
                </w:rPr>
                <w:delText>,N-Diisopropylethylamine</w:delText>
              </w:r>
            </w:del>
            <w:commentRangeEnd w:id="357"/>
            <w:r w:rsidRPr="1F55AB29">
              <w:rPr>
                <w:rStyle w:val="a4"/>
                <w:rFonts w:ascii="Arial" w:eastAsia="仿宋_GB2312" w:hAnsi="Arial" w:cs="Arial"/>
                <w:sz w:val="18"/>
                <w:szCs w:val="18"/>
              </w:rPr>
              <w:commentReference w:id="357"/>
            </w:r>
            <w:commentRangeEnd w:id="358"/>
            <w:r>
              <w:rPr>
                <w:rStyle w:val="a4"/>
              </w:rPr>
              <w:commentReference w:id="358"/>
            </w:r>
            <w:ins w:id="359" w:author="Yachao Liu11087" w:date="2026-09-10T06:51:00Z">
              <w:r w:rsidR="06B41027" w:rsidRPr="1F55AB29">
                <w:rPr>
                  <w:rFonts w:ascii="Arial" w:eastAsia="仿宋_GB2312" w:hAnsi="Arial" w:cs="Arial"/>
                  <w:sz w:val="18"/>
                  <w:szCs w:val="18"/>
                </w:rPr>
                <w:t xml:space="preserve"> </w:t>
              </w:r>
              <w:proofErr w:type="spellStart"/>
              <w:r w:rsidR="06B41027" w:rsidRPr="1F55AB29">
                <w:rPr>
                  <w:rFonts w:ascii="Arial" w:eastAsia="仿宋_GB2312" w:hAnsi="Arial" w:cs="Arial"/>
                  <w:sz w:val="18"/>
                  <w:szCs w:val="18"/>
                </w:rPr>
                <w:t>Ethyldiisopropylamine</w:t>
              </w:r>
            </w:ins>
            <w:proofErr w:type="spellEnd"/>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7B42558"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YL000555</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097BEE"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YL000555</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7E446E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8200C3" w14:textId="550C6AF9"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0"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5640CA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47793A"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02963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5F0D54B5"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50B231C"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t>tert</w:t>
            </w:r>
            <w:proofErr w:type="spellEnd"/>
            <w:r w:rsidRPr="000D3FE0">
              <w:rPr>
                <w:rFonts w:ascii="Arial" w:eastAsia="仿宋_GB2312" w:hAnsi="Arial" w:cs="Arial"/>
                <w:sz w:val="18"/>
                <w:szCs w:val="18"/>
              </w:rPr>
              <w:t>-Butyl methyl ether</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74E8978"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YL000557</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AFC7F1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YL000557</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A43534"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D99C6EF" w14:textId="43C90A18"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1"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F719DC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4BDFAA2"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7450CEA"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65E0D8C9"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778C95"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Isopropyl acetate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58E807"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YL000932</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3CA1B5B"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YL000932</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88181E"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124198" w14:textId="68304BA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2"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6B2016"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ABACADA"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B04E562"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4822BDF2"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DE97E58"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t>Piperidine</w:t>
            </w:r>
            <w:proofErr w:type="spellEnd"/>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1A0E252"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YL001394</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4170A15"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YL001394</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2EA742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764403" w14:textId="02F0EF0A"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3"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F1BE86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B0866C"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B21BB7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5DBCFE59"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7DDB95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Methanol</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01C22F0"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YL000031</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750D0F"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YL000031</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F82B0F1"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3CB0C1B" w14:textId="28458192"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4"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9C39B5"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75E9CB0"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3ADCDC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07716F67"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76841C"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lastRenderedPageBreak/>
              <w:t>Trifluoroacetic</w:t>
            </w:r>
            <w:proofErr w:type="spellEnd"/>
            <w:r w:rsidRPr="000D3FE0">
              <w:rPr>
                <w:rFonts w:ascii="Arial" w:eastAsia="仿宋_GB2312" w:hAnsi="Arial" w:cs="Arial"/>
                <w:sz w:val="18"/>
                <w:szCs w:val="18"/>
              </w:rPr>
              <w:t xml:space="preserve"> acid</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BB6EF99"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YL000419</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412C11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YL000419</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863040"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CF5D721" w14:textId="29DCCC1C"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5"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4AB23A"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2A43F7A"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223EE16"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2572F7DB"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5CB78BE"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Pyridine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9E3DEF4"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YL000617</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5ECE68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YL000617</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C5458C7"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DEA9AC" w14:textId="23945E04"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6"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B203487"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D8C016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F1F7907"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44CC0DFB"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9B5F34"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L-Ascorbic acid</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A03524"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YL001990</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A238B7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YL001990</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0A9D821"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ED52E8C" w14:textId="3527797E"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7"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67926B"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68D961"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C683527"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08079D9A"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34136EA" w14:textId="77777777" w:rsidR="007D5595" w:rsidRPr="000D3FE0" w:rsidRDefault="007D5595" w:rsidP="00C14565">
            <w:pPr>
              <w:jc w:val="center"/>
              <w:rPr>
                <w:rFonts w:ascii="Arial" w:hAnsi="Arial" w:cs="Arial"/>
                <w:sz w:val="18"/>
                <w:szCs w:val="18"/>
              </w:rPr>
            </w:pPr>
            <w:r w:rsidRPr="000D3FE0">
              <w:rPr>
                <w:rFonts w:ascii="Arial" w:eastAsia="仿宋_GB2312" w:hAnsi="Arial" w:cs="Arial"/>
                <w:i/>
                <w:sz w:val="18"/>
                <w:szCs w:val="18"/>
              </w:rPr>
              <w:t>n</w:t>
            </w:r>
            <w:r w:rsidRPr="000D3FE0">
              <w:rPr>
                <w:rFonts w:ascii="Arial" w:eastAsia="仿宋_GB2312" w:hAnsi="Arial" w:cs="Arial"/>
                <w:sz w:val="18"/>
                <w:szCs w:val="18"/>
              </w:rPr>
              <w:t>-Heptane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7E49BF4"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YL000474</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83FBD8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YL000474</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056AE5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86C538B" w14:textId="2BAA3A00"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8"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CDDDF4"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AC8A70B"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EBD1CD4"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45099ADE"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735D358"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Dichloromethane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F9ABDD"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YL000002</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3430F68"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YL000002</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EB2E59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01FBA43" w14:textId="26ECADF4"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69"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C396A7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B7288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A9BC60B"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6AA50FE3"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C870EB1"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Ethyl acetate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44B6031"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YL000025</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AB5DAA4"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YL000025</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D91B12E"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946DEE5" w14:textId="07DDCF16"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70"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EE1BEFA"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56830B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922E482"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1A241A3E"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95F6E4D" w14:textId="77777777" w:rsidR="007D5595" w:rsidRPr="000D3FE0" w:rsidRDefault="007D5595" w:rsidP="00C14565">
            <w:pPr>
              <w:jc w:val="center"/>
              <w:rPr>
                <w:rFonts w:ascii="Arial" w:hAnsi="Arial" w:cs="Arial"/>
                <w:sz w:val="18"/>
                <w:szCs w:val="18"/>
              </w:rPr>
            </w:pPr>
            <w:proofErr w:type="spellStart"/>
            <w:r w:rsidRPr="000D3FE0">
              <w:rPr>
                <w:rFonts w:ascii="Arial" w:eastAsia="仿宋_GB2312" w:hAnsi="Arial" w:cs="Arial"/>
                <w:sz w:val="18"/>
                <w:szCs w:val="18"/>
              </w:rPr>
              <w:t>Tris</w:t>
            </w:r>
            <w:proofErr w:type="spellEnd"/>
            <w:r w:rsidRPr="000D3FE0">
              <w:rPr>
                <w:rFonts w:ascii="Arial" w:eastAsia="仿宋_GB2312" w:hAnsi="Arial" w:cs="Arial"/>
                <w:sz w:val="18"/>
                <w:szCs w:val="18"/>
              </w:rPr>
              <w:t>(2-carboxyethyl)phosphine hydrochloride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D175CF6"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YL008268</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560CCD"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YL008268</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4360098"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6C1A52F" w14:textId="3F732B9A"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71"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EAA70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E15D4A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8B540C"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66651677"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60F73BE" w14:textId="1C52FCB7" w:rsidR="007D5595" w:rsidRPr="000D3FE0" w:rsidRDefault="009B1385" w:rsidP="00C14565">
            <w:pPr>
              <w:jc w:val="center"/>
              <w:rPr>
                <w:rFonts w:ascii="Arial" w:hAnsi="Arial" w:cs="Arial"/>
                <w:sz w:val="18"/>
                <w:szCs w:val="18"/>
              </w:rPr>
            </w:pPr>
            <w:r w:rsidRPr="000D3FE0">
              <w:rPr>
                <w:rFonts w:ascii="Arial" w:eastAsia="仿宋_GB2312" w:hAnsi="Arial" w:cs="Arial"/>
                <w:sz w:val="18"/>
                <w:szCs w:val="18"/>
              </w:rPr>
              <w:t>36% Hydrochloric acid</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9D83B35"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YL000451</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7642B69"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YL000451</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8E215B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0468CF27" w14:textId="21F28FD9"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72"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3DFB654"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8627FF7"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D4238F"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4CF83C3E"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F1BB443"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Sodium chloride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4DF50CB"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YL000493</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62B6F83"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YL000493</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B61C07E"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0227BB0" w14:textId="39F306B6"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73"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5EFE794"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F93EE09"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91F9DDE"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0CAF1467"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A2BF442"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Preparative Acetonitrile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466ABC" w14:textId="77777777" w:rsidR="007D5595" w:rsidRPr="000D3FE0" w:rsidRDefault="007D5595" w:rsidP="00C14565">
            <w:pPr>
              <w:jc w:val="center"/>
              <w:rPr>
                <w:rFonts w:ascii="Arial" w:hAnsi="Arial" w:cs="Arial"/>
                <w:sz w:val="18"/>
                <w:szCs w:val="18"/>
              </w:rPr>
            </w:pPr>
            <w:r w:rsidRPr="000D3FE0">
              <w:rPr>
                <w:rFonts w:ascii="Arial" w:eastAsia="仿宋_GB2312" w:hAnsi="Arial" w:cs="Arial"/>
                <w:kern w:val="2"/>
                <w:sz w:val="18"/>
                <w:szCs w:val="18"/>
              </w:rPr>
              <w:t>YL004696</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F797136" w14:textId="77777777" w:rsidR="007D5595" w:rsidRPr="000D3FE0" w:rsidRDefault="007D5595" w:rsidP="00C14565">
            <w:pPr>
              <w:jc w:val="center"/>
              <w:rPr>
                <w:rFonts w:ascii="Arial" w:hAnsi="Arial" w:cs="Arial"/>
                <w:sz w:val="18"/>
                <w:szCs w:val="18"/>
              </w:rPr>
            </w:pPr>
            <w:r w:rsidRPr="000D3FE0">
              <w:rPr>
                <w:rFonts w:ascii="Arial" w:eastAsia="仿宋_GB2312" w:hAnsi="Arial" w:cs="Arial"/>
                <w:kern w:val="2"/>
                <w:sz w:val="18"/>
                <w:szCs w:val="18"/>
              </w:rPr>
              <w:t>YL004696</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0F8DFF5"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B4B4D0" w14:textId="0CA20916"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74"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895E3D"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9F1195C"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166B809" w14:textId="639D1436" w:rsidR="007D5595" w:rsidRPr="000D3FE0" w:rsidRDefault="009B138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50375219"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AE72E2"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2-Methyltetrahydrofuran</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67A1C2C"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YL001029</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597962E"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YL001029</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33694684"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RMS-TJ414002102.07</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8C30DB1" w14:textId="1D05ECF6" w:rsidR="007D5595" w:rsidRPr="000D3FE0" w:rsidRDefault="007D5595" w:rsidP="00C14565">
            <w:pPr>
              <w:jc w:val="center"/>
              <w:rPr>
                <w:rFonts w:ascii="Arial" w:hAnsi="Arial" w:cs="Arial"/>
                <w:sz w:val="18"/>
                <w:szCs w:val="18"/>
              </w:rPr>
            </w:pPr>
            <w:r w:rsidRPr="000D3FE0">
              <w:rPr>
                <w:rFonts w:ascii="Arial" w:hAnsi="Arial" w:cs="Arial"/>
                <w:sz w:val="18"/>
                <w:szCs w:val="18"/>
              </w:rPr>
              <w:t>RMS-TJ414002103</w:t>
            </w:r>
            <w:ins w:id="375" w:author="Jie Wang5909" w:date="2026-10-16T22:15:00Z">
              <w:r w:rsidR="0090175A">
                <w:rPr>
                  <w:rFonts w:ascii="Arial" w:hAnsi="Arial" w:cs="Arial"/>
                  <w:sz w:val="18"/>
                  <w:szCs w:val="18"/>
                </w:rPr>
                <w:t>.01</w:t>
              </w:r>
            </w:ins>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DF1340B"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9663D52"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24B5CE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No Gap.</w:t>
            </w:r>
          </w:p>
        </w:tc>
      </w:tr>
      <w:tr w:rsidR="00C14565" w:rsidRPr="000D3FE0" w14:paraId="16EA442F" w14:textId="77777777" w:rsidTr="797C4670">
        <w:trPr>
          <w:trHeight w:val="300"/>
        </w:trPr>
        <w:tc>
          <w:tcPr>
            <w:tcW w:w="133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55556A1" w14:textId="77777777" w:rsidR="007D5595" w:rsidRPr="000D3FE0" w:rsidRDefault="007D5595" w:rsidP="00C14565">
            <w:pPr>
              <w:jc w:val="center"/>
              <w:rPr>
                <w:rFonts w:ascii="Arial" w:eastAsia="仿宋_GB2312" w:hAnsi="Arial" w:cs="Arial"/>
                <w:sz w:val="18"/>
                <w:szCs w:val="18"/>
              </w:rPr>
            </w:pPr>
            <w:r w:rsidRPr="000D3FE0">
              <w:rPr>
                <w:rFonts w:ascii="Arial" w:eastAsia="仿宋_GB2312" w:hAnsi="Arial" w:cs="Arial"/>
                <w:sz w:val="18"/>
                <w:szCs w:val="18"/>
              </w:rPr>
              <w:lastRenderedPageBreak/>
              <w:t>N-(((5R,8S,11S,14S,17S,20R)-20-((S)-5-(tert-butoxy)-4-((tert-butoxycarbonyl)amino)-5-oxopentanamido)-8,14-bis((R)-1-(tert-butoxy)eth yl)-11-methyl-7,10,13,16,19-pentaoxo-17-(2-oxo-2-(tritylamino)ethyl)-1,3-dithia-6,9,12,15,18-pentaazacyclohenicosane-5-cabonyl)-L-alanyl)-O-(tert-butyl)-L-threonylglycine</w:t>
            </w:r>
          </w:p>
        </w:tc>
        <w:tc>
          <w:tcPr>
            <w:tcW w:w="39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65E95E9D" w14:textId="77777777" w:rsidR="007D5595" w:rsidRPr="000D3FE0" w:rsidRDefault="007D5595" w:rsidP="00C14565">
            <w:pPr>
              <w:jc w:val="center"/>
              <w:rPr>
                <w:rFonts w:ascii="Arial" w:eastAsia="仿宋_GB2312" w:hAnsi="Arial" w:cs="Arial"/>
                <w:sz w:val="18"/>
                <w:szCs w:val="18"/>
              </w:rPr>
            </w:pPr>
            <w:r w:rsidRPr="000D3FE0">
              <w:rPr>
                <w:rFonts w:ascii="Arial" w:eastAsia="仿宋_GB2312" w:hAnsi="Arial" w:cs="Arial"/>
                <w:sz w:val="18"/>
                <w:szCs w:val="18"/>
              </w:rPr>
              <w:t>CP004646</w:t>
            </w:r>
          </w:p>
        </w:tc>
        <w:tc>
          <w:tcPr>
            <w:tcW w:w="33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44DF9E40"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ZJ008531</w:t>
            </w:r>
          </w:p>
        </w:tc>
        <w:tc>
          <w:tcPr>
            <w:tcW w:w="58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1C6E8B2" w14:textId="77777777" w:rsidR="007D5595" w:rsidRPr="000D3FE0" w:rsidRDefault="007D5595" w:rsidP="00C14565">
            <w:pPr>
              <w:jc w:val="center"/>
              <w:rPr>
                <w:rFonts w:ascii="Arial" w:hAnsi="Arial" w:cs="Arial"/>
                <w:sz w:val="18"/>
                <w:szCs w:val="18"/>
              </w:rPr>
            </w:pPr>
            <w:r w:rsidRPr="000D3FE0">
              <w:rPr>
                <w:rFonts w:ascii="Arial" w:eastAsia="仿宋_GB2312" w:hAnsi="Arial" w:cs="Arial"/>
                <w:sz w:val="18"/>
                <w:szCs w:val="18"/>
              </w:rPr>
              <w:t>SP-140021-03 (current version)</w:t>
            </w:r>
          </w:p>
        </w:tc>
        <w:tc>
          <w:tcPr>
            <w:tcW w:w="460"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56D9E0A2" w14:textId="77777777" w:rsidR="007D5595" w:rsidRPr="000D3FE0" w:rsidRDefault="007D5595" w:rsidP="00C14565">
            <w:pPr>
              <w:jc w:val="center"/>
              <w:rPr>
                <w:rFonts w:ascii="Arial" w:eastAsia="仿宋_GB2312" w:hAnsi="Arial" w:cs="Arial"/>
                <w:sz w:val="18"/>
                <w:szCs w:val="18"/>
              </w:rPr>
            </w:pPr>
            <w:r w:rsidRPr="000D3FE0">
              <w:rPr>
                <w:rFonts w:ascii="Arial" w:eastAsia="仿宋_GB2312" w:hAnsi="Arial" w:cs="Arial"/>
                <w:sz w:val="18"/>
                <w:szCs w:val="18"/>
              </w:rPr>
              <w:t>SP-140021-04(current version)</w:t>
            </w:r>
          </w:p>
        </w:tc>
        <w:tc>
          <w:tcPr>
            <w:tcW w:w="387"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7F8B9D3C"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346"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2A1C06B3" w14:textId="77777777" w:rsidR="007D5595" w:rsidRPr="000D3FE0" w:rsidRDefault="007D5595" w:rsidP="00C14565">
            <w:pPr>
              <w:jc w:val="center"/>
              <w:rPr>
                <w:rFonts w:ascii="Arial" w:hAnsi="Arial" w:cs="Arial"/>
                <w:sz w:val="18"/>
                <w:szCs w:val="18"/>
              </w:rPr>
            </w:pPr>
            <w:r w:rsidRPr="000D3FE0">
              <w:rPr>
                <w:rFonts w:ascii="Arial" w:hAnsi="Arial" w:cs="Arial"/>
                <w:sz w:val="18"/>
                <w:szCs w:val="18"/>
              </w:rPr>
              <w:t>QAA03550</w:t>
            </w:r>
          </w:p>
        </w:tc>
        <w:tc>
          <w:tcPr>
            <w:tcW w:w="116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p w14:paraId="1039DD44" w14:textId="77777777" w:rsidR="007D5595" w:rsidRPr="000D3FE0" w:rsidRDefault="007D5595" w:rsidP="00C14565">
            <w:pPr>
              <w:jc w:val="both"/>
              <w:rPr>
                <w:rFonts w:ascii="Arial" w:hAnsi="Arial" w:cs="Arial"/>
                <w:sz w:val="18"/>
                <w:szCs w:val="18"/>
              </w:rPr>
            </w:pPr>
            <w:r w:rsidRPr="000D3FE0">
              <w:rPr>
                <w:rFonts w:ascii="Arial" w:hAnsi="Arial" w:cs="Arial"/>
                <w:sz w:val="18"/>
                <w:szCs w:val="18"/>
              </w:rPr>
              <w:t>Differentiated control shall be implemented for seeding material and corresponding bulk materials, with dedicated independent material codes assigned for seeding crystal to achieve distinction. For detailed control requirements, refer to seeding material control procedure for LSN4182928/ASYM-140021 (Doc. No. Memo-140021030302.01).</w:t>
            </w:r>
          </w:p>
        </w:tc>
      </w:tr>
    </w:tbl>
    <w:p w14:paraId="72087D2C" w14:textId="5B3A5469" w:rsidR="001C0CB0" w:rsidRPr="000D3FE0" w:rsidRDefault="00CB1E8A" w:rsidP="1F55AB29">
      <w:pPr>
        <w:spacing w:before="100" w:beforeAutospacing="1" w:after="100" w:afterAutospacing="1" w:line="360" w:lineRule="auto"/>
        <w:jc w:val="both"/>
        <w:rPr>
          <w:rFonts w:ascii="Arial" w:hAnsi="Arial" w:cs="Arial"/>
          <w:sz w:val="21"/>
          <w:szCs w:val="21"/>
        </w:rPr>
        <w:sectPr w:rsidR="001C0CB0" w:rsidRPr="000D3FE0" w:rsidSect="001C0CB0">
          <w:headerReference w:type="default" r:id="rId22"/>
          <w:pgSz w:w="15840" w:h="12240" w:orient="landscape"/>
          <w:pgMar w:top="1800" w:right="1440" w:bottom="1800" w:left="1440" w:header="890" w:footer="720" w:gutter="0"/>
          <w:cols w:space="720"/>
          <w:docGrid w:linePitch="360"/>
        </w:sectPr>
      </w:pPr>
      <w:r w:rsidRPr="1F55AB29">
        <w:rPr>
          <w:rFonts w:ascii="Arial" w:hAnsi="Arial" w:cs="Arial"/>
          <w:b/>
          <w:bCs/>
          <w:sz w:val="21"/>
          <w:szCs w:val="21"/>
        </w:rPr>
        <w:t>Conclusion:</w:t>
      </w:r>
      <w:r w:rsidRPr="1F55AB29">
        <w:rPr>
          <w:rFonts w:ascii="Arial" w:hAnsi="Arial" w:cs="Arial"/>
          <w:sz w:val="21"/>
          <w:szCs w:val="21"/>
        </w:rPr>
        <w:t xml:space="preserve"> All amino acid specifications have been converted into independent specification documents according to the change Change-TJ420260080.01. This update only adjusts the testing items, acceptable criteria, and test methods for amino acids to </w:t>
      </w:r>
      <w:commentRangeStart w:id="376"/>
      <w:commentRangeStart w:id="377"/>
      <w:r w:rsidRPr="1F55AB29">
        <w:rPr>
          <w:rFonts w:ascii="Arial" w:hAnsi="Arial" w:cs="Arial"/>
          <w:sz w:val="21"/>
          <w:szCs w:val="21"/>
        </w:rPr>
        <w:t xml:space="preserve">index independent specification documents. </w:t>
      </w:r>
      <w:ins w:id="378" w:author="Yachao Liu11087" w:date="2026-09-10T07:26:00Z">
        <w:r w:rsidR="056A14E5" w:rsidRPr="1F55AB29">
          <w:rPr>
            <w:rFonts w:ascii="Arial" w:hAnsi="Arial" w:cs="Arial"/>
            <w:sz w:val="21"/>
            <w:szCs w:val="21"/>
          </w:rPr>
          <w:t xml:space="preserve">This change also includes updates to the seeding material; differentiated controls have been implemented for seeding material and corresponding bulk materials, with dedicated independent material codes assigned for seeding crystal to achieve distinction. </w:t>
        </w:r>
      </w:ins>
      <w:r w:rsidRPr="1F55AB29">
        <w:rPr>
          <w:rFonts w:ascii="Arial" w:hAnsi="Arial" w:cs="Arial"/>
          <w:sz w:val="21"/>
          <w:szCs w:val="21"/>
        </w:rPr>
        <w:t>Therefore, this change has no impact on product quality.</w:t>
      </w:r>
      <w:r w:rsidR="62556290" w:rsidRPr="1F55AB29">
        <w:rPr>
          <w:rFonts w:ascii="Arial" w:hAnsi="Arial" w:cs="Arial"/>
          <w:sz w:val="21"/>
          <w:szCs w:val="21"/>
        </w:rPr>
        <w:t xml:space="preserve"> </w:t>
      </w:r>
      <w:r w:rsidRPr="1F55AB29">
        <w:rPr>
          <w:rFonts w:ascii="Arial" w:hAnsi="Arial" w:cs="Arial"/>
          <w:sz w:val="21"/>
          <w:szCs w:val="21"/>
        </w:rPr>
        <w:t>Above all, this GAP do not affect the product quality.</w:t>
      </w:r>
      <w:commentRangeEnd w:id="376"/>
      <w:r w:rsidR="00A87071" w:rsidRPr="000D3FE0">
        <w:rPr>
          <w:rStyle w:val="a4"/>
          <w:rFonts w:ascii="Arial" w:hAnsi="Arial" w:cs="Arial"/>
        </w:rPr>
        <w:commentReference w:id="376"/>
      </w:r>
      <w:commentRangeEnd w:id="377"/>
      <w:r>
        <w:rPr>
          <w:rStyle w:val="a4"/>
        </w:rPr>
        <w:commentReference w:id="377"/>
      </w:r>
    </w:p>
    <w:p w14:paraId="79A74D97" w14:textId="0281EEBC" w:rsidR="00667237" w:rsidRPr="00B055F4" w:rsidRDefault="009B3189">
      <w:pPr>
        <w:pStyle w:val="3"/>
        <w:spacing w:before="0" w:after="0" w:line="360" w:lineRule="auto"/>
        <w:rPr>
          <w:rFonts w:ascii="Arial" w:hAnsi="Arial" w:cs="Arial"/>
          <w:sz w:val="21"/>
          <w:szCs w:val="21"/>
          <w:rPrChange w:id="379" w:author="Jie Wang5909" w:date="2026-10-13T15:19:00Z">
            <w:rPr>
              <w:rFonts w:ascii="Arial" w:eastAsia="Times New Roman" w:hAnsi="Arial" w:cs="Arial"/>
              <w:sz w:val="21"/>
              <w:szCs w:val="21"/>
            </w:rPr>
          </w:rPrChange>
        </w:rPr>
        <w:pPrChange w:id="380" w:author="Jie Wang5909" w:date="2026-10-13T15:19:00Z">
          <w:pPr>
            <w:pStyle w:val="2"/>
            <w:spacing w:beforeLines="10" w:before="24" w:afterLines="10" w:after="24" w:line="360" w:lineRule="auto"/>
            <w:contextualSpacing/>
          </w:pPr>
        </w:pPrChange>
      </w:pPr>
      <w:bookmarkStart w:id="381" w:name="_Toc243079869"/>
      <w:r w:rsidRPr="00B055F4">
        <w:rPr>
          <w:rFonts w:ascii="Arial" w:hAnsi="Arial" w:cs="Arial"/>
          <w:sz w:val="21"/>
          <w:szCs w:val="21"/>
          <w:rPrChange w:id="382" w:author="Jie Wang5909" w:date="2026-10-13T15:19:00Z">
            <w:rPr>
              <w:rFonts w:ascii="Arial" w:eastAsia="Times New Roman" w:hAnsi="Arial" w:cs="Arial"/>
              <w:sz w:val="21"/>
              <w:szCs w:val="21"/>
            </w:rPr>
          </w:rPrChange>
        </w:rPr>
        <w:lastRenderedPageBreak/>
        <w:t>3.4.2</w:t>
      </w:r>
      <w:r w:rsidR="005A4DDF" w:rsidRPr="00B055F4">
        <w:rPr>
          <w:rFonts w:ascii="Arial" w:hAnsi="Arial" w:cs="Arial"/>
          <w:sz w:val="21"/>
          <w:szCs w:val="21"/>
          <w:rPrChange w:id="383" w:author="Jie Wang5909" w:date="2026-10-13T15:19:00Z">
            <w:rPr>
              <w:rFonts w:ascii="Arial" w:eastAsia="Times New Roman" w:hAnsi="Arial" w:cs="Arial"/>
              <w:sz w:val="21"/>
              <w:szCs w:val="21"/>
            </w:rPr>
          </w:rPrChange>
        </w:rPr>
        <w:t xml:space="preserve"> </w:t>
      </w:r>
      <w:proofErr w:type="gramStart"/>
      <w:r w:rsidR="005A4DDF" w:rsidRPr="00B055F4">
        <w:rPr>
          <w:rFonts w:ascii="Arial" w:hAnsi="Arial" w:cs="Arial"/>
          <w:sz w:val="21"/>
          <w:szCs w:val="21"/>
          <w:rPrChange w:id="384" w:author="Jie Wang5909" w:date="2026-10-13T15:19:00Z">
            <w:rPr>
              <w:rFonts w:ascii="Arial" w:eastAsia="Times New Roman" w:hAnsi="Arial" w:cs="Arial"/>
              <w:sz w:val="21"/>
              <w:szCs w:val="21"/>
            </w:rPr>
          </w:rPrChange>
        </w:rPr>
        <w:t>In-</w:t>
      </w:r>
      <w:proofErr w:type="gramEnd"/>
      <w:r w:rsidR="005A4DDF" w:rsidRPr="00B055F4">
        <w:rPr>
          <w:rFonts w:ascii="Arial" w:hAnsi="Arial" w:cs="Arial"/>
          <w:sz w:val="21"/>
          <w:szCs w:val="21"/>
          <w:rPrChange w:id="385" w:author="Jie Wang5909" w:date="2026-10-13T15:19:00Z">
            <w:rPr>
              <w:rFonts w:ascii="Arial" w:eastAsia="Times New Roman" w:hAnsi="Arial" w:cs="Arial"/>
              <w:sz w:val="21"/>
              <w:szCs w:val="21"/>
            </w:rPr>
          </w:rPrChange>
        </w:rPr>
        <w:t>Process Control (IPC) Items and Methods</w:t>
      </w:r>
      <w:bookmarkEnd w:id="381"/>
      <w:r w:rsidR="005A4DDF" w:rsidRPr="00B055F4">
        <w:rPr>
          <w:rFonts w:ascii="Arial" w:hAnsi="Arial" w:cs="Arial"/>
          <w:sz w:val="21"/>
          <w:szCs w:val="21"/>
          <w:rPrChange w:id="386" w:author="Jie Wang5909" w:date="2026-10-13T15:19:00Z">
            <w:rPr>
              <w:rFonts w:ascii="Arial" w:eastAsia="Times New Roman" w:hAnsi="Arial" w:cs="Arial"/>
              <w:sz w:val="21"/>
              <w:szCs w:val="21"/>
            </w:rPr>
          </w:rPrChange>
        </w:rPr>
        <w:t> </w:t>
      </w:r>
    </w:p>
    <w:p w14:paraId="4C64E7D6" w14:textId="042C1E5D" w:rsidR="009B3189" w:rsidRPr="000D3FE0" w:rsidRDefault="00667237" w:rsidP="00980C14">
      <w:pPr>
        <w:spacing w:beforeLines="50" w:before="120" w:afterLines="50" w:after="120" w:line="360" w:lineRule="auto"/>
        <w:contextualSpacing/>
        <w:jc w:val="both"/>
        <w:rPr>
          <w:rFonts w:ascii="Arial" w:hAnsi="Arial" w:cs="Arial"/>
          <w:b/>
          <w:sz w:val="21"/>
          <w:szCs w:val="21"/>
        </w:rPr>
      </w:pPr>
      <w:proofErr w:type="gramStart"/>
      <w:r w:rsidRPr="000D3FE0">
        <w:rPr>
          <w:rFonts w:ascii="Arial" w:hAnsi="Arial" w:cs="Arial"/>
          <w:b/>
          <w:sz w:val="21"/>
          <w:szCs w:val="21"/>
        </w:rPr>
        <w:t>a</w:t>
      </w:r>
      <w:proofErr w:type="gramEnd"/>
      <w:r w:rsidRPr="000D3FE0">
        <w:rPr>
          <w:rFonts w:ascii="Arial" w:hAnsi="Arial" w:cs="Arial"/>
          <w:b/>
          <w:sz w:val="21"/>
          <w:szCs w:val="21"/>
        </w:rPr>
        <w:t xml:space="preserve">). The In-Process Control (IPC) Items </w:t>
      </w:r>
      <w:r w:rsidR="002C7826" w:rsidRPr="000D3FE0">
        <w:rPr>
          <w:rFonts w:ascii="Arial" w:hAnsi="Arial" w:cs="Arial"/>
          <w:b/>
          <w:sz w:val="21"/>
          <w:szCs w:val="21"/>
        </w:rPr>
        <w:t>for step 1 SPPS in</w:t>
      </w:r>
      <w:r w:rsidR="0023403C" w:rsidRPr="000D3FE0">
        <w:rPr>
          <w:rFonts w:ascii="Arial" w:hAnsi="Arial" w:cs="Arial"/>
          <w:b/>
          <w:sz w:val="21"/>
          <w:szCs w:val="21"/>
        </w:rPr>
        <w:t xml:space="preserve"> LSN418292</w:t>
      </w:r>
      <w:r w:rsidR="00A87071" w:rsidRPr="000D3FE0">
        <w:rPr>
          <w:rFonts w:ascii="Arial" w:hAnsi="Arial" w:cs="Arial"/>
          <w:b/>
          <w:sz w:val="21"/>
          <w:szCs w:val="21"/>
        </w:rPr>
        <w:t>8</w:t>
      </w:r>
      <w:r w:rsidR="0023403C" w:rsidRPr="000D3FE0">
        <w:rPr>
          <w:rFonts w:ascii="Arial" w:hAnsi="Arial" w:cs="Arial"/>
          <w:b/>
          <w:sz w:val="21"/>
          <w:szCs w:val="21"/>
        </w:rPr>
        <w:t xml:space="preserve"> / ASYM-14002</w:t>
      </w:r>
      <w:r w:rsidR="00A87071" w:rsidRPr="000D3FE0">
        <w:rPr>
          <w:rFonts w:ascii="Arial" w:hAnsi="Arial" w:cs="Arial"/>
          <w:b/>
          <w:sz w:val="21"/>
          <w:szCs w:val="21"/>
        </w:rPr>
        <w:t>1</w:t>
      </w:r>
    </w:p>
    <w:p w14:paraId="0D460FE9" w14:textId="774A11C7" w:rsidR="005A4DDF" w:rsidRDefault="005A4DDF" w:rsidP="00B35322">
      <w:pPr>
        <w:spacing w:beforeLines="50" w:before="120" w:afterLines="50" w:after="120" w:line="360" w:lineRule="auto"/>
        <w:contextualSpacing/>
        <w:jc w:val="both"/>
        <w:rPr>
          <w:ins w:id="387" w:author="Jie Wang5909" w:date="2026-10-13T13:46:00Z"/>
          <w:rFonts w:ascii="Arial" w:hAnsi="Arial" w:cs="Arial"/>
          <w:sz w:val="21"/>
          <w:szCs w:val="21"/>
        </w:rPr>
      </w:pPr>
      <w:r w:rsidRPr="000D3FE0">
        <w:rPr>
          <w:rFonts w:ascii="Arial" w:hAnsi="Arial" w:cs="Arial"/>
          <w:sz w:val="21"/>
          <w:szCs w:val="21"/>
        </w:rPr>
        <w:t xml:space="preserve">The comparison of IPC items and analytical methods between </w:t>
      </w:r>
      <w:r w:rsidR="00D4728A" w:rsidRPr="000D3FE0">
        <w:rPr>
          <w:rFonts w:ascii="Arial" w:hAnsi="Arial" w:cs="Arial"/>
          <w:sz w:val="21"/>
          <w:szCs w:val="21"/>
        </w:rPr>
        <w:t>the Full Scale non-saleable batch</w:t>
      </w:r>
      <w:r w:rsidRPr="000D3FE0">
        <w:rPr>
          <w:rFonts w:ascii="Arial" w:hAnsi="Arial" w:cs="Arial"/>
          <w:sz w:val="21"/>
          <w:szCs w:val="21"/>
        </w:rPr>
        <w:t xml:space="preserve"> an</w:t>
      </w:r>
      <w:r w:rsidR="00B35322" w:rsidRPr="000D3FE0">
        <w:rPr>
          <w:rFonts w:ascii="Arial" w:hAnsi="Arial" w:cs="Arial"/>
          <w:sz w:val="21"/>
          <w:szCs w:val="21"/>
        </w:rPr>
        <w:t>d PPQ campaign is shown below. </w:t>
      </w:r>
    </w:p>
    <w:p w14:paraId="6F98EBDD" w14:textId="68631724" w:rsidR="008659F9" w:rsidRPr="008659F9" w:rsidRDefault="008659F9">
      <w:pPr>
        <w:rPr>
          <w:rFonts w:ascii="Arial" w:eastAsia="Times New Roman" w:hAnsi="Arial" w:cs="Arial"/>
          <w:b/>
          <w:bCs/>
          <w:sz w:val="21"/>
          <w:szCs w:val="21"/>
          <w:rPrChange w:id="388" w:author="Jie Wang5909" w:date="2026-10-13T13:47:00Z">
            <w:rPr>
              <w:rFonts w:ascii="Arial" w:hAnsi="Arial" w:cs="Arial"/>
              <w:sz w:val="21"/>
              <w:szCs w:val="21"/>
            </w:rPr>
          </w:rPrChange>
        </w:rPr>
        <w:pPrChange w:id="389" w:author="Jie Wang5909" w:date="2026-10-13T13:46:00Z">
          <w:pPr>
            <w:spacing w:beforeLines="50" w:before="120" w:afterLines="50" w:after="120" w:line="360" w:lineRule="auto"/>
            <w:contextualSpacing/>
            <w:jc w:val="both"/>
          </w:pPr>
        </w:pPrChange>
      </w:pPr>
      <w:ins w:id="390" w:author="Jie Wang5909" w:date="2026-10-13T13:46:00Z">
        <w:r>
          <w:rPr>
            <w:rFonts w:ascii="Arial" w:eastAsia="Times New Roman" w:hAnsi="Arial" w:cs="Arial"/>
            <w:b/>
            <w:bCs/>
            <w:sz w:val="21"/>
            <w:szCs w:val="21"/>
          </w:rPr>
          <w:t>Table 7: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ins>
      <w:ins w:id="391" w:author="Jie Wang5909" w:date="2026-10-13T13:47:00Z">
        <w:r>
          <w:rPr>
            <w:rFonts w:ascii="Arial" w:eastAsia="Times New Roman" w:hAnsi="Arial" w:cs="Arial"/>
            <w:b/>
            <w:bCs/>
            <w:sz w:val="21"/>
            <w:szCs w:val="21"/>
          </w:rPr>
          <w:t>Step</w:t>
        </w:r>
      </w:ins>
      <w:ins w:id="392" w:author="Jie Wang5909" w:date="2026-10-13T13:48:00Z">
        <w:r>
          <w:rPr>
            <w:rFonts w:ascii="Arial" w:eastAsia="Times New Roman" w:hAnsi="Arial" w:cs="Arial"/>
            <w:b/>
            <w:bCs/>
            <w:sz w:val="21"/>
            <w:szCs w:val="21"/>
          </w:rPr>
          <w:t xml:space="preserve"> 1 SPPS </w:t>
        </w:r>
      </w:ins>
      <w:ins w:id="393" w:author="Jie Wang5909" w:date="2026-10-13T13:46:00Z">
        <w:r>
          <w:rPr>
            <w:rFonts w:ascii="Arial" w:eastAsia="Times New Roman" w:hAnsi="Arial" w:cs="Arial"/>
            <w:b/>
            <w:bCs/>
            <w:sz w:val="21"/>
            <w:szCs w:val="21"/>
          </w:rPr>
          <w:t>IPC</w:t>
        </w:r>
      </w:ins>
      <w:ins w:id="394" w:author="Jie Wang5909" w:date="2026-10-13T13:47:00Z">
        <w:r>
          <w:rPr>
            <w:rFonts w:ascii="Arial" w:eastAsia="Times New Roman" w:hAnsi="Arial" w:cs="Arial"/>
            <w:b/>
            <w:bCs/>
            <w:sz w:val="21"/>
            <w:szCs w:val="21"/>
          </w:rPr>
          <w:t xml:space="preserve"> I</w:t>
        </w:r>
        <w:r w:rsidRPr="008659F9">
          <w:rPr>
            <w:rFonts w:ascii="Arial" w:eastAsia="Times New Roman" w:hAnsi="Arial" w:cs="Arial"/>
            <w:b/>
            <w:bCs/>
            <w:sz w:val="21"/>
            <w:szCs w:val="21"/>
            <w:rPrChange w:id="395" w:author="Jie Wang5909" w:date="2026-10-13T13:47:00Z">
              <w:rPr>
                <w:rFonts w:asciiTheme="minorEastAsia" w:hAnsiTheme="minorEastAsia" w:cs="Arial"/>
                <w:b/>
                <w:bCs/>
                <w:sz w:val="21"/>
                <w:szCs w:val="21"/>
              </w:rPr>
            </w:rPrChange>
          </w:rPr>
          <w:t>tems Gap</w:t>
        </w:r>
      </w:ins>
      <w:ins w:id="396" w:author="Jie Wang5909" w:date="2026-10-13T13:46:00Z">
        <w:r>
          <w:rPr>
            <w:rFonts w:ascii="Arial" w:eastAsia="Times New Roman" w:hAnsi="Arial" w:cs="Arial"/>
            <w:b/>
            <w:bCs/>
            <w:sz w:val="21"/>
            <w:szCs w:val="21"/>
          </w:rPr>
          <w:t xml:space="preserve"> A</w:t>
        </w:r>
        <w:r w:rsidRPr="007D189F">
          <w:rPr>
            <w:rFonts w:ascii="Arial" w:eastAsia="Times New Roman" w:hAnsi="Arial" w:cs="Arial" w:hint="eastAsia"/>
            <w:b/>
            <w:bCs/>
            <w:sz w:val="21"/>
            <w:szCs w:val="21"/>
          </w:rPr>
          <w:t>sse</w:t>
        </w:r>
        <w:r w:rsidRPr="007D189F">
          <w:rPr>
            <w:rFonts w:ascii="Arial" w:eastAsia="Times New Roman" w:hAnsi="Arial" w:cs="Arial"/>
            <w:b/>
            <w:bCs/>
            <w:sz w:val="21"/>
            <w:szCs w:val="21"/>
          </w:rPr>
          <w:t>ssment</w:t>
        </w:r>
      </w:ins>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397" w:author="Jie Wang5909" w:date="2026-10-13T14:00:00Z">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2355"/>
        <w:gridCol w:w="1100"/>
        <w:gridCol w:w="1366"/>
        <w:gridCol w:w="1202"/>
        <w:gridCol w:w="2601"/>
        <w:tblGridChange w:id="398">
          <w:tblGrid>
            <w:gridCol w:w="2354"/>
            <w:gridCol w:w="1101"/>
            <w:gridCol w:w="1366"/>
            <w:gridCol w:w="1202"/>
            <w:gridCol w:w="2601"/>
          </w:tblGrid>
        </w:tblGridChange>
      </w:tblGrid>
      <w:tr w:rsidR="00834580" w:rsidRPr="000D3FE0" w14:paraId="5D2157E0" w14:textId="77777777" w:rsidTr="006A0382">
        <w:trPr>
          <w:trHeight w:val="300"/>
          <w:tblHeader/>
          <w:trPrChange w:id="399" w:author="Jie Wang5909" w:date="2026-10-13T14:00:00Z">
            <w:trPr>
              <w:trHeight w:val="300"/>
              <w:tblHeader/>
            </w:trPr>
          </w:trPrChange>
        </w:trPr>
        <w:tc>
          <w:tcPr>
            <w:tcW w:w="136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400" w:author="Jie Wang5909" w:date="2026-10-13T14:00:00Z">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53DD2367" w14:textId="2459B2CF" w:rsidR="005A4DDF" w:rsidRPr="00C14565" w:rsidRDefault="005A4DDF" w:rsidP="00113543">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Process Step</w:t>
            </w:r>
          </w:p>
        </w:tc>
        <w:tc>
          <w:tcPr>
            <w:tcW w:w="638"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401" w:author="Jie Wang5909" w:date="2026-10-13T14:00:00Z">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65A40460" w14:textId="202D782F" w:rsidR="005A4DDF" w:rsidRPr="00C14565" w:rsidRDefault="005A4DDF" w:rsidP="00113543">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Test Item</w:t>
            </w:r>
          </w:p>
        </w:tc>
        <w:tc>
          <w:tcPr>
            <w:tcW w:w="792"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402" w:author="Jie Wang5909" w:date="2026-10-13T14:00:00Z">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6048CE89" w14:textId="0B685368" w:rsidR="005A4DDF" w:rsidRPr="00C14565" w:rsidRDefault="00AA54E7" w:rsidP="00113543">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Full Scale non-saleable Batch</w:t>
            </w:r>
            <w:r w:rsidR="005A4DDF" w:rsidRPr="00C14565">
              <w:rPr>
                <w:rFonts w:ascii="Arial" w:hAnsi="Arial" w:cs="Arial"/>
                <w:b/>
                <w:color w:val="FFFFFF" w:themeColor="background1"/>
                <w:sz w:val="18"/>
                <w:szCs w:val="18"/>
              </w:rPr>
              <w:t xml:space="preserve"> Criteria</w:t>
            </w:r>
          </w:p>
        </w:tc>
        <w:tc>
          <w:tcPr>
            <w:tcW w:w="697"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403" w:author="Jie Wang5909" w:date="2026-10-13T14:00:00Z">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64283AAE" w14:textId="3C547654" w:rsidR="005A4DDF" w:rsidRPr="00C14565" w:rsidRDefault="005A4DDF" w:rsidP="00113543">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PPQ Campaign Criteria</w:t>
            </w:r>
          </w:p>
        </w:tc>
        <w:tc>
          <w:tcPr>
            <w:tcW w:w="1508"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404" w:author="Jie Wang5909" w:date="2026-10-13T14:00:00Z">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7660080A" w14:textId="71802781" w:rsidR="005A4DDF" w:rsidRPr="00C14565" w:rsidRDefault="005A4DDF" w:rsidP="00113543">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Method Reference</w:t>
            </w:r>
          </w:p>
        </w:tc>
      </w:tr>
      <w:tr w:rsidR="00834580" w:rsidRPr="000D3FE0" w14:paraId="0B2AB110" w14:textId="77777777" w:rsidTr="006A0382">
        <w:trPr>
          <w:trHeight w:val="300"/>
          <w:trPrChange w:id="405" w:author="Jie Wang5909" w:date="2026-10-13T14:00:00Z">
            <w:trPr>
              <w:trHeight w:val="300"/>
            </w:trPr>
          </w:trPrChange>
        </w:trPr>
        <w:tc>
          <w:tcPr>
            <w:tcW w:w="1365" w:type="pct"/>
            <w:tcBorders>
              <w:top w:val="single" w:sz="6" w:space="0" w:color="AAAAAA"/>
              <w:left w:val="single" w:sz="6" w:space="0" w:color="AAAAAA"/>
              <w:bottom w:val="single" w:sz="6" w:space="0" w:color="AAAAAA"/>
              <w:right w:val="single" w:sz="6" w:space="0" w:color="AAAAAA"/>
            </w:tcBorders>
            <w:vAlign w:val="center"/>
            <w:hideMark/>
            <w:tcPrChange w:id="406"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63350A1C" w14:textId="3E5AB507" w:rsidR="00753CFB" w:rsidRPr="000D3FE0" w:rsidRDefault="00FE3529" w:rsidP="00113543">
            <w:pPr>
              <w:spacing w:after="0"/>
              <w:jc w:val="center"/>
              <w:rPr>
                <w:rFonts w:ascii="Arial" w:hAnsi="Arial" w:cs="Arial"/>
                <w:sz w:val="18"/>
                <w:szCs w:val="18"/>
              </w:rPr>
            </w:pPr>
            <w:r w:rsidRPr="000D3FE0">
              <w:rPr>
                <w:rFonts w:ascii="Arial" w:hAnsi="Arial" w:cs="Arial"/>
                <w:sz w:val="18"/>
                <w:szCs w:val="18"/>
              </w:rPr>
              <w:t>Pre-treatment</w:t>
            </w:r>
          </w:p>
        </w:tc>
        <w:tc>
          <w:tcPr>
            <w:tcW w:w="638" w:type="pct"/>
            <w:tcBorders>
              <w:top w:val="single" w:sz="6" w:space="0" w:color="AAAAAA"/>
              <w:left w:val="single" w:sz="6" w:space="0" w:color="AAAAAA"/>
              <w:bottom w:val="single" w:sz="6" w:space="0" w:color="AAAAAA"/>
              <w:right w:val="single" w:sz="6" w:space="0" w:color="AAAAAA"/>
            </w:tcBorders>
            <w:vAlign w:val="center"/>
            <w:hideMark/>
            <w:tcPrChange w:id="407"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04D1B6EE" w14:textId="73125C12" w:rsidR="00753CFB"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KF</w:t>
            </w:r>
          </w:p>
        </w:tc>
        <w:tc>
          <w:tcPr>
            <w:tcW w:w="792" w:type="pct"/>
            <w:tcBorders>
              <w:top w:val="single" w:sz="6" w:space="0" w:color="AAAAAA"/>
              <w:left w:val="single" w:sz="6" w:space="0" w:color="AAAAAA"/>
              <w:bottom w:val="single" w:sz="6" w:space="0" w:color="AAAAAA"/>
              <w:right w:val="single" w:sz="6" w:space="0" w:color="AAAAAA"/>
            </w:tcBorders>
            <w:vAlign w:val="center"/>
            <w:hideMark/>
            <w:tcPrChange w:id="408"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7C638B5E" w14:textId="1C8CB3D5" w:rsidR="00753CFB"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NMT 500 ppm</w:t>
            </w:r>
          </w:p>
        </w:tc>
        <w:tc>
          <w:tcPr>
            <w:tcW w:w="697" w:type="pct"/>
            <w:tcBorders>
              <w:top w:val="single" w:sz="6" w:space="0" w:color="AAAAAA"/>
              <w:left w:val="single" w:sz="6" w:space="0" w:color="AAAAAA"/>
              <w:bottom w:val="single" w:sz="6" w:space="0" w:color="AAAAAA"/>
              <w:right w:val="single" w:sz="6" w:space="0" w:color="AAAAAA"/>
            </w:tcBorders>
            <w:vAlign w:val="center"/>
            <w:hideMark/>
            <w:tcPrChange w:id="409"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11E69D39" w14:textId="5B27900A" w:rsidR="00753CFB"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NMT 500 ppm</w:t>
            </w:r>
          </w:p>
        </w:tc>
        <w:tc>
          <w:tcPr>
            <w:tcW w:w="1508" w:type="pct"/>
            <w:tcBorders>
              <w:top w:val="single" w:sz="6" w:space="0" w:color="AAAAAA"/>
              <w:left w:val="single" w:sz="6" w:space="0" w:color="AAAAAA"/>
              <w:bottom w:val="single" w:sz="6" w:space="0" w:color="AAAAAA"/>
              <w:right w:val="single" w:sz="6" w:space="0" w:color="AAAAAA"/>
            </w:tcBorders>
            <w:vAlign w:val="center"/>
            <w:hideMark/>
            <w:tcPrChange w:id="410"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572A41C9" w14:textId="3C045CAA" w:rsidR="00753CFB" w:rsidRPr="000D3FE0" w:rsidRDefault="00834580" w:rsidP="00113543">
            <w:pPr>
              <w:spacing w:after="0"/>
              <w:jc w:val="center"/>
              <w:rPr>
                <w:rFonts w:ascii="Arial" w:hAnsi="Arial" w:cs="Arial"/>
                <w:sz w:val="18"/>
                <w:szCs w:val="18"/>
              </w:rPr>
            </w:pPr>
            <w:r w:rsidRPr="000D3FE0">
              <w:rPr>
                <w:rFonts w:ascii="Arial" w:hAnsi="Arial" w:cs="Arial"/>
                <w:sz w:val="18"/>
                <w:szCs w:val="18"/>
              </w:rPr>
              <w:t>Method:  from</w:t>
            </w:r>
            <w:r w:rsidR="00753CFB" w:rsidRPr="000D3FE0">
              <w:rPr>
                <w:rFonts w:ascii="Arial" w:hAnsi="Arial" w:cs="Arial"/>
                <w:sz w:val="18"/>
                <w:szCs w:val="18"/>
              </w:rPr>
              <w:t xml:space="preserve"> </w:t>
            </w:r>
            <w:r w:rsidR="00A87071" w:rsidRPr="000D3FE0">
              <w:rPr>
                <w:rFonts w:ascii="Arial" w:eastAsia="宋体" w:hAnsi="Arial" w:cs="Arial"/>
                <w:sz w:val="18"/>
                <w:szCs w:val="18"/>
                <w:lang w:eastAsia="ja-JP"/>
              </w:rPr>
              <w:t>AM-140021-006</w:t>
            </w:r>
            <w:r w:rsidRPr="000D3FE0">
              <w:rPr>
                <w:rFonts w:ascii="Arial" w:eastAsia="宋体" w:hAnsi="Arial" w:cs="Arial"/>
                <w:sz w:val="18"/>
                <w:szCs w:val="18"/>
                <w:lang w:eastAsia="ja-JP"/>
              </w:rPr>
              <w:t xml:space="preserve"> </w:t>
            </w:r>
            <w:ins w:id="411" w:author="Jie Wang5909" w:date="2026-10-13T14:00:00Z">
              <w:r w:rsidR="00FC6550">
                <w:rPr>
                  <w:rFonts w:ascii="Arial" w:eastAsia="宋体" w:hAnsi="Arial" w:cs="Arial"/>
                  <w:sz w:val="18"/>
                  <w:szCs w:val="18"/>
                  <w:lang w:eastAsia="ja-JP"/>
                </w:rPr>
                <w:t xml:space="preserve">to </w:t>
              </w:r>
            </w:ins>
            <w:r w:rsidRPr="000D3FE0">
              <w:rPr>
                <w:rFonts w:ascii="Arial" w:eastAsia="宋体" w:hAnsi="Arial" w:cs="Arial"/>
                <w:sz w:val="18"/>
                <w:szCs w:val="18"/>
                <w:lang w:eastAsia="ja-JP"/>
              </w:rPr>
              <w:t>AM-YL000336-004</w:t>
            </w:r>
          </w:p>
        </w:tc>
      </w:tr>
      <w:tr w:rsidR="00834580" w:rsidRPr="000D3FE0" w14:paraId="0E76E2CD" w14:textId="77777777" w:rsidTr="006A0382">
        <w:trPr>
          <w:trHeight w:val="300"/>
          <w:trPrChange w:id="412" w:author="Jie Wang5909" w:date="2026-10-13T14:00:00Z">
            <w:trPr>
              <w:trHeight w:val="300"/>
            </w:trPr>
          </w:trPrChange>
        </w:trPr>
        <w:tc>
          <w:tcPr>
            <w:tcW w:w="1365" w:type="pct"/>
            <w:tcBorders>
              <w:top w:val="single" w:sz="6" w:space="0" w:color="AAAAAA"/>
              <w:left w:val="single" w:sz="6" w:space="0" w:color="AAAAAA"/>
              <w:bottom w:val="single" w:sz="6" w:space="0" w:color="AAAAAA"/>
              <w:right w:val="single" w:sz="6" w:space="0" w:color="AAAAAA"/>
            </w:tcBorders>
            <w:vAlign w:val="center"/>
            <w:hideMark/>
            <w:tcPrChange w:id="413"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7FD75BA5" w14:textId="23CB35D9" w:rsidR="007D1F60" w:rsidRPr="000D3FE0" w:rsidRDefault="00667237" w:rsidP="00113543">
            <w:pPr>
              <w:spacing w:after="0"/>
              <w:jc w:val="center"/>
              <w:rPr>
                <w:rFonts w:ascii="Arial" w:hAnsi="Arial" w:cs="Arial"/>
                <w:sz w:val="18"/>
                <w:szCs w:val="18"/>
              </w:rPr>
            </w:pPr>
            <w:r w:rsidRPr="000D3FE0">
              <w:rPr>
                <w:rFonts w:ascii="Arial" w:hAnsi="Arial" w:cs="Arial"/>
                <w:sz w:val="18"/>
                <w:szCs w:val="18"/>
              </w:rPr>
              <w:t xml:space="preserve">Amino acid coupling </w:t>
            </w:r>
            <w:r w:rsidR="007D1F60" w:rsidRPr="000D3FE0">
              <w:rPr>
                <w:rFonts w:ascii="Arial" w:hAnsi="Arial" w:cs="Arial"/>
                <w:sz w:val="18"/>
                <w:szCs w:val="18"/>
              </w:rPr>
              <w:t>Completion</w:t>
            </w:r>
            <w:r w:rsidRPr="000D3FE0">
              <w:rPr>
                <w:rFonts w:ascii="Arial" w:hAnsi="Arial" w:cs="Arial"/>
                <w:sz w:val="18"/>
                <w:szCs w:val="18"/>
              </w:rPr>
              <w:t>(AA2~AA</w:t>
            </w:r>
            <w:r w:rsidR="00A87071" w:rsidRPr="000D3FE0">
              <w:rPr>
                <w:rFonts w:ascii="Arial" w:hAnsi="Arial" w:cs="Arial"/>
                <w:sz w:val="18"/>
                <w:szCs w:val="18"/>
              </w:rPr>
              <w:t>10)</w:t>
            </w:r>
          </w:p>
        </w:tc>
        <w:tc>
          <w:tcPr>
            <w:tcW w:w="638" w:type="pct"/>
            <w:tcBorders>
              <w:top w:val="single" w:sz="6" w:space="0" w:color="AAAAAA"/>
              <w:left w:val="single" w:sz="6" w:space="0" w:color="AAAAAA"/>
              <w:bottom w:val="single" w:sz="6" w:space="0" w:color="AAAAAA"/>
              <w:right w:val="single" w:sz="6" w:space="0" w:color="AAAAAA"/>
            </w:tcBorders>
            <w:vAlign w:val="center"/>
            <w:hideMark/>
            <w:tcPrChange w:id="414"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03E3C8EC" w14:textId="45DD86F2" w:rsidR="007D1F60" w:rsidRPr="000D3FE0" w:rsidRDefault="007D1F60" w:rsidP="00113543">
            <w:pPr>
              <w:spacing w:after="0"/>
              <w:jc w:val="center"/>
              <w:rPr>
                <w:rFonts w:ascii="Arial" w:hAnsi="Arial" w:cs="Arial"/>
                <w:sz w:val="18"/>
                <w:szCs w:val="18"/>
              </w:rPr>
            </w:pPr>
            <w:proofErr w:type="spellStart"/>
            <w:r w:rsidRPr="000D3FE0">
              <w:rPr>
                <w:rFonts w:ascii="Arial" w:hAnsi="Arial" w:cs="Arial"/>
                <w:sz w:val="18"/>
                <w:szCs w:val="18"/>
              </w:rPr>
              <w:t>Ninhydrin</w:t>
            </w:r>
            <w:proofErr w:type="spellEnd"/>
            <w:r w:rsidRPr="000D3FE0">
              <w:rPr>
                <w:rFonts w:ascii="Arial" w:hAnsi="Arial" w:cs="Arial"/>
                <w:sz w:val="18"/>
                <w:szCs w:val="18"/>
              </w:rPr>
              <w:t xml:space="preserve"> test</w:t>
            </w:r>
          </w:p>
        </w:tc>
        <w:tc>
          <w:tcPr>
            <w:tcW w:w="792" w:type="pct"/>
            <w:tcBorders>
              <w:top w:val="single" w:sz="6" w:space="0" w:color="AAAAAA"/>
              <w:left w:val="single" w:sz="6" w:space="0" w:color="AAAAAA"/>
              <w:bottom w:val="single" w:sz="6" w:space="0" w:color="AAAAAA"/>
              <w:right w:val="single" w:sz="6" w:space="0" w:color="AAAAAA"/>
            </w:tcBorders>
            <w:vAlign w:val="center"/>
            <w:hideMark/>
            <w:tcPrChange w:id="415"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549FC280" w14:textId="2C584BE6" w:rsidR="007D1F60" w:rsidRPr="000D3FE0" w:rsidRDefault="007D1F60" w:rsidP="00113543">
            <w:pPr>
              <w:spacing w:after="0"/>
              <w:jc w:val="center"/>
              <w:rPr>
                <w:rFonts w:ascii="Arial" w:hAnsi="Arial" w:cs="Arial"/>
                <w:sz w:val="18"/>
                <w:szCs w:val="18"/>
              </w:rPr>
            </w:pPr>
            <w:r w:rsidRPr="000D3FE0">
              <w:rPr>
                <w:rFonts w:ascii="Arial" w:hAnsi="Arial" w:cs="Arial"/>
                <w:sz w:val="18"/>
                <w:szCs w:val="18"/>
              </w:rPr>
              <w:t>Negative</w:t>
            </w:r>
          </w:p>
        </w:tc>
        <w:tc>
          <w:tcPr>
            <w:tcW w:w="697" w:type="pct"/>
            <w:tcBorders>
              <w:top w:val="single" w:sz="6" w:space="0" w:color="AAAAAA"/>
              <w:left w:val="single" w:sz="6" w:space="0" w:color="AAAAAA"/>
              <w:bottom w:val="single" w:sz="6" w:space="0" w:color="AAAAAA"/>
              <w:right w:val="single" w:sz="6" w:space="0" w:color="AAAAAA"/>
            </w:tcBorders>
            <w:vAlign w:val="center"/>
            <w:hideMark/>
            <w:tcPrChange w:id="416"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0FF58E42" w14:textId="74F63C07" w:rsidR="007D1F60" w:rsidRPr="000D3FE0" w:rsidRDefault="007D1F60" w:rsidP="00113543">
            <w:pPr>
              <w:spacing w:after="0"/>
              <w:jc w:val="center"/>
              <w:rPr>
                <w:rFonts w:ascii="Arial" w:hAnsi="Arial" w:cs="Arial"/>
                <w:sz w:val="18"/>
                <w:szCs w:val="18"/>
              </w:rPr>
            </w:pPr>
            <w:r w:rsidRPr="000D3FE0">
              <w:rPr>
                <w:rFonts w:ascii="Arial" w:hAnsi="Arial" w:cs="Arial"/>
                <w:sz w:val="18"/>
                <w:szCs w:val="18"/>
              </w:rPr>
              <w:t>Negative</w:t>
            </w:r>
          </w:p>
        </w:tc>
        <w:tc>
          <w:tcPr>
            <w:tcW w:w="1508" w:type="pct"/>
            <w:tcBorders>
              <w:top w:val="single" w:sz="6" w:space="0" w:color="AAAAAA"/>
              <w:left w:val="single" w:sz="6" w:space="0" w:color="AAAAAA"/>
              <w:bottom w:val="single" w:sz="6" w:space="0" w:color="AAAAAA"/>
              <w:right w:val="single" w:sz="6" w:space="0" w:color="AAAAAA"/>
            </w:tcBorders>
            <w:vAlign w:val="center"/>
            <w:hideMark/>
            <w:tcPrChange w:id="417"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hideMark/>
              </w:tcPr>
            </w:tcPrChange>
          </w:tcPr>
          <w:p w14:paraId="5A5F20B7" w14:textId="24D40994" w:rsidR="007D1F60" w:rsidRPr="000D3FE0" w:rsidRDefault="00834580" w:rsidP="3BADD681">
            <w:pPr>
              <w:spacing w:after="0"/>
              <w:jc w:val="center"/>
              <w:rPr>
                <w:rFonts w:ascii="Arial" w:eastAsia="宋体" w:hAnsi="Arial" w:cs="Arial"/>
                <w:sz w:val="18"/>
                <w:szCs w:val="18"/>
                <w:lang w:eastAsia="ja-JP"/>
              </w:rPr>
            </w:pPr>
            <w:r w:rsidRPr="3BADD681">
              <w:rPr>
                <w:rFonts w:ascii="Arial" w:eastAsia="宋体" w:hAnsi="Arial" w:cs="Arial"/>
                <w:sz w:val="18"/>
                <w:szCs w:val="18"/>
                <w:lang w:eastAsia="ja-JP"/>
              </w:rPr>
              <w:t xml:space="preserve">Establish a dedicated </w:t>
            </w:r>
            <w:ins w:id="418" w:author="Yachao Liu11087" w:date="2026-09-10T12:36:00Z">
              <w:r w:rsidR="570AF0B1" w:rsidRPr="3BADD681">
                <w:rPr>
                  <w:rFonts w:ascii="Arial" w:eastAsia="Arial" w:hAnsi="Arial" w:cs="Arial"/>
                  <w:sz w:val="18"/>
                  <w:szCs w:val="18"/>
                </w:rPr>
                <w:t xml:space="preserve">bromophenol blue method </w:t>
              </w:r>
            </w:ins>
            <w:proofErr w:type="spellStart"/>
            <w:r w:rsidRPr="3BADD681">
              <w:rPr>
                <w:rFonts w:ascii="Arial" w:eastAsia="宋体" w:hAnsi="Arial" w:cs="Arial"/>
                <w:sz w:val="18"/>
                <w:szCs w:val="18"/>
                <w:lang w:eastAsia="ja-JP"/>
              </w:rPr>
              <w:t>method</w:t>
            </w:r>
            <w:proofErr w:type="spellEnd"/>
            <w:r w:rsidRPr="3BADD681">
              <w:rPr>
                <w:rFonts w:ascii="Arial" w:eastAsia="宋体" w:hAnsi="Arial" w:cs="Arial"/>
                <w:sz w:val="18"/>
                <w:szCs w:val="18"/>
                <w:lang w:eastAsia="ja-JP"/>
              </w:rPr>
              <w:t xml:space="preserve"> for PPQ batch</w:t>
            </w:r>
            <w:r w:rsidR="00B35322" w:rsidRPr="3BADD681">
              <w:rPr>
                <w:rFonts w:ascii="Arial" w:eastAsia="宋体" w:hAnsi="Arial" w:cs="Arial"/>
                <w:sz w:val="18"/>
                <w:szCs w:val="18"/>
                <w:lang w:eastAsia="ja-JP"/>
              </w:rPr>
              <w:t xml:space="preserve">: </w:t>
            </w:r>
            <w:r w:rsidR="00A87071" w:rsidRPr="3BADD681">
              <w:rPr>
                <w:rFonts w:ascii="Arial" w:eastAsia="宋体" w:hAnsi="Arial" w:cs="Arial"/>
                <w:sz w:val="18"/>
                <w:szCs w:val="18"/>
                <w:lang w:eastAsia="ja-JP"/>
              </w:rPr>
              <w:t>AM-140021-043</w:t>
            </w:r>
          </w:p>
        </w:tc>
      </w:tr>
      <w:tr w:rsidR="00834580" w:rsidRPr="000D3FE0" w14:paraId="56CDDB6D" w14:textId="77777777" w:rsidTr="006A0382">
        <w:trPr>
          <w:trHeight w:val="300"/>
          <w:trPrChange w:id="419" w:author="Jie Wang5909" w:date="2026-10-13T14:00:00Z">
            <w:trPr>
              <w:trHeight w:val="300"/>
            </w:trPr>
          </w:trPrChange>
        </w:trPr>
        <w:tc>
          <w:tcPr>
            <w:tcW w:w="1365" w:type="pct"/>
            <w:tcBorders>
              <w:top w:val="single" w:sz="6" w:space="0" w:color="AAAAAA"/>
              <w:left w:val="single" w:sz="6" w:space="0" w:color="AAAAAA"/>
              <w:bottom w:val="single" w:sz="6" w:space="0" w:color="AAAAAA"/>
              <w:right w:val="single" w:sz="6" w:space="0" w:color="AAAAAA"/>
            </w:tcBorders>
            <w:vAlign w:val="center"/>
            <w:tcPrChange w:id="420"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01E78F8B" w14:textId="524604A1"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ASYM-140850 in post oxidation washing</w:t>
            </w:r>
          </w:p>
        </w:tc>
        <w:tc>
          <w:tcPr>
            <w:tcW w:w="638" w:type="pct"/>
            <w:tcBorders>
              <w:top w:val="single" w:sz="6" w:space="0" w:color="AAAAAA"/>
              <w:left w:val="single" w:sz="6" w:space="0" w:color="AAAAAA"/>
              <w:bottom w:val="single" w:sz="6" w:space="0" w:color="AAAAAA"/>
              <w:right w:val="single" w:sz="6" w:space="0" w:color="AAAAAA"/>
            </w:tcBorders>
            <w:vAlign w:val="center"/>
            <w:tcPrChange w:id="421"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2B7A7C66" w14:textId="43CF1B4E"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ASYM-140850</w:t>
            </w:r>
          </w:p>
        </w:tc>
        <w:tc>
          <w:tcPr>
            <w:tcW w:w="792" w:type="pct"/>
            <w:tcBorders>
              <w:top w:val="single" w:sz="6" w:space="0" w:color="AAAAAA"/>
              <w:left w:val="single" w:sz="6" w:space="0" w:color="AAAAAA"/>
              <w:bottom w:val="single" w:sz="6" w:space="0" w:color="AAAAAA"/>
              <w:right w:val="single" w:sz="6" w:space="0" w:color="AAAAAA"/>
            </w:tcBorders>
            <w:vAlign w:val="center"/>
            <w:tcPrChange w:id="422"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150311AD" w14:textId="53BF0002"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≤0.5%</w:t>
            </w:r>
          </w:p>
        </w:tc>
        <w:tc>
          <w:tcPr>
            <w:tcW w:w="697" w:type="pct"/>
            <w:tcBorders>
              <w:top w:val="single" w:sz="6" w:space="0" w:color="AAAAAA"/>
              <w:left w:val="single" w:sz="6" w:space="0" w:color="AAAAAA"/>
              <w:bottom w:val="single" w:sz="6" w:space="0" w:color="AAAAAA"/>
              <w:right w:val="single" w:sz="6" w:space="0" w:color="AAAAAA"/>
            </w:tcBorders>
            <w:vAlign w:val="center"/>
            <w:tcPrChange w:id="423"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31C9E24E" w14:textId="50E9214F"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≤0.5%</w:t>
            </w:r>
          </w:p>
        </w:tc>
        <w:tc>
          <w:tcPr>
            <w:tcW w:w="1508" w:type="pct"/>
            <w:tcBorders>
              <w:top w:val="single" w:sz="6" w:space="0" w:color="AAAAAA"/>
              <w:left w:val="single" w:sz="6" w:space="0" w:color="AAAAAA"/>
              <w:bottom w:val="single" w:sz="6" w:space="0" w:color="AAAAAA"/>
              <w:right w:val="single" w:sz="6" w:space="0" w:color="AAAAAA"/>
            </w:tcBorders>
            <w:vAlign w:val="center"/>
            <w:tcPrChange w:id="424"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3AEDAE51" w14:textId="26486701" w:rsidR="00C831FA" w:rsidRPr="000D3FE0" w:rsidRDefault="00C831FA" w:rsidP="00113543">
            <w:pPr>
              <w:spacing w:after="0"/>
              <w:jc w:val="center"/>
              <w:rPr>
                <w:rFonts w:ascii="Arial" w:hAnsi="Arial" w:cs="Arial"/>
                <w:sz w:val="18"/>
                <w:szCs w:val="18"/>
              </w:rPr>
            </w:pPr>
            <w:r w:rsidRPr="000D3FE0">
              <w:rPr>
                <w:rFonts w:ascii="Arial" w:hAnsi="Arial" w:cs="Arial"/>
                <w:sz w:val="18"/>
                <w:szCs w:val="18"/>
              </w:rPr>
              <w:t>No Gap.</w:t>
            </w:r>
          </w:p>
          <w:p w14:paraId="28FB969D" w14:textId="1FF88B9E"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AM-140021-011</w:t>
            </w:r>
          </w:p>
        </w:tc>
      </w:tr>
      <w:tr w:rsidR="00834580" w:rsidRPr="000D3FE0" w14:paraId="17AC24F7" w14:textId="77777777" w:rsidTr="006A0382">
        <w:trPr>
          <w:trHeight w:val="300"/>
          <w:trPrChange w:id="425" w:author="Jie Wang5909" w:date="2026-10-13T14:00:00Z">
            <w:trPr>
              <w:trHeight w:val="300"/>
            </w:trPr>
          </w:trPrChange>
        </w:trPr>
        <w:tc>
          <w:tcPr>
            <w:tcW w:w="1365" w:type="pct"/>
            <w:tcBorders>
              <w:top w:val="single" w:sz="6" w:space="0" w:color="AAAAAA"/>
              <w:left w:val="single" w:sz="6" w:space="0" w:color="AAAAAA"/>
              <w:bottom w:val="single" w:sz="6" w:space="0" w:color="AAAAAA"/>
              <w:right w:val="single" w:sz="6" w:space="0" w:color="AAAAAA"/>
            </w:tcBorders>
            <w:vAlign w:val="center"/>
            <w:tcPrChange w:id="426"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3267CEFF" w14:textId="632C6F01"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LOD under drying</w:t>
            </w:r>
          </w:p>
        </w:tc>
        <w:tc>
          <w:tcPr>
            <w:tcW w:w="638" w:type="pct"/>
            <w:tcBorders>
              <w:top w:val="single" w:sz="6" w:space="0" w:color="AAAAAA"/>
              <w:left w:val="single" w:sz="6" w:space="0" w:color="AAAAAA"/>
              <w:bottom w:val="single" w:sz="6" w:space="0" w:color="AAAAAA"/>
              <w:right w:val="single" w:sz="6" w:space="0" w:color="AAAAAA"/>
            </w:tcBorders>
            <w:vAlign w:val="center"/>
            <w:tcPrChange w:id="427"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537CE3C7" w14:textId="7B57495D"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LOD under drying</w:t>
            </w:r>
          </w:p>
        </w:tc>
        <w:tc>
          <w:tcPr>
            <w:tcW w:w="792" w:type="pct"/>
            <w:tcBorders>
              <w:top w:val="single" w:sz="6" w:space="0" w:color="AAAAAA"/>
              <w:left w:val="single" w:sz="6" w:space="0" w:color="AAAAAA"/>
              <w:bottom w:val="single" w:sz="6" w:space="0" w:color="AAAAAA"/>
              <w:right w:val="single" w:sz="6" w:space="0" w:color="AAAAAA"/>
            </w:tcBorders>
            <w:vAlign w:val="center"/>
            <w:tcPrChange w:id="428"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793B2CA5" w14:textId="617022AB"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 10.0%</w:t>
            </w:r>
          </w:p>
        </w:tc>
        <w:tc>
          <w:tcPr>
            <w:tcW w:w="697" w:type="pct"/>
            <w:tcBorders>
              <w:top w:val="single" w:sz="6" w:space="0" w:color="AAAAAA"/>
              <w:left w:val="single" w:sz="6" w:space="0" w:color="AAAAAA"/>
              <w:bottom w:val="single" w:sz="6" w:space="0" w:color="AAAAAA"/>
              <w:right w:val="single" w:sz="6" w:space="0" w:color="AAAAAA"/>
            </w:tcBorders>
            <w:vAlign w:val="center"/>
            <w:tcPrChange w:id="429"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6E2CB099" w14:textId="7AC00E4B" w:rsidR="00A87071" w:rsidRPr="000D3FE0" w:rsidRDefault="1222E437" w:rsidP="00113543">
            <w:pPr>
              <w:spacing w:after="0"/>
              <w:jc w:val="center"/>
              <w:rPr>
                <w:rFonts w:ascii="Arial" w:hAnsi="Arial" w:cs="Arial"/>
                <w:sz w:val="18"/>
                <w:szCs w:val="18"/>
              </w:rPr>
            </w:pPr>
            <w:r w:rsidRPr="20C6A3A8">
              <w:rPr>
                <w:rFonts w:ascii="Arial" w:eastAsia="宋体" w:hAnsi="Arial" w:cs="Arial"/>
                <w:sz w:val="18"/>
                <w:szCs w:val="18"/>
                <w:lang w:eastAsia="ja-JP"/>
              </w:rPr>
              <w:t xml:space="preserve">≤ </w:t>
            </w:r>
            <w:ins w:id="430" w:author="Yu Zhang12718" w:date="2026-10-12T02:43:00Z">
              <w:r w:rsidR="5CA06D54" w:rsidRPr="20C6A3A8">
                <w:rPr>
                  <w:rFonts w:ascii="Arial" w:eastAsia="宋体" w:hAnsi="Arial" w:cs="Arial"/>
                  <w:sz w:val="18"/>
                  <w:szCs w:val="18"/>
                  <w:lang w:eastAsia="ja-JP"/>
                </w:rPr>
                <w:t>9.</w:t>
              </w:r>
            </w:ins>
            <w:del w:id="431" w:author="Yu Zhang12718" w:date="2026-10-12T02:43:00Z">
              <w:r w:rsidR="00A87071" w:rsidRPr="20C6A3A8" w:rsidDel="1222E437">
                <w:rPr>
                  <w:rFonts w:ascii="Arial" w:eastAsia="宋体" w:hAnsi="Arial" w:cs="Arial"/>
                  <w:sz w:val="18"/>
                  <w:szCs w:val="18"/>
                  <w:lang w:eastAsia="ja-JP"/>
                </w:rPr>
                <w:delText>10</w:delText>
              </w:r>
            </w:del>
            <w:r w:rsidRPr="20C6A3A8">
              <w:rPr>
                <w:rFonts w:ascii="Arial" w:eastAsia="宋体" w:hAnsi="Arial" w:cs="Arial"/>
                <w:sz w:val="18"/>
                <w:szCs w:val="18"/>
                <w:lang w:eastAsia="ja-JP"/>
              </w:rPr>
              <w:t>.0%</w:t>
            </w:r>
          </w:p>
        </w:tc>
        <w:tc>
          <w:tcPr>
            <w:tcW w:w="1508" w:type="pct"/>
            <w:tcBorders>
              <w:top w:val="single" w:sz="6" w:space="0" w:color="AAAAAA"/>
              <w:left w:val="single" w:sz="6" w:space="0" w:color="AAAAAA"/>
              <w:bottom w:val="single" w:sz="6" w:space="0" w:color="AAAAAA"/>
              <w:right w:val="single" w:sz="6" w:space="0" w:color="AAAAAA"/>
            </w:tcBorders>
            <w:vAlign w:val="center"/>
            <w:tcPrChange w:id="432"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64568EBE" w14:textId="42A4570C" w:rsidR="00C831FA" w:rsidRPr="000D3FE0" w:rsidRDefault="00C831FA" w:rsidP="00113543">
            <w:pPr>
              <w:spacing w:after="0"/>
              <w:jc w:val="center"/>
              <w:rPr>
                <w:del w:id="433" w:author="Yu Zhang12718" w:date="2026-10-12T02:46:00Z"/>
                <w:rFonts w:ascii="Arial" w:hAnsi="Arial" w:cs="Arial"/>
                <w:sz w:val="18"/>
                <w:szCs w:val="18"/>
              </w:rPr>
            </w:pPr>
            <w:del w:id="434" w:author="Yu Zhang12718" w:date="2026-10-12T02:46:00Z">
              <w:r w:rsidRPr="20C6A3A8" w:rsidDel="3E9BE3C8">
                <w:rPr>
                  <w:rFonts w:ascii="Arial" w:hAnsi="Arial" w:cs="Arial"/>
                  <w:sz w:val="18"/>
                  <w:szCs w:val="18"/>
                </w:rPr>
                <w:delText>No Gap.</w:delText>
              </w:r>
            </w:del>
          </w:p>
          <w:p w14:paraId="437FC4C2" w14:textId="1D10DCBB"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AM-140021-007</w:t>
            </w:r>
          </w:p>
        </w:tc>
      </w:tr>
      <w:tr w:rsidR="00834580" w:rsidRPr="000D3FE0" w14:paraId="79617970" w14:textId="77777777" w:rsidTr="006A0382">
        <w:trPr>
          <w:trHeight w:val="300"/>
          <w:trPrChange w:id="435" w:author="Jie Wang5909" w:date="2026-10-13T14:00:00Z">
            <w:trPr>
              <w:trHeight w:val="300"/>
            </w:trPr>
          </w:trPrChange>
        </w:trPr>
        <w:tc>
          <w:tcPr>
            <w:tcW w:w="1365" w:type="pct"/>
            <w:tcBorders>
              <w:top w:val="single" w:sz="6" w:space="0" w:color="AAAAAA"/>
              <w:left w:val="single" w:sz="6" w:space="0" w:color="AAAAAA"/>
              <w:bottom w:val="single" w:sz="6" w:space="0" w:color="AAAAAA"/>
              <w:right w:val="single" w:sz="6" w:space="0" w:color="AAAAAA"/>
            </w:tcBorders>
            <w:vAlign w:val="center"/>
            <w:tcPrChange w:id="436"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40A09371" w14:textId="3AAB5407"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 xml:space="preserve">ASYM-140851 </w:t>
            </w:r>
            <w:r w:rsidRPr="000D3FE0">
              <w:rPr>
                <w:rFonts w:ascii="Arial" w:eastAsia="宋体" w:hAnsi="Arial" w:cs="Arial"/>
                <w:sz w:val="18"/>
                <w:szCs w:val="18"/>
              </w:rPr>
              <w:t>after</w:t>
            </w:r>
            <w:r w:rsidRPr="000D3FE0">
              <w:rPr>
                <w:rFonts w:ascii="Arial" w:eastAsia="宋体" w:hAnsi="Arial" w:cs="Arial"/>
                <w:sz w:val="18"/>
                <w:szCs w:val="18"/>
                <w:lang w:eastAsia="ja-JP"/>
              </w:rPr>
              <w:t xml:space="preserve"> collecting</w:t>
            </w:r>
          </w:p>
        </w:tc>
        <w:tc>
          <w:tcPr>
            <w:tcW w:w="638" w:type="pct"/>
            <w:tcBorders>
              <w:top w:val="single" w:sz="6" w:space="0" w:color="AAAAAA"/>
              <w:left w:val="single" w:sz="6" w:space="0" w:color="AAAAAA"/>
              <w:bottom w:val="single" w:sz="6" w:space="0" w:color="AAAAAA"/>
              <w:right w:val="single" w:sz="6" w:space="0" w:color="AAAAAA"/>
            </w:tcBorders>
            <w:vAlign w:val="center"/>
            <w:tcPrChange w:id="437"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6B452D91" w14:textId="7957A7E0"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Appea</w:t>
            </w:r>
            <w:r w:rsidR="00E334AB" w:rsidRPr="000D3FE0">
              <w:rPr>
                <w:rFonts w:ascii="Arial" w:eastAsia="宋体" w:hAnsi="Arial" w:cs="Arial"/>
                <w:sz w:val="18"/>
                <w:szCs w:val="18"/>
              </w:rPr>
              <w:t>r</w:t>
            </w:r>
            <w:r w:rsidR="00E334AB" w:rsidRPr="000D3FE0">
              <w:rPr>
                <w:rFonts w:ascii="Arial" w:eastAsia="宋体" w:hAnsi="Arial" w:cs="Arial"/>
                <w:sz w:val="18"/>
                <w:szCs w:val="18"/>
                <w:lang w:eastAsia="ja-JP"/>
              </w:rPr>
              <w:t>a</w:t>
            </w:r>
            <w:r w:rsidRPr="000D3FE0">
              <w:rPr>
                <w:rFonts w:ascii="Arial" w:eastAsia="宋体" w:hAnsi="Arial" w:cs="Arial"/>
                <w:sz w:val="18"/>
                <w:szCs w:val="18"/>
                <w:lang w:eastAsia="ja-JP"/>
              </w:rPr>
              <w:t>nce test</w:t>
            </w:r>
          </w:p>
        </w:tc>
        <w:tc>
          <w:tcPr>
            <w:tcW w:w="792" w:type="pct"/>
            <w:tcBorders>
              <w:top w:val="single" w:sz="6" w:space="0" w:color="AAAAAA"/>
              <w:left w:val="single" w:sz="6" w:space="0" w:color="AAAAAA"/>
              <w:bottom w:val="single" w:sz="6" w:space="0" w:color="AAAAAA"/>
              <w:right w:val="single" w:sz="6" w:space="0" w:color="AAAAAA"/>
            </w:tcBorders>
            <w:vAlign w:val="center"/>
            <w:tcPrChange w:id="438"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57F1F382" w14:textId="25EEE113"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Light yellow to yellow solid</w:t>
            </w:r>
          </w:p>
        </w:tc>
        <w:tc>
          <w:tcPr>
            <w:tcW w:w="697" w:type="pct"/>
            <w:tcBorders>
              <w:top w:val="single" w:sz="6" w:space="0" w:color="AAAAAA"/>
              <w:left w:val="single" w:sz="6" w:space="0" w:color="AAAAAA"/>
              <w:bottom w:val="single" w:sz="6" w:space="0" w:color="AAAAAA"/>
              <w:right w:val="single" w:sz="6" w:space="0" w:color="AAAAAA"/>
            </w:tcBorders>
            <w:vAlign w:val="center"/>
            <w:tcPrChange w:id="439"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7817A85A" w14:textId="612592DB"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Light yellow to yellow solid</w:t>
            </w:r>
          </w:p>
        </w:tc>
        <w:tc>
          <w:tcPr>
            <w:tcW w:w="1508" w:type="pct"/>
            <w:tcBorders>
              <w:top w:val="single" w:sz="6" w:space="0" w:color="AAAAAA"/>
              <w:left w:val="single" w:sz="6" w:space="0" w:color="AAAAAA"/>
              <w:bottom w:val="single" w:sz="6" w:space="0" w:color="AAAAAA"/>
              <w:right w:val="single" w:sz="6" w:space="0" w:color="AAAAAA"/>
            </w:tcBorders>
            <w:vAlign w:val="center"/>
            <w:tcPrChange w:id="440" w:author="Jie Wang5909" w:date="2026-10-13T14:00:00Z">
              <w:tcPr>
                <w:tcW w:w="0" w:type="auto"/>
                <w:tcBorders>
                  <w:top w:val="single" w:sz="6" w:space="0" w:color="AAAAAA"/>
                  <w:left w:val="single" w:sz="6" w:space="0" w:color="AAAAAA"/>
                  <w:bottom w:val="single" w:sz="6" w:space="0" w:color="AAAAAA"/>
                  <w:right w:val="single" w:sz="6" w:space="0" w:color="AAAAAA"/>
                </w:tcBorders>
                <w:vAlign w:val="center"/>
              </w:tcPr>
            </w:tcPrChange>
          </w:tcPr>
          <w:p w14:paraId="264A1595" w14:textId="35AC3E5A" w:rsidR="00C831FA" w:rsidRPr="000D3FE0" w:rsidRDefault="00C831FA" w:rsidP="00113543">
            <w:pPr>
              <w:spacing w:after="0"/>
              <w:jc w:val="center"/>
              <w:rPr>
                <w:rFonts w:ascii="Arial" w:hAnsi="Arial" w:cs="Arial"/>
                <w:sz w:val="18"/>
                <w:szCs w:val="18"/>
              </w:rPr>
            </w:pPr>
            <w:r w:rsidRPr="000D3FE0">
              <w:rPr>
                <w:rFonts w:ascii="Arial" w:hAnsi="Arial" w:cs="Arial"/>
                <w:sz w:val="18"/>
                <w:szCs w:val="18"/>
              </w:rPr>
              <w:t>No Gap.</w:t>
            </w:r>
          </w:p>
          <w:p w14:paraId="3EA274A3" w14:textId="2AF0AB7B" w:rsidR="00A87071" w:rsidRPr="000D3FE0" w:rsidRDefault="00A87071" w:rsidP="00113543">
            <w:pPr>
              <w:spacing w:after="0"/>
              <w:jc w:val="center"/>
              <w:rPr>
                <w:rFonts w:ascii="Arial" w:hAnsi="Arial" w:cs="Arial"/>
                <w:sz w:val="18"/>
                <w:szCs w:val="18"/>
              </w:rPr>
            </w:pPr>
            <w:r w:rsidRPr="000D3FE0">
              <w:rPr>
                <w:rFonts w:ascii="Arial" w:eastAsia="宋体" w:hAnsi="Arial" w:cs="Arial"/>
                <w:sz w:val="18"/>
                <w:szCs w:val="18"/>
                <w:lang w:eastAsia="ja-JP"/>
              </w:rPr>
              <w:t>AM-140021-039</w:t>
            </w:r>
          </w:p>
        </w:tc>
      </w:tr>
    </w:tbl>
    <w:p w14:paraId="2D523003" w14:textId="458D0778" w:rsidR="004A067B" w:rsidRPr="000D3FE0" w:rsidRDefault="00D03FAF" w:rsidP="004A067B">
      <w:pPr>
        <w:spacing w:before="100" w:beforeAutospacing="1" w:after="100" w:afterAutospacing="1" w:line="360" w:lineRule="auto"/>
        <w:contextualSpacing/>
        <w:jc w:val="both"/>
        <w:rPr>
          <w:rFonts w:ascii="Arial" w:hAnsi="Arial" w:cs="Arial"/>
          <w:b/>
          <w:sz w:val="21"/>
          <w:szCs w:val="21"/>
        </w:rPr>
      </w:pPr>
      <w:r w:rsidRPr="000D3FE0">
        <w:rPr>
          <w:rFonts w:ascii="Arial" w:hAnsi="Arial" w:cs="Arial"/>
          <w:b/>
          <w:sz w:val="21"/>
          <w:szCs w:val="21"/>
        </w:rPr>
        <w:t xml:space="preserve"> </w:t>
      </w:r>
      <w:r w:rsidR="00667237" w:rsidRPr="000D3FE0">
        <w:rPr>
          <w:rFonts w:ascii="Arial" w:hAnsi="Arial" w:cs="Arial"/>
          <w:b/>
          <w:sz w:val="21"/>
          <w:szCs w:val="21"/>
        </w:rPr>
        <w:t>C</w:t>
      </w:r>
      <w:r w:rsidR="005A4DDF" w:rsidRPr="000D3FE0">
        <w:rPr>
          <w:rFonts w:ascii="Arial" w:hAnsi="Arial" w:cs="Arial"/>
          <w:b/>
          <w:sz w:val="21"/>
          <w:szCs w:val="21"/>
        </w:rPr>
        <w:t xml:space="preserve">onclusion: </w:t>
      </w:r>
    </w:p>
    <w:p w14:paraId="61D2DF0E" w14:textId="1378E751" w:rsidR="004A067B" w:rsidRPr="000D3FE0" w:rsidRDefault="004A067B" w:rsidP="00B25347">
      <w:pPr>
        <w:spacing w:beforeLines="50" w:before="120" w:afterLines="50" w:after="120" w:line="360" w:lineRule="auto"/>
        <w:contextualSpacing/>
        <w:jc w:val="both"/>
        <w:rPr>
          <w:rFonts w:ascii="Arial" w:hAnsi="Arial" w:cs="Arial"/>
          <w:sz w:val="21"/>
          <w:szCs w:val="21"/>
        </w:rPr>
      </w:pPr>
      <w:r w:rsidRPr="000D3FE0">
        <w:rPr>
          <w:rFonts w:ascii="Arial" w:hAnsi="Arial" w:cs="Arial"/>
          <w:sz w:val="21"/>
          <w:szCs w:val="21"/>
        </w:rPr>
        <w:t>1. Pre-treatment KF test</w:t>
      </w:r>
    </w:p>
    <w:p w14:paraId="71A003B7" w14:textId="5F6CA121" w:rsidR="00B25347" w:rsidRPr="000D3FE0" w:rsidRDefault="00B25347" w:rsidP="00B25347">
      <w:pPr>
        <w:spacing w:beforeLines="50" w:before="120" w:afterLines="50" w:after="120" w:line="360" w:lineRule="auto"/>
        <w:contextualSpacing/>
        <w:jc w:val="both"/>
        <w:rPr>
          <w:rFonts w:ascii="Arial" w:hAnsi="Arial" w:cs="Arial"/>
          <w:sz w:val="21"/>
          <w:szCs w:val="21"/>
        </w:rPr>
      </w:pPr>
      <w:r w:rsidRPr="000D3FE0">
        <w:rPr>
          <w:rFonts w:ascii="Arial" w:hAnsi="Arial" w:cs="Arial"/>
          <w:sz w:val="21"/>
          <w:szCs w:val="21"/>
        </w:rPr>
        <w:t xml:space="preserve">Method AM-140021-006 has not been validated, while Method AM-YL000336-004 has been validated in the TJ4-QC Lab and the all results meet the acceptance </w:t>
      </w:r>
      <w:proofErr w:type="spellStart"/>
      <w:r w:rsidRPr="000D3FE0">
        <w:rPr>
          <w:rFonts w:ascii="Arial" w:hAnsi="Arial" w:cs="Arial"/>
          <w:sz w:val="21"/>
          <w:szCs w:val="21"/>
        </w:rPr>
        <w:t>cirteria</w:t>
      </w:r>
      <w:proofErr w:type="spellEnd"/>
      <w:r w:rsidRPr="000D3FE0">
        <w:rPr>
          <w:rFonts w:ascii="Arial" w:hAnsi="Arial" w:cs="Arial"/>
          <w:sz w:val="21"/>
          <w:szCs w:val="21"/>
        </w:rPr>
        <w:t>. Update the method to</w:t>
      </w:r>
      <w:ins w:id="441" w:author="Diedra Shorty-Duffie" w:date="2026-09-09T14:11:00Z">
        <w:r w:rsidR="00ED2576">
          <w:rPr>
            <w:rFonts w:ascii="Arial" w:hAnsi="Arial" w:cs="Arial"/>
            <w:sz w:val="21"/>
            <w:szCs w:val="21"/>
          </w:rPr>
          <w:t xml:space="preserve"> </w:t>
        </w:r>
      </w:ins>
      <w:r w:rsidRPr="000D3FE0">
        <w:rPr>
          <w:rFonts w:ascii="Arial" w:hAnsi="Arial" w:cs="Arial"/>
          <w:sz w:val="21"/>
          <w:szCs w:val="21"/>
        </w:rPr>
        <w:t>AM-YL000336-</w:t>
      </w:r>
      <w:proofErr w:type="gramStart"/>
      <w:r w:rsidRPr="000D3FE0">
        <w:rPr>
          <w:rFonts w:ascii="Arial" w:hAnsi="Arial" w:cs="Arial"/>
          <w:sz w:val="21"/>
          <w:szCs w:val="21"/>
        </w:rPr>
        <w:t>004 ,</w:t>
      </w:r>
      <w:proofErr w:type="gramEnd"/>
      <w:r w:rsidRPr="000D3FE0">
        <w:rPr>
          <w:rFonts w:ascii="Arial" w:hAnsi="Arial" w:cs="Arial"/>
          <w:sz w:val="21"/>
          <w:szCs w:val="21"/>
        </w:rPr>
        <w:t xml:space="preserve"> the determination results will be more accurate.</w:t>
      </w:r>
    </w:p>
    <w:p w14:paraId="5E97C987" w14:textId="15722973" w:rsidR="004A067B" w:rsidRPr="000D3FE0" w:rsidRDefault="004A067B" w:rsidP="3BADD681">
      <w:pPr>
        <w:spacing w:beforeLines="50" w:before="120" w:afterLines="50" w:after="120" w:line="360" w:lineRule="auto"/>
        <w:contextualSpacing/>
        <w:jc w:val="both"/>
        <w:rPr>
          <w:rFonts w:ascii="Arial" w:hAnsi="Arial" w:cs="Arial"/>
          <w:sz w:val="21"/>
          <w:szCs w:val="21"/>
        </w:rPr>
      </w:pPr>
      <w:r w:rsidRPr="5CA48D95">
        <w:rPr>
          <w:rFonts w:ascii="Arial" w:hAnsi="Arial" w:cs="Arial"/>
          <w:sz w:val="21"/>
          <w:szCs w:val="21"/>
        </w:rPr>
        <w:t xml:space="preserve">2. </w:t>
      </w:r>
      <w:del w:id="442" w:author="Yachao Liu11087" w:date="2026-09-10T12:36:00Z">
        <w:r w:rsidRPr="5CA48D95" w:rsidDel="004A067B">
          <w:rPr>
            <w:rFonts w:ascii="Arial" w:hAnsi="Arial" w:cs="Arial"/>
            <w:sz w:val="21"/>
            <w:szCs w:val="21"/>
          </w:rPr>
          <w:delText>Ninhydrin test</w:delText>
        </w:r>
      </w:del>
      <w:ins w:id="443" w:author="Yachao Liu11087" w:date="2026-09-10T12:36:00Z">
        <w:r w:rsidR="729225D8" w:rsidRPr="5CA48D95">
          <w:rPr>
            <w:rFonts w:ascii="Arial" w:eastAsia="Arial" w:hAnsi="Arial" w:cs="Arial"/>
            <w:sz w:val="21"/>
            <w:szCs w:val="21"/>
          </w:rPr>
          <w:t xml:space="preserve"> </w:t>
        </w:r>
      </w:ins>
      <w:ins w:id="444" w:author="Yachao Liu11087" w:date="2026-10-09T03:02:00Z">
        <w:r w:rsidR="36702FD2" w:rsidRPr="5CA48D95">
          <w:rPr>
            <w:rFonts w:ascii="Arial" w:eastAsia="Arial" w:hAnsi="Arial" w:cs="Arial"/>
            <w:sz w:val="21"/>
            <w:szCs w:val="21"/>
          </w:rPr>
          <w:t>B</w:t>
        </w:r>
      </w:ins>
      <w:ins w:id="445" w:author="Yachao Liu11087" w:date="2026-09-10T12:36:00Z">
        <w:r w:rsidR="729225D8" w:rsidRPr="5CA48D95">
          <w:rPr>
            <w:rFonts w:ascii="Arial" w:eastAsia="Arial" w:hAnsi="Arial" w:cs="Arial"/>
            <w:sz w:val="21"/>
            <w:szCs w:val="21"/>
          </w:rPr>
          <w:t>romophenol blue method</w:t>
        </w:r>
      </w:ins>
      <w:r w:rsidRPr="5CA48D95">
        <w:rPr>
          <w:rFonts w:ascii="Arial" w:hAnsi="Arial" w:cs="Arial"/>
          <w:sz w:val="21"/>
          <w:szCs w:val="21"/>
        </w:rPr>
        <w:t xml:space="preserve"> for amino acid coupling completion (AA2~AA10)</w:t>
      </w:r>
    </w:p>
    <w:p w14:paraId="4171FBA8" w14:textId="4B46E668" w:rsidR="00B25347" w:rsidRPr="000D3FE0" w:rsidRDefault="1029303B" w:rsidP="20C6A3A8">
      <w:pPr>
        <w:spacing w:beforeLines="50" w:before="120" w:afterLines="50" w:after="120" w:line="360" w:lineRule="auto"/>
        <w:contextualSpacing/>
        <w:jc w:val="both"/>
        <w:rPr>
          <w:ins w:id="446" w:author="Yu Zhang12718" w:date="2026-10-12T02:45:00Z"/>
        </w:rPr>
      </w:pPr>
      <w:proofErr w:type="gramStart"/>
      <w:r w:rsidRPr="20C6A3A8">
        <w:rPr>
          <w:rFonts w:ascii="Arial" w:hAnsi="Arial" w:cs="Arial"/>
          <w:sz w:val="21"/>
          <w:szCs w:val="21"/>
        </w:rPr>
        <w:t>The  method</w:t>
      </w:r>
      <w:proofErr w:type="gramEnd"/>
      <w:r w:rsidRPr="20C6A3A8">
        <w:rPr>
          <w:rFonts w:ascii="Arial" w:hAnsi="Arial" w:cs="Arial"/>
          <w:sz w:val="21"/>
          <w:szCs w:val="21"/>
        </w:rPr>
        <w:t xml:space="preserve"> AM-140021-043 describes the determination process, specifies the solution preparation and acceptance </w:t>
      </w:r>
      <w:proofErr w:type="spellStart"/>
      <w:r w:rsidRPr="20C6A3A8">
        <w:rPr>
          <w:rFonts w:ascii="Arial" w:hAnsi="Arial" w:cs="Arial"/>
          <w:sz w:val="21"/>
          <w:szCs w:val="21"/>
        </w:rPr>
        <w:t>cirteria</w:t>
      </w:r>
      <w:proofErr w:type="spellEnd"/>
      <w:r w:rsidRPr="20C6A3A8">
        <w:rPr>
          <w:rFonts w:ascii="Arial" w:hAnsi="Arial" w:cs="Arial"/>
          <w:sz w:val="21"/>
          <w:szCs w:val="21"/>
        </w:rPr>
        <w:t xml:space="preserve">, and </w:t>
      </w:r>
      <w:del w:id="447" w:author="Yongle Liu" w:date="2026-10-14T09:40:00Z">
        <w:r w:rsidRPr="20C6A3A8" w:rsidDel="003B3081">
          <w:rPr>
            <w:rFonts w:ascii="Arial" w:hAnsi="Arial" w:cs="Arial" w:hint="eastAsia"/>
            <w:sz w:val="21"/>
            <w:szCs w:val="21"/>
          </w:rPr>
          <w:delText>will</w:delText>
        </w:r>
      </w:del>
      <w:ins w:id="448" w:author="Yongle Liu" w:date="2026-10-14T09:40:00Z">
        <w:r w:rsidR="003B3081">
          <w:rPr>
            <w:rFonts w:ascii="Arial" w:hAnsi="Arial" w:cs="Arial" w:hint="eastAsia"/>
            <w:sz w:val="21"/>
            <w:szCs w:val="21"/>
          </w:rPr>
          <w:t>h</w:t>
        </w:r>
        <w:r w:rsidR="003B3081">
          <w:rPr>
            <w:rFonts w:ascii="Arial" w:hAnsi="Arial" w:cs="Arial"/>
            <w:sz w:val="21"/>
            <w:szCs w:val="21"/>
          </w:rPr>
          <w:t>as</w:t>
        </w:r>
      </w:ins>
      <w:r w:rsidRPr="20C6A3A8">
        <w:rPr>
          <w:rFonts w:ascii="Arial" w:hAnsi="Arial" w:cs="Arial"/>
          <w:sz w:val="21"/>
          <w:szCs w:val="21"/>
        </w:rPr>
        <w:t xml:space="preserve"> be</w:t>
      </w:r>
      <w:ins w:id="449" w:author="Yongle Liu" w:date="2026-10-14T09:40:00Z">
        <w:r w:rsidR="003B3081">
          <w:rPr>
            <w:rFonts w:ascii="Arial" w:hAnsi="Arial" w:cs="Arial"/>
            <w:sz w:val="21"/>
            <w:szCs w:val="21"/>
          </w:rPr>
          <w:t>en</w:t>
        </w:r>
      </w:ins>
      <w:r w:rsidRPr="20C6A3A8">
        <w:rPr>
          <w:rFonts w:ascii="Arial" w:hAnsi="Arial" w:cs="Arial"/>
          <w:sz w:val="21"/>
          <w:szCs w:val="21"/>
        </w:rPr>
        <w:t xml:space="preserve"> validated. Using the method AM-140021-043 will make the determination more standardized and the results more accurate.</w:t>
      </w:r>
    </w:p>
    <w:p w14:paraId="13BDBA56" w14:textId="00A5F4B1" w:rsidR="505985C1" w:rsidRDefault="505985C1" w:rsidP="20C6A3A8">
      <w:pPr>
        <w:spacing w:beforeLines="50" w:before="120" w:afterLines="50" w:after="120" w:line="360" w:lineRule="auto"/>
        <w:contextualSpacing/>
        <w:jc w:val="both"/>
      </w:pPr>
      <w:ins w:id="450" w:author="Yu Zhang12718" w:date="2026-10-12T02:45:00Z">
        <w:r w:rsidRPr="20C6A3A8">
          <w:rPr>
            <w:rFonts w:ascii="Arial" w:hAnsi="Arial" w:cs="Arial"/>
            <w:sz w:val="21"/>
            <w:szCs w:val="21"/>
          </w:rPr>
          <w:t xml:space="preserve">3. </w:t>
        </w:r>
        <w:r w:rsidRPr="20C6A3A8">
          <w:rPr>
            <w:sz w:val="21"/>
            <w:szCs w:val="21"/>
            <w:lang w:val="en-GB"/>
            <w:rPrChange w:id="451" w:author="Yu Zhang12718" w:date="2026-10-12T02:45:00Z">
              <w:rPr>
                <w:rFonts w:ascii="Times New Roman" w:eastAsia="Times New Roman" w:hAnsi="Times New Roman" w:cs="Times New Roman"/>
                <w:sz w:val="20"/>
                <w:szCs w:val="20"/>
                <w:lang w:val="en-GB"/>
              </w:rPr>
            </w:rPrChange>
          </w:rPr>
          <w:t>LOD acceptance criterion</w:t>
        </w:r>
        <w:r w:rsidRPr="20C6A3A8">
          <w:rPr>
            <w:rFonts w:hint="eastAsia"/>
            <w:sz w:val="21"/>
            <w:szCs w:val="21"/>
            <w:lang w:val="en-GB"/>
            <w:rPrChange w:id="452" w:author="Yu Zhang12718" w:date="2026-10-12T02:45:00Z">
              <w:rPr>
                <w:rFonts w:ascii="Times New Roman" w:eastAsia="Times New Roman" w:hAnsi="Times New Roman" w:cs="Times New Roman" w:hint="eastAsia"/>
                <w:sz w:val="20"/>
                <w:szCs w:val="20"/>
                <w:lang w:val="en-GB"/>
              </w:rPr>
            </w:rPrChange>
          </w:rPr>
          <w:t>：</w:t>
        </w:r>
        <w:r w:rsidRPr="20C6A3A8">
          <w:rPr>
            <w:sz w:val="21"/>
            <w:szCs w:val="21"/>
            <w:lang w:val="en-GB"/>
            <w:rPrChange w:id="453" w:author="Yu Zhang12718" w:date="2026-10-12T02:45:00Z">
              <w:rPr>
                <w:rFonts w:ascii="Times New Roman" w:eastAsia="Times New Roman" w:hAnsi="Times New Roman" w:cs="Times New Roman"/>
                <w:sz w:val="20"/>
                <w:szCs w:val="20"/>
                <w:lang w:val="en-GB"/>
              </w:rPr>
            </w:rPrChange>
          </w:rPr>
          <w:t xml:space="preserve"> Based on the PAR study, the drying endpoint LOD acceptance criterion is tightened from 10.0% to 9.0%. The PAR study demonstrated that the drying process is capable of consistently achieving LOD below 9.0% under the established drying conditions, and the full-scale non-saleable batch data confirmed this capability. The tighter criterion provides an additional margin for residual solvent and moisture control, which supports product stability and downstream process consistency</w:t>
        </w:r>
      </w:ins>
    </w:p>
    <w:p w14:paraId="1CF8B1C1" w14:textId="4B67EBDA" w:rsidR="004A067B" w:rsidRPr="000D3FE0" w:rsidRDefault="505985C1" w:rsidP="20C6A3A8">
      <w:pPr>
        <w:spacing w:beforeLines="50" w:before="120" w:afterLines="50" w:after="120" w:line="360" w:lineRule="auto"/>
        <w:contextualSpacing/>
        <w:jc w:val="both"/>
        <w:rPr>
          <w:rFonts w:ascii="Arial" w:hAnsi="Arial" w:cs="Arial"/>
          <w:sz w:val="21"/>
          <w:szCs w:val="21"/>
        </w:rPr>
      </w:pPr>
      <w:ins w:id="454" w:author="Yu Zhang12718" w:date="2026-10-12T02:45:00Z">
        <w:r w:rsidRPr="20C6A3A8">
          <w:rPr>
            <w:rFonts w:ascii="Arial" w:hAnsi="Arial" w:cs="Arial"/>
            <w:sz w:val="21"/>
            <w:szCs w:val="21"/>
          </w:rPr>
          <w:t>4</w:t>
        </w:r>
      </w:ins>
      <w:del w:id="455" w:author="Yu Zhang12718" w:date="2026-10-12T02:45:00Z">
        <w:r w:rsidR="004A067B" w:rsidRPr="20C6A3A8" w:rsidDel="1F1F4DE3">
          <w:rPr>
            <w:rFonts w:ascii="Arial" w:hAnsi="Arial" w:cs="Arial"/>
            <w:sz w:val="21"/>
            <w:szCs w:val="21"/>
          </w:rPr>
          <w:delText>3</w:delText>
        </w:r>
      </w:del>
      <w:r w:rsidR="1F1F4DE3" w:rsidRPr="20C6A3A8">
        <w:rPr>
          <w:rFonts w:ascii="Arial" w:hAnsi="Arial" w:cs="Arial"/>
          <w:sz w:val="21"/>
          <w:szCs w:val="21"/>
        </w:rPr>
        <w:t>.</w:t>
      </w:r>
      <w:r w:rsidR="1029303B" w:rsidRPr="20C6A3A8">
        <w:rPr>
          <w:rFonts w:ascii="Arial" w:hAnsi="Arial" w:cs="Arial"/>
          <w:sz w:val="21"/>
          <w:szCs w:val="21"/>
        </w:rPr>
        <w:t xml:space="preserve"> </w:t>
      </w:r>
      <w:r w:rsidR="1F1F4DE3" w:rsidRPr="20C6A3A8">
        <w:rPr>
          <w:rFonts w:ascii="Arial" w:hAnsi="Arial" w:cs="Arial"/>
          <w:sz w:val="21"/>
          <w:szCs w:val="21"/>
        </w:rPr>
        <w:t>Other IPC items: No gaps</w:t>
      </w:r>
    </w:p>
    <w:p w14:paraId="1FE67C19" w14:textId="74D20249" w:rsidR="00667237" w:rsidRPr="000D3FE0" w:rsidRDefault="00667237" w:rsidP="00C831FA">
      <w:pPr>
        <w:spacing w:before="100" w:beforeAutospacing="1" w:after="100" w:afterAutospacing="1" w:line="360" w:lineRule="auto"/>
        <w:contextualSpacing/>
        <w:jc w:val="both"/>
        <w:rPr>
          <w:rFonts w:ascii="Arial" w:hAnsi="Arial" w:cs="Arial"/>
          <w:b/>
          <w:sz w:val="21"/>
          <w:szCs w:val="21"/>
        </w:rPr>
      </w:pPr>
      <w:r w:rsidRPr="000D3FE0">
        <w:rPr>
          <w:rFonts w:ascii="Arial" w:hAnsi="Arial" w:cs="Arial"/>
          <w:b/>
          <w:sz w:val="21"/>
          <w:szCs w:val="21"/>
        </w:rPr>
        <w:t xml:space="preserve">b). The In-Process Control (IPC) Items </w:t>
      </w:r>
      <w:r w:rsidR="0033427E" w:rsidRPr="000D3FE0">
        <w:rPr>
          <w:rFonts w:ascii="Arial" w:hAnsi="Arial" w:cs="Arial"/>
          <w:b/>
          <w:sz w:val="21"/>
          <w:szCs w:val="21"/>
        </w:rPr>
        <w:t>for step 2 soft cleavage in</w:t>
      </w:r>
      <w:r w:rsidR="0023403C" w:rsidRPr="000D3FE0">
        <w:rPr>
          <w:rFonts w:ascii="Arial" w:hAnsi="Arial" w:cs="Arial"/>
          <w:b/>
          <w:sz w:val="21"/>
          <w:szCs w:val="21"/>
        </w:rPr>
        <w:t xml:space="preserve"> LSN418292</w:t>
      </w:r>
      <w:r w:rsidR="00C831FA" w:rsidRPr="000D3FE0">
        <w:rPr>
          <w:rFonts w:ascii="Arial" w:hAnsi="Arial" w:cs="Arial"/>
          <w:b/>
          <w:sz w:val="21"/>
          <w:szCs w:val="21"/>
        </w:rPr>
        <w:t>8</w:t>
      </w:r>
      <w:r w:rsidR="0023403C" w:rsidRPr="000D3FE0">
        <w:rPr>
          <w:rFonts w:ascii="Arial" w:hAnsi="Arial" w:cs="Arial"/>
          <w:b/>
          <w:sz w:val="21"/>
          <w:szCs w:val="21"/>
        </w:rPr>
        <w:t xml:space="preserve"> / ASYM-14002</w:t>
      </w:r>
      <w:r w:rsidR="00C831FA" w:rsidRPr="000D3FE0">
        <w:rPr>
          <w:rFonts w:ascii="Arial" w:hAnsi="Arial" w:cs="Arial"/>
          <w:b/>
          <w:sz w:val="21"/>
          <w:szCs w:val="21"/>
        </w:rPr>
        <w:t>1</w:t>
      </w:r>
    </w:p>
    <w:p w14:paraId="5BFBA244" w14:textId="6C2B5156" w:rsidR="00482497" w:rsidRDefault="00667237" w:rsidP="00C831FA">
      <w:pPr>
        <w:spacing w:before="100" w:beforeAutospacing="1" w:after="100" w:afterAutospacing="1" w:line="360" w:lineRule="auto"/>
        <w:contextualSpacing/>
        <w:jc w:val="both"/>
        <w:rPr>
          <w:ins w:id="456" w:author="Jie Wang5909" w:date="2026-10-13T13:48:00Z"/>
          <w:rFonts w:ascii="Arial" w:hAnsi="Arial" w:cs="Arial"/>
          <w:sz w:val="21"/>
          <w:szCs w:val="21"/>
        </w:rPr>
      </w:pPr>
      <w:r w:rsidRPr="000D3FE0">
        <w:rPr>
          <w:rFonts w:ascii="Arial" w:hAnsi="Arial" w:cs="Arial"/>
          <w:sz w:val="21"/>
          <w:szCs w:val="21"/>
        </w:rPr>
        <w:lastRenderedPageBreak/>
        <w:t>The comparison of IPC items and analytical methods between the Full Scale non-saleable batch and PPQ campaign is shown below. </w:t>
      </w:r>
    </w:p>
    <w:p w14:paraId="54DC2FA0" w14:textId="7F1AFC12" w:rsidR="008659F9" w:rsidRPr="008659F9" w:rsidRDefault="008659F9">
      <w:pPr>
        <w:rPr>
          <w:rFonts w:ascii="Arial" w:eastAsia="Times New Roman" w:hAnsi="Arial" w:cs="Arial"/>
          <w:b/>
          <w:bCs/>
          <w:sz w:val="21"/>
          <w:szCs w:val="21"/>
          <w:rPrChange w:id="457" w:author="Jie Wang5909" w:date="2026-10-13T13:48:00Z">
            <w:rPr>
              <w:rFonts w:ascii="Arial" w:hAnsi="Arial" w:cs="Arial"/>
              <w:sz w:val="21"/>
              <w:szCs w:val="21"/>
            </w:rPr>
          </w:rPrChange>
        </w:rPr>
        <w:pPrChange w:id="458" w:author="Jie Wang5909" w:date="2026-10-13T13:48:00Z">
          <w:pPr>
            <w:spacing w:before="100" w:beforeAutospacing="1" w:after="100" w:afterAutospacing="1" w:line="360" w:lineRule="auto"/>
            <w:contextualSpacing/>
            <w:jc w:val="both"/>
          </w:pPr>
        </w:pPrChange>
      </w:pPr>
      <w:ins w:id="459" w:author="Jie Wang5909" w:date="2026-10-13T13:48:00Z">
        <w:r>
          <w:rPr>
            <w:rFonts w:ascii="Arial" w:eastAsia="Times New Roman" w:hAnsi="Arial" w:cs="Arial"/>
            <w:b/>
            <w:bCs/>
            <w:sz w:val="21"/>
            <w:szCs w:val="21"/>
          </w:rPr>
          <w:t>Table 8: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r>
          <w:rPr>
            <w:rFonts w:ascii="Arial" w:eastAsia="Times New Roman" w:hAnsi="Arial" w:cs="Arial"/>
            <w:b/>
            <w:bCs/>
            <w:sz w:val="21"/>
            <w:szCs w:val="21"/>
          </w:rPr>
          <w:t>Step 2 S</w:t>
        </w:r>
        <w:r w:rsidRPr="008659F9">
          <w:rPr>
            <w:rFonts w:ascii="Arial" w:eastAsia="Times New Roman" w:hAnsi="Arial" w:cs="Arial"/>
            <w:b/>
            <w:bCs/>
            <w:sz w:val="21"/>
            <w:szCs w:val="21"/>
            <w:rPrChange w:id="460" w:author="Jie Wang5909" w:date="2026-10-13T13:48:00Z">
              <w:rPr>
                <w:rFonts w:asciiTheme="minorEastAsia" w:hAnsiTheme="minorEastAsia" w:cs="Arial"/>
                <w:b/>
                <w:bCs/>
                <w:sz w:val="21"/>
                <w:szCs w:val="21"/>
              </w:rPr>
            </w:rPrChange>
          </w:rPr>
          <w:t>oft Cleavage</w:t>
        </w:r>
        <w:r>
          <w:rPr>
            <w:rFonts w:ascii="Arial" w:eastAsia="Times New Roman" w:hAnsi="Arial" w:cs="Arial"/>
            <w:b/>
            <w:bCs/>
            <w:sz w:val="21"/>
            <w:szCs w:val="21"/>
          </w:rPr>
          <w:t xml:space="preserve"> IPC I</w:t>
        </w:r>
        <w:r w:rsidRPr="007D189F">
          <w:rPr>
            <w:rFonts w:ascii="Arial" w:eastAsia="Times New Roman" w:hAnsi="Arial" w:cs="Arial" w:hint="eastAsia"/>
            <w:b/>
            <w:bCs/>
            <w:sz w:val="21"/>
            <w:szCs w:val="21"/>
          </w:rPr>
          <w:t>tems</w:t>
        </w:r>
        <w:r w:rsidRPr="007D189F">
          <w:rPr>
            <w:rFonts w:ascii="Arial" w:eastAsia="Times New Roman" w:hAnsi="Arial" w:cs="Arial"/>
            <w:b/>
            <w:bCs/>
            <w:sz w:val="21"/>
            <w:szCs w:val="21"/>
          </w:rPr>
          <w:t xml:space="preserve"> Gap</w:t>
        </w:r>
        <w:r>
          <w:rPr>
            <w:rFonts w:ascii="Arial" w:eastAsia="Times New Roman" w:hAnsi="Arial" w:cs="Arial"/>
            <w:b/>
            <w:bCs/>
            <w:sz w:val="21"/>
            <w:szCs w:val="21"/>
          </w:rPr>
          <w:t xml:space="preserve"> A</w:t>
        </w:r>
        <w:r w:rsidRPr="007D189F">
          <w:rPr>
            <w:rFonts w:ascii="Arial" w:eastAsia="Times New Roman" w:hAnsi="Arial" w:cs="Arial" w:hint="eastAsia"/>
            <w:b/>
            <w:bCs/>
            <w:sz w:val="21"/>
            <w:szCs w:val="21"/>
          </w:rPr>
          <w:t>sse</w:t>
        </w:r>
        <w:r w:rsidRPr="007D189F">
          <w:rPr>
            <w:rFonts w:ascii="Arial" w:eastAsia="Times New Roman" w:hAnsi="Arial" w:cs="Arial"/>
            <w:b/>
            <w:bCs/>
            <w:sz w:val="21"/>
            <w:szCs w:val="21"/>
          </w:rPr>
          <w:t>ssment</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Change w:id="461" w:author="Jie Wang5909" w:date="2026-10-13T13:48: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PrChange>
      </w:tblPr>
      <w:tblGrid>
        <w:gridCol w:w="1726"/>
        <w:gridCol w:w="1530"/>
        <w:gridCol w:w="1922"/>
        <w:gridCol w:w="1726"/>
        <w:gridCol w:w="1726"/>
        <w:tblGridChange w:id="462">
          <w:tblGrid>
            <w:gridCol w:w="1726"/>
            <w:gridCol w:w="1530"/>
            <w:gridCol w:w="1922"/>
            <w:gridCol w:w="1726"/>
            <w:gridCol w:w="1726"/>
          </w:tblGrid>
        </w:tblGridChange>
      </w:tblGrid>
      <w:tr w:rsidR="00A80AD0" w:rsidRPr="000D3FE0" w14:paraId="7B452496" w14:textId="77777777" w:rsidTr="008659F9">
        <w:trPr>
          <w:trHeight w:val="634"/>
          <w:tblHeader/>
          <w:jc w:val="center"/>
          <w:trPrChange w:id="463" w:author="Jie Wang5909" w:date="2026-10-13T13:48:00Z">
            <w:trPr>
              <w:trHeight w:val="634"/>
              <w:tblHeader/>
              <w:jc w:val="center"/>
            </w:trPr>
          </w:trPrChange>
        </w:trPr>
        <w:tc>
          <w:tcPr>
            <w:tcW w:w="1726" w:type="dxa"/>
            <w:shd w:val="clear" w:color="auto" w:fill="1F4E79" w:themeFill="accent1" w:themeFillShade="80"/>
            <w:vAlign w:val="center"/>
            <w:tcPrChange w:id="464" w:author="Jie Wang5909" w:date="2026-10-13T13:48:00Z">
              <w:tcPr>
                <w:tcW w:w="1726" w:type="dxa"/>
                <w:shd w:val="clear" w:color="auto" w:fill="1F4E79" w:themeFill="accent1" w:themeFillShade="80"/>
                <w:vAlign w:val="center"/>
              </w:tcPr>
            </w:tcPrChange>
          </w:tcPr>
          <w:p w14:paraId="726CFB65" w14:textId="1587FB1D" w:rsidR="00A80AD0" w:rsidRPr="00C14565" w:rsidRDefault="00A80AD0">
            <w:pPr>
              <w:jc w:val="center"/>
              <w:rPr>
                <w:rFonts w:ascii="Arial" w:hAnsi="Arial" w:cs="Arial"/>
                <w:b/>
                <w:color w:val="FFFFFF" w:themeColor="background1"/>
                <w:sz w:val="18"/>
                <w:szCs w:val="18"/>
              </w:rPr>
            </w:pPr>
            <w:bookmarkStart w:id="465" w:name="_Toc373005292"/>
            <w:r w:rsidRPr="00C14565">
              <w:rPr>
                <w:rFonts w:ascii="Arial" w:hAnsi="Arial" w:cs="Arial"/>
                <w:b/>
                <w:color w:val="FFFFFF" w:themeColor="background1"/>
                <w:sz w:val="18"/>
                <w:szCs w:val="18"/>
              </w:rPr>
              <w:t>Process Step</w:t>
            </w:r>
          </w:p>
        </w:tc>
        <w:tc>
          <w:tcPr>
            <w:tcW w:w="1530" w:type="dxa"/>
            <w:shd w:val="clear" w:color="auto" w:fill="1F4E79" w:themeFill="accent1" w:themeFillShade="80"/>
            <w:vAlign w:val="center"/>
            <w:tcPrChange w:id="466" w:author="Jie Wang5909" w:date="2026-10-13T13:48:00Z">
              <w:tcPr>
                <w:tcW w:w="1530" w:type="dxa"/>
                <w:shd w:val="clear" w:color="auto" w:fill="1F4E79" w:themeFill="accent1" w:themeFillShade="80"/>
                <w:vAlign w:val="center"/>
              </w:tcPr>
            </w:tcPrChange>
          </w:tcPr>
          <w:p w14:paraId="59F54275" w14:textId="6531A2B0" w:rsidR="00A80AD0" w:rsidRPr="00C14565" w:rsidRDefault="00A80AD0">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Test Item</w:t>
            </w:r>
          </w:p>
        </w:tc>
        <w:tc>
          <w:tcPr>
            <w:tcW w:w="1922" w:type="dxa"/>
            <w:shd w:val="clear" w:color="auto" w:fill="1F4E79" w:themeFill="accent1" w:themeFillShade="80"/>
            <w:noWrap/>
            <w:vAlign w:val="center"/>
            <w:tcPrChange w:id="467" w:author="Jie Wang5909" w:date="2026-10-13T13:48:00Z">
              <w:tcPr>
                <w:tcW w:w="1922" w:type="dxa"/>
                <w:shd w:val="clear" w:color="auto" w:fill="1F4E79" w:themeFill="accent1" w:themeFillShade="80"/>
                <w:noWrap/>
                <w:vAlign w:val="center"/>
              </w:tcPr>
            </w:tcPrChange>
          </w:tcPr>
          <w:p w14:paraId="31036A95" w14:textId="3C3B1C05" w:rsidR="00A80AD0" w:rsidRPr="00C14565" w:rsidRDefault="00A80AD0">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Full Scale non-saleable Batch Criteria</w:t>
            </w:r>
          </w:p>
        </w:tc>
        <w:tc>
          <w:tcPr>
            <w:tcW w:w="1726" w:type="dxa"/>
            <w:shd w:val="clear" w:color="auto" w:fill="1F4E79" w:themeFill="accent1" w:themeFillShade="80"/>
            <w:noWrap/>
            <w:vAlign w:val="center"/>
            <w:tcPrChange w:id="468" w:author="Jie Wang5909" w:date="2026-10-13T13:48:00Z">
              <w:tcPr>
                <w:tcW w:w="1726" w:type="dxa"/>
                <w:shd w:val="clear" w:color="auto" w:fill="1F4E79" w:themeFill="accent1" w:themeFillShade="80"/>
                <w:noWrap/>
                <w:vAlign w:val="center"/>
              </w:tcPr>
            </w:tcPrChange>
          </w:tcPr>
          <w:p w14:paraId="6B1C9511" w14:textId="42AEBCBD" w:rsidR="00A80AD0" w:rsidRPr="00C14565" w:rsidRDefault="00A80AD0">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PPQ Campaign Criteria</w:t>
            </w:r>
          </w:p>
        </w:tc>
        <w:tc>
          <w:tcPr>
            <w:tcW w:w="1726" w:type="dxa"/>
            <w:shd w:val="clear" w:color="auto" w:fill="1F4E79" w:themeFill="accent1" w:themeFillShade="80"/>
            <w:vAlign w:val="center"/>
            <w:tcPrChange w:id="469" w:author="Jie Wang5909" w:date="2026-10-13T13:48:00Z">
              <w:tcPr>
                <w:tcW w:w="1726" w:type="dxa"/>
                <w:shd w:val="clear" w:color="auto" w:fill="1F4E79" w:themeFill="accent1" w:themeFillShade="80"/>
                <w:vAlign w:val="center"/>
              </w:tcPr>
            </w:tcPrChange>
          </w:tcPr>
          <w:p w14:paraId="428F9D32" w14:textId="204EBE3B" w:rsidR="00A80AD0" w:rsidRPr="00C14565" w:rsidRDefault="00A80AD0">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Method Reference</w:t>
            </w:r>
          </w:p>
        </w:tc>
      </w:tr>
      <w:tr w:rsidR="00C831FA" w:rsidRPr="000D3FE0" w14:paraId="40DB41A6" w14:textId="77777777" w:rsidTr="008659F9">
        <w:trPr>
          <w:trHeight w:val="422"/>
          <w:jc w:val="center"/>
          <w:trPrChange w:id="470" w:author="Jie Wang5909" w:date="2026-10-13T13:48:00Z">
            <w:trPr>
              <w:trHeight w:val="422"/>
              <w:jc w:val="center"/>
            </w:trPr>
          </w:trPrChange>
        </w:trPr>
        <w:tc>
          <w:tcPr>
            <w:tcW w:w="1726" w:type="dxa"/>
            <w:shd w:val="clear" w:color="auto" w:fill="FFFFFF"/>
            <w:vAlign w:val="center"/>
            <w:tcPrChange w:id="471" w:author="Jie Wang5909" w:date="2026-10-13T13:48:00Z">
              <w:tcPr>
                <w:tcW w:w="1726" w:type="dxa"/>
                <w:shd w:val="clear" w:color="auto" w:fill="FFFFFF"/>
                <w:vAlign w:val="center"/>
              </w:tcPr>
            </w:tcPrChange>
          </w:tcPr>
          <w:p w14:paraId="324775E3" w14:textId="74DC3FF9"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DCM residue—after twice distillation with EA</w:t>
            </w:r>
          </w:p>
        </w:tc>
        <w:tc>
          <w:tcPr>
            <w:tcW w:w="1530" w:type="dxa"/>
            <w:shd w:val="clear" w:color="auto" w:fill="FFFFFF"/>
            <w:vAlign w:val="center"/>
            <w:tcPrChange w:id="472" w:author="Jie Wang5909" w:date="2026-10-13T13:48:00Z">
              <w:tcPr>
                <w:tcW w:w="1530" w:type="dxa"/>
                <w:shd w:val="clear" w:color="auto" w:fill="FFFFFF"/>
                <w:vAlign w:val="center"/>
              </w:tcPr>
            </w:tcPrChange>
          </w:tcPr>
          <w:p w14:paraId="7A824620" w14:textId="1BF8FCD7"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DCM residue</w:t>
            </w:r>
          </w:p>
        </w:tc>
        <w:tc>
          <w:tcPr>
            <w:tcW w:w="1922" w:type="dxa"/>
            <w:shd w:val="clear" w:color="auto" w:fill="FFFFFF"/>
            <w:vAlign w:val="center"/>
            <w:tcPrChange w:id="473" w:author="Jie Wang5909" w:date="2026-10-13T13:48:00Z">
              <w:tcPr>
                <w:tcW w:w="1922" w:type="dxa"/>
                <w:shd w:val="clear" w:color="auto" w:fill="FFFFFF"/>
                <w:vAlign w:val="center"/>
              </w:tcPr>
            </w:tcPrChange>
          </w:tcPr>
          <w:p w14:paraId="72C93075" w14:textId="1B9C4DAE"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≤3%</w:t>
            </w:r>
            <w:r w:rsidRPr="000D3FE0">
              <w:rPr>
                <w:rFonts w:ascii="Arial" w:hAnsi="Arial" w:cs="Arial"/>
                <w:sz w:val="18"/>
                <w:szCs w:val="18"/>
                <w:lang w:eastAsia="ja-JP"/>
              </w:rPr>
              <w:t xml:space="preserve"> w/w</w:t>
            </w:r>
          </w:p>
        </w:tc>
        <w:tc>
          <w:tcPr>
            <w:tcW w:w="1726" w:type="dxa"/>
            <w:shd w:val="clear" w:color="auto" w:fill="FFFFFF"/>
            <w:noWrap/>
            <w:vAlign w:val="center"/>
            <w:tcPrChange w:id="474" w:author="Jie Wang5909" w:date="2026-10-13T13:48:00Z">
              <w:tcPr>
                <w:tcW w:w="1726" w:type="dxa"/>
                <w:shd w:val="clear" w:color="auto" w:fill="FFFFFF"/>
                <w:noWrap/>
                <w:vAlign w:val="center"/>
              </w:tcPr>
            </w:tcPrChange>
          </w:tcPr>
          <w:p w14:paraId="2B54FC01" w14:textId="16FB6BDC"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≤3%</w:t>
            </w:r>
            <w:r w:rsidRPr="000D3FE0">
              <w:rPr>
                <w:rFonts w:ascii="Arial" w:hAnsi="Arial" w:cs="Arial"/>
                <w:sz w:val="18"/>
                <w:szCs w:val="18"/>
                <w:lang w:eastAsia="ja-JP"/>
              </w:rPr>
              <w:t xml:space="preserve"> w/w</w:t>
            </w:r>
          </w:p>
        </w:tc>
        <w:tc>
          <w:tcPr>
            <w:tcW w:w="1726" w:type="dxa"/>
            <w:vAlign w:val="center"/>
            <w:tcPrChange w:id="475" w:author="Jie Wang5909" w:date="2026-10-13T13:48:00Z">
              <w:tcPr>
                <w:tcW w:w="1726" w:type="dxa"/>
                <w:vAlign w:val="center"/>
              </w:tcPr>
            </w:tcPrChange>
          </w:tcPr>
          <w:p w14:paraId="765483CF" w14:textId="2B38E607"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 xml:space="preserve">Method: </w:t>
            </w:r>
            <w:r w:rsidR="00C16161" w:rsidRPr="000D3FE0">
              <w:rPr>
                <w:rFonts w:ascii="Arial" w:hAnsi="Arial" w:cs="Arial"/>
                <w:sz w:val="18"/>
                <w:szCs w:val="18"/>
              </w:rPr>
              <w:t xml:space="preserve"> From </w:t>
            </w:r>
            <w:r w:rsidRPr="000D3FE0">
              <w:rPr>
                <w:rFonts w:ascii="Arial" w:eastAsia="宋体" w:hAnsi="Arial" w:cs="Arial"/>
                <w:sz w:val="18"/>
                <w:szCs w:val="18"/>
                <w:lang w:eastAsia="ja-JP"/>
              </w:rPr>
              <w:t>AM-140021-015</w:t>
            </w:r>
            <w:r w:rsidR="00C16161" w:rsidRPr="000D3FE0">
              <w:rPr>
                <w:rFonts w:ascii="Arial" w:eastAsia="宋体" w:hAnsi="Arial" w:cs="Arial"/>
                <w:sz w:val="18"/>
                <w:szCs w:val="18"/>
                <w:lang w:eastAsia="ja-JP"/>
              </w:rPr>
              <w:t xml:space="preserve"> to A M-140021-051</w:t>
            </w:r>
          </w:p>
        </w:tc>
      </w:tr>
      <w:tr w:rsidR="00C831FA" w:rsidRPr="000D3FE0" w14:paraId="4448D84E" w14:textId="77777777" w:rsidTr="008659F9">
        <w:trPr>
          <w:trHeight w:val="422"/>
          <w:jc w:val="center"/>
          <w:trPrChange w:id="476" w:author="Jie Wang5909" w:date="2026-10-13T13:48:00Z">
            <w:trPr>
              <w:trHeight w:val="422"/>
              <w:jc w:val="center"/>
            </w:trPr>
          </w:trPrChange>
        </w:trPr>
        <w:tc>
          <w:tcPr>
            <w:tcW w:w="1726" w:type="dxa"/>
            <w:vMerge w:val="restart"/>
            <w:shd w:val="clear" w:color="auto" w:fill="FFFFFF"/>
            <w:vAlign w:val="center"/>
            <w:tcPrChange w:id="477" w:author="Jie Wang5909" w:date="2026-10-13T13:48:00Z">
              <w:tcPr>
                <w:tcW w:w="1726" w:type="dxa"/>
                <w:vMerge w:val="restart"/>
                <w:shd w:val="clear" w:color="auto" w:fill="FFFFFF"/>
                <w:vAlign w:val="center"/>
              </w:tcPr>
            </w:tcPrChange>
          </w:tcPr>
          <w:p w14:paraId="7567735F" w14:textId="516FE41F"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Solvent residue under drying</w:t>
            </w:r>
          </w:p>
        </w:tc>
        <w:tc>
          <w:tcPr>
            <w:tcW w:w="1530" w:type="dxa"/>
            <w:vMerge w:val="restart"/>
            <w:shd w:val="clear" w:color="auto" w:fill="FFFFFF"/>
            <w:vAlign w:val="center"/>
            <w:tcPrChange w:id="478" w:author="Jie Wang5909" w:date="2026-10-13T13:48:00Z">
              <w:tcPr>
                <w:tcW w:w="1530" w:type="dxa"/>
                <w:vMerge w:val="restart"/>
                <w:shd w:val="clear" w:color="auto" w:fill="FFFFFF"/>
                <w:vAlign w:val="center"/>
              </w:tcPr>
            </w:tcPrChange>
          </w:tcPr>
          <w:p w14:paraId="1CC20271" w14:textId="73A3AC7E"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EA residue, n-heptane residue, DCM residue</w:t>
            </w:r>
          </w:p>
        </w:tc>
        <w:tc>
          <w:tcPr>
            <w:tcW w:w="1922" w:type="dxa"/>
            <w:shd w:val="clear" w:color="auto" w:fill="FFFFFF"/>
            <w:vAlign w:val="center"/>
            <w:tcPrChange w:id="479" w:author="Jie Wang5909" w:date="2026-10-13T13:48:00Z">
              <w:tcPr>
                <w:tcW w:w="1922" w:type="dxa"/>
                <w:shd w:val="clear" w:color="auto" w:fill="FFFFFF"/>
                <w:vAlign w:val="center"/>
              </w:tcPr>
            </w:tcPrChange>
          </w:tcPr>
          <w:p w14:paraId="59E47780" w14:textId="2BBFF3E7"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EA residue ≤1%</w:t>
            </w:r>
            <w:r w:rsidRPr="000D3FE0">
              <w:rPr>
                <w:rFonts w:ascii="Arial" w:hAnsi="Arial" w:cs="Arial"/>
                <w:sz w:val="18"/>
                <w:szCs w:val="18"/>
                <w:lang w:eastAsia="ja-JP"/>
              </w:rPr>
              <w:t xml:space="preserve"> w/w</w:t>
            </w:r>
          </w:p>
        </w:tc>
        <w:tc>
          <w:tcPr>
            <w:tcW w:w="1726" w:type="dxa"/>
            <w:shd w:val="clear" w:color="auto" w:fill="FFFFFF"/>
            <w:noWrap/>
            <w:vAlign w:val="center"/>
            <w:tcPrChange w:id="480" w:author="Jie Wang5909" w:date="2026-10-13T13:48:00Z">
              <w:tcPr>
                <w:tcW w:w="1726" w:type="dxa"/>
                <w:shd w:val="clear" w:color="auto" w:fill="FFFFFF"/>
                <w:noWrap/>
                <w:vAlign w:val="center"/>
              </w:tcPr>
            </w:tcPrChange>
          </w:tcPr>
          <w:p w14:paraId="2CC94A29" w14:textId="241A4889"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EA residue ≤1%</w:t>
            </w:r>
            <w:r w:rsidRPr="000D3FE0">
              <w:rPr>
                <w:rFonts w:ascii="Arial" w:hAnsi="Arial" w:cs="Arial"/>
                <w:sz w:val="18"/>
                <w:szCs w:val="18"/>
                <w:lang w:eastAsia="ja-JP"/>
              </w:rPr>
              <w:t xml:space="preserve"> w/w</w:t>
            </w:r>
          </w:p>
        </w:tc>
        <w:tc>
          <w:tcPr>
            <w:tcW w:w="1726" w:type="dxa"/>
            <w:vMerge w:val="restart"/>
            <w:vAlign w:val="center"/>
            <w:tcPrChange w:id="481" w:author="Jie Wang5909" w:date="2026-10-13T13:48:00Z">
              <w:tcPr>
                <w:tcW w:w="1726" w:type="dxa"/>
                <w:vMerge w:val="restart"/>
                <w:vAlign w:val="center"/>
              </w:tcPr>
            </w:tcPrChange>
          </w:tcPr>
          <w:p w14:paraId="412EC682" w14:textId="3FB7236E" w:rsidR="00C831FA" w:rsidRPr="000D3FE0" w:rsidRDefault="00C831FA">
            <w:pPr>
              <w:spacing w:after="0"/>
              <w:jc w:val="center"/>
              <w:rPr>
                <w:rFonts w:ascii="Arial" w:hAnsi="Arial" w:cs="Arial"/>
                <w:sz w:val="18"/>
                <w:szCs w:val="18"/>
              </w:rPr>
            </w:pPr>
            <w:r w:rsidRPr="000D3FE0">
              <w:rPr>
                <w:rFonts w:ascii="Arial" w:hAnsi="Arial" w:cs="Arial"/>
                <w:sz w:val="18"/>
                <w:szCs w:val="18"/>
              </w:rPr>
              <w:t xml:space="preserve"> Method: </w:t>
            </w:r>
            <w:r w:rsidR="00834580" w:rsidRPr="000D3FE0">
              <w:rPr>
                <w:rFonts w:ascii="Arial" w:hAnsi="Arial" w:cs="Arial"/>
                <w:sz w:val="18"/>
                <w:szCs w:val="18"/>
              </w:rPr>
              <w:t xml:space="preserve">From </w:t>
            </w:r>
            <w:r w:rsidRPr="000D3FE0">
              <w:rPr>
                <w:rFonts w:ascii="Arial" w:eastAsia="宋体" w:hAnsi="Arial" w:cs="Arial"/>
                <w:sz w:val="18"/>
                <w:szCs w:val="18"/>
                <w:lang w:eastAsia="ja-JP"/>
              </w:rPr>
              <w:t>AM-140021-015</w:t>
            </w:r>
            <w:r w:rsidR="00C16161" w:rsidRPr="000D3FE0">
              <w:rPr>
                <w:rFonts w:ascii="Arial" w:eastAsia="宋体" w:hAnsi="Arial" w:cs="Arial"/>
                <w:sz w:val="18"/>
                <w:szCs w:val="18"/>
                <w:lang w:eastAsia="ja-JP"/>
              </w:rPr>
              <w:t xml:space="preserve"> to AM-140021-051</w:t>
            </w:r>
          </w:p>
        </w:tc>
      </w:tr>
      <w:tr w:rsidR="00C831FA" w:rsidRPr="000D3FE0" w14:paraId="67DD128F" w14:textId="77777777" w:rsidTr="008659F9">
        <w:trPr>
          <w:trHeight w:val="422"/>
          <w:jc w:val="center"/>
          <w:trPrChange w:id="482" w:author="Jie Wang5909" w:date="2026-10-13T13:48:00Z">
            <w:trPr>
              <w:trHeight w:val="422"/>
              <w:jc w:val="center"/>
            </w:trPr>
          </w:trPrChange>
        </w:trPr>
        <w:tc>
          <w:tcPr>
            <w:tcW w:w="1726" w:type="dxa"/>
            <w:vMerge/>
            <w:shd w:val="clear" w:color="auto" w:fill="FFFFFF"/>
            <w:vAlign w:val="center"/>
            <w:tcPrChange w:id="483" w:author="Jie Wang5909" w:date="2026-10-13T13:48:00Z">
              <w:tcPr>
                <w:tcW w:w="1726" w:type="dxa"/>
                <w:vMerge/>
                <w:shd w:val="clear" w:color="auto" w:fill="FFFFFF"/>
                <w:vAlign w:val="center"/>
              </w:tcPr>
            </w:tcPrChange>
          </w:tcPr>
          <w:p w14:paraId="57A5E5A2" w14:textId="77777777" w:rsidR="00C831FA" w:rsidRPr="000D3FE0" w:rsidRDefault="00C831FA" w:rsidP="00C831FA">
            <w:pPr>
              <w:spacing w:after="0"/>
              <w:rPr>
                <w:rFonts w:ascii="Arial" w:eastAsia="宋体" w:hAnsi="Arial" w:cs="Arial"/>
                <w:sz w:val="18"/>
                <w:szCs w:val="18"/>
                <w:lang w:eastAsia="ja-JP"/>
              </w:rPr>
            </w:pPr>
          </w:p>
        </w:tc>
        <w:tc>
          <w:tcPr>
            <w:tcW w:w="1530" w:type="dxa"/>
            <w:vMerge/>
            <w:shd w:val="clear" w:color="auto" w:fill="FFFFFF"/>
            <w:vAlign w:val="center"/>
            <w:tcPrChange w:id="484" w:author="Jie Wang5909" w:date="2026-10-13T13:48:00Z">
              <w:tcPr>
                <w:tcW w:w="1530" w:type="dxa"/>
                <w:vMerge/>
                <w:shd w:val="clear" w:color="auto" w:fill="FFFFFF"/>
                <w:vAlign w:val="center"/>
              </w:tcPr>
            </w:tcPrChange>
          </w:tcPr>
          <w:p w14:paraId="12675058" w14:textId="77777777" w:rsidR="00C831FA" w:rsidRPr="000D3FE0" w:rsidRDefault="00C831FA" w:rsidP="00C831FA">
            <w:pPr>
              <w:spacing w:after="0"/>
              <w:rPr>
                <w:rFonts w:ascii="Arial" w:eastAsia="宋体" w:hAnsi="Arial" w:cs="Arial"/>
                <w:sz w:val="18"/>
                <w:szCs w:val="18"/>
                <w:lang w:eastAsia="ja-JP"/>
              </w:rPr>
            </w:pPr>
          </w:p>
        </w:tc>
        <w:tc>
          <w:tcPr>
            <w:tcW w:w="1922" w:type="dxa"/>
            <w:shd w:val="clear" w:color="auto" w:fill="FFFFFF"/>
            <w:vAlign w:val="center"/>
            <w:tcPrChange w:id="485" w:author="Jie Wang5909" w:date="2026-10-13T13:48:00Z">
              <w:tcPr>
                <w:tcW w:w="1922" w:type="dxa"/>
                <w:shd w:val="clear" w:color="auto" w:fill="FFFFFF"/>
                <w:vAlign w:val="center"/>
              </w:tcPr>
            </w:tcPrChange>
          </w:tcPr>
          <w:p w14:paraId="2082074D" w14:textId="271DDD8E" w:rsidR="00C831FA" w:rsidRPr="000D3FE0" w:rsidRDefault="00C831FA" w:rsidP="00C831FA">
            <w:pPr>
              <w:spacing w:after="0"/>
              <w:rPr>
                <w:rFonts w:ascii="Arial" w:eastAsia="宋体" w:hAnsi="Arial" w:cs="Arial"/>
                <w:sz w:val="18"/>
                <w:szCs w:val="18"/>
                <w:lang w:eastAsia="ja-JP"/>
              </w:rPr>
            </w:pPr>
            <w:r w:rsidRPr="000D3FE0">
              <w:rPr>
                <w:rFonts w:ascii="Arial" w:eastAsia="宋体" w:hAnsi="Arial" w:cs="Arial"/>
                <w:sz w:val="18"/>
                <w:szCs w:val="18"/>
                <w:lang w:eastAsia="ja-JP"/>
              </w:rPr>
              <w:t>n-Heptane residue ≤2%</w:t>
            </w:r>
            <w:r w:rsidRPr="000D3FE0">
              <w:rPr>
                <w:rFonts w:ascii="Arial" w:hAnsi="Arial" w:cs="Arial"/>
                <w:sz w:val="18"/>
                <w:szCs w:val="18"/>
                <w:lang w:eastAsia="ja-JP"/>
              </w:rPr>
              <w:t xml:space="preserve"> w/w</w:t>
            </w:r>
          </w:p>
        </w:tc>
        <w:tc>
          <w:tcPr>
            <w:tcW w:w="1726" w:type="dxa"/>
            <w:shd w:val="clear" w:color="auto" w:fill="FFFFFF"/>
            <w:noWrap/>
            <w:vAlign w:val="center"/>
            <w:tcPrChange w:id="486" w:author="Jie Wang5909" w:date="2026-10-13T13:48:00Z">
              <w:tcPr>
                <w:tcW w:w="1726" w:type="dxa"/>
                <w:shd w:val="clear" w:color="auto" w:fill="FFFFFF"/>
                <w:noWrap/>
                <w:vAlign w:val="center"/>
              </w:tcPr>
            </w:tcPrChange>
          </w:tcPr>
          <w:p w14:paraId="375EEBD1" w14:textId="1F5D7B99" w:rsidR="00C831FA" w:rsidRPr="000D3FE0" w:rsidRDefault="00C831FA" w:rsidP="00C831FA">
            <w:pPr>
              <w:spacing w:after="0"/>
              <w:rPr>
                <w:rFonts w:ascii="Arial" w:hAnsi="Arial" w:cs="Arial"/>
                <w:sz w:val="18"/>
                <w:szCs w:val="18"/>
              </w:rPr>
            </w:pPr>
            <w:r w:rsidRPr="000D3FE0">
              <w:rPr>
                <w:rFonts w:ascii="Arial" w:eastAsia="宋体" w:hAnsi="Arial" w:cs="Arial"/>
                <w:sz w:val="18"/>
                <w:szCs w:val="18"/>
                <w:lang w:eastAsia="ja-JP"/>
              </w:rPr>
              <w:t>n-Heptane residue ≤2%</w:t>
            </w:r>
            <w:r w:rsidRPr="000D3FE0">
              <w:rPr>
                <w:rFonts w:ascii="Arial" w:hAnsi="Arial" w:cs="Arial"/>
                <w:sz w:val="18"/>
                <w:szCs w:val="18"/>
                <w:lang w:eastAsia="ja-JP"/>
              </w:rPr>
              <w:t xml:space="preserve"> w/w</w:t>
            </w:r>
          </w:p>
        </w:tc>
        <w:tc>
          <w:tcPr>
            <w:tcW w:w="1726" w:type="dxa"/>
            <w:vMerge/>
            <w:vAlign w:val="center"/>
            <w:tcPrChange w:id="487" w:author="Jie Wang5909" w:date="2026-10-13T13:48:00Z">
              <w:tcPr>
                <w:tcW w:w="1726" w:type="dxa"/>
                <w:vMerge/>
                <w:vAlign w:val="center"/>
              </w:tcPr>
            </w:tcPrChange>
          </w:tcPr>
          <w:p w14:paraId="4F897868" w14:textId="77777777" w:rsidR="00C831FA" w:rsidRPr="000D3FE0" w:rsidRDefault="00C831FA" w:rsidP="00C831FA">
            <w:pPr>
              <w:spacing w:after="0"/>
              <w:rPr>
                <w:rFonts w:ascii="Arial" w:hAnsi="Arial" w:cs="Arial"/>
                <w:sz w:val="18"/>
                <w:szCs w:val="18"/>
              </w:rPr>
            </w:pPr>
          </w:p>
        </w:tc>
      </w:tr>
      <w:tr w:rsidR="00C831FA" w:rsidRPr="000D3FE0" w14:paraId="4E95A25B" w14:textId="77777777" w:rsidTr="008659F9">
        <w:trPr>
          <w:trHeight w:val="422"/>
          <w:jc w:val="center"/>
          <w:trPrChange w:id="488" w:author="Jie Wang5909" w:date="2026-10-13T13:48:00Z">
            <w:trPr>
              <w:trHeight w:val="422"/>
              <w:jc w:val="center"/>
            </w:trPr>
          </w:trPrChange>
        </w:trPr>
        <w:tc>
          <w:tcPr>
            <w:tcW w:w="1726" w:type="dxa"/>
            <w:vMerge/>
            <w:shd w:val="clear" w:color="auto" w:fill="FFFFFF"/>
            <w:vAlign w:val="center"/>
            <w:tcPrChange w:id="489" w:author="Jie Wang5909" w:date="2026-10-13T13:48:00Z">
              <w:tcPr>
                <w:tcW w:w="1726" w:type="dxa"/>
                <w:vMerge/>
                <w:shd w:val="clear" w:color="auto" w:fill="FFFFFF"/>
                <w:vAlign w:val="center"/>
              </w:tcPr>
            </w:tcPrChange>
          </w:tcPr>
          <w:p w14:paraId="29DC7D39" w14:textId="77777777" w:rsidR="00C831FA" w:rsidRPr="000D3FE0" w:rsidRDefault="00C831FA" w:rsidP="00C831FA">
            <w:pPr>
              <w:spacing w:after="0"/>
              <w:rPr>
                <w:rFonts w:ascii="Arial" w:eastAsia="宋体" w:hAnsi="Arial" w:cs="Arial"/>
                <w:sz w:val="18"/>
                <w:szCs w:val="18"/>
                <w:lang w:eastAsia="ja-JP"/>
              </w:rPr>
            </w:pPr>
          </w:p>
        </w:tc>
        <w:tc>
          <w:tcPr>
            <w:tcW w:w="1530" w:type="dxa"/>
            <w:vMerge/>
            <w:shd w:val="clear" w:color="auto" w:fill="FFFFFF"/>
            <w:vAlign w:val="center"/>
            <w:tcPrChange w:id="490" w:author="Jie Wang5909" w:date="2026-10-13T13:48:00Z">
              <w:tcPr>
                <w:tcW w:w="1530" w:type="dxa"/>
                <w:vMerge/>
                <w:shd w:val="clear" w:color="auto" w:fill="FFFFFF"/>
                <w:vAlign w:val="center"/>
              </w:tcPr>
            </w:tcPrChange>
          </w:tcPr>
          <w:p w14:paraId="0ABCC5E8" w14:textId="77777777" w:rsidR="00C831FA" w:rsidRPr="000D3FE0" w:rsidRDefault="00C831FA" w:rsidP="00C831FA">
            <w:pPr>
              <w:spacing w:after="0"/>
              <w:rPr>
                <w:rFonts w:ascii="Arial" w:eastAsia="宋体" w:hAnsi="Arial" w:cs="Arial"/>
                <w:sz w:val="18"/>
                <w:szCs w:val="18"/>
                <w:lang w:eastAsia="ja-JP"/>
              </w:rPr>
            </w:pPr>
          </w:p>
        </w:tc>
        <w:tc>
          <w:tcPr>
            <w:tcW w:w="1922" w:type="dxa"/>
            <w:shd w:val="clear" w:color="auto" w:fill="FFFFFF"/>
            <w:vAlign w:val="center"/>
            <w:tcPrChange w:id="491" w:author="Jie Wang5909" w:date="2026-10-13T13:48:00Z">
              <w:tcPr>
                <w:tcW w:w="1922" w:type="dxa"/>
                <w:shd w:val="clear" w:color="auto" w:fill="FFFFFF"/>
                <w:vAlign w:val="center"/>
              </w:tcPr>
            </w:tcPrChange>
          </w:tcPr>
          <w:p w14:paraId="070112BA" w14:textId="5D826728" w:rsidR="00C831FA" w:rsidRPr="000D3FE0" w:rsidRDefault="00C831FA" w:rsidP="00C831FA">
            <w:pPr>
              <w:spacing w:after="0"/>
              <w:rPr>
                <w:rFonts w:ascii="Arial" w:eastAsia="宋体" w:hAnsi="Arial" w:cs="Arial"/>
                <w:sz w:val="18"/>
                <w:szCs w:val="18"/>
                <w:lang w:eastAsia="ja-JP"/>
              </w:rPr>
            </w:pPr>
            <w:r w:rsidRPr="000D3FE0">
              <w:rPr>
                <w:rFonts w:ascii="Arial" w:eastAsia="宋体" w:hAnsi="Arial" w:cs="Arial"/>
                <w:sz w:val="18"/>
                <w:szCs w:val="18"/>
                <w:lang w:eastAsia="ja-JP"/>
              </w:rPr>
              <w:t>DCM residue≤1%</w:t>
            </w:r>
            <w:r w:rsidRPr="000D3FE0">
              <w:rPr>
                <w:rFonts w:ascii="Arial" w:hAnsi="Arial" w:cs="Arial"/>
                <w:sz w:val="18"/>
                <w:szCs w:val="18"/>
                <w:lang w:eastAsia="ja-JP"/>
              </w:rPr>
              <w:t xml:space="preserve"> w/w</w:t>
            </w:r>
          </w:p>
        </w:tc>
        <w:tc>
          <w:tcPr>
            <w:tcW w:w="1726" w:type="dxa"/>
            <w:shd w:val="clear" w:color="auto" w:fill="FFFFFF"/>
            <w:noWrap/>
            <w:vAlign w:val="center"/>
            <w:tcPrChange w:id="492" w:author="Jie Wang5909" w:date="2026-10-13T13:48:00Z">
              <w:tcPr>
                <w:tcW w:w="1726" w:type="dxa"/>
                <w:shd w:val="clear" w:color="auto" w:fill="FFFFFF"/>
                <w:noWrap/>
                <w:vAlign w:val="center"/>
              </w:tcPr>
            </w:tcPrChange>
          </w:tcPr>
          <w:p w14:paraId="4F381AF3" w14:textId="605B6F87" w:rsidR="00C831FA" w:rsidRPr="000D3FE0" w:rsidRDefault="00C831FA" w:rsidP="00C831FA">
            <w:pPr>
              <w:spacing w:after="0"/>
              <w:rPr>
                <w:rFonts w:ascii="Arial" w:hAnsi="Arial" w:cs="Arial"/>
                <w:sz w:val="18"/>
                <w:szCs w:val="18"/>
              </w:rPr>
            </w:pPr>
            <w:r w:rsidRPr="000D3FE0">
              <w:rPr>
                <w:rFonts w:ascii="Arial" w:eastAsia="宋体" w:hAnsi="Arial" w:cs="Arial"/>
                <w:sz w:val="18"/>
                <w:szCs w:val="18"/>
                <w:lang w:eastAsia="ja-JP"/>
              </w:rPr>
              <w:t>DCM residue≤1%</w:t>
            </w:r>
            <w:r w:rsidRPr="000D3FE0">
              <w:rPr>
                <w:rFonts w:ascii="Arial" w:hAnsi="Arial" w:cs="Arial"/>
                <w:sz w:val="18"/>
                <w:szCs w:val="18"/>
                <w:lang w:eastAsia="ja-JP"/>
              </w:rPr>
              <w:t xml:space="preserve"> w/w</w:t>
            </w:r>
          </w:p>
        </w:tc>
        <w:tc>
          <w:tcPr>
            <w:tcW w:w="1726" w:type="dxa"/>
            <w:vMerge/>
            <w:vAlign w:val="center"/>
            <w:tcPrChange w:id="493" w:author="Jie Wang5909" w:date="2026-10-13T13:48:00Z">
              <w:tcPr>
                <w:tcW w:w="1726" w:type="dxa"/>
                <w:vMerge/>
                <w:vAlign w:val="center"/>
              </w:tcPr>
            </w:tcPrChange>
          </w:tcPr>
          <w:p w14:paraId="366EAAA7" w14:textId="77777777" w:rsidR="00C831FA" w:rsidRPr="000D3FE0" w:rsidRDefault="00C831FA" w:rsidP="00C831FA">
            <w:pPr>
              <w:spacing w:after="0"/>
              <w:rPr>
                <w:rFonts w:ascii="Arial" w:hAnsi="Arial" w:cs="Arial"/>
                <w:sz w:val="18"/>
                <w:szCs w:val="18"/>
              </w:rPr>
            </w:pPr>
          </w:p>
        </w:tc>
      </w:tr>
    </w:tbl>
    <w:bookmarkEnd w:id="465"/>
    <w:p w14:paraId="6803977F" w14:textId="1001E0EF" w:rsidR="00C16161" w:rsidRPr="000D3FE0" w:rsidRDefault="00D03FAF">
      <w:pPr>
        <w:spacing w:line="360" w:lineRule="atLeast"/>
        <w:jc w:val="both"/>
        <w:rPr>
          <w:rFonts w:ascii="Arial" w:eastAsia="宋体" w:hAnsi="Arial" w:cs="Arial"/>
          <w:sz w:val="21"/>
          <w:szCs w:val="21"/>
        </w:rPr>
        <w:pPrChange w:id="494" w:author="Jie Wang5909" w:date="2026-10-13T14:01:00Z">
          <w:pPr>
            <w:spacing w:line="360" w:lineRule="atLeast"/>
          </w:pPr>
        </w:pPrChange>
      </w:pPr>
      <w:r w:rsidRPr="000D3FE0">
        <w:rPr>
          <w:rFonts w:ascii="Arial" w:hAnsi="Arial" w:cs="Arial"/>
          <w:b/>
          <w:sz w:val="21"/>
          <w:szCs w:val="21"/>
        </w:rPr>
        <w:t>Conclusion</w:t>
      </w:r>
      <w:r w:rsidR="002F4724" w:rsidRPr="000D3FE0">
        <w:rPr>
          <w:rFonts w:ascii="Arial" w:hAnsi="Arial" w:cs="Arial"/>
          <w:b/>
          <w:sz w:val="21"/>
          <w:szCs w:val="21"/>
        </w:rPr>
        <w:t>:</w:t>
      </w:r>
      <w:r w:rsidR="002F4724" w:rsidRPr="000D3FE0">
        <w:rPr>
          <w:rFonts w:ascii="Arial" w:hAnsi="Arial" w:cs="Arial"/>
          <w:sz w:val="21"/>
          <w:szCs w:val="21"/>
        </w:rPr>
        <w:t xml:space="preserve"> </w:t>
      </w:r>
      <w:r w:rsidR="00C16161" w:rsidRPr="000D3FE0">
        <w:rPr>
          <w:rFonts w:ascii="Arial" w:eastAsia="宋体" w:hAnsi="Arial" w:cs="Arial"/>
          <w:sz w:val="21"/>
          <w:szCs w:val="21"/>
        </w:rPr>
        <w:t xml:space="preserve">A gap is identified in the residual solvent testing method for IPC dried solid samples of Step </w:t>
      </w:r>
      <w:r w:rsidR="00EE71D5" w:rsidRPr="000D3FE0">
        <w:rPr>
          <w:rFonts w:ascii="Arial" w:eastAsia="宋体" w:hAnsi="Arial" w:cs="Arial"/>
          <w:sz w:val="21"/>
          <w:szCs w:val="21"/>
        </w:rPr>
        <w:t>2 cleavage</w:t>
      </w:r>
      <w:r w:rsidR="00C16161" w:rsidRPr="000D3FE0">
        <w:rPr>
          <w:rFonts w:ascii="Arial" w:eastAsia="宋体" w:hAnsi="Arial" w:cs="Arial"/>
          <w:sz w:val="21"/>
          <w:szCs w:val="21"/>
        </w:rPr>
        <w:t>. During the full-scale non-saleable batch campaign, three consecutive System Suitability Test (SST) failures were observed for method AM-140021-015.06, with n-heptane recovery at 90% falling outside the 95%–105% acceptance criteria, and a deviation investigation has been initiated per site procedure.</w:t>
      </w:r>
    </w:p>
    <w:p w14:paraId="0316C157" w14:textId="2551C207" w:rsidR="00924C6E" w:rsidRPr="000D3FE0" w:rsidRDefault="1373182A">
      <w:pPr>
        <w:spacing w:after="0" w:line="360" w:lineRule="atLeast"/>
        <w:jc w:val="both"/>
        <w:rPr>
          <w:rFonts w:ascii="Arial" w:eastAsia="宋体" w:hAnsi="Arial" w:cs="Arial"/>
          <w:sz w:val="21"/>
          <w:szCs w:val="21"/>
        </w:rPr>
        <w:pPrChange w:id="495" w:author="Jie Wang5909" w:date="2026-10-13T14:01:00Z">
          <w:pPr>
            <w:spacing w:after="0" w:line="360" w:lineRule="atLeast"/>
          </w:pPr>
        </w:pPrChange>
      </w:pPr>
      <w:r w:rsidRPr="797C4670">
        <w:rPr>
          <w:rFonts w:ascii="Arial" w:eastAsia="宋体" w:hAnsi="Arial" w:cs="Arial"/>
          <w:sz w:val="21"/>
          <w:szCs w:val="21"/>
        </w:rPr>
        <w:t>For the PPQ campaign, a new residual solvent method AM-140021-051 with DMI as diluent will be implemented based on feasibility and development studies to resolve the SST failure issue. This change is a testing method optimization for improved reliability, with no impact on the in-process control strateg</w:t>
      </w:r>
      <w:r w:rsidRPr="797C4670">
        <w:rPr>
          <w:sz w:val="21"/>
          <w:szCs w:val="21"/>
          <w:rPrChange w:id="496" w:author="Yu Zhang12718" w:date="2026-10-15T05:47:00Z">
            <w:rPr>
              <w:rFonts w:ascii="Arial" w:eastAsia="宋体" w:hAnsi="Arial" w:cs="Arial"/>
              <w:sz w:val="21"/>
              <w:szCs w:val="21"/>
            </w:rPr>
          </w:rPrChange>
        </w:rPr>
        <w:t>y and product CQAs</w:t>
      </w:r>
      <w:ins w:id="497" w:author="Jie Wang5909" w:date="2026-10-13T15:43:00Z">
        <w:r w:rsidR="00187A9C" w:rsidRPr="797C4670">
          <w:rPr>
            <w:sz w:val="21"/>
            <w:szCs w:val="21"/>
            <w:rPrChange w:id="498" w:author="Yu Zhang12718" w:date="2026-10-15T05:47:00Z">
              <w:rPr>
                <w:rFonts w:ascii="Arial" w:eastAsia="宋体" w:hAnsi="Arial" w:cs="Arial"/>
                <w:sz w:val="21"/>
                <w:szCs w:val="21"/>
              </w:rPr>
            </w:rPrChange>
          </w:rPr>
          <w:t xml:space="preserve">. The new method AM-140021-51 has </w:t>
        </w:r>
      </w:ins>
      <w:ins w:id="499" w:author="Jie Wang5909" w:date="2026-10-13T15:47:00Z">
        <w:r w:rsidR="00187A9C" w:rsidRPr="797C4670">
          <w:rPr>
            <w:sz w:val="21"/>
            <w:szCs w:val="21"/>
            <w:rPrChange w:id="500" w:author="Yu Zhang12718" w:date="2026-10-15T05:47:00Z">
              <w:rPr>
                <w:rFonts w:ascii="Arial" w:eastAsia="宋体" w:hAnsi="Arial" w:cs="Arial"/>
                <w:sz w:val="21"/>
                <w:szCs w:val="21"/>
              </w:rPr>
            </w:rPrChange>
          </w:rPr>
          <w:t xml:space="preserve">been </w:t>
        </w:r>
        <w:commentRangeStart w:id="501"/>
        <w:commentRangeStart w:id="502"/>
        <w:proofErr w:type="gramStart"/>
        <w:r w:rsidR="00187A9C" w:rsidRPr="797C4670">
          <w:rPr>
            <w:sz w:val="21"/>
            <w:szCs w:val="21"/>
            <w:rPrChange w:id="503" w:author="Yu Zhang12718" w:date="2026-10-15T05:47:00Z">
              <w:rPr>
                <w:rFonts w:ascii="Arial" w:eastAsia="宋体" w:hAnsi="Arial" w:cs="Arial"/>
                <w:sz w:val="21"/>
                <w:szCs w:val="21"/>
              </w:rPr>
            </w:rPrChange>
          </w:rPr>
          <w:t>validated</w:t>
        </w:r>
      </w:ins>
      <w:ins w:id="504" w:author="Yu Zhang12718" w:date="2026-10-15T05:46:00Z">
        <w:r w:rsidR="098851A7" w:rsidRPr="797C4670">
          <w:rPr>
            <w:sz w:val="21"/>
            <w:szCs w:val="21"/>
            <w:rPrChange w:id="505" w:author="Yu Zhang12718" w:date="2026-10-15T05:47:00Z">
              <w:rPr>
                <w:rFonts w:ascii="Arial" w:eastAsia="宋体" w:hAnsi="Arial" w:cs="Arial"/>
                <w:sz w:val="21"/>
                <w:szCs w:val="21"/>
              </w:rPr>
            </w:rPrChange>
          </w:rPr>
          <w:t>(</w:t>
        </w:r>
        <w:proofErr w:type="gramEnd"/>
        <w:r w:rsidR="098851A7" w:rsidRPr="797C4670">
          <w:rPr>
            <w:sz w:val="21"/>
            <w:szCs w:val="21"/>
            <w:rPrChange w:id="506" w:author="Yu Zhang12718" w:date="2026-10-15T05:47:00Z">
              <w:rPr>
                <w:rFonts w:ascii="Arial" w:eastAsia="宋体" w:hAnsi="Arial" w:cs="Arial"/>
                <w:sz w:val="21"/>
                <w:szCs w:val="21"/>
              </w:rPr>
            </w:rPrChange>
          </w:rPr>
          <w:t>Validation report:</w:t>
        </w:r>
      </w:ins>
      <w:ins w:id="507" w:author="Yu Zhang12718" w:date="2026-10-15T05:47:00Z">
        <w:r w:rsidR="098851A7" w:rsidRPr="797C4670">
          <w:rPr>
            <w:sz w:val="21"/>
            <w:szCs w:val="21"/>
            <w:rPrChange w:id="508" w:author="Yu Zhang12718" w:date="2026-10-15T05:47:00Z">
              <w:rPr>
                <w:rFonts w:ascii="Arial" w:eastAsia="宋体" w:hAnsi="Arial" w:cs="Arial"/>
                <w:sz w:val="21"/>
                <w:szCs w:val="21"/>
              </w:rPr>
            </w:rPrChange>
          </w:rPr>
          <w:t xml:space="preserve"> AM-140021-051-VR-01.01 </w:t>
        </w:r>
      </w:ins>
      <w:ins w:id="509" w:author="Yu Zhang12718" w:date="2026-10-15T05:46:00Z">
        <w:r w:rsidR="098851A7" w:rsidRPr="797C4670">
          <w:rPr>
            <w:rFonts w:ascii="Arial" w:eastAsia="宋体" w:hAnsi="Arial" w:cs="Arial"/>
            <w:sz w:val="21"/>
            <w:szCs w:val="21"/>
          </w:rPr>
          <w:t>)</w:t>
        </w:r>
      </w:ins>
      <w:commentRangeEnd w:id="501"/>
      <w:r w:rsidRPr="797C4670">
        <w:rPr>
          <w:rStyle w:val="a4"/>
          <w:rFonts w:ascii="Arial" w:eastAsia="宋体" w:hAnsi="Arial" w:cs="Arial"/>
        </w:rPr>
        <w:commentReference w:id="501"/>
      </w:r>
      <w:commentRangeEnd w:id="502"/>
      <w:r>
        <w:rPr>
          <w:rStyle w:val="a4"/>
        </w:rPr>
        <w:commentReference w:id="502"/>
      </w:r>
      <w:ins w:id="510" w:author="Jie Wang5909" w:date="2026-10-13T15:47:00Z">
        <w:r w:rsidR="00187A9C" w:rsidRPr="797C4670">
          <w:rPr>
            <w:rFonts w:ascii="Arial" w:eastAsia="宋体" w:hAnsi="Arial" w:cs="Arial"/>
            <w:sz w:val="21"/>
            <w:szCs w:val="21"/>
          </w:rPr>
          <w:t>, and all re</w:t>
        </w:r>
      </w:ins>
      <w:ins w:id="511" w:author="Jie Wang5909" w:date="2026-10-13T15:48:00Z">
        <w:r w:rsidR="00187A9C" w:rsidRPr="797C4670">
          <w:rPr>
            <w:rFonts w:ascii="Arial" w:eastAsia="宋体" w:hAnsi="Arial" w:cs="Arial"/>
            <w:sz w:val="21"/>
            <w:szCs w:val="21"/>
          </w:rPr>
          <w:t>coveries meet the acceptance criteria of 90.0~11.0.0%</w:t>
        </w:r>
      </w:ins>
      <w:del w:id="512" w:author="Jie Wang5909" w:date="2026-10-13T15:43:00Z">
        <w:r w:rsidRPr="797C4670" w:rsidDel="1373182A">
          <w:rPr>
            <w:rFonts w:ascii="Arial" w:eastAsia="宋体" w:hAnsi="Arial" w:cs="Arial"/>
            <w:sz w:val="21"/>
            <w:szCs w:val="21"/>
          </w:rPr>
          <w:delText>,</w:delText>
        </w:r>
      </w:del>
      <w:r w:rsidRPr="797C4670">
        <w:rPr>
          <w:rFonts w:ascii="Arial" w:eastAsia="宋体" w:hAnsi="Arial" w:cs="Arial"/>
          <w:sz w:val="21"/>
          <w:szCs w:val="21"/>
        </w:rPr>
        <w:t xml:space="preserve"> </w:t>
      </w:r>
      <w:ins w:id="513" w:author="Jie Wang5909" w:date="2026-10-13T15:49:00Z">
        <w:r w:rsidR="00187A9C" w:rsidRPr="797C4670">
          <w:rPr>
            <w:rFonts w:ascii="Arial" w:eastAsia="宋体" w:hAnsi="Arial" w:cs="Arial"/>
            <w:sz w:val="21"/>
            <w:szCs w:val="21"/>
          </w:rPr>
          <w:t>so it</w:t>
        </w:r>
      </w:ins>
      <w:del w:id="514" w:author="Jie Wang5909" w:date="2026-10-13T15:49:00Z">
        <w:r w:rsidRPr="797C4670" w:rsidDel="1373182A">
          <w:rPr>
            <w:rFonts w:ascii="Arial" w:eastAsia="宋体" w:hAnsi="Arial" w:cs="Arial"/>
            <w:sz w:val="21"/>
            <w:szCs w:val="21"/>
          </w:rPr>
          <w:delText>and</w:delText>
        </w:r>
      </w:del>
      <w:r w:rsidRPr="797C4670">
        <w:rPr>
          <w:rFonts w:ascii="Arial" w:eastAsia="宋体" w:hAnsi="Arial" w:cs="Arial"/>
          <w:sz w:val="21"/>
          <w:szCs w:val="21"/>
        </w:rPr>
        <w:t xml:space="preserve"> </w:t>
      </w:r>
      <w:commentRangeStart w:id="515"/>
      <w:commentRangeStart w:id="516"/>
      <w:r w:rsidRPr="797C4670">
        <w:rPr>
          <w:rFonts w:ascii="Arial" w:eastAsia="宋体" w:hAnsi="Arial" w:cs="Arial"/>
          <w:sz w:val="21"/>
          <w:szCs w:val="21"/>
        </w:rPr>
        <w:t>is assessed as low risk</w:t>
      </w:r>
      <w:commentRangeEnd w:id="515"/>
      <w:r w:rsidRPr="797C4670">
        <w:rPr>
          <w:rStyle w:val="a4"/>
          <w:rFonts w:ascii="Arial" w:eastAsia="宋体" w:hAnsi="Arial" w:cs="Arial"/>
        </w:rPr>
        <w:commentReference w:id="515"/>
      </w:r>
      <w:commentRangeEnd w:id="516"/>
      <w:r>
        <w:rPr>
          <w:rStyle w:val="a4"/>
        </w:rPr>
        <w:commentReference w:id="516"/>
      </w:r>
      <w:r w:rsidRPr="797C4670">
        <w:rPr>
          <w:rFonts w:ascii="Arial" w:eastAsia="宋体" w:hAnsi="Arial" w:cs="Arial"/>
          <w:sz w:val="21"/>
          <w:szCs w:val="21"/>
        </w:rPr>
        <w:t>. All other IPC items and testing methods for Step 3 remain consistent between the full-scale non-saleable batch and PPQ campaign, with no additional gaps.</w:t>
      </w:r>
    </w:p>
    <w:p w14:paraId="3AFD101F" w14:textId="77777777" w:rsidR="00C16161" w:rsidRPr="000D3FE0" w:rsidRDefault="00C16161" w:rsidP="00C16161">
      <w:pPr>
        <w:spacing w:after="0" w:line="360" w:lineRule="atLeast"/>
        <w:rPr>
          <w:rFonts w:ascii="Arial" w:eastAsia="宋体" w:hAnsi="Arial" w:cs="Arial"/>
          <w:sz w:val="21"/>
          <w:szCs w:val="21"/>
        </w:rPr>
      </w:pPr>
    </w:p>
    <w:p w14:paraId="0D1767AE" w14:textId="50C218C7" w:rsidR="00297E80" w:rsidRDefault="00C16161">
      <w:pPr>
        <w:jc w:val="both"/>
        <w:rPr>
          <w:ins w:id="517" w:author="Jie Wang5909" w:date="2026-10-13T13:49:00Z"/>
          <w:rFonts w:ascii="Arial" w:hAnsi="Arial" w:cs="Arial"/>
          <w:b/>
          <w:sz w:val="21"/>
          <w:szCs w:val="21"/>
        </w:rPr>
        <w:pPrChange w:id="518" w:author="Jie Wang5909" w:date="2026-10-13T13:49:00Z">
          <w:pPr/>
        </w:pPrChange>
      </w:pPr>
      <w:r w:rsidRPr="000D3FE0">
        <w:rPr>
          <w:rFonts w:ascii="Arial" w:hAnsi="Arial" w:cs="Arial"/>
          <w:b/>
          <w:sz w:val="21"/>
          <w:szCs w:val="21"/>
        </w:rPr>
        <w:t>c</w:t>
      </w:r>
      <w:r w:rsidR="00C831FA" w:rsidRPr="000D3FE0">
        <w:rPr>
          <w:rFonts w:ascii="Arial" w:hAnsi="Arial" w:cs="Arial"/>
          <w:b/>
          <w:sz w:val="21"/>
          <w:szCs w:val="21"/>
        </w:rPr>
        <w:t>). The In-Process Control (IPC) Items for step 3</w:t>
      </w:r>
      <w:r w:rsidR="00C831FA" w:rsidRPr="000D3FE0">
        <w:rPr>
          <w:rFonts w:ascii="Arial" w:hAnsi="Arial" w:cs="Arial"/>
          <w:sz w:val="21"/>
          <w:szCs w:val="21"/>
        </w:rPr>
        <w:t xml:space="preserve"> </w:t>
      </w:r>
      <w:proofErr w:type="spellStart"/>
      <w:r w:rsidR="00C831FA" w:rsidRPr="000D3FE0">
        <w:rPr>
          <w:rFonts w:ascii="Arial" w:hAnsi="Arial" w:cs="Arial"/>
          <w:b/>
          <w:sz w:val="21"/>
          <w:szCs w:val="21"/>
        </w:rPr>
        <w:t>Dithiolacetal</w:t>
      </w:r>
      <w:proofErr w:type="spellEnd"/>
      <w:r w:rsidR="00C831FA" w:rsidRPr="000D3FE0">
        <w:rPr>
          <w:rFonts w:ascii="Arial" w:hAnsi="Arial" w:cs="Arial"/>
          <w:b/>
          <w:sz w:val="21"/>
          <w:szCs w:val="21"/>
        </w:rPr>
        <w:t xml:space="preserve"> synthesis in LSN4182928 / ASYM-140021</w:t>
      </w:r>
    </w:p>
    <w:p w14:paraId="413D7A29" w14:textId="62C71C2D" w:rsidR="003E234A" w:rsidRPr="00187A9C" w:rsidRDefault="003E234A">
      <w:pPr>
        <w:rPr>
          <w:rFonts w:ascii="Arial" w:hAnsi="Arial" w:cs="Arial"/>
          <w:b/>
          <w:bCs/>
          <w:sz w:val="21"/>
          <w:szCs w:val="21"/>
        </w:rPr>
      </w:pPr>
      <w:ins w:id="519" w:author="Jie Wang5909" w:date="2026-10-13T13:49:00Z">
        <w:r>
          <w:rPr>
            <w:rFonts w:ascii="Arial" w:eastAsia="Times New Roman" w:hAnsi="Arial" w:cs="Arial"/>
            <w:b/>
            <w:bCs/>
            <w:sz w:val="21"/>
            <w:szCs w:val="21"/>
          </w:rPr>
          <w:t>Table 9: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r>
          <w:rPr>
            <w:rFonts w:ascii="Arial" w:eastAsia="Times New Roman" w:hAnsi="Arial" w:cs="Arial"/>
            <w:b/>
            <w:bCs/>
            <w:sz w:val="21"/>
            <w:szCs w:val="21"/>
          </w:rPr>
          <w:t xml:space="preserve">Step 3 </w:t>
        </w:r>
        <w:proofErr w:type="spellStart"/>
        <w:r>
          <w:rPr>
            <w:rFonts w:ascii="Arial" w:eastAsia="Times New Roman" w:hAnsi="Arial" w:cs="Arial"/>
            <w:b/>
            <w:bCs/>
            <w:sz w:val="21"/>
            <w:szCs w:val="21"/>
          </w:rPr>
          <w:t>Dithiolacetal</w:t>
        </w:r>
        <w:proofErr w:type="spellEnd"/>
        <w:r>
          <w:rPr>
            <w:rFonts w:ascii="Arial" w:eastAsia="Times New Roman" w:hAnsi="Arial" w:cs="Arial"/>
            <w:b/>
            <w:bCs/>
            <w:sz w:val="21"/>
            <w:szCs w:val="21"/>
          </w:rPr>
          <w:t xml:space="preserve"> Synthesis IPC I</w:t>
        </w:r>
        <w:r w:rsidRPr="007D189F">
          <w:rPr>
            <w:rFonts w:ascii="Arial" w:eastAsia="Times New Roman" w:hAnsi="Arial" w:cs="Arial" w:hint="eastAsia"/>
            <w:b/>
            <w:bCs/>
            <w:sz w:val="21"/>
            <w:szCs w:val="21"/>
          </w:rPr>
          <w:t>tems</w:t>
        </w:r>
        <w:r w:rsidRPr="007D189F">
          <w:rPr>
            <w:rFonts w:ascii="Arial" w:eastAsia="Times New Roman" w:hAnsi="Arial" w:cs="Arial"/>
            <w:b/>
            <w:bCs/>
            <w:sz w:val="21"/>
            <w:szCs w:val="21"/>
          </w:rPr>
          <w:t xml:space="preserve"> Gap</w:t>
        </w:r>
        <w:r>
          <w:rPr>
            <w:rFonts w:ascii="Arial" w:eastAsia="Times New Roman" w:hAnsi="Arial" w:cs="Arial"/>
            <w:b/>
            <w:bCs/>
            <w:sz w:val="21"/>
            <w:szCs w:val="21"/>
          </w:rPr>
          <w:t xml:space="preserve"> A</w:t>
        </w:r>
        <w:r w:rsidRPr="007D189F">
          <w:rPr>
            <w:rFonts w:ascii="Arial" w:eastAsia="Times New Roman" w:hAnsi="Arial" w:cs="Arial" w:hint="eastAsia"/>
            <w:b/>
            <w:bCs/>
            <w:sz w:val="21"/>
            <w:szCs w:val="21"/>
          </w:rPr>
          <w:t>sse</w:t>
        </w:r>
        <w:r w:rsidRPr="007D189F">
          <w:rPr>
            <w:rFonts w:ascii="Arial" w:eastAsia="Times New Roman" w:hAnsi="Arial" w:cs="Arial"/>
            <w:b/>
            <w:bCs/>
            <w:sz w:val="21"/>
            <w:szCs w:val="21"/>
          </w:rPr>
          <w:t>ssment</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726"/>
        <w:gridCol w:w="1530"/>
        <w:gridCol w:w="1922"/>
        <w:gridCol w:w="1726"/>
        <w:gridCol w:w="1726"/>
      </w:tblGrid>
      <w:tr w:rsidR="00C831FA" w:rsidRPr="000D3FE0" w14:paraId="3170F735" w14:textId="77777777" w:rsidTr="001D0487">
        <w:trPr>
          <w:trHeight w:val="588"/>
          <w:tblHeader/>
          <w:jc w:val="center"/>
        </w:trPr>
        <w:tc>
          <w:tcPr>
            <w:tcW w:w="1726" w:type="dxa"/>
            <w:shd w:val="clear" w:color="auto" w:fill="1F4E79" w:themeFill="accent1" w:themeFillShade="80"/>
            <w:vAlign w:val="center"/>
          </w:tcPr>
          <w:p w14:paraId="7CBC5D92" w14:textId="77777777" w:rsidR="00C831FA" w:rsidRPr="00C14565" w:rsidRDefault="00C831FA" w:rsidP="001D0487">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Process Step</w:t>
            </w:r>
          </w:p>
        </w:tc>
        <w:tc>
          <w:tcPr>
            <w:tcW w:w="1530" w:type="dxa"/>
            <w:shd w:val="clear" w:color="auto" w:fill="1F4E79" w:themeFill="accent1" w:themeFillShade="80"/>
            <w:vAlign w:val="center"/>
          </w:tcPr>
          <w:p w14:paraId="615EAAFD" w14:textId="77777777" w:rsidR="00C831FA" w:rsidRPr="00C14565" w:rsidRDefault="00C831FA" w:rsidP="001D0487">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Test Item</w:t>
            </w:r>
          </w:p>
        </w:tc>
        <w:tc>
          <w:tcPr>
            <w:tcW w:w="1922" w:type="dxa"/>
            <w:shd w:val="clear" w:color="auto" w:fill="1F4E79" w:themeFill="accent1" w:themeFillShade="80"/>
            <w:noWrap/>
            <w:vAlign w:val="center"/>
          </w:tcPr>
          <w:p w14:paraId="07D29CFB" w14:textId="77777777" w:rsidR="00C831FA" w:rsidRPr="00C14565" w:rsidRDefault="00C831FA" w:rsidP="001D0487">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Full Scale non-saleable Batch Criteria</w:t>
            </w:r>
          </w:p>
        </w:tc>
        <w:tc>
          <w:tcPr>
            <w:tcW w:w="1726" w:type="dxa"/>
            <w:shd w:val="clear" w:color="auto" w:fill="1F4E79" w:themeFill="accent1" w:themeFillShade="80"/>
            <w:noWrap/>
            <w:vAlign w:val="center"/>
          </w:tcPr>
          <w:p w14:paraId="35DD0055" w14:textId="77777777" w:rsidR="00C831FA" w:rsidRPr="00C14565" w:rsidRDefault="00C831FA" w:rsidP="001D0487">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PPQ Campaign Criteria</w:t>
            </w:r>
          </w:p>
        </w:tc>
        <w:tc>
          <w:tcPr>
            <w:tcW w:w="1726" w:type="dxa"/>
            <w:shd w:val="clear" w:color="auto" w:fill="1F4E79" w:themeFill="accent1" w:themeFillShade="80"/>
            <w:vAlign w:val="center"/>
          </w:tcPr>
          <w:p w14:paraId="7A628ABA" w14:textId="3177E64B" w:rsidR="00C831FA" w:rsidRPr="00C14565" w:rsidRDefault="00C831FA" w:rsidP="001D0487">
            <w:pPr>
              <w:jc w:val="center"/>
              <w:rPr>
                <w:rFonts w:ascii="Arial" w:hAnsi="Arial" w:cs="Arial"/>
                <w:b/>
                <w:color w:val="FFFFFF" w:themeColor="background1"/>
                <w:sz w:val="18"/>
                <w:szCs w:val="18"/>
              </w:rPr>
            </w:pPr>
            <w:r w:rsidRPr="00C14565">
              <w:rPr>
                <w:rFonts w:ascii="Arial" w:hAnsi="Arial" w:cs="Arial"/>
                <w:b/>
                <w:color w:val="FFFFFF" w:themeColor="background1"/>
                <w:sz w:val="18"/>
                <w:szCs w:val="18"/>
              </w:rPr>
              <w:t>Method Reference</w:t>
            </w:r>
          </w:p>
        </w:tc>
      </w:tr>
      <w:tr w:rsidR="00C831FA" w:rsidRPr="000D3FE0" w14:paraId="4B89C49E" w14:textId="77777777" w:rsidTr="001D0487">
        <w:trPr>
          <w:trHeight w:val="422"/>
          <w:jc w:val="center"/>
        </w:trPr>
        <w:tc>
          <w:tcPr>
            <w:tcW w:w="1726" w:type="dxa"/>
            <w:vMerge w:val="restart"/>
            <w:shd w:val="clear" w:color="auto" w:fill="FFFFFF"/>
            <w:vAlign w:val="center"/>
          </w:tcPr>
          <w:p w14:paraId="55C88CFC" w14:textId="0A2945F0"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ASYM-140852, ASYM-141266 —stage 2 reaction mixture</w:t>
            </w:r>
          </w:p>
        </w:tc>
        <w:tc>
          <w:tcPr>
            <w:tcW w:w="1530" w:type="dxa"/>
            <w:vMerge w:val="restart"/>
            <w:shd w:val="clear" w:color="auto" w:fill="FFFFFF"/>
            <w:vAlign w:val="center"/>
          </w:tcPr>
          <w:p w14:paraId="09D58C7F" w14:textId="3F2F50A6"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ASYM-140852, ASYM-141266</w:t>
            </w:r>
          </w:p>
        </w:tc>
        <w:tc>
          <w:tcPr>
            <w:tcW w:w="1922" w:type="dxa"/>
            <w:shd w:val="clear" w:color="auto" w:fill="FFFFFF"/>
            <w:vAlign w:val="center"/>
          </w:tcPr>
          <w:p w14:paraId="607B9BA8" w14:textId="16217E46"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 xml:space="preserve">ASYM-140852 ≤0.1% </w:t>
            </w:r>
            <w:r w:rsidRPr="000D3FE0">
              <w:rPr>
                <w:rFonts w:ascii="Arial" w:eastAsia="宋体" w:hAnsi="Arial" w:cs="Arial"/>
                <w:sz w:val="18"/>
                <w:szCs w:val="18"/>
              </w:rPr>
              <w:t>area</w:t>
            </w:r>
          </w:p>
        </w:tc>
        <w:tc>
          <w:tcPr>
            <w:tcW w:w="1726" w:type="dxa"/>
            <w:shd w:val="clear" w:color="auto" w:fill="FFFFFF"/>
            <w:noWrap/>
            <w:vAlign w:val="center"/>
          </w:tcPr>
          <w:p w14:paraId="010F6CBA" w14:textId="71AA3091"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 xml:space="preserve">ASYM-140852 ≤0.1% </w:t>
            </w:r>
            <w:r w:rsidRPr="000D3FE0">
              <w:rPr>
                <w:rFonts w:ascii="Arial" w:eastAsia="宋体" w:hAnsi="Arial" w:cs="Arial"/>
                <w:sz w:val="18"/>
                <w:szCs w:val="18"/>
              </w:rPr>
              <w:t>area</w:t>
            </w:r>
          </w:p>
        </w:tc>
        <w:tc>
          <w:tcPr>
            <w:tcW w:w="1726" w:type="dxa"/>
            <w:vMerge w:val="restart"/>
            <w:vAlign w:val="center"/>
          </w:tcPr>
          <w:p w14:paraId="5017E1D3" w14:textId="77777777"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AM-140021-016</w:t>
            </w:r>
          </w:p>
          <w:p w14:paraId="47CAD63D" w14:textId="08229F57" w:rsidR="004A067B" w:rsidRPr="000D3FE0" w:rsidRDefault="004A067B" w:rsidP="00C831FA">
            <w:pPr>
              <w:spacing w:after="0"/>
              <w:jc w:val="center"/>
              <w:rPr>
                <w:rFonts w:ascii="Arial" w:hAnsi="Arial" w:cs="Arial"/>
                <w:sz w:val="18"/>
                <w:szCs w:val="18"/>
              </w:rPr>
            </w:pPr>
            <w:r w:rsidRPr="000D3FE0">
              <w:rPr>
                <w:rFonts w:ascii="Arial" w:hAnsi="Arial" w:cs="Arial"/>
                <w:sz w:val="18"/>
                <w:szCs w:val="18"/>
              </w:rPr>
              <w:t xml:space="preserve">(The ASYM-141266 test item is removed from IPC monitoring </w:t>
            </w:r>
            <w:r w:rsidRPr="000D3FE0">
              <w:rPr>
                <w:rFonts w:ascii="Arial" w:hAnsi="Arial" w:cs="Arial"/>
                <w:sz w:val="18"/>
                <w:szCs w:val="18"/>
              </w:rPr>
              <w:lastRenderedPageBreak/>
              <w:t>under method AM-140021-016.)</w:t>
            </w:r>
          </w:p>
        </w:tc>
      </w:tr>
      <w:tr w:rsidR="00C831FA" w:rsidRPr="000D3FE0" w14:paraId="233D05CC" w14:textId="77777777" w:rsidTr="001D0487">
        <w:trPr>
          <w:trHeight w:val="422"/>
          <w:jc w:val="center"/>
        </w:trPr>
        <w:tc>
          <w:tcPr>
            <w:tcW w:w="1726" w:type="dxa"/>
            <w:vMerge/>
            <w:shd w:val="clear" w:color="auto" w:fill="FFFFFF"/>
            <w:vAlign w:val="center"/>
          </w:tcPr>
          <w:p w14:paraId="67B7222E" w14:textId="77777777" w:rsidR="00C831FA" w:rsidRPr="000D3FE0" w:rsidRDefault="00C831FA" w:rsidP="00C831FA">
            <w:pPr>
              <w:spacing w:after="0"/>
              <w:jc w:val="center"/>
              <w:rPr>
                <w:rFonts w:ascii="Arial" w:hAnsi="Arial" w:cs="Arial"/>
                <w:sz w:val="18"/>
                <w:szCs w:val="18"/>
              </w:rPr>
            </w:pPr>
          </w:p>
        </w:tc>
        <w:tc>
          <w:tcPr>
            <w:tcW w:w="1530" w:type="dxa"/>
            <w:vMerge/>
            <w:shd w:val="clear" w:color="auto" w:fill="FFFFFF"/>
            <w:vAlign w:val="center"/>
          </w:tcPr>
          <w:p w14:paraId="77A72BA7" w14:textId="77777777" w:rsidR="00C831FA" w:rsidRPr="000D3FE0" w:rsidRDefault="00C831FA" w:rsidP="00C831FA">
            <w:pPr>
              <w:spacing w:after="0"/>
              <w:jc w:val="center"/>
              <w:rPr>
                <w:rFonts w:ascii="Arial" w:hAnsi="Arial" w:cs="Arial"/>
                <w:sz w:val="18"/>
                <w:szCs w:val="18"/>
              </w:rPr>
            </w:pPr>
          </w:p>
        </w:tc>
        <w:tc>
          <w:tcPr>
            <w:tcW w:w="1922" w:type="dxa"/>
            <w:shd w:val="clear" w:color="auto" w:fill="FFFFFF"/>
            <w:vAlign w:val="center"/>
          </w:tcPr>
          <w:p w14:paraId="6342A9EA" w14:textId="1DF5FDA7"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ASYM-141266 ≤0.5%</w:t>
            </w:r>
            <w:r w:rsidRPr="000D3FE0">
              <w:rPr>
                <w:rFonts w:ascii="Arial" w:eastAsia="宋体" w:hAnsi="Arial" w:cs="Arial"/>
                <w:sz w:val="18"/>
                <w:szCs w:val="18"/>
              </w:rPr>
              <w:t xml:space="preserve"> area</w:t>
            </w:r>
          </w:p>
        </w:tc>
        <w:tc>
          <w:tcPr>
            <w:tcW w:w="1726" w:type="dxa"/>
            <w:shd w:val="clear" w:color="auto" w:fill="FFFFFF"/>
            <w:noWrap/>
            <w:vAlign w:val="center"/>
          </w:tcPr>
          <w:p w14:paraId="0F7D66C7" w14:textId="0FB6BD54" w:rsidR="00C831FA" w:rsidRPr="000D3FE0" w:rsidRDefault="004A067B" w:rsidP="00C831FA">
            <w:pPr>
              <w:spacing w:after="0"/>
              <w:jc w:val="center"/>
              <w:rPr>
                <w:rFonts w:ascii="Arial" w:hAnsi="Arial" w:cs="Arial"/>
                <w:sz w:val="18"/>
                <w:szCs w:val="18"/>
              </w:rPr>
            </w:pPr>
            <w:r w:rsidRPr="000D3FE0">
              <w:rPr>
                <w:rFonts w:ascii="Arial" w:eastAsia="宋体" w:hAnsi="Arial" w:cs="Arial"/>
                <w:sz w:val="18"/>
                <w:szCs w:val="18"/>
                <w:lang w:eastAsia="ja-JP"/>
              </w:rPr>
              <w:t>N/A</w:t>
            </w:r>
          </w:p>
        </w:tc>
        <w:tc>
          <w:tcPr>
            <w:tcW w:w="1726" w:type="dxa"/>
            <w:vMerge/>
            <w:vAlign w:val="center"/>
          </w:tcPr>
          <w:p w14:paraId="58DCA1EE" w14:textId="074FD8E1" w:rsidR="00C831FA" w:rsidRPr="000D3FE0" w:rsidRDefault="00C831FA" w:rsidP="00C831FA">
            <w:pPr>
              <w:spacing w:after="0"/>
              <w:jc w:val="center"/>
              <w:rPr>
                <w:rFonts w:ascii="Arial" w:hAnsi="Arial" w:cs="Arial"/>
                <w:sz w:val="18"/>
                <w:szCs w:val="18"/>
              </w:rPr>
            </w:pPr>
          </w:p>
        </w:tc>
      </w:tr>
      <w:tr w:rsidR="00C831FA" w:rsidRPr="000D3FE0" w14:paraId="2CB3918D" w14:textId="77777777" w:rsidTr="001D0487">
        <w:trPr>
          <w:trHeight w:val="422"/>
          <w:jc w:val="center"/>
        </w:trPr>
        <w:tc>
          <w:tcPr>
            <w:tcW w:w="1726" w:type="dxa"/>
            <w:vMerge w:val="restart"/>
            <w:shd w:val="clear" w:color="auto" w:fill="FFFFFF"/>
            <w:vAlign w:val="center"/>
          </w:tcPr>
          <w:p w14:paraId="3E6AC31F" w14:textId="6C6CBA3D"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ACN residue, KF —mixture after the second distilled with 2-MeTHF</w:t>
            </w:r>
          </w:p>
        </w:tc>
        <w:tc>
          <w:tcPr>
            <w:tcW w:w="1530" w:type="dxa"/>
            <w:vMerge w:val="restart"/>
            <w:shd w:val="clear" w:color="auto" w:fill="FFFFFF"/>
            <w:vAlign w:val="center"/>
          </w:tcPr>
          <w:p w14:paraId="20CC4E4F" w14:textId="1535D742"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ACN residue, KF</w:t>
            </w:r>
          </w:p>
        </w:tc>
        <w:tc>
          <w:tcPr>
            <w:tcW w:w="1922" w:type="dxa"/>
            <w:shd w:val="clear" w:color="auto" w:fill="FFFFFF"/>
            <w:vAlign w:val="center"/>
          </w:tcPr>
          <w:p w14:paraId="58E50291" w14:textId="0110A851"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 xml:space="preserve">ACN residue ≤1% </w:t>
            </w:r>
            <w:r w:rsidRPr="000D3FE0">
              <w:rPr>
                <w:rFonts w:ascii="Arial" w:eastAsia="宋体" w:hAnsi="Arial" w:cs="Arial"/>
                <w:sz w:val="18"/>
                <w:szCs w:val="18"/>
              </w:rPr>
              <w:t>w/w</w:t>
            </w:r>
            <w:r w:rsidRPr="000D3FE0">
              <w:rPr>
                <w:rFonts w:ascii="Arial" w:eastAsia="宋体" w:hAnsi="Arial" w:cs="Arial"/>
                <w:sz w:val="18"/>
                <w:szCs w:val="18"/>
                <w:lang w:eastAsia="ja-JP"/>
              </w:rPr>
              <w:t xml:space="preserve">, </w:t>
            </w:r>
          </w:p>
        </w:tc>
        <w:tc>
          <w:tcPr>
            <w:tcW w:w="1726" w:type="dxa"/>
            <w:shd w:val="clear" w:color="auto" w:fill="FFFFFF"/>
            <w:noWrap/>
            <w:vAlign w:val="center"/>
          </w:tcPr>
          <w:p w14:paraId="64A054A8" w14:textId="4DDA6090"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 xml:space="preserve">ACN residue ≤1% </w:t>
            </w:r>
            <w:r w:rsidRPr="000D3FE0">
              <w:rPr>
                <w:rFonts w:ascii="Arial" w:eastAsia="宋体" w:hAnsi="Arial" w:cs="Arial"/>
                <w:sz w:val="18"/>
                <w:szCs w:val="18"/>
              </w:rPr>
              <w:t>w/w</w:t>
            </w:r>
            <w:r w:rsidRPr="000D3FE0">
              <w:rPr>
                <w:rFonts w:ascii="Arial" w:eastAsia="宋体" w:hAnsi="Arial" w:cs="Arial"/>
                <w:sz w:val="18"/>
                <w:szCs w:val="18"/>
                <w:lang w:eastAsia="ja-JP"/>
              </w:rPr>
              <w:t xml:space="preserve">, </w:t>
            </w:r>
          </w:p>
        </w:tc>
        <w:tc>
          <w:tcPr>
            <w:tcW w:w="1726" w:type="dxa"/>
            <w:vAlign w:val="center"/>
          </w:tcPr>
          <w:p w14:paraId="0F43134B" w14:textId="77777777"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No Gap.</w:t>
            </w:r>
          </w:p>
          <w:p w14:paraId="75DCA504" w14:textId="6D91D91D"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AM-140021-018</w:t>
            </w:r>
          </w:p>
        </w:tc>
      </w:tr>
      <w:tr w:rsidR="00C831FA" w:rsidRPr="000D3FE0" w14:paraId="508D4913" w14:textId="77777777" w:rsidTr="001D0487">
        <w:trPr>
          <w:trHeight w:val="422"/>
          <w:jc w:val="center"/>
        </w:trPr>
        <w:tc>
          <w:tcPr>
            <w:tcW w:w="1726" w:type="dxa"/>
            <w:vMerge/>
            <w:shd w:val="clear" w:color="auto" w:fill="FFFFFF"/>
            <w:vAlign w:val="center"/>
          </w:tcPr>
          <w:p w14:paraId="2C9FC079" w14:textId="77777777" w:rsidR="00C831FA" w:rsidRPr="000D3FE0" w:rsidRDefault="00C831FA" w:rsidP="00C831FA">
            <w:pPr>
              <w:spacing w:after="0"/>
              <w:jc w:val="center"/>
              <w:rPr>
                <w:rFonts w:ascii="Arial" w:hAnsi="Arial" w:cs="Arial"/>
                <w:sz w:val="18"/>
                <w:szCs w:val="18"/>
              </w:rPr>
            </w:pPr>
          </w:p>
        </w:tc>
        <w:tc>
          <w:tcPr>
            <w:tcW w:w="1530" w:type="dxa"/>
            <w:vMerge/>
            <w:shd w:val="clear" w:color="auto" w:fill="FFFFFF"/>
            <w:vAlign w:val="center"/>
          </w:tcPr>
          <w:p w14:paraId="07A79EBA" w14:textId="77777777" w:rsidR="00C831FA" w:rsidRPr="000D3FE0" w:rsidRDefault="00C831FA" w:rsidP="00C831FA">
            <w:pPr>
              <w:spacing w:after="0"/>
              <w:jc w:val="center"/>
              <w:rPr>
                <w:rFonts w:ascii="Arial" w:hAnsi="Arial" w:cs="Arial"/>
                <w:sz w:val="18"/>
                <w:szCs w:val="18"/>
              </w:rPr>
            </w:pPr>
          </w:p>
        </w:tc>
        <w:tc>
          <w:tcPr>
            <w:tcW w:w="1922" w:type="dxa"/>
            <w:shd w:val="clear" w:color="auto" w:fill="FFFFFF"/>
            <w:vAlign w:val="center"/>
          </w:tcPr>
          <w:p w14:paraId="448104F6" w14:textId="7715EB30"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KF≤2.5% w/w</w:t>
            </w:r>
          </w:p>
        </w:tc>
        <w:tc>
          <w:tcPr>
            <w:tcW w:w="1726" w:type="dxa"/>
            <w:shd w:val="clear" w:color="auto" w:fill="FFFFFF"/>
            <w:noWrap/>
            <w:vAlign w:val="center"/>
          </w:tcPr>
          <w:p w14:paraId="24A81E78" w14:textId="4DB75379"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KF≤2.5% w/w</w:t>
            </w:r>
          </w:p>
        </w:tc>
        <w:tc>
          <w:tcPr>
            <w:tcW w:w="1726" w:type="dxa"/>
            <w:vAlign w:val="center"/>
          </w:tcPr>
          <w:p w14:paraId="301C9E36" w14:textId="77777777"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No Gap.</w:t>
            </w:r>
          </w:p>
          <w:p w14:paraId="60A5B7E9" w14:textId="2A5F967A"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AM-140021-017</w:t>
            </w:r>
          </w:p>
        </w:tc>
      </w:tr>
      <w:tr w:rsidR="00C831FA" w:rsidRPr="000D3FE0" w14:paraId="7F4F698F" w14:textId="77777777" w:rsidTr="001D0487">
        <w:trPr>
          <w:trHeight w:val="422"/>
          <w:jc w:val="center"/>
        </w:trPr>
        <w:tc>
          <w:tcPr>
            <w:tcW w:w="1726" w:type="dxa"/>
            <w:shd w:val="clear" w:color="auto" w:fill="FFFFFF"/>
            <w:vAlign w:val="center"/>
          </w:tcPr>
          <w:p w14:paraId="6200A6C6" w14:textId="24919F84" w:rsidR="00C831FA" w:rsidRPr="000D3FE0" w:rsidRDefault="00C831FA" w:rsidP="00C831FA">
            <w:pPr>
              <w:spacing w:after="0"/>
              <w:jc w:val="center"/>
              <w:rPr>
                <w:rFonts w:ascii="Arial" w:hAnsi="Arial" w:cs="Arial"/>
                <w:sz w:val="18"/>
                <w:szCs w:val="18"/>
              </w:rPr>
            </w:pPr>
            <w:proofErr w:type="spellStart"/>
            <w:r w:rsidRPr="000D3FE0">
              <w:rPr>
                <w:rFonts w:ascii="Arial" w:eastAsia="宋体" w:hAnsi="Arial" w:cs="Arial"/>
                <w:sz w:val="18"/>
                <w:szCs w:val="18"/>
                <w:lang w:eastAsia="ja-JP"/>
              </w:rPr>
              <w:t>Diiodomethane</w:t>
            </w:r>
            <w:proofErr w:type="spellEnd"/>
            <w:r w:rsidRPr="000D3FE0">
              <w:rPr>
                <w:rFonts w:ascii="Arial" w:eastAsia="宋体" w:hAnsi="Arial" w:cs="Arial"/>
                <w:sz w:val="18"/>
                <w:szCs w:val="18"/>
                <w:lang w:eastAsia="ja-JP"/>
              </w:rPr>
              <w:t xml:space="preserve"> residue —filter cake after rinsed with 2-MeTHF/ n-heptane mixture</w:t>
            </w:r>
          </w:p>
        </w:tc>
        <w:tc>
          <w:tcPr>
            <w:tcW w:w="1530" w:type="dxa"/>
            <w:shd w:val="clear" w:color="auto" w:fill="FFFFFF"/>
            <w:vAlign w:val="center"/>
          </w:tcPr>
          <w:p w14:paraId="4E0AD80A" w14:textId="4D8FC87B" w:rsidR="00C831FA" w:rsidRPr="000D3FE0" w:rsidRDefault="00C831FA" w:rsidP="00C831FA">
            <w:pPr>
              <w:spacing w:after="0"/>
              <w:jc w:val="center"/>
              <w:rPr>
                <w:rFonts w:ascii="Arial" w:hAnsi="Arial" w:cs="Arial"/>
                <w:sz w:val="18"/>
                <w:szCs w:val="18"/>
              </w:rPr>
            </w:pPr>
            <w:proofErr w:type="spellStart"/>
            <w:r w:rsidRPr="000D3FE0">
              <w:rPr>
                <w:rFonts w:ascii="Arial" w:eastAsia="宋体" w:hAnsi="Arial" w:cs="Arial"/>
                <w:sz w:val="18"/>
                <w:szCs w:val="18"/>
                <w:lang w:eastAsia="ja-JP"/>
              </w:rPr>
              <w:t>Diiodomethane</w:t>
            </w:r>
            <w:proofErr w:type="spellEnd"/>
            <w:r w:rsidRPr="000D3FE0">
              <w:rPr>
                <w:rFonts w:ascii="Arial" w:eastAsia="宋体" w:hAnsi="Arial" w:cs="Arial"/>
                <w:sz w:val="18"/>
                <w:szCs w:val="18"/>
                <w:lang w:eastAsia="ja-JP"/>
              </w:rPr>
              <w:t xml:space="preserve"> residue</w:t>
            </w:r>
          </w:p>
        </w:tc>
        <w:tc>
          <w:tcPr>
            <w:tcW w:w="1922" w:type="dxa"/>
            <w:shd w:val="clear" w:color="auto" w:fill="FFFFFF"/>
            <w:vAlign w:val="center"/>
          </w:tcPr>
          <w:p w14:paraId="110ED6DF" w14:textId="6AC21B72"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w:t>
            </w:r>
            <w:r w:rsidRPr="000D3FE0">
              <w:rPr>
                <w:rFonts w:ascii="Arial" w:eastAsia="宋体" w:hAnsi="Arial" w:cs="Arial"/>
                <w:sz w:val="18"/>
                <w:szCs w:val="18"/>
              </w:rPr>
              <w:t>0.04% area</w:t>
            </w:r>
          </w:p>
        </w:tc>
        <w:tc>
          <w:tcPr>
            <w:tcW w:w="1726" w:type="dxa"/>
            <w:shd w:val="clear" w:color="auto" w:fill="FFFFFF"/>
            <w:noWrap/>
            <w:vAlign w:val="center"/>
          </w:tcPr>
          <w:p w14:paraId="0155D752" w14:textId="0D0A16A9"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w:t>
            </w:r>
            <w:r w:rsidRPr="000D3FE0">
              <w:rPr>
                <w:rFonts w:ascii="Arial" w:eastAsia="宋体" w:hAnsi="Arial" w:cs="Arial"/>
                <w:sz w:val="18"/>
                <w:szCs w:val="18"/>
              </w:rPr>
              <w:t>0.04% area</w:t>
            </w:r>
          </w:p>
        </w:tc>
        <w:tc>
          <w:tcPr>
            <w:tcW w:w="1726" w:type="dxa"/>
            <w:vAlign w:val="center"/>
          </w:tcPr>
          <w:p w14:paraId="14DC174A" w14:textId="77777777"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No Gap.</w:t>
            </w:r>
          </w:p>
          <w:p w14:paraId="55322201" w14:textId="0E6A08B1"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AM-140021-019</w:t>
            </w:r>
          </w:p>
        </w:tc>
      </w:tr>
      <w:tr w:rsidR="00C831FA" w:rsidRPr="000D3FE0" w14:paraId="00E4B88D" w14:textId="77777777" w:rsidTr="001D0487">
        <w:trPr>
          <w:trHeight w:val="422"/>
          <w:jc w:val="center"/>
        </w:trPr>
        <w:tc>
          <w:tcPr>
            <w:tcW w:w="1726" w:type="dxa"/>
            <w:vMerge w:val="restart"/>
            <w:shd w:val="clear" w:color="auto" w:fill="FFFFFF"/>
            <w:vAlign w:val="center"/>
          </w:tcPr>
          <w:p w14:paraId="00756EDF" w14:textId="6188989E" w:rsidR="00C831FA" w:rsidRPr="000D3FE0" w:rsidRDefault="00C831FA" w:rsidP="00C831FA">
            <w:pPr>
              <w:spacing w:after="0"/>
              <w:jc w:val="center"/>
              <w:rPr>
                <w:rFonts w:ascii="Arial" w:eastAsia="宋体" w:hAnsi="Arial" w:cs="Arial"/>
                <w:sz w:val="18"/>
                <w:szCs w:val="18"/>
                <w:lang w:eastAsia="ja-JP"/>
              </w:rPr>
            </w:pPr>
            <w:r w:rsidRPr="000D3FE0">
              <w:rPr>
                <w:rFonts w:ascii="Arial" w:eastAsia="宋体" w:hAnsi="Arial" w:cs="Arial"/>
                <w:sz w:val="18"/>
                <w:szCs w:val="18"/>
                <w:lang w:eastAsia="ja-JP"/>
              </w:rPr>
              <w:t>Solvent residue, KF  —under drying</w:t>
            </w:r>
          </w:p>
        </w:tc>
        <w:tc>
          <w:tcPr>
            <w:tcW w:w="1530" w:type="dxa"/>
            <w:vMerge w:val="restart"/>
            <w:shd w:val="clear" w:color="auto" w:fill="FFFFFF"/>
            <w:vAlign w:val="center"/>
          </w:tcPr>
          <w:p w14:paraId="342B23D9" w14:textId="200AF7CB"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2-MeTHF residue, Acetonitrile residue, n-Heptane residue, KF</w:t>
            </w:r>
          </w:p>
        </w:tc>
        <w:tc>
          <w:tcPr>
            <w:tcW w:w="1922" w:type="dxa"/>
            <w:shd w:val="clear" w:color="auto" w:fill="FFFFFF"/>
            <w:vAlign w:val="center"/>
          </w:tcPr>
          <w:p w14:paraId="760B1692" w14:textId="33A3E61E"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2-MeTHF residue≤5%</w:t>
            </w:r>
            <w:r w:rsidRPr="000D3FE0">
              <w:rPr>
                <w:rFonts w:ascii="Arial" w:eastAsia="宋体" w:hAnsi="Arial" w:cs="Arial"/>
                <w:sz w:val="18"/>
                <w:szCs w:val="18"/>
              </w:rPr>
              <w:t xml:space="preserve"> w/w</w:t>
            </w:r>
            <w:r w:rsidRPr="000D3FE0">
              <w:rPr>
                <w:rFonts w:ascii="Arial" w:eastAsia="宋体" w:hAnsi="Arial" w:cs="Arial"/>
                <w:sz w:val="18"/>
                <w:szCs w:val="18"/>
                <w:lang w:eastAsia="ja-JP"/>
              </w:rPr>
              <w:t xml:space="preserve">, </w:t>
            </w:r>
            <w:r w:rsidRPr="000D3FE0">
              <w:rPr>
                <w:rFonts w:ascii="Arial" w:eastAsia="宋体" w:hAnsi="Arial" w:cs="Arial"/>
                <w:sz w:val="18"/>
                <w:szCs w:val="18"/>
              </w:rPr>
              <w:t>w/w</w:t>
            </w:r>
          </w:p>
        </w:tc>
        <w:tc>
          <w:tcPr>
            <w:tcW w:w="1726" w:type="dxa"/>
            <w:shd w:val="clear" w:color="auto" w:fill="FFFFFF"/>
            <w:noWrap/>
            <w:vAlign w:val="center"/>
          </w:tcPr>
          <w:p w14:paraId="226DC31C" w14:textId="571412BB"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2-MeTHF residue≤5%</w:t>
            </w:r>
            <w:r w:rsidRPr="000D3FE0">
              <w:rPr>
                <w:rFonts w:ascii="Arial" w:eastAsia="宋体" w:hAnsi="Arial" w:cs="Arial"/>
                <w:sz w:val="18"/>
                <w:szCs w:val="18"/>
              </w:rPr>
              <w:t xml:space="preserve"> w/w</w:t>
            </w:r>
            <w:r w:rsidRPr="000D3FE0">
              <w:rPr>
                <w:rFonts w:ascii="Arial" w:eastAsia="宋体" w:hAnsi="Arial" w:cs="Arial"/>
                <w:sz w:val="18"/>
                <w:szCs w:val="18"/>
                <w:lang w:eastAsia="ja-JP"/>
              </w:rPr>
              <w:t xml:space="preserve">, </w:t>
            </w:r>
            <w:r w:rsidRPr="000D3FE0">
              <w:rPr>
                <w:rFonts w:ascii="Arial" w:eastAsia="宋体" w:hAnsi="Arial" w:cs="Arial"/>
                <w:sz w:val="18"/>
                <w:szCs w:val="18"/>
              </w:rPr>
              <w:t>w/w</w:t>
            </w:r>
          </w:p>
        </w:tc>
        <w:tc>
          <w:tcPr>
            <w:tcW w:w="1726" w:type="dxa"/>
            <w:vMerge w:val="restart"/>
            <w:vAlign w:val="center"/>
          </w:tcPr>
          <w:p w14:paraId="6F25BB3C" w14:textId="77777777"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No Gap.</w:t>
            </w:r>
          </w:p>
          <w:p w14:paraId="67E2BFCB" w14:textId="695EA67B"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AM-140021-018</w:t>
            </w:r>
          </w:p>
        </w:tc>
      </w:tr>
      <w:tr w:rsidR="00C831FA" w:rsidRPr="000D3FE0" w14:paraId="178738D7" w14:textId="77777777" w:rsidTr="001D0487">
        <w:trPr>
          <w:trHeight w:val="422"/>
          <w:jc w:val="center"/>
        </w:trPr>
        <w:tc>
          <w:tcPr>
            <w:tcW w:w="1726" w:type="dxa"/>
            <w:vMerge/>
            <w:shd w:val="clear" w:color="auto" w:fill="FFFFFF"/>
            <w:vAlign w:val="center"/>
          </w:tcPr>
          <w:p w14:paraId="37E3E3DD" w14:textId="77777777" w:rsidR="00C831FA" w:rsidRPr="000D3FE0" w:rsidRDefault="00C831FA" w:rsidP="00C831FA">
            <w:pPr>
              <w:spacing w:after="0"/>
              <w:jc w:val="center"/>
              <w:rPr>
                <w:rFonts w:ascii="Arial" w:eastAsia="宋体" w:hAnsi="Arial" w:cs="Arial"/>
                <w:sz w:val="18"/>
                <w:szCs w:val="18"/>
                <w:lang w:eastAsia="ja-JP"/>
              </w:rPr>
            </w:pPr>
          </w:p>
        </w:tc>
        <w:tc>
          <w:tcPr>
            <w:tcW w:w="1530" w:type="dxa"/>
            <w:vMerge/>
            <w:shd w:val="clear" w:color="auto" w:fill="FFFFFF"/>
            <w:vAlign w:val="center"/>
          </w:tcPr>
          <w:p w14:paraId="3CA96A41" w14:textId="77777777" w:rsidR="00C831FA" w:rsidRPr="000D3FE0" w:rsidRDefault="00C831FA" w:rsidP="00C831FA">
            <w:pPr>
              <w:spacing w:after="0"/>
              <w:jc w:val="center"/>
              <w:rPr>
                <w:rFonts w:ascii="Arial" w:hAnsi="Arial" w:cs="Arial"/>
                <w:sz w:val="18"/>
                <w:szCs w:val="18"/>
              </w:rPr>
            </w:pPr>
          </w:p>
        </w:tc>
        <w:tc>
          <w:tcPr>
            <w:tcW w:w="1922" w:type="dxa"/>
            <w:shd w:val="clear" w:color="auto" w:fill="FFFFFF"/>
            <w:vAlign w:val="center"/>
          </w:tcPr>
          <w:p w14:paraId="4A5E18B4" w14:textId="31BFD07C"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Acetonitrile residue≤1%</w:t>
            </w:r>
          </w:p>
        </w:tc>
        <w:tc>
          <w:tcPr>
            <w:tcW w:w="1726" w:type="dxa"/>
            <w:shd w:val="clear" w:color="auto" w:fill="FFFFFF"/>
            <w:noWrap/>
            <w:vAlign w:val="center"/>
          </w:tcPr>
          <w:p w14:paraId="16E68A1C" w14:textId="381F78C2"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Acetonitrile residue≤1%</w:t>
            </w:r>
          </w:p>
        </w:tc>
        <w:tc>
          <w:tcPr>
            <w:tcW w:w="1726" w:type="dxa"/>
            <w:vMerge/>
            <w:vAlign w:val="center"/>
          </w:tcPr>
          <w:p w14:paraId="254D0A0C" w14:textId="7F6DC8FD" w:rsidR="00C831FA" w:rsidRPr="000D3FE0" w:rsidRDefault="00C831FA" w:rsidP="00C831FA">
            <w:pPr>
              <w:spacing w:after="0"/>
              <w:jc w:val="center"/>
              <w:rPr>
                <w:rFonts w:ascii="Arial" w:hAnsi="Arial" w:cs="Arial"/>
                <w:sz w:val="18"/>
                <w:szCs w:val="18"/>
              </w:rPr>
            </w:pPr>
          </w:p>
        </w:tc>
      </w:tr>
      <w:tr w:rsidR="00C831FA" w:rsidRPr="000D3FE0" w14:paraId="2735CDE3" w14:textId="77777777" w:rsidTr="001D0487">
        <w:trPr>
          <w:trHeight w:val="422"/>
          <w:jc w:val="center"/>
        </w:trPr>
        <w:tc>
          <w:tcPr>
            <w:tcW w:w="1726" w:type="dxa"/>
            <w:vMerge/>
            <w:shd w:val="clear" w:color="auto" w:fill="FFFFFF"/>
            <w:vAlign w:val="center"/>
          </w:tcPr>
          <w:p w14:paraId="7993A58F" w14:textId="77777777" w:rsidR="00C831FA" w:rsidRPr="000D3FE0" w:rsidRDefault="00C831FA" w:rsidP="00C831FA">
            <w:pPr>
              <w:spacing w:after="0"/>
              <w:jc w:val="center"/>
              <w:rPr>
                <w:rFonts w:ascii="Arial" w:eastAsia="宋体" w:hAnsi="Arial" w:cs="Arial"/>
                <w:sz w:val="18"/>
                <w:szCs w:val="18"/>
                <w:lang w:eastAsia="ja-JP"/>
              </w:rPr>
            </w:pPr>
          </w:p>
        </w:tc>
        <w:tc>
          <w:tcPr>
            <w:tcW w:w="1530" w:type="dxa"/>
            <w:vMerge/>
            <w:shd w:val="clear" w:color="auto" w:fill="FFFFFF"/>
            <w:vAlign w:val="center"/>
          </w:tcPr>
          <w:p w14:paraId="30435D5B" w14:textId="77777777" w:rsidR="00C831FA" w:rsidRPr="000D3FE0" w:rsidRDefault="00C831FA" w:rsidP="00C831FA">
            <w:pPr>
              <w:spacing w:after="0"/>
              <w:jc w:val="center"/>
              <w:rPr>
                <w:rFonts w:ascii="Arial" w:hAnsi="Arial" w:cs="Arial"/>
                <w:sz w:val="18"/>
                <w:szCs w:val="18"/>
              </w:rPr>
            </w:pPr>
          </w:p>
        </w:tc>
        <w:tc>
          <w:tcPr>
            <w:tcW w:w="1922" w:type="dxa"/>
            <w:shd w:val="clear" w:color="auto" w:fill="FFFFFF"/>
            <w:vAlign w:val="center"/>
          </w:tcPr>
          <w:p w14:paraId="23613005" w14:textId="26ADF8BE"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n-Heptane residue≤1%</w:t>
            </w:r>
            <w:r w:rsidRPr="000D3FE0">
              <w:rPr>
                <w:rFonts w:ascii="Arial" w:eastAsia="宋体" w:hAnsi="Arial" w:cs="Arial"/>
                <w:sz w:val="18"/>
                <w:szCs w:val="18"/>
              </w:rPr>
              <w:t xml:space="preserve"> w/w</w:t>
            </w:r>
          </w:p>
        </w:tc>
        <w:tc>
          <w:tcPr>
            <w:tcW w:w="1726" w:type="dxa"/>
            <w:shd w:val="clear" w:color="auto" w:fill="FFFFFF"/>
            <w:noWrap/>
            <w:vAlign w:val="center"/>
          </w:tcPr>
          <w:p w14:paraId="627BFFFD" w14:textId="2A6888BD"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n-Heptane residue≤1%</w:t>
            </w:r>
            <w:r w:rsidRPr="000D3FE0">
              <w:rPr>
                <w:rFonts w:ascii="Arial" w:eastAsia="宋体" w:hAnsi="Arial" w:cs="Arial"/>
                <w:sz w:val="18"/>
                <w:szCs w:val="18"/>
              </w:rPr>
              <w:t xml:space="preserve"> w/w</w:t>
            </w:r>
          </w:p>
        </w:tc>
        <w:tc>
          <w:tcPr>
            <w:tcW w:w="1726" w:type="dxa"/>
            <w:vMerge/>
            <w:vAlign w:val="center"/>
          </w:tcPr>
          <w:p w14:paraId="4A187463" w14:textId="41EC332D" w:rsidR="00C831FA" w:rsidRPr="000D3FE0" w:rsidRDefault="00C831FA" w:rsidP="00C831FA">
            <w:pPr>
              <w:spacing w:after="0"/>
              <w:jc w:val="center"/>
              <w:rPr>
                <w:rFonts w:ascii="Arial" w:hAnsi="Arial" w:cs="Arial"/>
                <w:sz w:val="18"/>
                <w:szCs w:val="18"/>
              </w:rPr>
            </w:pPr>
          </w:p>
        </w:tc>
      </w:tr>
      <w:tr w:rsidR="00C831FA" w:rsidRPr="000D3FE0" w14:paraId="4B9EA51D" w14:textId="77777777" w:rsidTr="001D0487">
        <w:trPr>
          <w:trHeight w:val="422"/>
          <w:jc w:val="center"/>
        </w:trPr>
        <w:tc>
          <w:tcPr>
            <w:tcW w:w="1726" w:type="dxa"/>
            <w:vMerge/>
            <w:shd w:val="clear" w:color="auto" w:fill="FFFFFF"/>
            <w:vAlign w:val="center"/>
          </w:tcPr>
          <w:p w14:paraId="72CACB3C" w14:textId="77777777" w:rsidR="00C831FA" w:rsidRPr="000D3FE0" w:rsidRDefault="00C831FA" w:rsidP="00C831FA">
            <w:pPr>
              <w:spacing w:after="0"/>
              <w:jc w:val="center"/>
              <w:rPr>
                <w:rFonts w:ascii="Arial" w:eastAsia="宋体" w:hAnsi="Arial" w:cs="Arial"/>
                <w:sz w:val="18"/>
                <w:szCs w:val="18"/>
                <w:lang w:eastAsia="ja-JP"/>
              </w:rPr>
            </w:pPr>
          </w:p>
        </w:tc>
        <w:tc>
          <w:tcPr>
            <w:tcW w:w="1530" w:type="dxa"/>
            <w:vMerge/>
            <w:shd w:val="clear" w:color="auto" w:fill="FFFFFF"/>
            <w:vAlign w:val="center"/>
          </w:tcPr>
          <w:p w14:paraId="68E3A23F" w14:textId="77777777" w:rsidR="00C831FA" w:rsidRPr="000D3FE0" w:rsidRDefault="00C831FA" w:rsidP="00C831FA">
            <w:pPr>
              <w:spacing w:after="0"/>
              <w:jc w:val="center"/>
              <w:rPr>
                <w:rFonts w:ascii="Arial" w:hAnsi="Arial" w:cs="Arial"/>
                <w:sz w:val="18"/>
                <w:szCs w:val="18"/>
              </w:rPr>
            </w:pPr>
          </w:p>
        </w:tc>
        <w:tc>
          <w:tcPr>
            <w:tcW w:w="1922" w:type="dxa"/>
            <w:shd w:val="clear" w:color="auto" w:fill="FFFFFF"/>
            <w:vAlign w:val="center"/>
          </w:tcPr>
          <w:p w14:paraId="7FD448FD" w14:textId="7B2C66BD"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KF≤1.8% w/w</w:t>
            </w:r>
          </w:p>
        </w:tc>
        <w:tc>
          <w:tcPr>
            <w:tcW w:w="1726" w:type="dxa"/>
            <w:shd w:val="clear" w:color="auto" w:fill="FFFFFF"/>
            <w:noWrap/>
            <w:vAlign w:val="center"/>
          </w:tcPr>
          <w:p w14:paraId="0E0106A7" w14:textId="07528179" w:rsidR="00C831FA" w:rsidRPr="000D3FE0" w:rsidRDefault="00C831FA" w:rsidP="00C831FA">
            <w:pPr>
              <w:spacing w:after="0"/>
              <w:jc w:val="center"/>
              <w:rPr>
                <w:rFonts w:ascii="Arial" w:hAnsi="Arial" w:cs="Arial"/>
                <w:sz w:val="18"/>
                <w:szCs w:val="18"/>
              </w:rPr>
            </w:pPr>
            <w:r w:rsidRPr="000D3FE0">
              <w:rPr>
                <w:rFonts w:ascii="Arial" w:eastAsia="宋体" w:hAnsi="Arial" w:cs="Arial"/>
                <w:sz w:val="18"/>
                <w:szCs w:val="18"/>
                <w:lang w:eastAsia="ja-JP"/>
              </w:rPr>
              <w:t>KF≤1.8% w/w</w:t>
            </w:r>
          </w:p>
        </w:tc>
        <w:tc>
          <w:tcPr>
            <w:tcW w:w="1726" w:type="dxa"/>
            <w:vAlign w:val="center"/>
          </w:tcPr>
          <w:p w14:paraId="27DE62A9" w14:textId="77777777"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No Gap.</w:t>
            </w:r>
          </w:p>
          <w:p w14:paraId="5868E824" w14:textId="5F645A05" w:rsidR="00C831FA" w:rsidRPr="000D3FE0" w:rsidRDefault="00C831FA" w:rsidP="00C831FA">
            <w:pPr>
              <w:spacing w:after="0"/>
              <w:jc w:val="center"/>
              <w:rPr>
                <w:rFonts w:ascii="Arial" w:hAnsi="Arial" w:cs="Arial"/>
                <w:sz w:val="18"/>
                <w:szCs w:val="18"/>
              </w:rPr>
            </w:pPr>
            <w:r w:rsidRPr="000D3FE0">
              <w:rPr>
                <w:rFonts w:ascii="Arial" w:hAnsi="Arial" w:cs="Arial"/>
                <w:sz w:val="18"/>
                <w:szCs w:val="18"/>
              </w:rPr>
              <w:t>AM-140021-017</w:t>
            </w:r>
          </w:p>
        </w:tc>
      </w:tr>
    </w:tbl>
    <w:p w14:paraId="1D2D4E33" w14:textId="49C7A0FE" w:rsidR="00EE71D5" w:rsidRPr="000D3FE0" w:rsidRDefault="00D03FAF">
      <w:pPr>
        <w:spacing w:beforeLines="50" w:before="120" w:afterLines="50" w:after="120" w:line="360" w:lineRule="auto"/>
        <w:contextualSpacing/>
        <w:jc w:val="both"/>
        <w:rPr>
          <w:rFonts w:ascii="Arial" w:hAnsi="Arial" w:cs="Arial"/>
          <w:sz w:val="21"/>
          <w:szCs w:val="21"/>
        </w:rPr>
      </w:pPr>
      <w:r w:rsidRPr="000D3FE0">
        <w:rPr>
          <w:rFonts w:ascii="Arial" w:hAnsi="Arial" w:cs="Arial"/>
          <w:b/>
          <w:sz w:val="21"/>
          <w:szCs w:val="21"/>
        </w:rPr>
        <w:t>Conclusion:</w:t>
      </w:r>
    </w:p>
    <w:p w14:paraId="770DA626" w14:textId="4A981E8C" w:rsidR="00EE71D5" w:rsidRPr="000D3FE0" w:rsidRDefault="00EE71D5">
      <w:pPr>
        <w:spacing w:beforeLines="50" w:before="120" w:afterLines="50" w:after="120" w:line="360" w:lineRule="auto"/>
        <w:contextualSpacing/>
        <w:jc w:val="both"/>
        <w:rPr>
          <w:rFonts w:ascii="Arial" w:hAnsi="Arial" w:cs="Arial"/>
          <w:sz w:val="21"/>
          <w:szCs w:val="21"/>
        </w:rPr>
      </w:pPr>
      <w:r w:rsidRPr="797C4670">
        <w:rPr>
          <w:rFonts w:ascii="Arial" w:hAnsi="Arial" w:cs="Arial"/>
          <w:sz w:val="21"/>
          <w:szCs w:val="21"/>
        </w:rPr>
        <w:t xml:space="preserve">Gap Analysis for </w:t>
      </w:r>
      <w:ins w:id="520" w:author="Yu Zhang - Network" w:date="2026-08-19T06:45:00Z">
        <w:r w:rsidR="2365D09A" w:rsidRPr="797C4670">
          <w:rPr>
            <w:rFonts w:ascii="Arial" w:hAnsi="Arial" w:cs="Arial"/>
            <w:sz w:val="21"/>
            <w:szCs w:val="21"/>
          </w:rPr>
          <w:t xml:space="preserve">Step3 </w:t>
        </w:r>
      </w:ins>
      <w:r w:rsidRPr="797C4670">
        <w:rPr>
          <w:rFonts w:ascii="Arial" w:hAnsi="Arial" w:cs="Arial"/>
          <w:sz w:val="21"/>
          <w:szCs w:val="21"/>
        </w:rPr>
        <w:t xml:space="preserve">Stage </w:t>
      </w:r>
      <w:commentRangeStart w:id="521"/>
      <w:commentRangeStart w:id="522"/>
      <w:r w:rsidRPr="797C4670">
        <w:rPr>
          <w:rFonts w:ascii="Arial" w:hAnsi="Arial" w:cs="Arial"/>
          <w:sz w:val="21"/>
          <w:szCs w:val="21"/>
        </w:rPr>
        <w:t>2</w:t>
      </w:r>
      <w:commentRangeEnd w:id="521"/>
      <w:r w:rsidRPr="797C4670">
        <w:rPr>
          <w:rStyle w:val="a4"/>
          <w:rFonts w:ascii="Arial" w:hAnsi="Arial" w:cs="Arial"/>
        </w:rPr>
        <w:commentReference w:id="521"/>
      </w:r>
      <w:commentRangeEnd w:id="522"/>
      <w:r>
        <w:rPr>
          <w:rStyle w:val="a4"/>
        </w:rPr>
        <w:commentReference w:id="522"/>
      </w:r>
      <w:r w:rsidRPr="797C4670">
        <w:rPr>
          <w:rFonts w:ascii="Arial" w:hAnsi="Arial" w:cs="Arial"/>
          <w:sz w:val="21"/>
          <w:szCs w:val="21"/>
        </w:rPr>
        <w:t xml:space="preserve"> Reaction Mixture IPC Items Difference Description</w:t>
      </w:r>
    </w:p>
    <w:p w14:paraId="00B1AF00" w14:textId="71C13900" w:rsidR="00EE71D5" w:rsidRPr="000D3FE0" w:rsidRDefault="00EE71D5">
      <w:pPr>
        <w:spacing w:beforeLines="50" w:before="120" w:afterLines="50" w:after="120" w:line="360" w:lineRule="auto"/>
        <w:contextualSpacing/>
        <w:jc w:val="both"/>
        <w:rPr>
          <w:rFonts w:ascii="Arial" w:hAnsi="Arial" w:cs="Arial"/>
          <w:sz w:val="21"/>
          <w:szCs w:val="21"/>
        </w:rPr>
      </w:pPr>
      <w:r w:rsidRPr="000D3FE0">
        <w:rPr>
          <w:rFonts w:ascii="Arial" w:hAnsi="Arial" w:cs="Arial"/>
          <w:sz w:val="21"/>
          <w:szCs w:val="21"/>
        </w:rPr>
        <w:t>For the</w:t>
      </w:r>
      <w:r w:rsidRPr="4DC5776C">
        <w:rPr>
          <w:rFonts w:ascii="Arial" w:hAnsi="Arial" w:cs="Arial"/>
          <w:sz w:val="21"/>
          <w:szCs w:val="21"/>
        </w:rPr>
        <w:t xml:space="preserve"> </w:t>
      </w:r>
      <w:ins w:id="523" w:author="Yu Zhang - Network" w:date="2026-08-19T06:45:00Z">
        <w:r w:rsidR="6F924A38" w:rsidRPr="4DC5776C">
          <w:rPr>
            <w:rFonts w:ascii="Arial" w:hAnsi="Arial" w:cs="Arial"/>
            <w:sz w:val="21"/>
            <w:szCs w:val="21"/>
          </w:rPr>
          <w:t>Step3</w:t>
        </w:r>
        <w:r w:rsidRPr="000D3FE0">
          <w:rPr>
            <w:rFonts w:ascii="Arial" w:hAnsi="Arial" w:cs="Arial"/>
            <w:sz w:val="21"/>
            <w:szCs w:val="21"/>
          </w:rPr>
          <w:t xml:space="preserve"> </w:t>
        </w:r>
      </w:ins>
      <w:r w:rsidRPr="000D3FE0">
        <w:rPr>
          <w:rFonts w:ascii="Arial" w:hAnsi="Arial" w:cs="Arial"/>
          <w:sz w:val="21"/>
          <w:szCs w:val="21"/>
        </w:rPr>
        <w:t>stage 2 reaction mixture, the saleable batch monitors both ASYM-140852 (≤0.1% area) and ASYM-141266 (≤0.5% area) via IPC testing under method AM-140021-016, while the PPQ campaign only retains ASYM-140852 testing and removes ASYM-141266 from the IPC monitoring scope.</w:t>
      </w:r>
    </w:p>
    <w:p w14:paraId="6CFC772D" w14:textId="77777777" w:rsidR="00EE71D5" w:rsidRPr="000D3FE0" w:rsidRDefault="00EE71D5">
      <w:pPr>
        <w:spacing w:beforeLines="50" w:before="120" w:afterLines="50" w:after="120" w:line="360" w:lineRule="auto"/>
        <w:contextualSpacing/>
        <w:jc w:val="both"/>
        <w:rPr>
          <w:rFonts w:ascii="Arial" w:hAnsi="Arial" w:cs="Arial"/>
          <w:sz w:val="21"/>
          <w:szCs w:val="21"/>
        </w:rPr>
      </w:pPr>
      <w:r w:rsidRPr="000D3FE0">
        <w:rPr>
          <w:rFonts w:ascii="Arial" w:hAnsi="Arial" w:cs="Arial"/>
          <w:sz w:val="21"/>
          <w:szCs w:val="21"/>
        </w:rPr>
        <w:t>ASYM-141266 is extremely unstable and rapidly converts to ASYM-140852 at room temperature. Under routine IPC sampling and testing conditions, stable and accurate quantitative results cannot be obtained, leading to insufficient representativeness of test data.</w:t>
      </w:r>
    </w:p>
    <w:p w14:paraId="1E2DF3FF" w14:textId="77777777" w:rsidR="00EE71D5" w:rsidRPr="000D3FE0" w:rsidRDefault="00EE71D5">
      <w:pPr>
        <w:spacing w:beforeLines="50" w:before="120" w:afterLines="50" w:after="120" w:line="360" w:lineRule="auto"/>
        <w:contextualSpacing/>
        <w:jc w:val="both"/>
        <w:rPr>
          <w:rFonts w:ascii="Arial" w:hAnsi="Arial" w:cs="Arial"/>
          <w:sz w:val="21"/>
          <w:szCs w:val="21"/>
        </w:rPr>
      </w:pPr>
      <w:r w:rsidRPr="000D3FE0">
        <w:rPr>
          <w:rFonts w:ascii="Arial" w:hAnsi="Arial" w:cs="Arial"/>
          <w:sz w:val="21"/>
          <w:szCs w:val="21"/>
        </w:rPr>
        <w:t xml:space="preserve"> ASYM-141266 is prepared via </w:t>
      </w:r>
      <w:proofErr w:type="spellStart"/>
      <w:r w:rsidRPr="000D3FE0">
        <w:rPr>
          <w:rFonts w:ascii="Arial" w:hAnsi="Arial" w:cs="Arial"/>
          <w:sz w:val="21"/>
          <w:szCs w:val="21"/>
        </w:rPr>
        <w:t>derivatization</w:t>
      </w:r>
      <w:proofErr w:type="spellEnd"/>
      <w:r w:rsidRPr="000D3FE0">
        <w:rPr>
          <w:rFonts w:ascii="Arial" w:hAnsi="Arial" w:cs="Arial"/>
          <w:sz w:val="21"/>
          <w:szCs w:val="21"/>
        </w:rPr>
        <w:t xml:space="preserve"> of ASYM-140852, using </w:t>
      </w:r>
      <w:proofErr w:type="spellStart"/>
      <w:r w:rsidRPr="000D3FE0">
        <w:rPr>
          <w:rFonts w:ascii="Arial" w:hAnsi="Arial" w:cs="Arial"/>
          <w:sz w:val="21"/>
          <w:szCs w:val="21"/>
        </w:rPr>
        <w:t>TCEP·HCl</w:t>
      </w:r>
      <w:proofErr w:type="spellEnd"/>
      <w:r w:rsidRPr="000D3FE0">
        <w:rPr>
          <w:rFonts w:ascii="Arial" w:hAnsi="Arial" w:cs="Arial"/>
          <w:sz w:val="21"/>
          <w:szCs w:val="21"/>
        </w:rPr>
        <w:t xml:space="preserve"> and DIPEA as </w:t>
      </w:r>
      <w:proofErr w:type="spellStart"/>
      <w:r w:rsidRPr="000D3FE0">
        <w:rPr>
          <w:rFonts w:ascii="Arial" w:hAnsi="Arial" w:cs="Arial"/>
          <w:sz w:val="21"/>
          <w:szCs w:val="21"/>
        </w:rPr>
        <w:t>derivatization</w:t>
      </w:r>
      <w:proofErr w:type="spellEnd"/>
      <w:r w:rsidRPr="000D3FE0">
        <w:rPr>
          <w:rFonts w:ascii="Arial" w:hAnsi="Arial" w:cs="Arial"/>
          <w:sz w:val="21"/>
          <w:szCs w:val="21"/>
        </w:rPr>
        <w:t xml:space="preserve"> reagents. The overall residual risk of such related substances in the reaction system can be effectively covered by quantitative testing of ASYM-140852.</w:t>
      </w:r>
    </w:p>
    <w:p w14:paraId="3C5B1E44" w14:textId="77777777" w:rsidR="00EE71D5" w:rsidRPr="000D3FE0" w:rsidRDefault="00EE71D5">
      <w:pPr>
        <w:spacing w:beforeLines="50" w:before="120" w:afterLines="50" w:after="120" w:line="360" w:lineRule="auto"/>
        <w:contextualSpacing/>
        <w:jc w:val="both"/>
        <w:rPr>
          <w:rFonts w:ascii="Arial" w:hAnsi="Arial" w:cs="Arial"/>
          <w:sz w:val="21"/>
          <w:szCs w:val="21"/>
        </w:rPr>
      </w:pPr>
      <w:r w:rsidRPr="000D3FE0">
        <w:rPr>
          <w:rFonts w:ascii="Arial" w:hAnsi="Arial" w:cs="Arial"/>
          <w:sz w:val="21"/>
          <w:szCs w:val="21"/>
        </w:rPr>
        <w:t>This adjustment is an IPC strategy optimization based on the physicochemical properties of the compound and testing feasibility. It does not reduce the level of quality control and does not constitute a quality gap.</w:t>
      </w:r>
    </w:p>
    <w:p w14:paraId="5399B6D5" w14:textId="75DFE877" w:rsidR="00EE71D5" w:rsidRPr="000D3FE0" w:rsidRDefault="00EE71D5">
      <w:pPr>
        <w:spacing w:before="100" w:beforeAutospacing="1" w:after="100" w:afterAutospacing="1" w:line="360" w:lineRule="auto"/>
        <w:contextualSpacing/>
        <w:jc w:val="both"/>
        <w:rPr>
          <w:rFonts w:ascii="Arial" w:hAnsi="Arial" w:cs="Arial"/>
          <w:sz w:val="21"/>
          <w:szCs w:val="21"/>
        </w:rPr>
      </w:pPr>
      <w:r w:rsidRPr="000D3FE0">
        <w:rPr>
          <w:rFonts w:ascii="Arial" w:hAnsi="Arial" w:cs="Arial"/>
          <w:sz w:val="21"/>
          <w:szCs w:val="21"/>
        </w:rPr>
        <w:t>Other IPC items: No gaps</w:t>
      </w:r>
    </w:p>
    <w:p w14:paraId="7C975509" w14:textId="78F791FD" w:rsidR="00761A38" w:rsidRPr="002B4614" w:rsidRDefault="0024169B" w:rsidP="00761A38">
      <w:pPr>
        <w:pStyle w:val="3"/>
        <w:spacing w:before="0" w:after="0" w:line="360" w:lineRule="auto"/>
        <w:rPr>
          <w:ins w:id="524" w:author="Jie Wang5909" w:date="2026-10-13T23:34:00Z"/>
          <w:rFonts w:ascii="Arial" w:hAnsi="Arial" w:cs="Arial"/>
          <w:sz w:val="21"/>
          <w:szCs w:val="21"/>
        </w:rPr>
      </w:pPr>
      <w:bookmarkStart w:id="525" w:name="_Toc243079870"/>
      <w:ins w:id="526" w:author="Jie Wang5909" w:date="2026-10-13T23:34:00Z">
        <w:r>
          <w:rPr>
            <w:rFonts w:ascii="Arial" w:hAnsi="Arial" w:cs="Arial"/>
            <w:sz w:val="21"/>
            <w:szCs w:val="21"/>
          </w:rPr>
          <w:t>3.4.</w:t>
        </w:r>
      </w:ins>
      <w:ins w:id="527" w:author="Jie Wang5909" w:date="2026-10-13T23:38:00Z">
        <w:r>
          <w:rPr>
            <w:rFonts w:ascii="Arial" w:hAnsi="Arial" w:cs="Arial"/>
            <w:sz w:val="21"/>
            <w:szCs w:val="21"/>
          </w:rPr>
          <w:t>3</w:t>
        </w:r>
      </w:ins>
      <w:ins w:id="528" w:author="Jie Wang5909" w:date="2026-10-13T23:34:00Z">
        <w:r w:rsidR="00761A38">
          <w:rPr>
            <w:rFonts w:ascii="Arial" w:hAnsi="Arial" w:cs="Arial"/>
            <w:sz w:val="21"/>
            <w:szCs w:val="21"/>
          </w:rPr>
          <w:t xml:space="preserve"> </w:t>
        </w:r>
      </w:ins>
      <w:ins w:id="529" w:author="Jie Wang5909" w:date="2026-10-13T23:35:00Z">
        <w:r w:rsidR="00761A38">
          <w:rPr>
            <w:rFonts w:ascii="Arial" w:hAnsi="Arial" w:cs="Arial"/>
            <w:sz w:val="21"/>
            <w:szCs w:val="21"/>
          </w:rPr>
          <w:t>A</w:t>
        </w:r>
        <w:r w:rsidR="00761A38">
          <w:rPr>
            <w:rFonts w:ascii="Arial" w:hAnsi="Arial" w:cs="Arial" w:hint="eastAsia"/>
            <w:sz w:val="21"/>
            <w:szCs w:val="21"/>
          </w:rPr>
          <w:t>naly</w:t>
        </w:r>
        <w:r w:rsidR="00761A38">
          <w:rPr>
            <w:rFonts w:ascii="Arial" w:hAnsi="Arial" w:cs="Arial"/>
            <w:sz w:val="21"/>
            <w:szCs w:val="21"/>
          </w:rPr>
          <w:t xml:space="preserve">tical </w:t>
        </w:r>
      </w:ins>
      <w:ins w:id="530" w:author="Jie Wang5909" w:date="2026-10-13T23:34:00Z">
        <w:r w:rsidR="00761A38" w:rsidRPr="002B4614">
          <w:rPr>
            <w:rFonts w:ascii="Arial" w:hAnsi="Arial" w:cs="Arial"/>
            <w:sz w:val="21"/>
            <w:szCs w:val="21"/>
          </w:rPr>
          <w:t>Methods</w:t>
        </w:r>
        <w:bookmarkEnd w:id="525"/>
        <w:r w:rsidR="00761A38" w:rsidRPr="002B4614">
          <w:rPr>
            <w:rFonts w:ascii="Arial" w:hAnsi="Arial" w:cs="Arial"/>
            <w:sz w:val="21"/>
            <w:szCs w:val="21"/>
          </w:rPr>
          <w:t> </w:t>
        </w:r>
      </w:ins>
    </w:p>
    <w:p w14:paraId="3E8618EE" w14:textId="28EA5866" w:rsidR="0024169B" w:rsidRDefault="0024169B" w:rsidP="00E82B76">
      <w:pPr>
        <w:spacing w:beforeLines="50" w:before="120" w:afterLines="50" w:after="120" w:line="360" w:lineRule="auto"/>
        <w:contextualSpacing/>
        <w:jc w:val="both"/>
        <w:rPr>
          <w:ins w:id="531" w:author="Jie Wang5909" w:date="2026-10-13T23:42:00Z"/>
          <w:rFonts w:ascii="Arial" w:hAnsi="Arial" w:cs="Arial"/>
          <w:b/>
          <w:sz w:val="21"/>
          <w:szCs w:val="21"/>
        </w:rPr>
      </w:pPr>
      <w:proofErr w:type="gramStart"/>
      <w:ins w:id="532" w:author="Jie Wang5909" w:date="2026-10-13T23:39:00Z">
        <w:r w:rsidRPr="000D3FE0">
          <w:rPr>
            <w:rFonts w:ascii="Arial" w:hAnsi="Arial" w:cs="Arial"/>
            <w:b/>
            <w:sz w:val="21"/>
            <w:szCs w:val="21"/>
          </w:rPr>
          <w:t>a</w:t>
        </w:r>
        <w:proofErr w:type="gramEnd"/>
        <w:r w:rsidRPr="000D3FE0">
          <w:rPr>
            <w:rFonts w:ascii="Arial" w:hAnsi="Arial" w:cs="Arial"/>
            <w:b/>
            <w:sz w:val="21"/>
            <w:szCs w:val="21"/>
          </w:rPr>
          <w:t xml:space="preserve">). The In-Process Control (IPC) </w:t>
        </w:r>
        <w:r>
          <w:rPr>
            <w:rFonts w:ascii="Arial" w:hAnsi="Arial" w:cs="Arial"/>
            <w:b/>
            <w:sz w:val="21"/>
            <w:szCs w:val="21"/>
          </w:rPr>
          <w:t>Method V</w:t>
        </w:r>
      </w:ins>
      <w:ins w:id="533" w:author="Jie Wang5909" w:date="2026-10-13T23:40:00Z">
        <w:r>
          <w:rPr>
            <w:rFonts w:ascii="Arial" w:hAnsi="Arial" w:cs="Arial" w:hint="eastAsia"/>
            <w:b/>
            <w:sz w:val="21"/>
            <w:szCs w:val="21"/>
          </w:rPr>
          <w:t>ali</w:t>
        </w:r>
        <w:r>
          <w:rPr>
            <w:rFonts w:ascii="Arial" w:hAnsi="Arial" w:cs="Arial"/>
            <w:b/>
            <w:sz w:val="21"/>
            <w:szCs w:val="21"/>
          </w:rPr>
          <w:t xml:space="preserve">dation </w:t>
        </w:r>
      </w:ins>
    </w:p>
    <w:p w14:paraId="414E1C0E" w14:textId="714D45CE" w:rsidR="0024169B" w:rsidRPr="00E82B76" w:rsidRDefault="0024169B" w:rsidP="00E82B76">
      <w:pPr>
        <w:spacing w:beforeLines="50" w:before="120" w:afterLines="50" w:after="120" w:line="360" w:lineRule="auto"/>
        <w:contextualSpacing/>
        <w:jc w:val="both"/>
        <w:rPr>
          <w:ins w:id="534" w:author="Jie Wang5909" w:date="2026-10-13T23:39:00Z"/>
          <w:rFonts w:ascii="Arial" w:hAnsi="Arial" w:cs="Arial"/>
          <w:sz w:val="21"/>
          <w:szCs w:val="21"/>
        </w:rPr>
      </w:pPr>
      <w:ins w:id="535" w:author="Jie Wang5909" w:date="2026-10-13T23:42:00Z">
        <w:r w:rsidRPr="00E82B76">
          <w:rPr>
            <w:rFonts w:ascii="Arial" w:hAnsi="Arial" w:cs="Arial"/>
            <w:sz w:val="21"/>
            <w:szCs w:val="21"/>
          </w:rPr>
          <w:lastRenderedPageBreak/>
          <w:t>The completion status of method transfer/validat</w:t>
        </w:r>
        <w:r>
          <w:rPr>
            <w:rFonts w:ascii="Arial" w:hAnsi="Arial" w:cs="Arial"/>
            <w:sz w:val="21"/>
            <w:szCs w:val="21"/>
          </w:rPr>
          <w:t>ion for step 1~3</w:t>
        </w:r>
      </w:ins>
      <w:ins w:id="536" w:author="Jie Wang5909" w:date="2026-10-13T23:43:00Z">
        <w:r>
          <w:rPr>
            <w:rFonts w:ascii="Arial" w:hAnsi="Arial" w:cs="Arial"/>
            <w:sz w:val="21"/>
            <w:szCs w:val="21"/>
          </w:rPr>
          <w:t xml:space="preserve"> </w:t>
        </w:r>
      </w:ins>
      <w:ins w:id="537" w:author="Jie Wang5909" w:date="2026-10-13T23:42:00Z">
        <w:r>
          <w:rPr>
            <w:rFonts w:ascii="Arial" w:hAnsi="Arial" w:cs="Arial"/>
            <w:sz w:val="21"/>
            <w:szCs w:val="21"/>
          </w:rPr>
          <w:t>IPC methods</w:t>
        </w:r>
        <w:r w:rsidRPr="00E82B76">
          <w:rPr>
            <w:rFonts w:ascii="Arial" w:hAnsi="Arial" w:cs="Arial"/>
            <w:sz w:val="21"/>
            <w:szCs w:val="21"/>
          </w:rPr>
          <w:t xml:space="preserve"> is shown in Table 10.</w:t>
        </w:r>
      </w:ins>
      <w:ins w:id="538" w:author="Jie Wang5909" w:date="2026-10-13T23:56:00Z">
        <w:r w:rsidR="00492D1F">
          <w:rPr>
            <w:rFonts w:ascii="Arial" w:hAnsi="Arial" w:cs="Arial"/>
            <w:sz w:val="21"/>
            <w:szCs w:val="21"/>
          </w:rPr>
          <w:t xml:space="preserve"> </w:t>
        </w:r>
      </w:ins>
    </w:p>
    <w:p w14:paraId="055A543E" w14:textId="5EF3B722" w:rsidR="0024169B" w:rsidRPr="00187A9C" w:rsidRDefault="0024169B" w:rsidP="0024169B">
      <w:pPr>
        <w:rPr>
          <w:ins w:id="539" w:author="Jie Wang5909" w:date="2026-10-13T23:39:00Z"/>
          <w:rFonts w:ascii="Arial" w:hAnsi="Arial" w:cs="Arial"/>
          <w:b/>
          <w:bCs/>
          <w:sz w:val="21"/>
          <w:szCs w:val="21"/>
        </w:rPr>
      </w:pPr>
      <w:ins w:id="540" w:author="Jie Wang5909" w:date="2026-10-13T23:39:00Z">
        <w:r>
          <w:rPr>
            <w:rFonts w:ascii="Arial" w:eastAsia="Times New Roman" w:hAnsi="Arial" w:cs="Arial"/>
            <w:b/>
            <w:bCs/>
            <w:sz w:val="21"/>
            <w:szCs w:val="21"/>
          </w:rPr>
          <w:t xml:space="preserve">Table </w:t>
        </w:r>
      </w:ins>
      <w:ins w:id="541" w:author="Jie Wang5909" w:date="2026-10-13T23:40:00Z">
        <w:r>
          <w:rPr>
            <w:rFonts w:ascii="Arial" w:eastAsia="Times New Roman" w:hAnsi="Arial" w:cs="Arial"/>
            <w:b/>
            <w:bCs/>
            <w:sz w:val="21"/>
            <w:szCs w:val="21"/>
          </w:rPr>
          <w:t>1</w:t>
        </w:r>
      </w:ins>
      <w:ins w:id="542" w:author="Jie Wang5909" w:date="2026-10-13T23:41:00Z">
        <w:r>
          <w:rPr>
            <w:rFonts w:ascii="Arial" w:eastAsia="Times New Roman" w:hAnsi="Arial" w:cs="Arial"/>
            <w:b/>
            <w:bCs/>
            <w:sz w:val="21"/>
            <w:szCs w:val="21"/>
          </w:rPr>
          <w:t>0</w:t>
        </w:r>
      </w:ins>
      <w:ins w:id="543" w:author="Jie Wang5909" w:date="2026-10-13T23:39:00Z">
        <w:r>
          <w:rPr>
            <w:rFonts w:ascii="Arial" w:eastAsia="Times New Roman" w:hAnsi="Arial" w:cs="Arial"/>
            <w:b/>
            <w:bCs/>
            <w:sz w:val="21"/>
            <w:szCs w:val="21"/>
          </w:rPr>
          <w:t>: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r>
          <w:rPr>
            <w:rFonts w:ascii="Arial" w:eastAsia="Times New Roman" w:hAnsi="Arial" w:cs="Arial"/>
            <w:b/>
            <w:bCs/>
            <w:sz w:val="21"/>
            <w:szCs w:val="21"/>
          </w:rPr>
          <w:t>S</w:t>
        </w:r>
      </w:ins>
      <w:ins w:id="544" w:author="Jie Wang5909" w:date="2026-10-13T23:41:00Z">
        <w:r>
          <w:rPr>
            <w:rFonts w:ascii="Arial" w:eastAsia="Times New Roman" w:hAnsi="Arial" w:cs="Arial"/>
            <w:b/>
            <w:bCs/>
            <w:sz w:val="21"/>
            <w:szCs w:val="21"/>
          </w:rPr>
          <w:t>ummary of IPC Method V</w:t>
        </w:r>
      </w:ins>
      <w:ins w:id="545" w:author="Jie Wang5909" w:date="2026-10-13T23:42:00Z">
        <w:r>
          <w:rPr>
            <w:rFonts w:asciiTheme="minorEastAsia" w:hAnsiTheme="minorEastAsia" w:cs="Arial" w:hint="eastAsia"/>
            <w:b/>
            <w:bCs/>
            <w:sz w:val="21"/>
            <w:szCs w:val="21"/>
          </w:rPr>
          <w:t>ali</w:t>
        </w:r>
        <w:r>
          <w:rPr>
            <w:rFonts w:asciiTheme="minorEastAsia" w:hAnsiTheme="minorEastAsia" w:cs="Arial"/>
            <w:b/>
            <w:bCs/>
            <w:sz w:val="21"/>
            <w:szCs w:val="21"/>
          </w:rPr>
          <w:t>dation</w:t>
        </w:r>
      </w:ins>
    </w:p>
    <w:tbl>
      <w:tblPr>
        <w:tblStyle w:val="14"/>
        <w:tblW w:w="5000" w:type="pct"/>
        <w:tblLayout w:type="fixed"/>
        <w:tblLook w:val="04A0" w:firstRow="1" w:lastRow="0" w:firstColumn="1" w:lastColumn="0" w:noHBand="0" w:noVBand="1"/>
      </w:tblPr>
      <w:tblGrid>
        <w:gridCol w:w="694"/>
        <w:gridCol w:w="3281"/>
        <w:gridCol w:w="1629"/>
        <w:gridCol w:w="1490"/>
        <w:gridCol w:w="1536"/>
        <w:tblGridChange w:id="546">
          <w:tblGrid>
            <w:gridCol w:w="694"/>
            <w:gridCol w:w="3281"/>
            <w:gridCol w:w="1629"/>
            <w:gridCol w:w="1490"/>
            <w:gridCol w:w="1536"/>
          </w:tblGrid>
        </w:tblGridChange>
      </w:tblGrid>
      <w:tr w:rsidR="00761A38" w:rsidRPr="00504192" w14:paraId="2C892DE0" w14:textId="77777777" w:rsidTr="797C4670">
        <w:trPr>
          <w:trHeight w:val="468"/>
          <w:tblHeader/>
          <w:ins w:id="547" w:author="Jie Wang5909" w:date="2026-10-13T23:36:00Z"/>
        </w:trPr>
        <w:tc>
          <w:tcPr>
            <w:tcW w:w="402" w:type="pct"/>
            <w:shd w:val="clear" w:color="auto" w:fill="1F4E79" w:themeFill="accent1" w:themeFillShade="80"/>
            <w:vAlign w:val="center"/>
          </w:tcPr>
          <w:p w14:paraId="52D9002E" w14:textId="77777777" w:rsidR="00761A38" w:rsidRPr="00081D23" w:rsidRDefault="00761A38" w:rsidP="004C712B">
            <w:pPr>
              <w:jc w:val="center"/>
              <w:rPr>
                <w:ins w:id="548" w:author="Jie Wang5909" w:date="2026-10-13T23:36:00Z"/>
                <w:rFonts w:eastAsiaTheme="minorEastAsia"/>
                <w:b/>
                <w:bCs/>
                <w:color w:val="FFFFFF" w:themeColor="background1"/>
                <w:sz w:val="18"/>
                <w:szCs w:val="18"/>
              </w:rPr>
            </w:pPr>
            <w:ins w:id="549" w:author="Jie Wang5909" w:date="2026-10-13T23:36:00Z">
              <w:r w:rsidRPr="00081D23">
                <w:rPr>
                  <w:rFonts w:eastAsiaTheme="minorEastAsia"/>
                  <w:b/>
                  <w:color w:val="FFFFFF" w:themeColor="background1"/>
                  <w:sz w:val="18"/>
                  <w:szCs w:val="18"/>
                </w:rPr>
                <w:t>Step No</w:t>
              </w:r>
            </w:ins>
          </w:p>
        </w:tc>
        <w:tc>
          <w:tcPr>
            <w:tcW w:w="1901" w:type="pct"/>
            <w:shd w:val="clear" w:color="auto" w:fill="1F4E79" w:themeFill="accent1" w:themeFillShade="80"/>
            <w:vAlign w:val="center"/>
            <w:hideMark/>
          </w:tcPr>
          <w:p w14:paraId="69E8CD62" w14:textId="77777777" w:rsidR="00761A38" w:rsidRPr="00081D23" w:rsidRDefault="00761A38" w:rsidP="004C712B">
            <w:pPr>
              <w:jc w:val="center"/>
              <w:rPr>
                <w:ins w:id="550" w:author="Jie Wang5909" w:date="2026-10-13T23:36:00Z"/>
                <w:rFonts w:eastAsiaTheme="minorEastAsia"/>
                <w:b/>
                <w:bCs/>
                <w:color w:val="FFFFFF" w:themeColor="background1"/>
                <w:sz w:val="18"/>
                <w:szCs w:val="18"/>
              </w:rPr>
            </w:pPr>
            <w:ins w:id="551" w:author="Jie Wang5909" w:date="2026-10-13T23:36:00Z">
              <w:r w:rsidRPr="00081D23">
                <w:rPr>
                  <w:rFonts w:eastAsiaTheme="minorEastAsia"/>
                  <w:b/>
                  <w:color w:val="FFFFFF" w:themeColor="background1"/>
                  <w:sz w:val="18"/>
                  <w:szCs w:val="18"/>
                </w:rPr>
                <w:t>PPQ Batches Method</w:t>
              </w:r>
            </w:ins>
          </w:p>
        </w:tc>
        <w:tc>
          <w:tcPr>
            <w:tcW w:w="944" w:type="pct"/>
            <w:shd w:val="clear" w:color="auto" w:fill="1F4E79" w:themeFill="accent1" w:themeFillShade="80"/>
            <w:vAlign w:val="center"/>
          </w:tcPr>
          <w:p w14:paraId="231C1F4A" w14:textId="77777777" w:rsidR="00761A38" w:rsidRPr="00081D23" w:rsidRDefault="00761A38" w:rsidP="004C712B">
            <w:pPr>
              <w:jc w:val="center"/>
              <w:rPr>
                <w:ins w:id="552" w:author="Jie Wang5909" w:date="2026-10-13T23:36:00Z"/>
                <w:rFonts w:eastAsiaTheme="minorEastAsia"/>
                <w:b/>
                <w:bCs/>
                <w:color w:val="FFFFFF" w:themeColor="background1"/>
                <w:sz w:val="18"/>
                <w:szCs w:val="18"/>
              </w:rPr>
            </w:pPr>
            <w:ins w:id="553" w:author="Jie Wang5909" w:date="2026-10-13T23:36:00Z">
              <w:r w:rsidRPr="00081D23">
                <w:rPr>
                  <w:rFonts w:eastAsiaTheme="minorEastAsia"/>
                  <w:b/>
                  <w:color w:val="FFFFFF" w:themeColor="background1"/>
                  <w:sz w:val="18"/>
                  <w:szCs w:val="18"/>
                </w:rPr>
                <w:t>Validation Protocol</w:t>
              </w:r>
            </w:ins>
          </w:p>
        </w:tc>
        <w:tc>
          <w:tcPr>
            <w:tcW w:w="863" w:type="pct"/>
            <w:shd w:val="clear" w:color="auto" w:fill="1F4E79" w:themeFill="accent1" w:themeFillShade="80"/>
            <w:vAlign w:val="center"/>
          </w:tcPr>
          <w:p w14:paraId="08E928F0" w14:textId="77777777" w:rsidR="00761A38" w:rsidRPr="00081D23" w:rsidRDefault="00761A38" w:rsidP="004C712B">
            <w:pPr>
              <w:jc w:val="center"/>
              <w:rPr>
                <w:ins w:id="554" w:author="Jie Wang5909" w:date="2026-10-13T23:36:00Z"/>
                <w:rFonts w:eastAsiaTheme="minorEastAsia"/>
                <w:b/>
                <w:bCs/>
                <w:color w:val="FFFFFF" w:themeColor="background1"/>
                <w:sz w:val="18"/>
                <w:szCs w:val="18"/>
              </w:rPr>
            </w:pPr>
            <w:ins w:id="555" w:author="Jie Wang5909" w:date="2026-10-13T23:36:00Z">
              <w:r w:rsidRPr="00081D23">
                <w:rPr>
                  <w:rFonts w:eastAsiaTheme="minorEastAsia"/>
                  <w:b/>
                  <w:color w:val="FFFFFF" w:themeColor="background1"/>
                  <w:sz w:val="18"/>
                  <w:szCs w:val="18"/>
                </w:rPr>
                <w:t>Validation experiment</w:t>
              </w:r>
            </w:ins>
          </w:p>
        </w:tc>
        <w:tc>
          <w:tcPr>
            <w:tcW w:w="890" w:type="pct"/>
            <w:shd w:val="clear" w:color="auto" w:fill="1F4E79" w:themeFill="accent1" w:themeFillShade="80"/>
            <w:vAlign w:val="center"/>
          </w:tcPr>
          <w:p w14:paraId="73D42480" w14:textId="77777777" w:rsidR="00761A38" w:rsidRPr="00081D23" w:rsidRDefault="00761A38" w:rsidP="797C4670">
            <w:pPr>
              <w:jc w:val="center"/>
              <w:rPr>
                <w:ins w:id="556" w:author="Jie Wang5909" w:date="2026-10-13T23:36:00Z"/>
                <w:rFonts w:eastAsiaTheme="minorEastAsia"/>
                <w:b/>
                <w:bCs/>
                <w:color w:val="FFFFFF" w:themeColor="background1"/>
                <w:sz w:val="18"/>
                <w:szCs w:val="18"/>
              </w:rPr>
            </w:pPr>
            <w:ins w:id="557" w:author="Jie Wang5909" w:date="2026-10-13T23:36:00Z">
              <w:r w:rsidRPr="797C4670">
                <w:rPr>
                  <w:rFonts w:eastAsiaTheme="minorEastAsia"/>
                  <w:b/>
                  <w:bCs/>
                  <w:color w:val="FFFFFF" w:themeColor="background1"/>
                  <w:sz w:val="18"/>
                  <w:szCs w:val="18"/>
                </w:rPr>
                <w:t>Validation repo</w:t>
              </w:r>
              <w:commentRangeStart w:id="558"/>
              <w:commentRangeStart w:id="559"/>
              <w:r w:rsidRPr="797C4670">
                <w:rPr>
                  <w:rFonts w:eastAsiaTheme="minorEastAsia"/>
                  <w:b/>
                  <w:bCs/>
                  <w:color w:val="FFFFFF" w:themeColor="background1"/>
                  <w:sz w:val="18"/>
                  <w:szCs w:val="18"/>
                </w:rPr>
                <w:t>rt</w:t>
              </w:r>
            </w:ins>
            <w:commentRangeEnd w:id="558"/>
            <w:r w:rsidRPr="00081D23">
              <w:rPr>
                <w:rStyle w:val="a4"/>
                <w:rFonts w:eastAsiaTheme="minorEastAsia"/>
                <w:b/>
                <w:bCs/>
                <w:color w:val="FFFFFF" w:themeColor="background1"/>
                <w:sz w:val="18"/>
                <w:szCs w:val="18"/>
              </w:rPr>
              <w:commentReference w:id="558"/>
            </w:r>
            <w:commentRangeEnd w:id="559"/>
            <w:r>
              <w:rPr>
                <w:rStyle w:val="a4"/>
              </w:rPr>
              <w:commentReference w:id="559"/>
            </w:r>
          </w:p>
        </w:tc>
      </w:tr>
      <w:tr w:rsidR="00761A38" w:rsidRPr="00504192" w14:paraId="1367B8C2" w14:textId="77777777" w:rsidTr="797C4670">
        <w:trPr>
          <w:trHeight w:val="275"/>
          <w:ins w:id="560" w:author="Jie Wang5909" w:date="2026-10-13T23:36:00Z"/>
        </w:trPr>
        <w:tc>
          <w:tcPr>
            <w:tcW w:w="402" w:type="pct"/>
            <w:vMerge w:val="restart"/>
            <w:vAlign w:val="center"/>
          </w:tcPr>
          <w:p w14:paraId="25B1A918" w14:textId="77777777" w:rsidR="00761A38" w:rsidRPr="00504192" w:rsidRDefault="00761A38" w:rsidP="004C712B">
            <w:pPr>
              <w:jc w:val="center"/>
              <w:rPr>
                <w:ins w:id="561" w:author="Jie Wang5909" w:date="2026-10-13T23:36:00Z"/>
                <w:rFonts w:eastAsia="等线"/>
                <w:bCs/>
                <w:sz w:val="18"/>
                <w:szCs w:val="18"/>
              </w:rPr>
            </w:pPr>
            <w:ins w:id="562" w:author="Jie Wang5909" w:date="2026-10-13T23:36:00Z">
              <w:r w:rsidRPr="00504192">
                <w:rPr>
                  <w:rFonts w:eastAsia="等线" w:hint="eastAsia"/>
                  <w:sz w:val="18"/>
                  <w:szCs w:val="18"/>
                </w:rPr>
                <w:t>S</w:t>
              </w:r>
              <w:r w:rsidRPr="00504192">
                <w:rPr>
                  <w:rFonts w:eastAsia="等线"/>
                  <w:sz w:val="18"/>
                  <w:szCs w:val="18"/>
                </w:rPr>
                <w:t>tep1</w:t>
              </w:r>
            </w:ins>
          </w:p>
        </w:tc>
        <w:tc>
          <w:tcPr>
            <w:tcW w:w="1901" w:type="pct"/>
            <w:vAlign w:val="center"/>
            <w:hideMark/>
          </w:tcPr>
          <w:p w14:paraId="2BB0B278" w14:textId="77777777" w:rsidR="00761A38" w:rsidRPr="00504192" w:rsidRDefault="00761A38" w:rsidP="004C712B">
            <w:pPr>
              <w:jc w:val="center"/>
              <w:rPr>
                <w:ins w:id="563" w:author="Jie Wang5909" w:date="2026-10-13T23:36:00Z"/>
                <w:rFonts w:eastAsia="等线"/>
                <w:bCs/>
                <w:sz w:val="18"/>
                <w:szCs w:val="18"/>
              </w:rPr>
            </w:pPr>
            <w:ins w:id="564" w:author="Jie Wang5909" w:date="2026-10-13T23:36:00Z">
              <w:r w:rsidRPr="00504192">
                <w:rPr>
                  <w:sz w:val="18"/>
                  <w:szCs w:val="18"/>
                  <w:lang w:eastAsia="ja-JP"/>
                </w:rPr>
                <w:t>AM-YL000336-004</w:t>
              </w:r>
            </w:ins>
          </w:p>
        </w:tc>
        <w:tc>
          <w:tcPr>
            <w:tcW w:w="944" w:type="pct"/>
            <w:vAlign w:val="center"/>
          </w:tcPr>
          <w:p w14:paraId="34BB7AA3" w14:textId="77777777" w:rsidR="00761A38" w:rsidRPr="00504192" w:rsidRDefault="00761A38" w:rsidP="004C712B">
            <w:pPr>
              <w:jc w:val="center"/>
              <w:rPr>
                <w:ins w:id="565" w:author="Jie Wang5909" w:date="2026-10-13T23:36:00Z"/>
                <w:rFonts w:eastAsia="Times New Roman"/>
                <w:sz w:val="18"/>
                <w:szCs w:val="18"/>
              </w:rPr>
            </w:pPr>
            <w:ins w:id="566" w:author="Jie Wang5909" w:date="2026-10-13T23:36:00Z">
              <w:r w:rsidRPr="00504192">
                <w:rPr>
                  <w:rFonts w:eastAsia="Times New Roman"/>
                  <w:sz w:val="18"/>
                  <w:szCs w:val="18"/>
                </w:rPr>
                <w:t>AM-YL000336-004-VP-01.01</w:t>
              </w:r>
            </w:ins>
          </w:p>
          <w:p w14:paraId="175C9F47" w14:textId="77777777" w:rsidR="00761A38" w:rsidRPr="00E76164" w:rsidRDefault="00761A38" w:rsidP="004C712B">
            <w:pPr>
              <w:jc w:val="center"/>
              <w:rPr>
                <w:ins w:id="567" w:author="Jie Wang5909" w:date="2026-10-13T23:36:00Z"/>
                <w:rFonts w:eastAsia="Times New Roman"/>
                <w:sz w:val="18"/>
                <w:szCs w:val="18"/>
              </w:rPr>
            </w:pPr>
            <w:ins w:id="568"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05/29/2026)</w:t>
              </w:r>
            </w:ins>
          </w:p>
        </w:tc>
        <w:tc>
          <w:tcPr>
            <w:tcW w:w="863" w:type="pct"/>
            <w:vAlign w:val="center"/>
          </w:tcPr>
          <w:p w14:paraId="57571506" w14:textId="6E72052D" w:rsidR="00761A38" w:rsidRPr="00504192" w:rsidRDefault="00761A38" w:rsidP="004C712B">
            <w:pPr>
              <w:jc w:val="center"/>
              <w:rPr>
                <w:ins w:id="569" w:author="Jie Wang5909" w:date="2026-10-13T23:36:00Z"/>
                <w:rFonts w:eastAsia="等线"/>
                <w:sz w:val="18"/>
                <w:szCs w:val="18"/>
              </w:rPr>
            </w:pPr>
            <w:ins w:id="570" w:author="Jie Wang5909" w:date="2026-10-13T23:36:00Z">
              <w:del w:id="571" w:author="Yu Zhang12718" w:date="2026-10-15T06:12:00Z">
                <w:r w:rsidRPr="797C4670" w:rsidDel="00761A38">
                  <w:rPr>
                    <w:rFonts w:eastAsia="等线"/>
                    <w:sz w:val="18"/>
                    <w:szCs w:val="18"/>
                  </w:rPr>
                  <w:delText>Finished</w:delText>
                </w:r>
              </w:del>
            </w:ins>
            <w:ins w:id="572" w:author="Yu Zhang12718" w:date="2026-10-15T06:12:00Z">
              <w:r w:rsidR="11676458" w:rsidRPr="797C4670">
                <w:rPr>
                  <w:rFonts w:eastAsia="等线"/>
                  <w:sz w:val="18"/>
                  <w:szCs w:val="18"/>
                </w:rPr>
                <w:t>Completed</w:t>
              </w:r>
            </w:ins>
          </w:p>
        </w:tc>
        <w:tc>
          <w:tcPr>
            <w:tcW w:w="890" w:type="pct"/>
            <w:vAlign w:val="center"/>
          </w:tcPr>
          <w:p w14:paraId="42CE63CB" w14:textId="77777777" w:rsidR="00761A38" w:rsidRPr="00504192" w:rsidRDefault="00761A38" w:rsidP="797C4670">
            <w:pPr>
              <w:jc w:val="center"/>
              <w:rPr>
                <w:ins w:id="573" w:author="Jie Wang5909" w:date="2026-10-13T23:36:00Z"/>
                <w:rFonts w:eastAsia="Times New Roman"/>
                <w:sz w:val="18"/>
                <w:szCs w:val="18"/>
              </w:rPr>
            </w:pPr>
            <w:ins w:id="574" w:author="Jie Wang5909" w:date="2026-10-13T23:36:00Z">
              <w:r w:rsidRPr="00314640">
                <w:rPr>
                  <w:rFonts w:eastAsia="Times New Roman"/>
                  <w:sz w:val="18"/>
                  <w:szCs w:val="18"/>
                </w:rPr>
                <w:t>AM-YL000336-004-VR-01.01</w:t>
              </w:r>
            </w:ins>
          </w:p>
          <w:p w14:paraId="02D729B5" w14:textId="6F9F083D" w:rsidR="00761A38" w:rsidRPr="00504192" w:rsidRDefault="00761A38" w:rsidP="797C4670">
            <w:pPr>
              <w:jc w:val="center"/>
              <w:rPr>
                <w:ins w:id="575" w:author="Jie Wang5909" w:date="2026-10-13T23:36:00Z"/>
                <w:rFonts w:eastAsia="Times New Roman"/>
                <w:sz w:val="18"/>
                <w:szCs w:val="18"/>
              </w:rPr>
            </w:pPr>
            <w:ins w:id="576" w:author="Jie Wang5909" w:date="2026-10-13T23:36:00Z">
              <w:r w:rsidRPr="00314640">
                <w:rPr>
                  <w:rFonts w:eastAsia="Times New Roman"/>
                  <w:sz w:val="18"/>
                  <w:szCs w:val="18"/>
                </w:rPr>
                <w:t>(Effective</w:t>
              </w:r>
              <w:r w:rsidRPr="797C4670">
                <w:rPr>
                  <w:rFonts w:eastAsia="Times New Roman"/>
                  <w:sz w:val="18"/>
                  <w:szCs w:val="18"/>
                  <w:rPrChange w:id="577" w:author="Yu Zhang12718" w:date="2026-10-15T06:02:00Z">
                    <w:rPr>
                      <w:sz w:val="18"/>
                      <w:szCs w:val="18"/>
                    </w:rPr>
                  </w:rPrChange>
                </w:rPr>
                <w:t xml:space="preserve"> </w:t>
              </w:r>
              <w:r w:rsidRPr="00314640">
                <w:rPr>
                  <w:rFonts w:eastAsia="Times New Roman"/>
                  <w:sz w:val="18"/>
                  <w:szCs w:val="18"/>
                </w:rPr>
                <w:t xml:space="preserve">Date: </w:t>
              </w:r>
              <w:del w:id="578" w:author="Yongle Liu" w:date="2026-10-14T09:43:00Z">
                <w:r w:rsidRPr="00314640" w:rsidDel="00761A38">
                  <w:rPr>
                    <w:rFonts w:eastAsia="Times New Roman"/>
                    <w:sz w:val="18"/>
                    <w:szCs w:val="18"/>
                  </w:rPr>
                  <w:delText>TBD</w:delText>
                </w:r>
              </w:del>
            </w:ins>
            <w:ins w:id="579" w:author="Yongle Liu" w:date="2026-10-14T09:43:00Z">
              <w:r w:rsidR="003B3081" w:rsidRPr="00314640">
                <w:rPr>
                  <w:rFonts w:eastAsia="Times New Roman"/>
                  <w:sz w:val="18"/>
                  <w:szCs w:val="18"/>
                </w:rPr>
                <w:t>09/08/2026</w:t>
              </w:r>
            </w:ins>
            <w:ins w:id="580" w:author="Jie Wang5909" w:date="2026-10-13T23:36:00Z">
              <w:r w:rsidRPr="00314640">
                <w:rPr>
                  <w:rFonts w:eastAsia="Times New Roman"/>
                  <w:sz w:val="18"/>
                  <w:szCs w:val="18"/>
                </w:rPr>
                <w:t>)</w:t>
              </w:r>
            </w:ins>
          </w:p>
        </w:tc>
      </w:tr>
      <w:tr w:rsidR="00761A38" w:rsidRPr="00504192" w14:paraId="1EF371BD" w14:textId="77777777" w:rsidTr="797C4670">
        <w:trPr>
          <w:trHeight w:val="275"/>
          <w:ins w:id="581" w:author="Jie Wang5909" w:date="2026-10-13T23:36:00Z"/>
        </w:trPr>
        <w:tc>
          <w:tcPr>
            <w:tcW w:w="402" w:type="pct"/>
            <w:vMerge/>
            <w:vAlign w:val="center"/>
          </w:tcPr>
          <w:p w14:paraId="0D27A035" w14:textId="77777777" w:rsidR="00761A38" w:rsidRPr="00504192" w:rsidRDefault="00761A38" w:rsidP="004C712B">
            <w:pPr>
              <w:jc w:val="center"/>
              <w:rPr>
                <w:ins w:id="582" w:author="Jie Wang5909" w:date="2026-10-13T23:36:00Z"/>
                <w:rFonts w:eastAsia="等线"/>
                <w:bCs/>
                <w:sz w:val="18"/>
                <w:szCs w:val="18"/>
              </w:rPr>
            </w:pPr>
          </w:p>
        </w:tc>
        <w:tc>
          <w:tcPr>
            <w:tcW w:w="1901" w:type="pct"/>
            <w:vAlign w:val="center"/>
            <w:hideMark/>
          </w:tcPr>
          <w:p w14:paraId="4439BE70" w14:textId="77777777" w:rsidR="00761A38" w:rsidRPr="00504192" w:rsidRDefault="00761A38" w:rsidP="004C712B">
            <w:pPr>
              <w:jc w:val="center"/>
              <w:rPr>
                <w:ins w:id="583" w:author="Jie Wang5909" w:date="2026-10-13T23:36:00Z"/>
              </w:rPr>
            </w:pPr>
            <w:ins w:id="584" w:author="Jie Wang5909" w:date="2026-10-13T23:36:00Z">
              <w:r w:rsidRPr="00504192">
                <w:rPr>
                  <w:sz w:val="18"/>
                  <w:szCs w:val="18"/>
                  <w:lang w:eastAsia="ja-JP"/>
                </w:rPr>
                <w:t>Establish a dedicated method for PPQ batch: AM-140021-043</w:t>
              </w:r>
            </w:ins>
          </w:p>
          <w:p w14:paraId="764B9677" w14:textId="77777777" w:rsidR="00761A38" w:rsidRPr="00E76164" w:rsidRDefault="00761A38" w:rsidP="004C712B">
            <w:pPr>
              <w:jc w:val="center"/>
              <w:rPr>
                <w:ins w:id="585" w:author="Jie Wang5909" w:date="2026-10-13T23:36:00Z"/>
                <w:rFonts w:eastAsia="Times New Roman"/>
                <w:sz w:val="18"/>
                <w:szCs w:val="18"/>
              </w:rPr>
            </w:pPr>
            <w:ins w:id="586" w:author="Jie Wang5909" w:date="2026-10-13T23:36:00Z">
              <w:r w:rsidRPr="00E76164">
                <w:rPr>
                  <w:rFonts w:eastAsia="Times New Roman"/>
                  <w:sz w:val="18"/>
                  <w:szCs w:val="18"/>
                </w:rPr>
                <w:t>(Bromophenol blue)</w:t>
              </w:r>
            </w:ins>
          </w:p>
        </w:tc>
        <w:tc>
          <w:tcPr>
            <w:tcW w:w="944" w:type="pct"/>
            <w:vAlign w:val="center"/>
          </w:tcPr>
          <w:p w14:paraId="4CD853E2" w14:textId="77777777" w:rsidR="00761A38" w:rsidRPr="00504192" w:rsidRDefault="00761A38" w:rsidP="004C712B">
            <w:pPr>
              <w:jc w:val="center"/>
              <w:rPr>
                <w:ins w:id="587" w:author="Jie Wang5909" w:date="2026-10-13T23:36:00Z"/>
                <w:rFonts w:eastAsia="Times New Roman"/>
                <w:sz w:val="18"/>
                <w:szCs w:val="18"/>
              </w:rPr>
            </w:pPr>
            <w:ins w:id="588" w:author="Jie Wang5909" w:date="2026-10-13T23:36:00Z">
              <w:r w:rsidRPr="00504192">
                <w:rPr>
                  <w:rFonts w:eastAsia="Times New Roman"/>
                  <w:sz w:val="18"/>
                  <w:szCs w:val="18"/>
                </w:rPr>
                <w:t>AM-140021-043-VP-01.01</w:t>
              </w:r>
            </w:ins>
          </w:p>
          <w:p w14:paraId="2216DA4C" w14:textId="77777777" w:rsidR="00761A38" w:rsidRPr="00504192" w:rsidRDefault="00761A38" w:rsidP="004C712B">
            <w:pPr>
              <w:jc w:val="center"/>
              <w:rPr>
                <w:ins w:id="589" w:author="Jie Wang5909" w:date="2026-10-13T23:36:00Z"/>
                <w:rFonts w:eastAsia="Times New Roman"/>
                <w:sz w:val="18"/>
                <w:szCs w:val="18"/>
              </w:rPr>
            </w:pPr>
            <w:ins w:id="590"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 xml:space="preserve">Date: </w:t>
              </w:r>
              <w:r w:rsidRPr="00E76164">
                <w:rPr>
                  <w:rFonts w:eastAsia="Times New Roman"/>
                  <w:sz w:val="18"/>
                  <w:szCs w:val="18"/>
                </w:rPr>
                <w:t>08/22/2026</w:t>
              </w:r>
              <w:r w:rsidRPr="00504192">
                <w:rPr>
                  <w:rFonts w:eastAsia="Times New Roman"/>
                  <w:sz w:val="18"/>
                  <w:szCs w:val="18"/>
                </w:rPr>
                <w:t>)</w:t>
              </w:r>
            </w:ins>
          </w:p>
        </w:tc>
        <w:tc>
          <w:tcPr>
            <w:tcW w:w="863" w:type="pct"/>
            <w:vAlign w:val="center"/>
          </w:tcPr>
          <w:p w14:paraId="61C15D3D" w14:textId="44152706" w:rsidR="00761A38" w:rsidRPr="00E76164" w:rsidRDefault="00761A38" w:rsidP="004C712B">
            <w:pPr>
              <w:spacing w:line="259" w:lineRule="auto"/>
              <w:jc w:val="center"/>
              <w:rPr>
                <w:ins w:id="591" w:author="Jie Wang5909" w:date="2026-10-13T23:36:00Z"/>
                <w:rFonts w:eastAsia="Times New Roman"/>
                <w:sz w:val="18"/>
                <w:szCs w:val="18"/>
              </w:rPr>
            </w:pPr>
            <w:ins w:id="592" w:author="Jie Wang5909" w:date="2026-10-13T23:36:00Z">
              <w:del w:id="593" w:author="Yu Zhang12718" w:date="2026-10-15T06:12:00Z">
                <w:r w:rsidRPr="797C4670" w:rsidDel="00761A38">
                  <w:rPr>
                    <w:rFonts w:eastAsia="Times New Roman"/>
                    <w:sz w:val="18"/>
                    <w:szCs w:val="18"/>
                  </w:rPr>
                  <w:delText>Finished</w:delText>
                </w:r>
              </w:del>
            </w:ins>
            <w:ins w:id="594" w:author="Yu Zhang12718" w:date="2026-10-15T06:12:00Z">
              <w:r w:rsidR="11676458" w:rsidRPr="797C4670">
                <w:rPr>
                  <w:rFonts w:eastAsia="Times New Roman"/>
                  <w:sz w:val="18"/>
                  <w:szCs w:val="18"/>
                </w:rPr>
                <w:t>Completed</w:t>
              </w:r>
            </w:ins>
          </w:p>
        </w:tc>
        <w:tc>
          <w:tcPr>
            <w:tcW w:w="890" w:type="pct"/>
            <w:vAlign w:val="center"/>
          </w:tcPr>
          <w:p w14:paraId="0DFD2B35" w14:textId="099DDE71" w:rsidR="003B3081" w:rsidRPr="00504192" w:rsidRDefault="003B3081" w:rsidP="797C4670">
            <w:pPr>
              <w:jc w:val="center"/>
              <w:rPr>
                <w:ins w:id="595" w:author="Yongle Liu" w:date="2026-10-14T09:43:00Z"/>
                <w:rFonts w:eastAsia="Times New Roman"/>
                <w:sz w:val="18"/>
                <w:szCs w:val="18"/>
              </w:rPr>
            </w:pPr>
            <w:ins w:id="596" w:author="Yongle Liu" w:date="2026-10-14T09:43:00Z">
              <w:r w:rsidRPr="00314640">
                <w:rPr>
                  <w:rFonts w:eastAsia="Times New Roman"/>
                  <w:sz w:val="18"/>
                  <w:szCs w:val="18"/>
                </w:rPr>
                <w:t>AM-140021-043-V</w:t>
              </w:r>
            </w:ins>
            <w:ins w:id="597" w:author="Yongle Liu" w:date="2026-10-14T09:44:00Z">
              <w:r w:rsidRPr="00314640">
                <w:rPr>
                  <w:rFonts w:eastAsia="Times New Roman"/>
                  <w:sz w:val="18"/>
                  <w:szCs w:val="18"/>
                </w:rPr>
                <w:t>R</w:t>
              </w:r>
            </w:ins>
            <w:ins w:id="598" w:author="Yongle Liu" w:date="2026-10-14T09:43:00Z">
              <w:r w:rsidRPr="00314640">
                <w:rPr>
                  <w:rFonts w:eastAsia="Times New Roman"/>
                  <w:sz w:val="18"/>
                  <w:szCs w:val="18"/>
                </w:rPr>
                <w:t>-01.01</w:t>
              </w:r>
            </w:ins>
          </w:p>
          <w:p w14:paraId="5222DFE0" w14:textId="59F26BF5" w:rsidR="00761A38" w:rsidRPr="00504192" w:rsidRDefault="003B3081" w:rsidP="797C4670">
            <w:pPr>
              <w:spacing w:line="259" w:lineRule="auto"/>
              <w:jc w:val="center"/>
              <w:rPr>
                <w:ins w:id="599" w:author="Jie Wang5909" w:date="2026-10-13T23:36:00Z"/>
                <w:rFonts w:eastAsia="Times New Roman"/>
                <w:sz w:val="18"/>
                <w:szCs w:val="18"/>
              </w:rPr>
            </w:pPr>
            <w:ins w:id="600" w:author="Yongle Liu" w:date="2026-10-14T09:43:00Z">
              <w:r w:rsidRPr="00314640">
                <w:rPr>
                  <w:rFonts w:eastAsia="Times New Roman"/>
                  <w:sz w:val="18"/>
                  <w:szCs w:val="18"/>
                </w:rPr>
                <w:t>(Effective</w:t>
              </w:r>
              <w:r w:rsidRPr="797C4670">
                <w:rPr>
                  <w:rFonts w:eastAsia="Times New Roman"/>
                  <w:sz w:val="18"/>
                  <w:szCs w:val="18"/>
                  <w:rPrChange w:id="601" w:author="Yu Zhang12718" w:date="2026-10-15T06:02:00Z">
                    <w:rPr>
                      <w:sz w:val="18"/>
                      <w:szCs w:val="18"/>
                    </w:rPr>
                  </w:rPrChange>
                </w:rPr>
                <w:t xml:space="preserve"> </w:t>
              </w:r>
              <w:r w:rsidRPr="00314640">
                <w:rPr>
                  <w:rFonts w:eastAsia="Times New Roman"/>
                  <w:sz w:val="18"/>
                  <w:szCs w:val="18"/>
                </w:rPr>
                <w:t>Date: 0</w:t>
              </w:r>
            </w:ins>
            <w:ins w:id="602" w:author="Yongle Liu" w:date="2026-10-14T09:44:00Z">
              <w:r w:rsidRPr="00314640">
                <w:rPr>
                  <w:rFonts w:eastAsia="Times New Roman"/>
                  <w:sz w:val="18"/>
                  <w:szCs w:val="18"/>
                </w:rPr>
                <w:t>9</w:t>
              </w:r>
            </w:ins>
            <w:ins w:id="603" w:author="Yongle Liu" w:date="2026-10-14T09:43:00Z">
              <w:r w:rsidRPr="00314640">
                <w:rPr>
                  <w:rFonts w:eastAsia="Times New Roman"/>
                  <w:sz w:val="18"/>
                  <w:szCs w:val="18"/>
                </w:rPr>
                <w:t>/2</w:t>
              </w:r>
            </w:ins>
            <w:ins w:id="604" w:author="Yongle Liu" w:date="2026-10-14T09:44:00Z">
              <w:r w:rsidRPr="00314640">
                <w:rPr>
                  <w:rFonts w:eastAsia="Times New Roman"/>
                  <w:sz w:val="18"/>
                  <w:szCs w:val="18"/>
                </w:rPr>
                <w:t>9</w:t>
              </w:r>
            </w:ins>
            <w:ins w:id="605" w:author="Yongle Liu" w:date="2026-10-14T09:43:00Z">
              <w:r w:rsidRPr="00314640">
                <w:rPr>
                  <w:rFonts w:eastAsia="Times New Roman"/>
                  <w:sz w:val="18"/>
                  <w:szCs w:val="18"/>
                </w:rPr>
                <w:t>/2026)</w:t>
              </w:r>
            </w:ins>
            <w:ins w:id="606" w:author="Jie Wang5909" w:date="2026-10-13T23:36:00Z">
              <w:del w:id="607" w:author="Yongle Liu" w:date="2026-10-14T09:43:00Z">
                <w:r w:rsidRPr="00314640" w:rsidDel="00761A38">
                  <w:rPr>
                    <w:rFonts w:eastAsia="Times New Roman"/>
                    <w:sz w:val="18"/>
                    <w:szCs w:val="18"/>
                  </w:rPr>
                  <w:delText>Completion prior to PV start</w:delText>
                </w:r>
              </w:del>
            </w:ins>
          </w:p>
        </w:tc>
      </w:tr>
      <w:tr w:rsidR="00761A38" w:rsidRPr="00504192" w14:paraId="3D4EAD83" w14:textId="77777777" w:rsidTr="797C4670">
        <w:trPr>
          <w:trHeight w:val="275"/>
          <w:ins w:id="608" w:author="Jie Wang5909" w:date="2026-10-13T23:36:00Z"/>
        </w:trPr>
        <w:tc>
          <w:tcPr>
            <w:tcW w:w="402" w:type="pct"/>
            <w:vMerge/>
            <w:vAlign w:val="center"/>
          </w:tcPr>
          <w:p w14:paraId="7C5F1F92" w14:textId="77777777" w:rsidR="00761A38" w:rsidRPr="00504192" w:rsidRDefault="00761A38" w:rsidP="004C712B">
            <w:pPr>
              <w:jc w:val="center"/>
              <w:rPr>
                <w:ins w:id="609" w:author="Jie Wang5909" w:date="2026-10-13T23:36:00Z"/>
                <w:bCs/>
                <w:sz w:val="18"/>
                <w:szCs w:val="18"/>
                <w:lang w:eastAsia="ja-JP"/>
              </w:rPr>
            </w:pPr>
          </w:p>
        </w:tc>
        <w:tc>
          <w:tcPr>
            <w:tcW w:w="1901" w:type="pct"/>
            <w:vAlign w:val="center"/>
          </w:tcPr>
          <w:p w14:paraId="684B21EB" w14:textId="77777777" w:rsidR="00761A38" w:rsidRPr="00504192" w:rsidRDefault="00761A38" w:rsidP="004C712B">
            <w:pPr>
              <w:jc w:val="center"/>
              <w:rPr>
                <w:ins w:id="610" w:author="Jie Wang5909" w:date="2026-10-13T23:36:00Z"/>
                <w:rFonts w:eastAsia="等线"/>
                <w:bCs/>
                <w:sz w:val="18"/>
                <w:szCs w:val="18"/>
              </w:rPr>
            </w:pPr>
            <w:ins w:id="611" w:author="Jie Wang5909" w:date="2026-10-13T23:36:00Z">
              <w:r w:rsidRPr="00504192">
                <w:rPr>
                  <w:sz w:val="18"/>
                  <w:szCs w:val="18"/>
                  <w:lang w:eastAsia="ja-JP"/>
                </w:rPr>
                <w:t>AM-140021-011</w:t>
              </w:r>
            </w:ins>
          </w:p>
        </w:tc>
        <w:tc>
          <w:tcPr>
            <w:tcW w:w="944" w:type="pct"/>
            <w:vAlign w:val="center"/>
          </w:tcPr>
          <w:p w14:paraId="25611435" w14:textId="77777777" w:rsidR="00761A38" w:rsidRPr="00504192" w:rsidRDefault="00761A38" w:rsidP="004C712B">
            <w:pPr>
              <w:jc w:val="center"/>
              <w:rPr>
                <w:ins w:id="612" w:author="Jie Wang5909" w:date="2026-10-13T23:36:00Z"/>
                <w:rFonts w:eastAsia="Times New Roman"/>
                <w:sz w:val="18"/>
                <w:szCs w:val="18"/>
              </w:rPr>
            </w:pPr>
            <w:ins w:id="613" w:author="Jie Wang5909" w:date="2026-10-13T23:36:00Z">
              <w:r w:rsidRPr="00504192">
                <w:rPr>
                  <w:rFonts w:eastAsia="Times New Roman"/>
                  <w:sz w:val="18"/>
                  <w:szCs w:val="18"/>
                </w:rPr>
                <w:t>AM-140021-011-VP-01.01</w:t>
              </w:r>
            </w:ins>
          </w:p>
          <w:p w14:paraId="1850F4F2" w14:textId="77777777" w:rsidR="00761A38" w:rsidRPr="00504192" w:rsidRDefault="00761A38" w:rsidP="004C712B">
            <w:pPr>
              <w:jc w:val="center"/>
              <w:rPr>
                <w:ins w:id="614" w:author="Jie Wang5909" w:date="2026-10-13T23:36:00Z"/>
                <w:rFonts w:eastAsia="Times New Roman"/>
                <w:sz w:val="18"/>
                <w:szCs w:val="18"/>
              </w:rPr>
            </w:pPr>
            <w:ins w:id="615"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07/15/2026)</w:t>
              </w:r>
            </w:ins>
          </w:p>
        </w:tc>
        <w:tc>
          <w:tcPr>
            <w:tcW w:w="863" w:type="pct"/>
            <w:vAlign w:val="center"/>
          </w:tcPr>
          <w:p w14:paraId="74D1AA86" w14:textId="3B8C53B0" w:rsidR="00761A38" w:rsidRPr="00504192" w:rsidRDefault="00761A38" w:rsidP="797C4670">
            <w:pPr>
              <w:jc w:val="center"/>
              <w:rPr>
                <w:ins w:id="616" w:author="Jie Wang5909" w:date="2026-10-13T23:36:00Z"/>
                <w:rFonts w:eastAsia="等线"/>
                <w:sz w:val="18"/>
                <w:szCs w:val="18"/>
              </w:rPr>
            </w:pPr>
            <w:ins w:id="617" w:author="Jie Wang5909" w:date="2026-10-13T23:36:00Z">
              <w:del w:id="618" w:author="Yu Zhang12718" w:date="2026-10-15T06:12:00Z">
                <w:r w:rsidRPr="797C4670" w:rsidDel="00761A38">
                  <w:rPr>
                    <w:rFonts w:eastAsia="等线"/>
                    <w:sz w:val="18"/>
                    <w:szCs w:val="18"/>
                  </w:rPr>
                  <w:delText>Finished</w:delText>
                </w:r>
              </w:del>
            </w:ins>
            <w:ins w:id="619" w:author="Yu Zhang12718" w:date="2026-10-15T06:12:00Z">
              <w:r w:rsidR="11676458" w:rsidRPr="797C4670">
                <w:rPr>
                  <w:rFonts w:eastAsia="等线"/>
                  <w:sz w:val="18"/>
                  <w:szCs w:val="18"/>
                </w:rPr>
                <w:t>Completed</w:t>
              </w:r>
            </w:ins>
          </w:p>
        </w:tc>
        <w:tc>
          <w:tcPr>
            <w:tcW w:w="890" w:type="pct"/>
            <w:vAlign w:val="center"/>
          </w:tcPr>
          <w:p w14:paraId="2A87C2E1" w14:textId="77777777" w:rsidR="00761A38" w:rsidRPr="00504192" w:rsidRDefault="00761A38" w:rsidP="797C4670">
            <w:pPr>
              <w:jc w:val="center"/>
              <w:rPr>
                <w:ins w:id="620" w:author="Jie Wang5909" w:date="2026-10-13T23:36:00Z"/>
                <w:rFonts w:eastAsia="Times New Roman"/>
                <w:sz w:val="18"/>
                <w:szCs w:val="18"/>
              </w:rPr>
            </w:pPr>
            <w:ins w:id="621" w:author="Jie Wang5909" w:date="2026-10-13T23:36:00Z">
              <w:r w:rsidRPr="00314640">
                <w:rPr>
                  <w:rFonts w:eastAsia="Times New Roman"/>
                  <w:sz w:val="18"/>
                  <w:szCs w:val="18"/>
                </w:rPr>
                <w:t>AM-140021-011-VR-01.01</w:t>
              </w:r>
            </w:ins>
          </w:p>
          <w:p w14:paraId="354BF04E" w14:textId="79BF5EB9" w:rsidR="00761A38" w:rsidRPr="00504192" w:rsidRDefault="00761A38" w:rsidP="797C4670">
            <w:pPr>
              <w:jc w:val="center"/>
              <w:rPr>
                <w:ins w:id="622" w:author="Jie Wang5909" w:date="2026-10-13T23:36:00Z"/>
                <w:rFonts w:eastAsia="Times New Roman"/>
                <w:sz w:val="18"/>
                <w:szCs w:val="18"/>
              </w:rPr>
            </w:pPr>
            <w:ins w:id="623" w:author="Jie Wang5909" w:date="2026-10-13T23:36:00Z">
              <w:r w:rsidRPr="00314640">
                <w:rPr>
                  <w:rFonts w:eastAsia="Times New Roman"/>
                  <w:sz w:val="18"/>
                  <w:szCs w:val="18"/>
                </w:rPr>
                <w:t>(Effective</w:t>
              </w:r>
              <w:r w:rsidRPr="797C4670">
                <w:rPr>
                  <w:rFonts w:eastAsia="Times New Roman"/>
                  <w:sz w:val="18"/>
                  <w:szCs w:val="18"/>
                  <w:rPrChange w:id="624" w:author="Yu Zhang12718" w:date="2026-10-15T06:02:00Z">
                    <w:rPr>
                      <w:sz w:val="18"/>
                      <w:szCs w:val="18"/>
                    </w:rPr>
                  </w:rPrChange>
                </w:rPr>
                <w:t xml:space="preserve"> </w:t>
              </w:r>
              <w:r w:rsidRPr="00314640">
                <w:rPr>
                  <w:rFonts w:eastAsia="Times New Roman"/>
                  <w:sz w:val="18"/>
                  <w:szCs w:val="18"/>
                </w:rPr>
                <w:t xml:space="preserve">Date: </w:t>
              </w:r>
            </w:ins>
            <w:ins w:id="625" w:author="Yongle Liu" w:date="2026-10-14T09:45:00Z">
              <w:r w:rsidR="003B3081" w:rsidRPr="00314640">
                <w:rPr>
                  <w:rFonts w:eastAsia="Times New Roman"/>
                  <w:sz w:val="18"/>
                  <w:szCs w:val="18"/>
                </w:rPr>
                <w:t>10/07/2026</w:t>
              </w:r>
            </w:ins>
            <w:ins w:id="626" w:author="Jie Wang5909" w:date="2026-10-13T23:36:00Z">
              <w:del w:id="627" w:author="Yongle Liu" w:date="2026-10-14T09:45:00Z">
                <w:r w:rsidRPr="00314640" w:rsidDel="00761A38">
                  <w:rPr>
                    <w:rFonts w:eastAsia="Times New Roman"/>
                    <w:sz w:val="18"/>
                    <w:szCs w:val="18"/>
                  </w:rPr>
                  <w:delText>TBD</w:delText>
                </w:r>
              </w:del>
              <w:r w:rsidRPr="00314640">
                <w:rPr>
                  <w:rFonts w:eastAsia="Times New Roman"/>
                  <w:sz w:val="18"/>
                  <w:szCs w:val="18"/>
                </w:rPr>
                <w:t>)</w:t>
              </w:r>
            </w:ins>
          </w:p>
        </w:tc>
      </w:tr>
      <w:tr w:rsidR="00761A38" w:rsidRPr="00504192" w14:paraId="078DBF60" w14:textId="77777777" w:rsidTr="797C4670">
        <w:trPr>
          <w:trHeight w:val="275"/>
          <w:ins w:id="628" w:author="Jie Wang5909" w:date="2026-10-13T23:36:00Z"/>
        </w:trPr>
        <w:tc>
          <w:tcPr>
            <w:tcW w:w="402" w:type="pct"/>
            <w:vMerge w:val="restart"/>
            <w:vAlign w:val="center"/>
          </w:tcPr>
          <w:p w14:paraId="0E6357E1" w14:textId="77777777" w:rsidR="00761A38" w:rsidRPr="00504192" w:rsidRDefault="00761A38" w:rsidP="004C712B">
            <w:pPr>
              <w:jc w:val="center"/>
              <w:rPr>
                <w:ins w:id="629" w:author="Jie Wang5909" w:date="2026-10-13T23:36:00Z"/>
                <w:bCs/>
                <w:sz w:val="18"/>
                <w:szCs w:val="18"/>
              </w:rPr>
            </w:pPr>
            <w:ins w:id="630" w:author="Jie Wang5909" w:date="2026-10-13T23:36:00Z">
              <w:r w:rsidRPr="00504192">
                <w:rPr>
                  <w:rFonts w:hint="eastAsia"/>
                  <w:sz w:val="18"/>
                  <w:szCs w:val="18"/>
                </w:rPr>
                <w:t>S</w:t>
              </w:r>
              <w:r w:rsidRPr="00504192">
                <w:rPr>
                  <w:sz w:val="18"/>
                  <w:szCs w:val="18"/>
                </w:rPr>
                <w:t>tep2</w:t>
              </w:r>
            </w:ins>
          </w:p>
        </w:tc>
        <w:tc>
          <w:tcPr>
            <w:tcW w:w="1901" w:type="pct"/>
            <w:vAlign w:val="center"/>
          </w:tcPr>
          <w:p w14:paraId="142F0BB0" w14:textId="77777777" w:rsidR="00761A38" w:rsidRPr="00504192" w:rsidRDefault="00761A38" w:rsidP="004C712B">
            <w:pPr>
              <w:jc w:val="center"/>
              <w:rPr>
                <w:ins w:id="631" w:author="Jie Wang5909" w:date="2026-10-13T23:36:00Z"/>
                <w:rFonts w:eastAsia="等线"/>
                <w:bCs/>
                <w:sz w:val="18"/>
                <w:szCs w:val="18"/>
              </w:rPr>
            </w:pPr>
            <w:ins w:id="632" w:author="Jie Wang5909" w:date="2026-10-13T23:36:00Z">
              <w:r w:rsidRPr="00504192">
                <w:rPr>
                  <w:rFonts w:eastAsia="等线" w:hint="eastAsia"/>
                  <w:sz w:val="18"/>
                  <w:szCs w:val="18"/>
                </w:rPr>
                <w:t>A</w:t>
              </w:r>
              <w:r w:rsidRPr="00504192">
                <w:rPr>
                  <w:rFonts w:eastAsia="等线"/>
                  <w:sz w:val="18"/>
                  <w:szCs w:val="18"/>
                </w:rPr>
                <w:t>M-140021-051</w:t>
              </w:r>
            </w:ins>
          </w:p>
        </w:tc>
        <w:tc>
          <w:tcPr>
            <w:tcW w:w="944" w:type="pct"/>
            <w:vAlign w:val="center"/>
          </w:tcPr>
          <w:p w14:paraId="6BE01436" w14:textId="77777777" w:rsidR="00761A38" w:rsidRPr="00504192" w:rsidRDefault="00761A38" w:rsidP="004C712B">
            <w:pPr>
              <w:jc w:val="center"/>
              <w:rPr>
                <w:ins w:id="633" w:author="Jie Wang5909" w:date="2026-10-13T23:36:00Z"/>
                <w:rFonts w:eastAsia="Times New Roman"/>
                <w:sz w:val="18"/>
                <w:szCs w:val="18"/>
              </w:rPr>
            </w:pPr>
            <w:ins w:id="634" w:author="Jie Wang5909" w:date="2026-10-13T23:36:00Z">
              <w:r w:rsidRPr="00504192">
                <w:rPr>
                  <w:rFonts w:eastAsia="Times New Roman"/>
                  <w:sz w:val="18"/>
                  <w:szCs w:val="18"/>
                </w:rPr>
                <w:t>AM-140021-051-VP-01.02</w:t>
              </w:r>
            </w:ins>
          </w:p>
          <w:p w14:paraId="0E743B14" w14:textId="77777777" w:rsidR="00761A38" w:rsidRPr="00504192" w:rsidRDefault="00761A38" w:rsidP="004C712B">
            <w:pPr>
              <w:jc w:val="center"/>
              <w:rPr>
                <w:ins w:id="635" w:author="Jie Wang5909" w:date="2026-10-13T23:36:00Z"/>
                <w:rFonts w:eastAsia="Times New Roman"/>
                <w:sz w:val="18"/>
                <w:szCs w:val="18"/>
              </w:rPr>
            </w:pPr>
            <w:ins w:id="636"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08/18/2026)</w:t>
              </w:r>
            </w:ins>
          </w:p>
        </w:tc>
        <w:tc>
          <w:tcPr>
            <w:tcW w:w="863" w:type="pct"/>
            <w:vAlign w:val="center"/>
          </w:tcPr>
          <w:p w14:paraId="1C0B31A1" w14:textId="04F45BC8" w:rsidR="00761A38" w:rsidRPr="005F5F7C" w:rsidRDefault="00761A38" w:rsidP="004C712B">
            <w:pPr>
              <w:jc w:val="center"/>
              <w:rPr>
                <w:ins w:id="637" w:author="Jie Wang5909" w:date="2026-10-13T23:36:00Z"/>
                <w:rFonts w:eastAsia="等线"/>
                <w:sz w:val="18"/>
                <w:szCs w:val="18"/>
              </w:rPr>
            </w:pPr>
            <w:ins w:id="638" w:author="Jie Wang5909" w:date="2026-10-13T23:36:00Z">
              <w:del w:id="639" w:author="Yu Zhang12718" w:date="2026-10-15T06:12:00Z">
                <w:r w:rsidRPr="797C4670" w:rsidDel="00761A38">
                  <w:rPr>
                    <w:rFonts w:eastAsia="等线"/>
                    <w:sz w:val="18"/>
                    <w:szCs w:val="18"/>
                  </w:rPr>
                  <w:delText>Finished</w:delText>
                </w:r>
              </w:del>
            </w:ins>
            <w:ins w:id="640" w:author="Yu Zhang12718" w:date="2026-10-15T06:12:00Z">
              <w:r w:rsidR="11676458" w:rsidRPr="797C4670">
                <w:rPr>
                  <w:rFonts w:eastAsia="等线"/>
                  <w:sz w:val="18"/>
                  <w:szCs w:val="18"/>
                </w:rPr>
                <w:t>Completed</w:t>
              </w:r>
            </w:ins>
          </w:p>
        </w:tc>
        <w:tc>
          <w:tcPr>
            <w:tcW w:w="890" w:type="pct"/>
            <w:vAlign w:val="center"/>
          </w:tcPr>
          <w:p w14:paraId="747BAC46" w14:textId="77777777" w:rsidR="00761A38" w:rsidRPr="00504192" w:rsidRDefault="00761A38" w:rsidP="797C4670">
            <w:pPr>
              <w:jc w:val="center"/>
              <w:rPr>
                <w:ins w:id="641" w:author="Jie Wang5909" w:date="2026-10-13T23:36:00Z"/>
                <w:rFonts w:eastAsia="Times New Roman"/>
                <w:sz w:val="18"/>
                <w:szCs w:val="18"/>
              </w:rPr>
            </w:pPr>
            <w:ins w:id="642" w:author="Jie Wang5909" w:date="2026-10-13T23:36:00Z">
              <w:r w:rsidRPr="00314640">
                <w:rPr>
                  <w:rFonts w:eastAsia="Times New Roman"/>
                  <w:sz w:val="18"/>
                  <w:szCs w:val="18"/>
                </w:rPr>
                <w:t>AM-140021-051-VR-01.01</w:t>
              </w:r>
            </w:ins>
          </w:p>
          <w:p w14:paraId="478D01E0" w14:textId="4B95D056" w:rsidR="00761A38" w:rsidRPr="00504192" w:rsidRDefault="00761A38" w:rsidP="797C4670">
            <w:pPr>
              <w:jc w:val="center"/>
              <w:rPr>
                <w:ins w:id="643" w:author="Jie Wang5909" w:date="2026-10-13T23:36:00Z"/>
                <w:rFonts w:eastAsia="Times New Roman"/>
                <w:sz w:val="18"/>
                <w:szCs w:val="18"/>
              </w:rPr>
            </w:pPr>
            <w:ins w:id="644" w:author="Jie Wang5909" w:date="2026-10-13T23:36:00Z">
              <w:del w:id="645" w:author="Yu Zhang12718" w:date="2026-10-15T06:02:00Z">
                <w:r w:rsidRPr="00314640" w:rsidDel="00761A38">
                  <w:rPr>
                    <w:rFonts w:eastAsia="Times New Roman"/>
                    <w:sz w:val="18"/>
                    <w:szCs w:val="18"/>
                  </w:rPr>
                  <w:delText>(Effective</w:delText>
                </w:r>
                <w:r w:rsidRPr="797C4670" w:rsidDel="00761A38">
                  <w:rPr>
                    <w:rFonts w:eastAsia="Times New Roman"/>
                    <w:sz w:val="18"/>
                    <w:szCs w:val="18"/>
                    <w:rPrChange w:id="646" w:author="Yu Zhang12718" w:date="2026-10-15T06:02:00Z">
                      <w:rPr>
                        <w:sz w:val="18"/>
                        <w:szCs w:val="18"/>
                      </w:rPr>
                    </w:rPrChange>
                  </w:rPr>
                  <w:delText xml:space="preserve"> </w:delText>
                </w:r>
                <w:r w:rsidRPr="00314640" w:rsidDel="00761A38">
                  <w:rPr>
                    <w:rFonts w:eastAsia="Times New Roman"/>
                    <w:sz w:val="18"/>
                    <w:szCs w:val="18"/>
                  </w:rPr>
                  <w:delText>Date: TBD)</w:delText>
                </w:r>
              </w:del>
            </w:ins>
            <w:ins w:id="647" w:author="Yu Zhang12718" w:date="2026-10-15T06:02:00Z">
              <w:r w:rsidR="4D43A43C" w:rsidRPr="00314640">
                <w:rPr>
                  <w:rFonts w:eastAsia="Times New Roman"/>
                  <w:sz w:val="18"/>
                  <w:szCs w:val="18"/>
                </w:rPr>
                <w:t xml:space="preserve"> Completion prior to PV Step2 start)</w:t>
              </w:r>
            </w:ins>
          </w:p>
        </w:tc>
      </w:tr>
      <w:tr w:rsidR="00545542" w:rsidRPr="00504192" w14:paraId="58712ADF" w14:textId="77777777" w:rsidTr="797C4670">
        <w:trPr>
          <w:trHeight w:val="1398"/>
          <w:ins w:id="648" w:author="Jie Wang5909" w:date="2026-10-13T23:36:00Z"/>
        </w:trPr>
        <w:tc>
          <w:tcPr>
            <w:tcW w:w="402" w:type="pct"/>
            <w:vMerge/>
            <w:vAlign w:val="center"/>
          </w:tcPr>
          <w:p w14:paraId="63F386E9" w14:textId="77777777" w:rsidR="00545542" w:rsidRPr="00504192" w:rsidRDefault="00545542" w:rsidP="004C712B">
            <w:pPr>
              <w:jc w:val="center"/>
              <w:rPr>
                <w:ins w:id="649" w:author="Jie Wang5909" w:date="2026-10-13T23:36:00Z"/>
                <w:bCs/>
                <w:sz w:val="18"/>
                <w:szCs w:val="18"/>
                <w:lang w:eastAsia="ja-JP"/>
              </w:rPr>
            </w:pPr>
          </w:p>
        </w:tc>
        <w:tc>
          <w:tcPr>
            <w:tcW w:w="1901" w:type="pct"/>
            <w:vAlign w:val="center"/>
          </w:tcPr>
          <w:p w14:paraId="108B8BF6" w14:textId="77777777" w:rsidR="00545542" w:rsidRPr="00504192" w:rsidRDefault="100E53AF" w:rsidP="797C4670">
            <w:pPr>
              <w:jc w:val="center"/>
              <w:rPr>
                <w:ins w:id="650" w:author="Jie Wang5909" w:date="2026-10-13T23:36:00Z"/>
                <w:rFonts w:eastAsia="等线"/>
                <w:sz w:val="18"/>
                <w:szCs w:val="18"/>
              </w:rPr>
            </w:pPr>
            <w:ins w:id="651" w:author="Jie Wang5909" w:date="2026-10-13T23:36:00Z">
              <w:r w:rsidRPr="797C4670">
                <w:rPr>
                  <w:rFonts w:eastAsia="等线"/>
                  <w:sz w:val="18"/>
                  <w:szCs w:val="18"/>
                </w:rPr>
                <w:t>AM-140021-051</w:t>
              </w:r>
            </w:ins>
          </w:p>
        </w:tc>
        <w:tc>
          <w:tcPr>
            <w:tcW w:w="944" w:type="pct"/>
            <w:vAlign w:val="center"/>
          </w:tcPr>
          <w:p w14:paraId="548524BF" w14:textId="77777777" w:rsidR="00545542" w:rsidRPr="00504192" w:rsidRDefault="00545542" w:rsidP="004C712B">
            <w:pPr>
              <w:jc w:val="center"/>
              <w:rPr>
                <w:ins w:id="652" w:author="Jie Wang5909" w:date="2026-10-13T23:36:00Z"/>
                <w:rFonts w:eastAsia="Times New Roman"/>
                <w:sz w:val="18"/>
                <w:szCs w:val="18"/>
              </w:rPr>
            </w:pPr>
            <w:ins w:id="653" w:author="Jie Wang5909" w:date="2026-10-13T23:36:00Z">
              <w:r w:rsidRPr="00504192">
                <w:rPr>
                  <w:rFonts w:eastAsia="Times New Roman"/>
                  <w:sz w:val="18"/>
                  <w:szCs w:val="18"/>
                </w:rPr>
                <w:t>AM-140021-051-VP-01.02</w:t>
              </w:r>
            </w:ins>
          </w:p>
          <w:p w14:paraId="12DF9F10" w14:textId="77777777" w:rsidR="00545542" w:rsidRPr="00504192" w:rsidRDefault="00545542" w:rsidP="004C712B">
            <w:pPr>
              <w:jc w:val="center"/>
              <w:rPr>
                <w:ins w:id="654" w:author="Jie Wang5909" w:date="2026-10-13T23:36:00Z"/>
                <w:rFonts w:eastAsia="Times New Roman"/>
                <w:sz w:val="18"/>
                <w:szCs w:val="18"/>
              </w:rPr>
            </w:pPr>
            <w:ins w:id="655"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08/18/2026)</w:t>
              </w:r>
            </w:ins>
          </w:p>
        </w:tc>
        <w:tc>
          <w:tcPr>
            <w:tcW w:w="863" w:type="pct"/>
            <w:vAlign w:val="center"/>
          </w:tcPr>
          <w:p w14:paraId="27E5DCF7" w14:textId="1CDC1B4A" w:rsidR="00545542" w:rsidRPr="00504192" w:rsidRDefault="00545542" w:rsidP="797C4670">
            <w:pPr>
              <w:jc w:val="center"/>
              <w:rPr>
                <w:ins w:id="656" w:author="Jie Wang5909" w:date="2026-10-13T23:36:00Z"/>
                <w:rFonts w:eastAsia="等线"/>
                <w:sz w:val="18"/>
                <w:szCs w:val="18"/>
              </w:rPr>
            </w:pPr>
            <w:ins w:id="657" w:author="Jie Wang5909" w:date="2026-10-13T23:36:00Z">
              <w:del w:id="658" w:author="Yu Zhang12718" w:date="2026-10-15T06:12:00Z">
                <w:r w:rsidRPr="797C4670" w:rsidDel="100E53AF">
                  <w:rPr>
                    <w:rFonts w:eastAsia="等线"/>
                    <w:sz w:val="18"/>
                    <w:szCs w:val="18"/>
                  </w:rPr>
                  <w:delText>Finished</w:delText>
                </w:r>
              </w:del>
            </w:ins>
            <w:ins w:id="659" w:author="Yu Zhang12718" w:date="2026-10-15T06:12:00Z">
              <w:r w:rsidR="11676458" w:rsidRPr="797C4670">
                <w:rPr>
                  <w:rFonts w:eastAsia="等线"/>
                  <w:sz w:val="18"/>
                  <w:szCs w:val="18"/>
                </w:rPr>
                <w:t>Completed</w:t>
              </w:r>
            </w:ins>
          </w:p>
        </w:tc>
        <w:tc>
          <w:tcPr>
            <w:tcW w:w="890" w:type="pct"/>
            <w:vAlign w:val="center"/>
          </w:tcPr>
          <w:p w14:paraId="385AB364" w14:textId="77777777" w:rsidR="00545542" w:rsidRPr="00504192" w:rsidRDefault="100E53AF" w:rsidP="797C4670">
            <w:pPr>
              <w:jc w:val="center"/>
              <w:rPr>
                <w:ins w:id="660" w:author="Jie Wang5909" w:date="2026-10-13T23:36:00Z"/>
                <w:rFonts w:eastAsia="Times New Roman"/>
                <w:sz w:val="18"/>
                <w:szCs w:val="18"/>
              </w:rPr>
            </w:pPr>
            <w:ins w:id="661" w:author="Jie Wang5909" w:date="2026-10-13T23:36:00Z">
              <w:r w:rsidRPr="00314640">
                <w:rPr>
                  <w:rFonts w:eastAsia="Times New Roman"/>
                  <w:sz w:val="18"/>
                  <w:szCs w:val="18"/>
                </w:rPr>
                <w:t>AM-140021-051-VR-01.01</w:t>
              </w:r>
            </w:ins>
          </w:p>
          <w:p w14:paraId="0AA0DDFF" w14:textId="6DF5722B" w:rsidR="00545542" w:rsidRPr="00504192" w:rsidRDefault="100E53AF" w:rsidP="797C4670">
            <w:pPr>
              <w:jc w:val="center"/>
              <w:rPr>
                <w:ins w:id="662" w:author="Jie Wang5909" w:date="2026-10-13T23:36:00Z"/>
                <w:rFonts w:eastAsia="Times New Roman"/>
                <w:sz w:val="18"/>
                <w:szCs w:val="18"/>
              </w:rPr>
            </w:pPr>
            <w:ins w:id="663" w:author="Jie Wang5909" w:date="2026-10-13T23:36:00Z">
              <w:r w:rsidRPr="00314640">
                <w:rPr>
                  <w:rFonts w:eastAsia="Times New Roman"/>
                  <w:sz w:val="18"/>
                  <w:szCs w:val="18"/>
                </w:rPr>
                <w:t>(</w:t>
              </w:r>
              <w:del w:id="664" w:author="Yu Zhang12718" w:date="2026-10-15T06:00:00Z">
                <w:r w:rsidR="00545542" w:rsidRPr="00314640" w:rsidDel="100E53AF">
                  <w:rPr>
                    <w:rFonts w:eastAsia="Times New Roman"/>
                    <w:sz w:val="18"/>
                    <w:szCs w:val="18"/>
                  </w:rPr>
                  <w:delText>Effective</w:delText>
                </w:r>
                <w:r w:rsidR="00545542" w:rsidRPr="797C4670" w:rsidDel="100E53AF">
                  <w:rPr>
                    <w:rFonts w:eastAsia="Times New Roman"/>
                    <w:sz w:val="18"/>
                    <w:szCs w:val="18"/>
                    <w:rPrChange w:id="665" w:author="Yu Zhang12718" w:date="2026-10-15T06:02:00Z">
                      <w:rPr>
                        <w:sz w:val="18"/>
                        <w:szCs w:val="18"/>
                      </w:rPr>
                    </w:rPrChange>
                  </w:rPr>
                  <w:delText xml:space="preserve"> </w:delText>
                </w:r>
                <w:r w:rsidR="00545542" w:rsidRPr="00314640" w:rsidDel="100E53AF">
                  <w:rPr>
                    <w:rFonts w:eastAsia="Times New Roman"/>
                    <w:sz w:val="18"/>
                    <w:szCs w:val="18"/>
                  </w:rPr>
                  <w:delText>Date: TBD</w:delText>
                </w:r>
              </w:del>
            </w:ins>
            <w:ins w:id="666" w:author="Yu Zhang12718" w:date="2026-10-15T06:00:00Z">
              <w:r w:rsidR="3BD6E216" w:rsidRPr="797C4670">
                <w:rPr>
                  <w:rFonts w:eastAsia="Times New Roman"/>
                  <w:color w:val="038387"/>
                  <w:sz w:val="18"/>
                  <w:szCs w:val="18"/>
                </w:rPr>
                <w:t xml:space="preserve"> Completion prior to PV </w:t>
              </w:r>
            </w:ins>
            <w:ins w:id="667" w:author="Yu Zhang12718" w:date="2026-10-15T06:01:00Z">
              <w:r w:rsidR="3BD6E216" w:rsidRPr="797C4670">
                <w:rPr>
                  <w:rFonts w:eastAsia="Times New Roman"/>
                  <w:color w:val="038387"/>
                  <w:sz w:val="18"/>
                  <w:szCs w:val="18"/>
                </w:rPr>
                <w:t xml:space="preserve">Step2 </w:t>
              </w:r>
            </w:ins>
            <w:ins w:id="668" w:author="Yu Zhang12718" w:date="2026-10-15T06:00:00Z">
              <w:r w:rsidR="3BD6E216" w:rsidRPr="797C4670">
                <w:rPr>
                  <w:rFonts w:eastAsia="Times New Roman"/>
                  <w:color w:val="038387"/>
                  <w:sz w:val="18"/>
                  <w:szCs w:val="18"/>
                </w:rPr>
                <w:t>start</w:t>
              </w:r>
            </w:ins>
            <w:ins w:id="669" w:author="Jie Wang5909" w:date="2026-10-13T23:36:00Z">
              <w:r w:rsidRPr="00314640">
                <w:rPr>
                  <w:rFonts w:eastAsia="Times New Roman"/>
                  <w:sz w:val="18"/>
                  <w:szCs w:val="18"/>
                </w:rPr>
                <w:t>)</w:t>
              </w:r>
            </w:ins>
          </w:p>
        </w:tc>
      </w:tr>
      <w:tr w:rsidR="00761A38" w:rsidRPr="00504192" w14:paraId="6DE54BA0" w14:textId="77777777" w:rsidTr="797C4670">
        <w:trPr>
          <w:trHeight w:val="388"/>
          <w:ins w:id="670" w:author="Jie Wang5909" w:date="2026-10-13T23:36:00Z"/>
        </w:trPr>
        <w:tc>
          <w:tcPr>
            <w:tcW w:w="402" w:type="pct"/>
            <w:vMerge w:val="restart"/>
            <w:vAlign w:val="center"/>
          </w:tcPr>
          <w:p w14:paraId="6BA2D918" w14:textId="77777777" w:rsidR="00761A38" w:rsidRPr="00504192" w:rsidRDefault="00761A38" w:rsidP="004C712B">
            <w:pPr>
              <w:jc w:val="center"/>
              <w:rPr>
                <w:ins w:id="671" w:author="Jie Wang5909" w:date="2026-10-13T23:36:00Z"/>
                <w:bCs/>
                <w:sz w:val="18"/>
                <w:szCs w:val="18"/>
              </w:rPr>
            </w:pPr>
            <w:ins w:id="672" w:author="Jie Wang5909" w:date="2026-10-13T23:36:00Z">
              <w:r w:rsidRPr="00504192">
                <w:rPr>
                  <w:rFonts w:hint="eastAsia"/>
                  <w:sz w:val="18"/>
                  <w:szCs w:val="18"/>
                </w:rPr>
                <w:t>S</w:t>
              </w:r>
              <w:r w:rsidRPr="00504192">
                <w:rPr>
                  <w:sz w:val="18"/>
                  <w:szCs w:val="18"/>
                </w:rPr>
                <w:t>tep3</w:t>
              </w:r>
            </w:ins>
          </w:p>
        </w:tc>
        <w:tc>
          <w:tcPr>
            <w:tcW w:w="1901" w:type="pct"/>
            <w:vMerge w:val="restart"/>
            <w:vAlign w:val="center"/>
          </w:tcPr>
          <w:p w14:paraId="616F6767" w14:textId="77777777" w:rsidR="00761A38" w:rsidRPr="00504192" w:rsidRDefault="00761A38" w:rsidP="004C712B">
            <w:pPr>
              <w:jc w:val="center"/>
              <w:rPr>
                <w:ins w:id="673" w:author="Jie Wang5909" w:date="2026-10-13T23:36:00Z"/>
                <w:rFonts w:eastAsia="等线"/>
                <w:bCs/>
                <w:sz w:val="18"/>
                <w:szCs w:val="18"/>
              </w:rPr>
            </w:pPr>
            <w:ins w:id="674" w:author="Jie Wang5909" w:date="2026-10-13T23:36:00Z">
              <w:r w:rsidRPr="00504192">
                <w:rPr>
                  <w:rFonts w:eastAsia="等线"/>
                  <w:sz w:val="18"/>
                  <w:szCs w:val="18"/>
                </w:rPr>
                <w:t>AM-140021-016</w:t>
              </w:r>
            </w:ins>
          </w:p>
          <w:p w14:paraId="09DEB3A9" w14:textId="77777777" w:rsidR="00761A38" w:rsidRPr="00504192" w:rsidRDefault="00761A38" w:rsidP="004C712B">
            <w:pPr>
              <w:jc w:val="center"/>
              <w:rPr>
                <w:ins w:id="675" w:author="Jie Wang5909" w:date="2026-10-13T23:36:00Z"/>
                <w:rFonts w:eastAsia="等线"/>
                <w:bCs/>
                <w:sz w:val="18"/>
                <w:szCs w:val="18"/>
              </w:rPr>
            </w:pPr>
            <w:ins w:id="676" w:author="Jie Wang5909" w:date="2026-10-13T23:36:00Z">
              <w:r w:rsidRPr="00504192">
                <w:rPr>
                  <w:rFonts w:eastAsia="等线"/>
                  <w:sz w:val="18"/>
                  <w:szCs w:val="18"/>
                </w:rPr>
                <w:t>(The ASYM-141266 test item is removed from IPC monitoring under method AM-140021-016.)</w:t>
              </w:r>
            </w:ins>
          </w:p>
        </w:tc>
        <w:tc>
          <w:tcPr>
            <w:tcW w:w="944" w:type="pct"/>
            <w:vMerge w:val="restart"/>
            <w:vAlign w:val="center"/>
          </w:tcPr>
          <w:p w14:paraId="55D50121" w14:textId="462C2E3D" w:rsidR="003B3081" w:rsidRPr="00504192" w:rsidRDefault="003B3081" w:rsidP="003B3081">
            <w:pPr>
              <w:jc w:val="center"/>
              <w:rPr>
                <w:ins w:id="677" w:author="Yongle Liu" w:date="2026-10-14T09:46:00Z"/>
                <w:rFonts w:eastAsia="Times New Roman"/>
                <w:sz w:val="18"/>
                <w:szCs w:val="18"/>
              </w:rPr>
            </w:pPr>
            <w:ins w:id="678" w:author="Yongle Liu" w:date="2026-10-14T09:46:00Z">
              <w:r>
                <w:rPr>
                  <w:rFonts w:eastAsia="Times New Roman"/>
                  <w:sz w:val="18"/>
                  <w:szCs w:val="18"/>
                </w:rPr>
                <w:t>AM-140021-016-VP-01.01</w:t>
              </w:r>
            </w:ins>
          </w:p>
          <w:p w14:paraId="3F9F1AAF" w14:textId="4DADB518" w:rsidR="00761A38" w:rsidRPr="00504192" w:rsidRDefault="003B3081" w:rsidP="003B3081">
            <w:pPr>
              <w:jc w:val="center"/>
              <w:rPr>
                <w:ins w:id="679" w:author="Jie Wang5909" w:date="2026-10-13T23:36:00Z"/>
                <w:rFonts w:eastAsia="等线"/>
                <w:bCs/>
                <w:sz w:val="18"/>
                <w:szCs w:val="18"/>
              </w:rPr>
            </w:pPr>
            <w:ins w:id="680" w:author="Yongle Liu" w:date="2026-10-14T09:46:00Z">
              <w:r w:rsidRPr="00504192">
                <w:rPr>
                  <w:rFonts w:eastAsia="Times New Roman"/>
                  <w:sz w:val="18"/>
                  <w:szCs w:val="18"/>
                </w:rPr>
                <w:t>(Effective</w:t>
              </w:r>
              <w:r>
                <w:rPr>
                  <w:rFonts w:eastAsiaTheme="minorEastAsia" w:hint="eastAsia"/>
                  <w:sz w:val="18"/>
                  <w:szCs w:val="18"/>
                </w:rPr>
                <w:t xml:space="preserve"> </w:t>
              </w:r>
              <w:r>
                <w:rPr>
                  <w:rFonts w:eastAsia="Times New Roman"/>
                  <w:sz w:val="18"/>
                  <w:szCs w:val="18"/>
                </w:rPr>
                <w:t>Date: 0</w:t>
              </w:r>
            </w:ins>
            <w:ins w:id="681" w:author="Yongle Liu" w:date="2026-10-14T09:47:00Z">
              <w:r>
                <w:rPr>
                  <w:rFonts w:eastAsia="Times New Roman"/>
                  <w:sz w:val="18"/>
                  <w:szCs w:val="18"/>
                </w:rPr>
                <w:t>9</w:t>
              </w:r>
            </w:ins>
            <w:ins w:id="682" w:author="Yongle Liu" w:date="2026-10-14T09:46:00Z">
              <w:r>
                <w:rPr>
                  <w:rFonts w:eastAsia="Times New Roman"/>
                  <w:sz w:val="18"/>
                  <w:szCs w:val="18"/>
                </w:rPr>
                <w:t>/</w:t>
              </w:r>
            </w:ins>
            <w:ins w:id="683" w:author="Yongle Liu" w:date="2026-10-14T09:47:00Z">
              <w:r>
                <w:rPr>
                  <w:rFonts w:eastAsia="Times New Roman"/>
                  <w:sz w:val="18"/>
                  <w:szCs w:val="18"/>
                </w:rPr>
                <w:t>22</w:t>
              </w:r>
            </w:ins>
            <w:ins w:id="684" w:author="Yongle Liu" w:date="2026-10-14T09:46:00Z">
              <w:r w:rsidRPr="00504192">
                <w:rPr>
                  <w:rFonts w:eastAsia="Times New Roman"/>
                  <w:sz w:val="18"/>
                  <w:szCs w:val="18"/>
                </w:rPr>
                <w:t>/2026)</w:t>
              </w:r>
            </w:ins>
            <w:ins w:id="685" w:author="Jie Wang5909" w:date="2026-10-13T23:36:00Z">
              <w:del w:id="686" w:author="Yongle Liu" w:date="2026-10-14T09:46:00Z">
                <w:r w:rsidR="00761A38" w:rsidRPr="00504192" w:rsidDel="003B3081">
                  <w:rPr>
                    <w:rFonts w:eastAsia="等线"/>
                    <w:sz w:val="18"/>
                    <w:szCs w:val="18"/>
                  </w:rPr>
                  <w:delText>Pre-validation ongoing</w:delText>
                </w:r>
              </w:del>
            </w:ins>
          </w:p>
        </w:tc>
        <w:tc>
          <w:tcPr>
            <w:tcW w:w="863" w:type="pct"/>
            <w:vMerge w:val="restart"/>
            <w:vAlign w:val="center"/>
          </w:tcPr>
          <w:p w14:paraId="55CF7F91" w14:textId="775EFC0F" w:rsidR="00761A38" w:rsidRPr="00504192" w:rsidRDefault="00761A38" w:rsidP="004C712B">
            <w:pPr>
              <w:jc w:val="center"/>
              <w:rPr>
                <w:ins w:id="687" w:author="Jie Wang5909" w:date="2026-10-13T23:36:00Z"/>
                <w:rFonts w:eastAsia="等线"/>
                <w:sz w:val="18"/>
                <w:szCs w:val="18"/>
              </w:rPr>
            </w:pPr>
            <w:ins w:id="688" w:author="Jie Wang5909" w:date="2026-10-13T23:36:00Z">
              <w:r w:rsidRPr="00504192">
                <w:rPr>
                  <w:rFonts w:eastAsia="等线"/>
                  <w:sz w:val="18"/>
                  <w:szCs w:val="18"/>
                </w:rPr>
                <w:t xml:space="preserve">Completion prior to PV </w:t>
              </w:r>
            </w:ins>
            <w:ins w:id="689" w:author="Yongle Liu" w:date="2026-10-14T09:47:00Z">
              <w:r w:rsidR="005F40F9">
                <w:rPr>
                  <w:rFonts w:eastAsia="等线" w:hint="eastAsia"/>
                  <w:sz w:val="18"/>
                  <w:szCs w:val="18"/>
                </w:rPr>
                <w:t>step</w:t>
              </w:r>
              <w:r w:rsidR="005F40F9">
                <w:rPr>
                  <w:rFonts w:eastAsia="等线"/>
                  <w:sz w:val="18"/>
                  <w:szCs w:val="18"/>
                </w:rPr>
                <w:t xml:space="preserve">3 </w:t>
              </w:r>
            </w:ins>
            <w:ins w:id="690" w:author="Jie Wang5909" w:date="2026-10-13T23:36:00Z">
              <w:r w:rsidRPr="00504192">
                <w:rPr>
                  <w:rFonts w:eastAsia="等线"/>
                  <w:sz w:val="18"/>
                  <w:szCs w:val="18"/>
                </w:rPr>
                <w:t>start</w:t>
              </w:r>
            </w:ins>
          </w:p>
        </w:tc>
        <w:tc>
          <w:tcPr>
            <w:tcW w:w="890" w:type="pct"/>
            <w:vMerge w:val="restart"/>
            <w:vAlign w:val="center"/>
          </w:tcPr>
          <w:p w14:paraId="145DCF45" w14:textId="428FA11E" w:rsidR="00761A38" w:rsidRPr="00504192" w:rsidRDefault="00761A38" w:rsidP="797C4670">
            <w:pPr>
              <w:jc w:val="center"/>
              <w:rPr>
                <w:ins w:id="691" w:author="Jie Wang5909" w:date="2026-10-13T23:36:00Z"/>
                <w:rFonts w:eastAsia="Times New Roman"/>
                <w:sz w:val="18"/>
                <w:szCs w:val="18"/>
                <w:rPrChange w:id="692" w:author="Yu Zhang12718" w:date="2026-10-15T06:02:00Z">
                  <w:rPr>
                    <w:ins w:id="693" w:author="Jie Wang5909" w:date="2026-10-13T23:36:00Z"/>
                    <w:rFonts w:eastAsia="等线"/>
                    <w:sz w:val="18"/>
                    <w:szCs w:val="18"/>
                  </w:rPr>
                </w:rPrChange>
              </w:rPr>
            </w:pPr>
            <w:ins w:id="694" w:author="Jie Wang5909" w:date="2026-10-13T23:36:00Z">
              <w:r w:rsidRPr="797C4670">
                <w:rPr>
                  <w:rFonts w:eastAsia="Times New Roman"/>
                  <w:sz w:val="18"/>
                  <w:szCs w:val="18"/>
                  <w:rPrChange w:id="695" w:author="Yu Zhang12718" w:date="2026-10-15T06:02:00Z">
                    <w:rPr>
                      <w:rFonts w:eastAsia="等线"/>
                      <w:sz w:val="18"/>
                      <w:szCs w:val="18"/>
                    </w:rPr>
                  </w:rPrChange>
                </w:rPr>
                <w:t xml:space="preserve">Completion prior to PV </w:t>
              </w:r>
            </w:ins>
            <w:ins w:id="696" w:author="Yongle Liu" w:date="2026-10-14T09:47:00Z">
              <w:r w:rsidR="3E871958" w:rsidRPr="797C4670">
                <w:rPr>
                  <w:rFonts w:eastAsia="Times New Roman"/>
                  <w:sz w:val="18"/>
                  <w:szCs w:val="18"/>
                  <w:rPrChange w:id="697" w:author="Yu Zhang12718" w:date="2026-10-15T06:02:00Z">
                    <w:rPr>
                      <w:rFonts w:eastAsia="等线"/>
                      <w:sz w:val="18"/>
                      <w:szCs w:val="18"/>
                    </w:rPr>
                  </w:rPrChange>
                </w:rPr>
                <w:t xml:space="preserve">step3 </w:t>
              </w:r>
            </w:ins>
            <w:ins w:id="698" w:author="Jie Wang5909" w:date="2026-10-13T23:36:00Z">
              <w:r w:rsidRPr="797C4670">
                <w:rPr>
                  <w:rFonts w:eastAsia="Times New Roman"/>
                  <w:sz w:val="18"/>
                  <w:szCs w:val="18"/>
                  <w:rPrChange w:id="699" w:author="Yu Zhang12718" w:date="2026-10-15T06:02:00Z">
                    <w:rPr>
                      <w:rFonts w:eastAsia="等线"/>
                      <w:sz w:val="18"/>
                      <w:szCs w:val="18"/>
                    </w:rPr>
                  </w:rPrChange>
                </w:rPr>
                <w:t>start</w:t>
              </w:r>
            </w:ins>
          </w:p>
        </w:tc>
      </w:tr>
      <w:tr w:rsidR="00761A38" w:rsidRPr="00504192" w14:paraId="33799A61" w14:textId="77777777" w:rsidTr="797C4670">
        <w:trPr>
          <w:trHeight w:val="388"/>
          <w:ins w:id="700" w:author="Jie Wang5909" w:date="2026-10-13T23:36:00Z"/>
        </w:trPr>
        <w:tc>
          <w:tcPr>
            <w:tcW w:w="402" w:type="pct"/>
            <w:vMerge/>
            <w:vAlign w:val="center"/>
          </w:tcPr>
          <w:p w14:paraId="109336DC" w14:textId="77777777" w:rsidR="00761A38" w:rsidRPr="00504192" w:rsidRDefault="00761A38" w:rsidP="004C712B">
            <w:pPr>
              <w:jc w:val="center"/>
              <w:rPr>
                <w:ins w:id="701" w:author="Jie Wang5909" w:date="2026-10-13T23:36:00Z"/>
                <w:rFonts w:eastAsia="等线"/>
                <w:bCs/>
                <w:sz w:val="18"/>
                <w:szCs w:val="18"/>
              </w:rPr>
            </w:pPr>
          </w:p>
        </w:tc>
        <w:tc>
          <w:tcPr>
            <w:tcW w:w="1901" w:type="pct"/>
            <w:vMerge/>
            <w:vAlign w:val="center"/>
          </w:tcPr>
          <w:p w14:paraId="7AAC419A" w14:textId="77777777" w:rsidR="00761A38" w:rsidRPr="00504192" w:rsidRDefault="00761A38" w:rsidP="004C712B">
            <w:pPr>
              <w:jc w:val="center"/>
              <w:rPr>
                <w:ins w:id="702" w:author="Jie Wang5909" w:date="2026-10-13T23:36:00Z"/>
                <w:rFonts w:eastAsia="等线"/>
                <w:bCs/>
                <w:sz w:val="18"/>
                <w:szCs w:val="18"/>
              </w:rPr>
            </w:pPr>
          </w:p>
        </w:tc>
        <w:tc>
          <w:tcPr>
            <w:tcW w:w="944" w:type="pct"/>
            <w:vMerge/>
            <w:vAlign w:val="center"/>
          </w:tcPr>
          <w:p w14:paraId="3D5DAD2D" w14:textId="77777777" w:rsidR="00761A38" w:rsidRPr="00504192" w:rsidRDefault="00761A38" w:rsidP="004C712B">
            <w:pPr>
              <w:jc w:val="center"/>
              <w:rPr>
                <w:ins w:id="703" w:author="Jie Wang5909" w:date="2026-10-13T23:36:00Z"/>
                <w:rFonts w:eastAsia="等线"/>
                <w:bCs/>
                <w:sz w:val="18"/>
                <w:szCs w:val="18"/>
              </w:rPr>
            </w:pPr>
          </w:p>
        </w:tc>
        <w:tc>
          <w:tcPr>
            <w:tcW w:w="863" w:type="pct"/>
            <w:vMerge/>
            <w:vAlign w:val="center"/>
          </w:tcPr>
          <w:p w14:paraId="4DC9777B" w14:textId="77777777" w:rsidR="00761A38" w:rsidRPr="00504192" w:rsidRDefault="00761A38" w:rsidP="004C712B">
            <w:pPr>
              <w:jc w:val="center"/>
              <w:rPr>
                <w:ins w:id="704" w:author="Jie Wang5909" w:date="2026-10-13T23:36:00Z"/>
                <w:rFonts w:eastAsia="等线"/>
                <w:bCs/>
                <w:sz w:val="18"/>
                <w:szCs w:val="18"/>
              </w:rPr>
            </w:pPr>
          </w:p>
        </w:tc>
        <w:tc>
          <w:tcPr>
            <w:tcW w:w="890" w:type="pct"/>
            <w:vMerge/>
            <w:vAlign w:val="center"/>
          </w:tcPr>
          <w:p w14:paraId="44F9853F" w14:textId="77777777" w:rsidR="00761A38" w:rsidRPr="00504192" w:rsidRDefault="00761A38" w:rsidP="004C712B">
            <w:pPr>
              <w:jc w:val="center"/>
              <w:rPr>
                <w:ins w:id="705" w:author="Jie Wang5909" w:date="2026-10-13T23:36:00Z"/>
              </w:rPr>
            </w:pPr>
          </w:p>
        </w:tc>
      </w:tr>
      <w:tr w:rsidR="00761A38" w:rsidRPr="00504192" w14:paraId="5C0C7C30" w14:textId="77777777" w:rsidTr="797C4670">
        <w:tblPrEx>
          <w:tblW w:w="5000" w:type="pct"/>
          <w:tblLayout w:type="fixed"/>
          <w:tblPrExChange w:id="706" w:author="Yu Zhang12718" w:date="2026-10-15T06:00:00Z">
            <w:tblPrEx>
              <w:tblW w:w="5000" w:type="pct"/>
              <w:tblLayout w:type="fixed"/>
            </w:tblPrEx>
          </w:tblPrExChange>
        </w:tblPrEx>
        <w:trPr>
          <w:trHeight w:val="660"/>
          <w:ins w:id="707" w:author="Jie Wang5909" w:date="2026-10-13T23:36:00Z"/>
          <w:trPrChange w:id="708" w:author="Yu Zhang12718" w:date="2026-10-15T06:00:00Z">
            <w:trPr>
              <w:trHeight w:val="388"/>
            </w:trPr>
          </w:trPrChange>
        </w:trPr>
        <w:tc>
          <w:tcPr>
            <w:tcW w:w="402" w:type="pct"/>
            <w:vMerge/>
            <w:vAlign w:val="center"/>
            <w:tcPrChange w:id="709" w:author="Yu Zhang12718" w:date="2026-10-15T06:00:00Z">
              <w:tcPr>
                <w:tcW w:w="0" w:type="auto"/>
                <w:vMerge/>
              </w:tcPr>
            </w:tcPrChange>
          </w:tcPr>
          <w:p w14:paraId="5B244292" w14:textId="77777777" w:rsidR="00761A38" w:rsidRPr="00504192" w:rsidRDefault="00761A38" w:rsidP="004C712B">
            <w:pPr>
              <w:jc w:val="center"/>
              <w:rPr>
                <w:ins w:id="710" w:author="Jie Wang5909" w:date="2026-10-13T23:36:00Z"/>
                <w:bCs/>
                <w:sz w:val="18"/>
                <w:szCs w:val="18"/>
                <w:lang w:eastAsia="ja-JP"/>
              </w:rPr>
            </w:pPr>
          </w:p>
        </w:tc>
        <w:tc>
          <w:tcPr>
            <w:tcW w:w="1901" w:type="pct"/>
            <w:vAlign w:val="center"/>
            <w:tcPrChange w:id="711" w:author="Yu Zhang12718" w:date="2026-10-15T06:00:00Z">
              <w:tcPr>
                <w:tcW w:w="3281" w:type="dxa"/>
                <w:vAlign w:val="center"/>
              </w:tcPr>
            </w:tcPrChange>
          </w:tcPr>
          <w:p w14:paraId="191AB1E2" w14:textId="77777777" w:rsidR="00761A38" w:rsidRPr="00504192" w:rsidRDefault="00761A38" w:rsidP="004C712B">
            <w:pPr>
              <w:jc w:val="center"/>
              <w:rPr>
                <w:ins w:id="712" w:author="Jie Wang5909" w:date="2026-10-13T23:36:00Z"/>
                <w:rFonts w:eastAsia="等线"/>
                <w:bCs/>
                <w:sz w:val="18"/>
                <w:szCs w:val="18"/>
              </w:rPr>
            </w:pPr>
            <w:ins w:id="713" w:author="Jie Wang5909" w:date="2026-10-13T23:36:00Z">
              <w:r w:rsidRPr="00504192">
                <w:rPr>
                  <w:rFonts w:eastAsia="等线"/>
                  <w:sz w:val="18"/>
                  <w:szCs w:val="18"/>
                </w:rPr>
                <w:t>AM-140021-018</w:t>
              </w:r>
            </w:ins>
          </w:p>
        </w:tc>
        <w:tc>
          <w:tcPr>
            <w:tcW w:w="944" w:type="pct"/>
            <w:vAlign w:val="center"/>
            <w:tcPrChange w:id="714" w:author="Yu Zhang12718" w:date="2026-10-15T06:00:00Z">
              <w:tcPr>
                <w:tcW w:w="1629" w:type="dxa"/>
                <w:vAlign w:val="center"/>
              </w:tcPr>
            </w:tcPrChange>
          </w:tcPr>
          <w:p w14:paraId="3026F296" w14:textId="77777777" w:rsidR="00761A38" w:rsidRDefault="00761A38" w:rsidP="004C712B">
            <w:pPr>
              <w:jc w:val="center"/>
              <w:rPr>
                <w:ins w:id="715" w:author="Jie Wang5909" w:date="2026-10-13T23:36:00Z"/>
                <w:rFonts w:eastAsia="Times New Roman"/>
                <w:sz w:val="18"/>
                <w:szCs w:val="18"/>
              </w:rPr>
            </w:pPr>
            <w:ins w:id="716" w:author="Jie Wang5909" w:date="2026-10-13T23:36:00Z">
              <w:r w:rsidRPr="00504192">
                <w:rPr>
                  <w:rFonts w:eastAsia="Times New Roman"/>
                  <w:sz w:val="18"/>
                  <w:szCs w:val="18"/>
                </w:rPr>
                <w:t>AM-140021-018-VP-01.02</w:t>
              </w:r>
            </w:ins>
          </w:p>
          <w:p w14:paraId="613522E8" w14:textId="77777777" w:rsidR="00761A38" w:rsidRPr="00504192" w:rsidRDefault="00761A38" w:rsidP="004C712B">
            <w:pPr>
              <w:jc w:val="center"/>
              <w:rPr>
                <w:ins w:id="717" w:author="Jie Wang5909" w:date="2026-10-13T23:36:00Z"/>
                <w:rFonts w:eastAsia="Times New Roman"/>
                <w:sz w:val="18"/>
                <w:szCs w:val="18"/>
              </w:rPr>
            </w:pPr>
            <w:ins w:id="718"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07/24/2026)</w:t>
              </w:r>
            </w:ins>
          </w:p>
        </w:tc>
        <w:tc>
          <w:tcPr>
            <w:tcW w:w="863" w:type="pct"/>
            <w:vAlign w:val="center"/>
            <w:tcPrChange w:id="719" w:author="Yu Zhang12718" w:date="2026-10-15T06:00:00Z">
              <w:tcPr>
                <w:tcW w:w="1490" w:type="dxa"/>
                <w:vAlign w:val="center"/>
              </w:tcPr>
            </w:tcPrChange>
          </w:tcPr>
          <w:p w14:paraId="4E8903E2" w14:textId="6CD6F227" w:rsidR="00761A38" w:rsidRPr="00504192" w:rsidRDefault="00761A38" w:rsidP="797C4670">
            <w:pPr>
              <w:jc w:val="center"/>
              <w:rPr>
                <w:ins w:id="720" w:author="Jie Wang5909" w:date="2026-10-13T23:36:00Z"/>
                <w:rFonts w:eastAsia="等线"/>
                <w:sz w:val="18"/>
                <w:szCs w:val="18"/>
              </w:rPr>
            </w:pPr>
            <w:ins w:id="721" w:author="Jie Wang5909" w:date="2026-10-13T23:36:00Z">
              <w:del w:id="722" w:author="Yu Zhang12718" w:date="2026-10-15T06:12:00Z">
                <w:r w:rsidRPr="797C4670" w:rsidDel="00761A38">
                  <w:rPr>
                    <w:rFonts w:eastAsia="等线"/>
                    <w:sz w:val="18"/>
                    <w:szCs w:val="18"/>
                  </w:rPr>
                  <w:delText>Finished</w:delText>
                </w:r>
              </w:del>
            </w:ins>
            <w:ins w:id="723" w:author="Yu Zhang12718" w:date="2026-10-15T06:12:00Z">
              <w:r w:rsidR="11676458" w:rsidRPr="797C4670">
                <w:rPr>
                  <w:rFonts w:eastAsia="等线"/>
                  <w:sz w:val="18"/>
                  <w:szCs w:val="18"/>
                </w:rPr>
                <w:t>Completed</w:t>
              </w:r>
            </w:ins>
          </w:p>
        </w:tc>
        <w:tc>
          <w:tcPr>
            <w:tcW w:w="890" w:type="pct"/>
            <w:vAlign w:val="center"/>
            <w:tcPrChange w:id="724" w:author="Yu Zhang12718" w:date="2026-10-15T06:00:00Z">
              <w:tcPr>
                <w:tcW w:w="1536" w:type="dxa"/>
                <w:vAlign w:val="center"/>
              </w:tcPr>
            </w:tcPrChange>
          </w:tcPr>
          <w:p w14:paraId="7966DAA0" w14:textId="77777777" w:rsidR="00761A38" w:rsidRDefault="00761A38" w:rsidP="797C4670">
            <w:pPr>
              <w:jc w:val="center"/>
              <w:rPr>
                <w:ins w:id="725" w:author="Jie Wang5909" w:date="2026-10-13T23:36:00Z"/>
                <w:rFonts w:eastAsia="Times New Roman"/>
                <w:sz w:val="18"/>
                <w:szCs w:val="18"/>
              </w:rPr>
            </w:pPr>
            <w:ins w:id="726" w:author="Jie Wang5909" w:date="2026-10-13T23:36:00Z">
              <w:r w:rsidRPr="00314640">
                <w:rPr>
                  <w:rFonts w:eastAsia="Times New Roman"/>
                  <w:sz w:val="18"/>
                  <w:szCs w:val="18"/>
                </w:rPr>
                <w:t>AM-140021-018-VR-01.01</w:t>
              </w:r>
            </w:ins>
          </w:p>
          <w:p w14:paraId="79DE310B" w14:textId="42225897" w:rsidR="00761A38" w:rsidRPr="00504192" w:rsidRDefault="00761A38" w:rsidP="797C4670">
            <w:pPr>
              <w:jc w:val="center"/>
              <w:rPr>
                <w:ins w:id="727" w:author="Jie Wang5909" w:date="2026-10-13T23:36:00Z"/>
                <w:rFonts w:eastAsia="Times New Roman"/>
                <w:sz w:val="18"/>
                <w:szCs w:val="18"/>
                <w:rPrChange w:id="728" w:author="Yu Zhang12718" w:date="2026-10-15T06:02:00Z">
                  <w:rPr>
                    <w:ins w:id="729" w:author="Jie Wang5909" w:date="2026-10-13T23:36:00Z"/>
                    <w:rFonts w:eastAsia="等线"/>
                    <w:sz w:val="18"/>
                    <w:szCs w:val="18"/>
                  </w:rPr>
                </w:rPrChange>
              </w:rPr>
            </w:pPr>
            <w:ins w:id="730" w:author="Jie Wang5909" w:date="2026-10-13T23:36:00Z">
              <w:del w:id="731" w:author="Yu Zhang12718" w:date="2026-10-15T06:01:00Z">
                <w:r w:rsidRPr="00314640" w:rsidDel="00761A38">
                  <w:rPr>
                    <w:rFonts w:eastAsia="Times New Roman"/>
                    <w:sz w:val="18"/>
                    <w:szCs w:val="18"/>
                  </w:rPr>
                  <w:delText>(Effective</w:delText>
                </w:r>
                <w:r w:rsidRPr="797C4670" w:rsidDel="00761A38">
                  <w:rPr>
                    <w:rFonts w:eastAsia="Times New Roman"/>
                    <w:sz w:val="18"/>
                    <w:szCs w:val="18"/>
                    <w:rPrChange w:id="732" w:author="Yu Zhang12718" w:date="2026-10-15T06:02:00Z">
                      <w:rPr>
                        <w:sz w:val="18"/>
                        <w:szCs w:val="18"/>
                      </w:rPr>
                    </w:rPrChange>
                  </w:rPr>
                  <w:delText xml:space="preserve"> </w:delText>
                </w:r>
                <w:r w:rsidRPr="00314640" w:rsidDel="00761A38">
                  <w:rPr>
                    <w:rFonts w:eastAsia="Times New Roman"/>
                    <w:sz w:val="18"/>
                    <w:szCs w:val="18"/>
                  </w:rPr>
                  <w:delText>Date: TBD)</w:delText>
                </w:r>
              </w:del>
            </w:ins>
            <w:ins w:id="733" w:author="Yu Zhang12718" w:date="2026-10-15T06:01:00Z">
              <w:r w:rsidR="31B2B565" w:rsidRPr="797C4670">
                <w:rPr>
                  <w:rFonts w:eastAsia="Times New Roman"/>
                  <w:sz w:val="18"/>
                  <w:szCs w:val="18"/>
                  <w:rPrChange w:id="734" w:author="Yu Zhang12718" w:date="2026-10-15T06:02:00Z">
                    <w:rPr>
                      <w:rFonts w:eastAsia="等线"/>
                      <w:sz w:val="18"/>
                      <w:szCs w:val="18"/>
                    </w:rPr>
                  </w:rPrChange>
                </w:rPr>
                <w:t xml:space="preserve"> Completion prior to PV step3 start</w:t>
              </w:r>
            </w:ins>
          </w:p>
        </w:tc>
      </w:tr>
      <w:tr w:rsidR="00761A38" w:rsidRPr="00504192" w14:paraId="4A0C5B67" w14:textId="77777777" w:rsidTr="797C4670">
        <w:trPr>
          <w:trHeight w:val="388"/>
          <w:ins w:id="735" w:author="Jie Wang5909" w:date="2026-10-13T23:36:00Z"/>
        </w:trPr>
        <w:tc>
          <w:tcPr>
            <w:tcW w:w="402" w:type="pct"/>
            <w:vMerge/>
            <w:vAlign w:val="center"/>
          </w:tcPr>
          <w:p w14:paraId="66052DC1" w14:textId="77777777" w:rsidR="00761A38" w:rsidRPr="00504192" w:rsidRDefault="00761A38" w:rsidP="004C712B">
            <w:pPr>
              <w:jc w:val="center"/>
              <w:rPr>
                <w:ins w:id="736" w:author="Jie Wang5909" w:date="2026-10-13T23:36:00Z"/>
                <w:rFonts w:eastAsia="等线"/>
                <w:bCs/>
                <w:sz w:val="18"/>
                <w:szCs w:val="18"/>
              </w:rPr>
            </w:pPr>
          </w:p>
        </w:tc>
        <w:tc>
          <w:tcPr>
            <w:tcW w:w="1901" w:type="pct"/>
            <w:vAlign w:val="center"/>
          </w:tcPr>
          <w:p w14:paraId="6FB929AA" w14:textId="77777777" w:rsidR="00761A38" w:rsidRPr="00504192" w:rsidRDefault="00761A38" w:rsidP="004C712B">
            <w:pPr>
              <w:jc w:val="center"/>
              <w:rPr>
                <w:ins w:id="737" w:author="Jie Wang5909" w:date="2026-10-13T23:36:00Z"/>
                <w:rFonts w:eastAsia="等线"/>
                <w:bCs/>
                <w:sz w:val="18"/>
                <w:szCs w:val="18"/>
              </w:rPr>
            </w:pPr>
            <w:ins w:id="738" w:author="Jie Wang5909" w:date="2026-10-13T23:36:00Z">
              <w:r w:rsidRPr="00504192">
                <w:rPr>
                  <w:rFonts w:eastAsia="等线"/>
                  <w:sz w:val="18"/>
                  <w:szCs w:val="18"/>
                </w:rPr>
                <w:t>AM-140021-017</w:t>
              </w:r>
            </w:ins>
          </w:p>
        </w:tc>
        <w:tc>
          <w:tcPr>
            <w:tcW w:w="944" w:type="pct"/>
            <w:vAlign w:val="center"/>
          </w:tcPr>
          <w:p w14:paraId="2D8055D2" w14:textId="77777777" w:rsidR="00761A38" w:rsidRDefault="00761A38" w:rsidP="004C712B">
            <w:pPr>
              <w:jc w:val="center"/>
              <w:rPr>
                <w:ins w:id="739" w:author="Jie Wang5909" w:date="2026-10-13T23:36:00Z"/>
                <w:rFonts w:eastAsia="Times New Roman"/>
                <w:sz w:val="18"/>
                <w:szCs w:val="18"/>
              </w:rPr>
            </w:pPr>
            <w:ins w:id="740" w:author="Jie Wang5909" w:date="2026-10-13T23:36:00Z">
              <w:r w:rsidRPr="00504192">
                <w:rPr>
                  <w:rFonts w:eastAsia="Times New Roman"/>
                  <w:sz w:val="18"/>
                  <w:szCs w:val="18"/>
                </w:rPr>
                <w:t>AM-140021-017-VP-01.01</w:t>
              </w:r>
            </w:ins>
          </w:p>
          <w:p w14:paraId="2F6924E5" w14:textId="77777777" w:rsidR="00761A38" w:rsidRPr="00504192" w:rsidRDefault="00761A38" w:rsidP="004C712B">
            <w:pPr>
              <w:jc w:val="center"/>
              <w:rPr>
                <w:ins w:id="741" w:author="Jie Wang5909" w:date="2026-10-13T23:36:00Z"/>
                <w:rFonts w:eastAsia="Times New Roman"/>
                <w:sz w:val="18"/>
                <w:szCs w:val="18"/>
              </w:rPr>
            </w:pPr>
            <w:ins w:id="742"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07/10/2026)</w:t>
              </w:r>
            </w:ins>
          </w:p>
        </w:tc>
        <w:tc>
          <w:tcPr>
            <w:tcW w:w="863" w:type="pct"/>
            <w:vAlign w:val="center"/>
          </w:tcPr>
          <w:p w14:paraId="6FB9233B" w14:textId="758AACA9" w:rsidR="00761A38" w:rsidRPr="00504192" w:rsidRDefault="00761A38" w:rsidP="797C4670">
            <w:pPr>
              <w:jc w:val="center"/>
              <w:rPr>
                <w:ins w:id="743" w:author="Jie Wang5909" w:date="2026-10-13T23:36:00Z"/>
                <w:rFonts w:eastAsia="等线"/>
                <w:sz w:val="18"/>
                <w:szCs w:val="18"/>
              </w:rPr>
            </w:pPr>
            <w:ins w:id="744" w:author="Jie Wang5909" w:date="2026-10-13T23:36:00Z">
              <w:del w:id="745" w:author="Yu Zhang12718" w:date="2026-10-15T06:12:00Z">
                <w:r w:rsidRPr="797C4670" w:rsidDel="00761A38">
                  <w:rPr>
                    <w:rFonts w:eastAsia="等线"/>
                    <w:sz w:val="18"/>
                    <w:szCs w:val="18"/>
                  </w:rPr>
                  <w:delText>Finished</w:delText>
                </w:r>
              </w:del>
            </w:ins>
            <w:ins w:id="746" w:author="Yu Zhang12718" w:date="2026-10-15T06:12:00Z">
              <w:r w:rsidR="11676458" w:rsidRPr="797C4670">
                <w:rPr>
                  <w:rFonts w:eastAsia="等线"/>
                  <w:sz w:val="18"/>
                  <w:szCs w:val="18"/>
                </w:rPr>
                <w:t>Completed</w:t>
              </w:r>
            </w:ins>
          </w:p>
        </w:tc>
        <w:tc>
          <w:tcPr>
            <w:tcW w:w="890" w:type="pct"/>
            <w:vAlign w:val="center"/>
          </w:tcPr>
          <w:p w14:paraId="2C89778F" w14:textId="77777777" w:rsidR="00761A38" w:rsidRDefault="00761A38" w:rsidP="797C4670">
            <w:pPr>
              <w:jc w:val="center"/>
              <w:rPr>
                <w:ins w:id="747" w:author="Jie Wang5909" w:date="2026-10-13T23:36:00Z"/>
                <w:rFonts w:eastAsia="Times New Roman"/>
                <w:sz w:val="18"/>
                <w:szCs w:val="18"/>
              </w:rPr>
            </w:pPr>
            <w:ins w:id="748" w:author="Jie Wang5909" w:date="2026-10-13T23:36:00Z">
              <w:r w:rsidRPr="00314640">
                <w:rPr>
                  <w:rFonts w:eastAsia="Times New Roman"/>
                  <w:sz w:val="18"/>
                  <w:szCs w:val="18"/>
                </w:rPr>
                <w:t>AM-140021-017-VR-01.01</w:t>
              </w:r>
            </w:ins>
          </w:p>
          <w:p w14:paraId="30BC7CCC" w14:textId="6221FCB5" w:rsidR="00761A38" w:rsidRPr="00504192" w:rsidRDefault="00761A38" w:rsidP="797C4670">
            <w:pPr>
              <w:jc w:val="center"/>
              <w:rPr>
                <w:ins w:id="749" w:author="Jie Wang5909" w:date="2026-10-13T23:36:00Z"/>
                <w:rFonts w:eastAsia="Times New Roman"/>
                <w:sz w:val="18"/>
                <w:szCs w:val="18"/>
                <w:rPrChange w:id="750" w:author="Yu Zhang12718" w:date="2026-10-15T06:02:00Z">
                  <w:rPr>
                    <w:ins w:id="751" w:author="Jie Wang5909" w:date="2026-10-13T23:36:00Z"/>
                    <w:rFonts w:eastAsia="等线"/>
                    <w:sz w:val="18"/>
                    <w:szCs w:val="18"/>
                  </w:rPr>
                </w:rPrChange>
              </w:rPr>
            </w:pPr>
            <w:ins w:id="752" w:author="Jie Wang5909" w:date="2026-10-13T23:36:00Z">
              <w:del w:id="753" w:author="Yu Zhang12718" w:date="2026-10-15T06:01:00Z">
                <w:r w:rsidRPr="00314640" w:rsidDel="00761A38">
                  <w:rPr>
                    <w:rFonts w:eastAsia="Times New Roman"/>
                    <w:sz w:val="18"/>
                    <w:szCs w:val="18"/>
                  </w:rPr>
                  <w:delText>(Effective</w:delText>
                </w:r>
                <w:r w:rsidRPr="797C4670" w:rsidDel="00761A38">
                  <w:rPr>
                    <w:rFonts w:eastAsia="Times New Roman"/>
                    <w:sz w:val="18"/>
                    <w:szCs w:val="18"/>
                    <w:rPrChange w:id="754" w:author="Yu Zhang12718" w:date="2026-10-15T06:02:00Z">
                      <w:rPr>
                        <w:sz w:val="18"/>
                        <w:szCs w:val="18"/>
                      </w:rPr>
                    </w:rPrChange>
                  </w:rPr>
                  <w:delText xml:space="preserve"> </w:delText>
                </w:r>
                <w:r w:rsidRPr="00314640" w:rsidDel="00761A38">
                  <w:rPr>
                    <w:rFonts w:eastAsia="Times New Roman"/>
                    <w:sz w:val="18"/>
                    <w:szCs w:val="18"/>
                  </w:rPr>
                  <w:delText>Date: TBD)</w:delText>
                </w:r>
              </w:del>
            </w:ins>
            <w:ins w:id="755" w:author="Yu Zhang12718" w:date="2026-10-15T06:01:00Z">
              <w:r w:rsidR="2D247BF4" w:rsidRPr="797C4670">
                <w:rPr>
                  <w:rFonts w:eastAsia="Times New Roman"/>
                  <w:sz w:val="18"/>
                  <w:szCs w:val="18"/>
                  <w:rPrChange w:id="756" w:author="Yu Zhang12718" w:date="2026-10-15T06:02:00Z">
                    <w:rPr>
                      <w:rFonts w:eastAsia="等线"/>
                      <w:sz w:val="18"/>
                      <w:szCs w:val="18"/>
                    </w:rPr>
                  </w:rPrChange>
                </w:rPr>
                <w:t xml:space="preserve"> Completion prior to PV step3 start</w:t>
              </w:r>
            </w:ins>
          </w:p>
        </w:tc>
      </w:tr>
      <w:tr w:rsidR="00761A38" w:rsidRPr="00504192" w14:paraId="5196A52A" w14:textId="77777777" w:rsidTr="797C4670">
        <w:trPr>
          <w:trHeight w:val="388"/>
          <w:ins w:id="757" w:author="Jie Wang5909" w:date="2026-10-13T23:36:00Z"/>
        </w:trPr>
        <w:tc>
          <w:tcPr>
            <w:tcW w:w="402" w:type="pct"/>
            <w:vMerge/>
            <w:vAlign w:val="center"/>
          </w:tcPr>
          <w:p w14:paraId="571B4839" w14:textId="77777777" w:rsidR="00761A38" w:rsidRPr="00504192" w:rsidRDefault="00761A38" w:rsidP="004C712B">
            <w:pPr>
              <w:jc w:val="center"/>
              <w:rPr>
                <w:ins w:id="758" w:author="Jie Wang5909" w:date="2026-10-13T23:36:00Z"/>
                <w:bCs/>
                <w:sz w:val="18"/>
                <w:szCs w:val="18"/>
                <w:lang w:eastAsia="ja-JP"/>
              </w:rPr>
            </w:pPr>
          </w:p>
        </w:tc>
        <w:tc>
          <w:tcPr>
            <w:tcW w:w="1901" w:type="pct"/>
            <w:vAlign w:val="center"/>
          </w:tcPr>
          <w:p w14:paraId="4CAE8953" w14:textId="77777777" w:rsidR="00761A38" w:rsidRPr="00504192" w:rsidRDefault="00761A38" w:rsidP="004C712B">
            <w:pPr>
              <w:jc w:val="center"/>
              <w:rPr>
                <w:ins w:id="759" w:author="Jie Wang5909" w:date="2026-10-13T23:36:00Z"/>
                <w:rFonts w:eastAsia="等线"/>
                <w:bCs/>
                <w:sz w:val="18"/>
                <w:szCs w:val="18"/>
              </w:rPr>
            </w:pPr>
            <w:ins w:id="760" w:author="Jie Wang5909" w:date="2026-10-13T23:36:00Z">
              <w:r w:rsidRPr="00504192">
                <w:rPr>
                  <w:rFonts w:eastAsia="等线"/>
                  <w:sz w:val="18"/>
                  <w:szCs w:val="18"/>
                </w:rPr>
                <w:t>AM-140021-019</w:t>
              </w:r>
            </w:ins>
          </w:p>
        </w:tc>
        <w:tc>
          <w:tcPr>
            <w:tcW w:w="944" w:type="pct"/>
            <w:vAlign w:val="center"/>
          </w:tcPr>
          <w:p w14:paraId="5ED70E17" w14:textId="77777777" w:rsidR="00761A38" w:rsidRDefault="00761A38" w:rsidP="004C712B">
            <w:pPr>
              <w:jc w:val="center"/>
              <w:rPr>
                <w:ins w:id="761" w:author="Jie Wang5909" w:date="2026-10-13T23:36:00Z"/>
                <w:rFonts w:eastAsia="Times New Roman"/>
                <w:sz w:val="18"/>
                <w:szCs w:val="18"/>
              </w:rPr>
            </w:pPr>
            <w:ins w:id="762" w:author="Jie Wang5909" w:date="2026-10-13T23:36:00Z">
              <w:r w:rsidRPr="00504192">
                <w:rPr>
                  <w:rFonts w:eastAsia="Times New Roman"/>
                  <w:sz w:val="18"/>
                  <w:szCs w:val="18"/>
                </w:rPr>
                <w:t>AM-140021-019-VP-01.01</w:t>
              </w:r>
            </w:ins>
          </w:p>
          <w:p w14:paraId="7B44797E" w14:textId="77777777" w:rsidR="00761A38" w:rsidRPr="00504192" w:rsidRDefault="00761A38" w:rsidP="004C712B">
            <w:pPr>
              <w:jc w:val="center"/>
              <w:rPr>
                <w:ins w:id="763" w:author="Jie Wang5909" w:date="2026-10-13T23:36:00Z"/>
                <w:rFonts w:eastAsia="Times New Roman"/>
                <w:sz w:val="18"/>
                <w:szCs w:val="18"/>
              </w:rPr>
            </w:pPr>
            <w:ins w:id="764"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07/09/2026)</w:t>
              </w:r>
            </w:ins>
          </w:p>
        </w:tc>
        <w:tc>
          <w:tcPr>
            <w:tcW w:w="863" w:type="pct"/>
            <w:vAlign w:val="center"/>
          </w:tcPr>
          <w:p w14:paraId="0CF5E19E" w14:textId="77E37151" w:rsidR="00761A38" w:rsidRPr="00504192" w:rsidRDefault="00761A38" w:rsidP="797C4670">
            <w:pPr>
              <w:jc w:val="center"/>
              <w:rPr>
                <w:ins w:id="765" w:author="Jie Wang5909" w:date="2026-10-13T23:36:00Z"/>
                <w:rFonts w:eastAsia="等线"/>
                <w:sz w:val="18"/>
                <w:szCs w:val="18"/>
              </w:rPr>
            </w:pPr>
            <w:ins w:id="766" w:author="Jie Wang5909" w:date="2026-10-13T23:36:00Z">
              <w:del w:id="767" w:author="Yu Zhang12718" w:date="2026-10-15T06:12:00Z">
                <w:r w:rsidRPr="797C4670" w:rsidDel="00761A38">
                  <w:rPr>
                    <w:rFonts w:eastAsia="等线"/>
                    <w:sz w:val="18"/>
                    <w:szCs w:val="18"/>
                  </w:rPr>
                  <w:delText>Finished</w:delText>
                </w:r>
              </w:del>
            </w:ins>
            <w:ins w:id="768" w:author="Yu Zhang12718" w:date="2026-10-15T06:12:00Z">
              <w:r w:rsidR="11676458" w:rsidRPr="797C4670">
                <w:rPr>
                  <w:rFonts w:eastAsia="等线"/>
                  <w:sz w:val="18"/>
                  <w:szCs w:val="18"/>
                </w:rPr>
                <w:t>Completed</w:t>
              </w:r>
            </w:ins>
          </w:p>
        </w:tc>
        <w:tc>
          <w:tcPr>
            <w:tcW w:w="890" w:type="pct"/>
            <w:vAlign w:val="center"/>
          </w:tcPr>
          <w:p w14:paraId="4FDD3434" w14:textId="77777777" w:rsidR="00761A38" w:rsidRDefault="00761A38" w:rsidP="797C4670">
            <w:pPr>
              <w:jc w:val="center"/>
              <w:rPr>
                <w:ins w:id="769" w:author="Jie Wang5909" w:date="2026-10-13T23:36:00Z"/>
                <w:rFonts w:eastAsia="Times New Roman"/>
                <w:sz w:val="18"/>
                <w:szCs w:val="18"/>
              </w:rPr>
            </w:pPr>
            <w:ins w:id="770" w:author="Jie Wang5909" w:date="2026-10-13T23:36:00Z">
              <w:r w:rsidRPr="00314640">
                <w:rPr>
                  <w:rFonts w:eastAsia="Times New Roman"/>
                  <w:sz w:val="18"/>
                  <w:szCs w:val="18"/>
                </w:rPr>
                <w:t>AM-140021-019-VR-01.01</w:t>
              </w:r>
            </w:ins>
          </w:p>
          <w:p w14:paraId="74288581" w14:textId="1039D7A2" w:rsidR="00761A38" w:rsidRPr="00504192" w:rsidRDefault="00761A38" w:rsidP="797C4670">
            <w:pPr>
              <w:jc w:val="center"/>
              <w:rPr>
                <w:ins w:id="771" w:author="Jie Wang5909" w:date="2026-10-13T23:36:00Z"/>
                <w:rFonts w:eastAsia="Times New Roman"/>
                <w:sz w:val="18"/>
                <w:szCs w:val="18"/>
                <w:rPrChange w:id="772" w:author="Yu Zhang12718" w:date="2026-10-15T06:02:00Z">
                  <w:rPr>
                    <w:ins w:id="773" w:author="Jie Wang5909" w:date="2026-10-13T23:36:00Z"/>
                    <w:rFonts w:eastAsia="等线"/>
                    <w:sz w:val="18"/>
                    <w:szCs w:val="18"/>
                  </w:rPr>
                </w:rPrChange>
              </w:rPr>
            </w:pPr>
            <w:ins w:id="774" w:author="Jie Wang5909" w:date="2026-10-13T23:36:00Z">
              <w:del w:id="775" w:author="Yu Zhang12718" w:date="2026-10-15T06:01:00Z">
                <w:r w:rsidRPr="00314640" w:rsidDel="00761A38">
                  <w:rPr>
                    <w:rFonts w:eastAsia="Times New Roman"/>
                    <w:sz w:val="18"/>
                    <w:szCs w:val="18"/>
                  </w:rPr>
                  <w:delText>(Effective</w:delText>
                </w:r>
                <w:r w:rsidRPr="797C4670" w:rsidDel="00761A38">
                  <w:rPr>
                    <w:rFonts w:eastAsia="Times New Roman"/>
                    <w:sz w:val="18"/>
                    <w:szCs w:val="18"/>
                    <w:rPrChange w:id="776" w:author="Yu Zhang12718" w:date="2026-10-15T06:02:00Z">
                      <w:rPr>
                        <w:sz w:val="18"/>
                        <w:szCs w:val="18"/>
                      </w:rPr>
                    </w:rPrChange>
                  </w:rPr>
                  <w:delText xml:space="preserve"> </w:delText>
                </w:r>
                <w:r w:rsidRPr="00314640" w:rsidDel="00761A38">
                  <w:rPr>
                    <w:rFonts w:eastAsia="Times New Roman"/>
                    <w:sz w:val="18"/>
                    <w:szCs w:val="18"/>
                  </w:rPr>
                  <w:delText>Date: TBD)</w:delText>
                </w:r>
              </w:del>
            </w:ins>
            <w:ins w:id="777" w:author="Yu Zhang12718" w:date="2026-10-15T06:01:00Z">
              <w:r w:rsidR="6F29E19B" w:rsidRPr="797C4670">
                <w:rPr>
                  <w:rFonts w:eastAsia="Times New Roman"/>
                  <w:sz w:val="18"/>
                  <w:szCs w:val="18"/>
                  <w:rPrChange w:id="778" w:author="Yu Zhang12718" w:date="2026-10-15T06:02:00Z">
                    <w:rPr>
                      <w:rFonts w:eastAsia="等线"/>
                      <w:sz w:val="18"/>
                      <w:szCs w:val="18"/>
                    </w:rPr>
                  </w:rPrChange>
                </w:rPr>
                <w:t xml:space="preserve"> Completion prior to PV step3 start</w:t>
              </w:r>
            </w:ins>
          </w:p>
        </w:tc>
      </w:tr>
      <w:tr w:rsidR="00761A38" w:rsidRPr="00504192" w14:paraId="39CBDE5B" w14:textId="77777777" w:rsidTr="797C4670">
        <w:trPr>
          <w:trHeight w:val="388"/>
          <w:ins w:id="779" w:author="Jie Wang5909" w:date="2026-10-13T23:36:00Z"/>
        </w:trPr>
        <w:tc>
          <w:tcPr>
            <w:tcW w:w="402" w:type="pct"/>
            <w:vMerge/>
            <w:vAlign w:val="center"/>
          </w:tcPr>
          <w:p w14:paraId="1B4B2D7A" w14:textId="77777777" w:rsidR="00761A38" w:rsidRPr="00504192" w:rsidRDefault="00761A38" w:rsidP="004C712B">
            <w:pPr>
              <w:jc w:val="center"/>
              <w:rPr>
                <w:ins w:id="780" w:author="Jie Wang5909" w:date="2026-10-13T23:36:00Z"/>
                <w:bCs/>
                <w:sz w:val="18"/>
                <w:szCs w:val="18"/>
                <w:lang w:eastAsia="ja-JP"/>
              </w:rPr>
            </w:pPr>
          </w:p>
        </w:tc>
        <w:tc>
          <w:tcPr>
            <w:tcW w:w="1901" w:type="pct"/>
            <w:vMerge w:val="restart"/>
            <w:vAlign w:val="center"/>
          </w:tcPr>
          <w:p w14:paraId="2E1C6668" w14:textId="77777777" w:rsidR="00761A38" w:rsidRPr="00504192" w:rsidRDefault="00761A38" w:rsidP="004C712B">
            <w:pPr>
              <w:jc w:val="center"/>
              <w:rPr>
                <w:ins w:id="781" w:author="Jie Wang5909" w:date="2026-10-13T23:36:00Z"/>
                <w:rFonts w:eastAsia="等线"/>
                <w:bCs/>
                <w:sz w:val="18"/>
                <w:szCs w:val="18"/>
              </w:rPr>
            </w:pPr>
            <w:ins w:id="782" w:author="Jie Wang5909" w:date="2026-10-13T23:36:00Z">
              <w:r w:rsidRPr="00504192">
                <w:rPr>
                  <w:rFonts w:eastAsia="等线"/>
                  <w:sz w:val="18"/>
                  <w:szCs w:val="18"/>
                </w:rPr>
                <w:t>AM-140021-018</w:t>
              </w:r>
            </w:ins>
          </w:p>
        </w:tc>
        <w:tc>
          <w:tcPr>
            <w:tcW w:w="944" w:type="pct"/>
            <w:vAlign w:val="center"/>
          </w:tcPr>
          <w:p w14:paraId="12916965" w14:textId="77777777" w:rsidR="00761A38" w:rsidRDefault="00761A38" w:rsidP="004C712B">
            <w:pPr>
              <w:jc w:val="center"/>
              <w:rPr>
                <w:ins w:id="783" w:author="Jie Wang5909" w:date="2026-10-13T23:36:00Z"/>
                <w:rFonts w:eastAsia="Times New Roman"/>
                <w:sz w:val="18"/>
                <w:szCs w:val="18"/>
              </w:rPr>
            </w:pPr>
            <w:ins w:id="784" w:author="Jie Wang5909" w:date="2026-10-13T23:36:00Z">
              <w:r w:rsidRPr="00504192">
                <w:rPr>
                  <w:rFonts w:eastAsia="Times New Roman"/>
                  <w:sz w:val="18"/>
                  <w:szCs w:val="18"/>
                </w:rPr>
                <w:t>AM-140021-018-VP-01.02</w:t>
              </w:r>
            </w:ins>
          </w:p>
          <w:p w14:paraId="6F84F159" w14:textId="77777777" w:rsidR="00761A38" w:rsidRPr="00504192" w:rsidRDefault="00761A38" w:rsidP="004C712B">
            <w:pPr>
              <w:jc w:val="center"/>
              <w:rPr>
                <w:ins w:id="785" w:author="Jie Wang5909" w:date="2026-10-13T23:36:00Z"/>
                <w:rFonts w:eastAsia="Times New Roman"/>
                <w:sz w:val="18"/>
                <w:szCs w:val="18"/>
              </w:rPr>
            </w:pPr>
            <w:ins w:id="786"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07/24/2026)</w:t>
              </w:r>
            </w:ins>
          </w:p>
        </w:tc>
        <w:tc>
          <w:tcPr>
            <w:tcW w:w="863" w:type="pct"/>
            <w:vAlign w:val="center"/>
          </w:tcPr>
          <w:p w14:paraId="5A2BE33C" w14:textId="29829880" w:rsidR="00761A38" w:rsidRPr="00504192" w:rsidRDefault="00761A38" w:rsidP="797C4670">
            <w:pPr>
              <w:jc w:val="center"/>
              <w:rPr>
                <w:ins w:id="787" w:author="Jie Wang5909" w:date="2026-10-13T23:36:00Z"/>
                <w:rFonts w:eastAsia="等线"/>
                <w:sz w:val="18"/>
                <w:szCs w:val="18"/>
              </w:rPr>
            </w:pPr>
            <w:ins w:id="788" w:author="Jie Wang5909" w:date="2026-10-13T23:36:00Z">
              <w:del w:id="789" w:author="Yu Zhang12718" w:date="2026-10-15T06:12:00Z">
                <w:r w:rsidRPr="797C4670" w:rsidDel="00761A38">
                  <w:rPr>
                    <w:rFonts w:eastAsia="等线"/>
                    <w:sz w:val="18"/>
                    <w:szCs w:val="18"/>
                  </w:rPr>
                  <w:delText>Finished</w:delText>
                </w:r>
              </w:del>
            </w:ins>
            <w:ins w:id="790" w:author="Yu Zhang12718" w:date="2026-10-15T06:12:00Z">
              <w:r w:rsidR="11676458" w:rsidRPr="797C4670">
                <w:rPr>
                  <w:rFonts w:eastAsia="等线"/>
                  <w:sz w:val="18"/>
                  <w:szCs w:val="18"/>
                </w:rPr>
                <w:t>Completed</w:t>
              </w:r>
            </w:ins>
          </w:p>
        </w:tc>
        <w:tc>
          <w:tcPr>
            <w:tcW w:w="890" w:type="pct"/>
            <w:vAlign w:val="center"/>
          </w:tcPr>
          <w:p w14:paraId="60B95108" w14:textId="77777777" w:rsidR="00761A38" w:rsidRDefault="00761A38" w:rsidP="797C4670">
            <w:pPr>
              <w:jc w:val="center"/>
              <w:rPr>
                <w:ins w:id="791" w:author="Jie Wang5909" w:date="2026-10-13T23:36:00Z"/>
                <w:rFonts w:eastAsia="Times New Roman"/>
                <w:sz w:val="18"/>
                <w:szCs w:val="18"/>
              </w:rPr>
            </w:pPr>
            <w:ins w:id="792" w:author="Jie Wang5909" w:date="2026-10-13T23:36:00Z">
              <w:r w:rsidRPr="00314640">
                <w:rPr>
                  <w:rFonts w:eastAsia="Times New Roman"/>
                  <w:sz w:val="18"/>
                  <w:szCs w:val="18"/>
                </w:rPr>
                <w:t>AM-140021-018-VR-01.01</w:t>
              </w:r>
            </w:ins>
          </w:p>
          <w:p w14:paraId="406690C0" w14:textId="6F58D898" w:rsidR="00761A38" w:rsidRPr="00504192" w:rsidRDefault="00761A38" w:rsidP="797C4670">
            <w:pPr>
              <w:jc w:val="center"/>
              <w:rPr>
                <w:ins w:id="793" w:author="Jie Wang5909" w:date="2026-10-13T23:36:00Z"/>
                <w:rFonts w:eastAsia="Times New Roman"/>
                <w:sz w:val="18"/>
                <w:szCs w:val="18"/>
                <w:rPrChange w:id="794" w:author="Yu Zhang12718" w:date="2026-10-15T06:02:00Z">
                  <w:rPr>
                    <w:ins w:id="795" w:author="Jie Wang5909" w:date="2026-10-13T23:36:00Z"/>
                    <w:rFonts w:eastAsia="等线"/>
                    <w:sz w:val="18"/>
                    <w:szCs w:val="18"/>
                  </w:rPr>
                </w:rPrChange>
              </w:rPr>
            </w:pPr>
            <w:ins w:id="796" w:author="Jie Wang5909" w:date="2026-10-13T23:36:00Z">
              <w:del w:id="797" w:author="Yu Zhang12718" w:date="2026-10-15T06:01:00Z">
                <w:r w:rsidRPr="00314640" w:rsidDel="00761A38">
                  <w:rPr>
                    <w:rFonts w:eastAsia="Times New Roman"/>
                    <w:sz w:val="18"/>
                    <w:szCs w:val="18"/>
                  </w:rPr>
                  <w:delText>(Effective</w:delText>
                </w:r>
                <w:r w:rsidRPr="797C4670" w:rsidDel="00761A38">
                  <w:rPr>
                    <w:rFonts w:eastAsia="Times New Roman"/>
                    <w:sz w:val="18"/>
                    <w:szCs w:val="18"/>
                    <w:rPrChange w:id="798" w:author="Yu Zhang12718" w:date="2026-10-15T06:02:00Z">
                      <w:rPr>
                        <w:sz w:val="18"/>
                        <w:szCs w:val="18"/>
                      </w:rPr>
                    </w:rPrChange>
                  </w:rPr>
                  <w:delText xml:space="preserve"> </w:delText>
                </w:r>
                <w:r w:rsidRPr="00314640" w:rsidDel="00761A38">
                  <w:rPr>
                    <w:rFonts w:eastAsia="Times New Roman"/>
                    <w:sz w:val="18"/>
                    <w:szCs w:val="18"/>
                  </w:rPr>
                  <w:delText>Date: TBD)</w:delText>
                </w:r>
              </w:del>
            </w:ins>
            <w:ins w:id="799" w:author="Yu Zhang12718" w:date="2026-10-15T06:01:00Z">
              <w:r w:rsidR="4BCC6B62" w:rsidRPr="797C4670">
                <w:rPr>
                  <w:rFonts w:eastAsia="Times New Roman"/>
                  <w:sz w:val="18"/>
                  <w:szCs w:val="18"/>
                  <w:rPrChange w:id="800" w:author="Yu Zhang12718" w:date="2026-10-15T06:02:00Z">
                    <w:rPr>
                      <w:rFonts w:eastAsia="等线"/>
                      <w:sz w:val="18"/>
                      <w:szCs w:val="18"/>
                    </w:rPr>
                  </w:rPrChange>
                </w:rPr>
                <w:t xml:space="preserve"> Completion prior to PV step3 start</w:t>
              </w:r>
            </w:ins>
          </w:p>
        </w:tc>
      </w:tr>
      <w:tr w:rsidR="00761A38" w:rsidRPr="00504192" w14:paraId="0A7C64E4" w14:textId="77777777" w:rsidTr="797C4670">
        <w:trPr>
          <w:trHeight w:val="388"/>
          <w:ins w:id="801" w:author="Jie Wang5909" w:date="2026-10-13T23:36:00Z"/>
        </w:trPr>
        <w:tc>
          <w:tcPr>
            <w:tcW w:w="402" w:type="pct"/>
            <w:vMerge/>
            <w:vAlign w:val="center"/>
          </w:tcPr>
          <w:p w14:paraId="5D1E2345" w14:textId="77777777" w:rsidR="00761A38" w:rsidRPr="00504192" w:rsidRDefault="00761A38" w:rsidP="004C712B">
            <w:pPr>
              <w:jc w:val="center"/>
              <w:rPr>
                <w:ins w:id="802" w:author="Jie Wang5909" w:date="2026-10-13T23:36:00Z"/>
                <w:bCs/>
                <w:sz w:val="18"/>
                <w:szCs w:val="18"/>
                <w:lang w:eastAsia="ja-JP"/>
              </w:rPr>
            </w:pPr>
          </w:p>
        </w:tc>
        <w:tc>
          <w:tcPr>
            <w:tcW w:w="1901" w:type="pct"/>
            <w:vMerge/>
            <w:vAlign w:val="center"/>
          </w:tcPr>
          <w:p w14:paraId="683C0294" w14:textId="77777777" w:rsidR="00761A38" w:rsidRPr="00504192" w:rsidRDefault="00761A38" w:rsidP="004C712B">
            <w:pPr>
              <w:jc w:val="center"/>
              <w:rPr>
                <w:ins w:id="803" w:author="Jie Wang5909" w:date="2026-10-13T23:36:00Z"/>
                <w:rFonts w:eastAsia="等线"/>
                <w:bCs/>
                <w:sz w:val="18"/>
                <w:szCs w:val="18"/>
              </w:rPr>
            </w:pPr>
          </w:p>
        </w:tc>
        <w:tc>
          <w:tcPr>
            <w:tcW w:w="944" w:type="pct"/>
            <w:vAlign w:val="center"/>
          </w:tcPr>
          <w:p w14:paraId="613BD2E9" w14:textId="77777777" w:rsidR="00761A38" w:rsidRDefault="00761A38" w:rsidP="004C712B">
            <w:pPr>
              <w:jc w:val="center"/>
              <w:rPr>
                <w:ins w:id="804" w:author="Jie Wang5909" w:date="2026-10-13T23:36:00Z"/>
                <w:rFonts w:eastAsia="Times New Roman"/>
                <w:sz w:val="18"/>
                <w:szCs w:val="18"/>
              </w:rPr>
            </w:pPr>
            <w:ins w:id="805" w:author="Jie Wang5909" w:date="2026-10-13T23:36:00Z">
              <w:r w:rsidRPr="00504192">
                <w:rPr>
                  <w:rFonts w:eastAsia="Times New Roman"/>
                  <w:sz w:val="18"/>
                  <w:szCs w:val="18"/>
                </w:rPr>
                <w:t>AM-140021-018-VP-01.02</w:t>
              </w:r>
            </w:ins>
          </w:p>
          <w:p w14:paraId="4F172B1B" w14:textId="77777777" w:rsidR="00761A38" w:rsidRPr="00504192" w:rsidRDefault="00761A38" w:rsidP="004C712B">
            <w:pPr>
              <w:jc w:val="center"/>
              <w:rPr>
                <w:ins w:id="806" w:author="Jie Wang5909" w:date="2026-10-13T23:36:00Z"/>
                <w:rFonts w:eastAsia="Times New Roman"/>
                <w:sz w:val="18"/>
                <w:szCs w:val="18"/>
              </w:rPr>
            </w:pPr>
            <w:ins w:id="807"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07/24/2026)</w:t>
              </w:r>
            </w:ins>
          </w:p>
        </w:tc>
        <w:tc>
          <w:tcPr>
            <w:tcW w:w="863" w:type="pct"/>
            <w:vAlign w:val="center"/>
          </w:tcPr>
          <w:p w14:paraId="46DD8B51" w14:textId="5DC7ED53" w:rsidR="00761A38" w:rsidRPr="00504192" w:rsidRDefault="00761A38" w:rsidP="797C4670">
            <w:pPr>
              <w:jc w:val="center"/>
              <w:rPr>
                <w:ins w:id="808" w:author="Jie Wang5909" w:date="2026-10-13T23:36:00Z"/>
                <w:rFonts w:eastAsia="等线"/>
                <w:sz w:val="18"/>
                <w:szCs w:val="18"/>
              </w:rPr>
            </w:pPr>
            <w:ins w:id="809" w:author="Jie Wang5909" w:date="2026-10-13T23:36:00Z">
              <w:del w:id="810" w:author="Yu Zhang12718" w:date="2026-10-15T06:12:00Z">
                <w:r w:rsidRPr="797C4670" w:rsidDel="00761A38">
                  <w:rPr>
                    <w:rFonts w:eastAsia="等线"/>
                    <w:sz w:val="18"/>
                    <w:szCs w:val="18"/>
                  </w:rPr>
                  <w:delText>Finished</w:delText>
                </w:r>
              </w:del>
            </w:ins>
            <w:ins w:id="811" w:author="Yu Zhang12718" w:date="2026-10-15T06:12:00Z">
              <w:r w:rsidR="11676458" w:rsidRPr="797C4670">
                <w:rPr>
                  <w:rFonts w:eastAsia="等线"/>
                  <w:sz w:val="18"/>
                  <w:szCs w:val="18"/>
                </w:rPr>
                <w:t>Completed</w:t>
              </w:r>
            </w:ins>
          </w:p>
        </w:tc>
        <w:tc>
          <w:tcPr>
            <w:tcW w:w="890" w:type="pct"/>
            <w:vAlign w:val="center"/>
          </w:tcPr>
          <w:p w14:paraId="3C367A78" w14:textId="77777777" w:rsidR="00761A38" w:rsidRDefault="00761A38" w:rsidP="797C4670">
            <w:pPr>
              <w:jc w:val="center"/>
              <w:rPr>
                <w:ins w:id="812" w:author="Jie Wang5909" w:date="2026-10-13T23:36:00Z"/>
                <w:rFonts w:eastAsia="Times New Roman"/>
                <w:sz w:val="18"/>
                <w:szCs w:val="18"/>
              </w:rPr>
            </w:pPr>
            <w:ins w:id="813" w:author="Jie Wang5909" w:date="2026-10-13T23:36:00Z">
              <w:r w:rsidRPr="00314640">
                <w:rPr>
                  <w:rFonts w:eastAsia="Times New Roman"/>
                  <w:sz w:val="18"/>
                  <w:szCs w:val="18"/>
                </w:rPr>
                <w:t>AM-140021-018-VR-01.01</w:t>
              </w:r>
            </w:ins>
          </w:p>
          <w:p w14:paraId="1105117B" w14:textId="1D3CEFFF" w:rsidR="00761A38" w:rsidRPr="00504192" w:rsidRDefault="00761A38" w:rsidP="797C4670">
            <w:pPr>
              <w:jc w:val="center"/>
              <w:rPr>
                <w:ins w:id="814" w:author="Jie Wang5909" w:date="2026-10-13T23:36:00Z"/>
                <w:rFonts w:eastAsia="Times New Roman"/>
                <w:sz w:val="18"/>
                <w:szCs w:val="18"/>
                <w:rPrChange w:id="815" w:author="Yu Zhang12718" w:date="2026-10-15T06:02:00Z">
                  <w:rPr>
                    <w:ins w:id="816" w:author="Jie Wang5909" w:date="2026-10-13T23:36:00Z"/>
                    <w:rFonts w:eastAsia="等线"/>
                    <w:sz w:val="18"/>
                    <w:szCs w:val="18"/>
                  </w:rPr>
                </w:rPrChange>
              </w:rPr>
            </w:pPr>
            <w:ins w:id="817" w:author="Jie Wang5909" w:date="2026-10-13T23:36:00Z">
              <w:del w:id="818" w:author="Yu Zhang12718" w:date="2026-10-15T06:01:00Z">
                <w:r w:rsidRPr="00314640" w:rsidDel="00761A38">
                  <w:rPr>
                    <w:rFonts w:eastAsia="Times New Roman"/>
                    <w:sz w:val="18"/>
                    <w:szCs w:val="18"/>
                  </w:rPr>
                  <w:delText>(Effective</w:delText>
                </w:r>
                <w:r w:rsidRPr="797C4670" w:rsidDel="00761A38">
                  <w:rPr>
                    <w:rFonts w:eastAsia="Times New Roman"/>
                    <w:sz w:val="18"/>
                    <w:szCs w:val="18"/>
                    <w:rPrChange w:id="819" w:author="Yu Zhang12718" w:date="2026-10-15T06:02:00Z">
                      <w:rPr>
                        <w:sz w:val="18"/>
                        <w:szCs w:val="18"/>
                      </w:rPr>
                    </w:rPrChange>
                  </w:rPr>
                  <w:delText xml:space="preserve"> </w:delText>
                </w:r>
                <w:r w:rsidRPr="00314640" w:rsidDel="00761A38">
                  <w:rPr>
                    <w:rFonts w:eastAsia="Times New Roman"/>
                    <w:sz w:val="18"/>
                    <w:szCs w:val="18"/>
                  </w:rPr>
                  <w:delText>Date: TBD)</w:delText>
                </w:r>
              </w:del>
            </w:ins>
            <w:ins w:id="820" w:author="Yu Zhang12718" w:date="2026-10-15T06:01:00Z">
              <w:r w:rsidR="4D27ADA7" w:rsidRPr="797C4670">
                <w:rPr>
                  <w:rFonts w:eastAsia="Times New Roman"/>
                  <w:sz w:val="18"/>
                  <w:szCs w:val="18"/>
                  <w:rPrChange w:id="821" w:author="Yu Zhang12718" w:date="2026-10-15T06:02:00Z">
                    <w:rPr>
                      <w:rFonts w:eastAsia="等线"/>
                      <w:sz w:val="18"/>
                      <w:szCs w:val="18"/>
                    </w:rPr>
                  </w:rPrChange>
                </w:rPr>
                <w:t xml:space="preserve"> Completion prior to PV step3 start</w:t>
              </w:r>
            </w:ins>
          </w:p>
        </w:tc>
      </w:tr>
      <w:tr w:rsidR="00761A38" w:rsidRPr="00504192" w14:paraId="7E8076BA" w14:textId="77777777" w:rsidTr="797C4670">
        <w:trPr>
          <w:trHeight w:val="388"/>
          <w:ins w:id="822" w:author="Jie Wang5909" w:date="2026-10-13T23:36:00Z"/>
        </w:trPr>
        <w:tc>
          <w:tcPr>
            <w:tcW w:w="402" w:type="pct"/>
            <w:vMerge/>
            <w:vAlign w:val="center"/>
          </w:tcPr>
          <w:p w14:paraId="6137440F" w14:textId="77777777" w:rsidR="00761A38" w:rsidRPr="00504192" w:rsidRDefault="00761A38" w:rsidP="004C712B">
            <w:pPr>
              <w:jc w:val="center"/>
              <w:rPr>
                <w:ins w:id="823" w:author="Jie Wang5909" w:date="2026-10-13T23:36:00Z"/>
                <w:bCs/>
                <w:sz w:val="18"/>
                <w:szCs w:val="18"/>
                <w:lang w:eastAsia="ja-JP"/>
              </w:rPr>
            </w:pPr>
          </w:p>
        </w:tc>
        <w:tc>
          <w:tcPr>
            <w:tcW w:w="1901" w:type="pct"/>
            <w:vMerge/>
            <w:vAlign w:val="center"/>
          </w:tcPr>
          <w:p w14:paraId="203AED5C" w14:textId="77777777" w:rsidR="00761A38" w:rsidRPr="00504192" w:rsidRDefault="00761A38" w:rsidP="004C712B">
            <w:pPr>
              <w:jc w:val="center"/>
              <w:rPr>
                <w:ins w:id="824" w:author="Jie Wang5909" w:date="2026-10-13T23:36:00Z"/>
                <w:rFonts w:eastAsia="等线"/>
                <w:bCs/>
                <w:sz w:val="18"/>
                <w:szCs w:val="18"/>
              </w:rPr>
            </w:pPr>
          </w:p>
        </w:tc>
        <w:tc>
          <w:tcPr>
            <w:tcW w:w="944" w:type="pct"/>
            <w:vAlign w:val="center"/>
          </w:tcPr>
          <w:p w14:paraId="0FB0AA35" w14:textId="77777777" w:rsidR="00761A38" w:rsidRDefault="00761A38" w:rsidP="004C712B">
            <w:pPr>
              <w:jc w:val="center"/>
              <w:rPr>
                <w:ins w:id="825" w:author="Jie Wang5909" w:date="2026-10-13T23:36:00Z"/>
                <w:rFonts w:eastAsia="Times New Roman"/>
                <w:sz w:val="18"/>
                <w:szCs w:val="18"/>
              </w:rPr>
            </w:pPr>
            <w:ins w:id="826" w:author="Jie Wang5909" w:date="2026-10-13T23:36:00Z">
              <w:r w:rsidRPr="00504192">
                <w:rPr>
                  <w:rFonts w:eastAsia="Times New Roman"/>
                  <w:sz w:val="18"/>
                  <w:szCs w:val="18"/>
                </w:rPr>
                <w:t>AM-140021-018-VP-01.02</w:t>
              </w:r>
            </w:ins>
          </w:p>
          <w:p w14:paraId="077E672F" w14:textId="77777777" w:rsidR="00761A38" w:rsidRPr="00504192" w:rsidRDefault="00761A38" w:rsidP="004C712B">
            <w:pPr>
              <w:jc w:val="center"/>
              <w:rPr>
                <w:ins w:id="827" w:author="Jie Wang5909" w:date="2026-10-13T23:36:00Z"/>
                <w:rFonts w:eastAsia="Times New Roman"/>
                <w:sz w:val="18"/>
                <w:szCs w:val="18"/>
              </w:rPr>
            </w:pPr>
            <w:ins w:id="828"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07/24/2026)</w:t>
              </w:r>
            </w:ins>
          </w:p>
        </w:tc>
        <w:tc>
          <w:tcPr>
            <w:tcW w:w="863" w:type="pct"/>
            <w:vAlign w:val="center"/>
          </w:tcPr>
          <w:p w14:paraId="174924D5" w14:textId="75847B42" w:rsidR="00761A38" w:rsidRPr="00504192" w:rsidRDefault="00761A38" w:rsidP="797C4670">
            <w:pPr>
              <w:jc w:val="center"/>
              <w:rPr>
                <w:ins w:id="829" w:author="Jie Wang5909" w:date="2026-10-13T23:36:00Z"/>
                <w:rFonts w:eastAsia="等线"/>
                <w:sz w:val="18"/>
                <w:szCs w:val="18"/>
              </w:rPr>
            </w:pPr>
            <w:ins w:id="830" w:author="Jie Wang5909" w:date="2026-10-13T23:36:00Z">
              <w:del w:id="831" w:author="Yu Zhang12718" w:date="2026-10-15T06:12:00Z">
                <w:r w:rsidRPr="797C4670" w:rsidDel="00761A38">
                  <w:rPr>
                    <w:rFonts w:eastAsia="等线"/>
                    <w:sz w:val="18"/>
                    <w:szCs w:val="18"/>
                  </w:rPr>
                  <w:delText>Finished</w:delText>
                </w:r>
              </w:del>
            </w:ins>
            <w:ins w:id="832" w:author="Yu Zhang12718" w:date="2026-10-15T06:12:00Z">
              <w:r w:rsidR="11676458" w:rsidRPr="797C4670">
                <w:rPr>
                  <w:rFonts w:eastAsia="等线"/>
                  <w:sz w:val="18"/>
                  <w:szCs w:val="18"/>
                </w:rPr>
                <w:t>Completed</w:t>
              </w:r>
            </w:ins>
          </w:p>
        </w:tc>
        <w:tc>
          <w:tcPr>
            <w:tcW w:w="890" w:type="pct"/>
            <w:vAlign w:val="center"/>
          </w:tcPr>
          <w:p w14:paraId="6C16C00A" w14:textId="77777777" w:rsidR="00761A38" w:rsidRDefault="00761A38" w:rsidP="797C4670">
            <w:pPr>
              <w:jc w:val="center"/>
              <w:rPr>
                <w:ins w:id="833" w:author="Jie Wang5909" w:date="2026-10-13T23:36:00Z"/>
                <w:rFonts w:eastAsia="Times New Roman"/>
                <w:sz w:val="18"/>
                <w:szCs w:val="18"/>
              </w:rPr>
            </w:pPr>
            <w:ins w:id="834" w:author="Jie Wang5909" w:date="2026-10-13T23:36:00Z">
              <w:r w:rsidRPr="00314640">
                <w:rPr>
                  <w:rFonts w:eastAsia="Times New Roman"/>
                  <w:sz w:val="18"/>
                  <w:szCs w:val="18"/>
                </w:rPr>
                <w:t xml:space="preserve">AM-140021-018-VR-01.01 </w:t>
              </w:r>
            </w:ins>
          </w:p>
          <w:p w14:paraId="3FD23678" w14:textId="49828E39" w:rsidR="00761A38" w:rsidRPr="00504192" w:rsidRDefault="00761A38" w:rsidP="797C4670">
            <w:pPr>
              <w:jc w:val="center"/>
              <w:rPr>
                <w:ins w:id="835" w:author="Jie Wang5909" w:date="2026-10-13T23:36:00Z"/>
                <w:rFonts w:eastAsia="Times New Roman"/>
                <w:sz w:val="18"/>
                <w:szCs w:val="18"/>
                <w:rPrChange w:id="836" w:author="Yu Zhang12718" w:date="2026-10-15T06:02:00Z">
                  <w:rPr>
                    <w:ins w:id="837" w:author="Jie Wang5909" w:date="2026-10-13T23:36:00Z"/>
                    <w:rFonts w:eastAsia="等线"/>
                    <w:sz w:val="18"/>
                    <w:szCs w:val="18"/>
                  </w:rPr>
                </w:rPrChange>
              </w:rPr>
            </w:pPr>
            <w:ins w:id="838" w:author="Jie Wang5909" w:date="2026-10-13T23:36:00Z">
              <w:del w:id="839" w:author="Yu Zhang12718" w:date="2026-10-15T06:01:00Z">
                <w:r w:rsidRPr="00314640" w:rsidDel="00761A38">
                  <w:rPr>
                    <w:rFonts w:eastAsia="Times New Roman"/>
                    <w:sz w:val="18"/>
                    <w:szCs w:val="18"/>
                  </w:rPr>
                  <w:delText>(Effective</w:delText>
                </w:r>
                <w:r w:rsidRPr="797C4670" w:rsidDel="00761A38">
                  <w:rPr>
                    <w:rFonts w:eastAsia="Times New Roman"/>
                    <w:sz w:val="18"/>
                    <w:szCs w:val="18"/>
                    <w:rPrChange w:id="840" w:author="Yu Zhang12718" w:date="2026-10-15T06:02:00Z">
                      <w:rPr>
                        <w:sz w:val="18"/>
                        <w:szCs w:val="18"/>
                      </w:rPr>
                    </w:rPrChange>
                  </w:rPr>
                  <w:delText xml:space="preserve"> </w:delText>
                </w:r>
                <w:r w:rsidRPr="00314640" w:rsidDel="00761A38">
                  <w:rPr>
                    <w:rFonts w:eastAsia="Times New Roman"/>
                    <w:sz w:val="18"/>
                    <w:szCs w:val="18"/>
                  </w:rPr>
                  <w:delText>Date: TBD)</w:delText>
                </w:r>
              </w:del>
            </w:ins>
            <w:ins w:id="841" w:author="Yu Zhang12718" w:date="2026-10-15T06:01:00Z">
              <w:r w:rsidR="10712481" w:rsidRPr="797C4670">
                <w:rPr>
                  <w:rFonts w:eastAsia="Times New Roman"/>
                  <w:sz w:val="18"/>
                  <w:szCs w:val="18"/>
                  <w:rPrChange w:id="842" w:author="Yu Zhang12718" w:date="2026-10-15T06:02:00Z">
                    <w:rPr>
                      <w:rFonts w:eastAsia="等线"/>
                      <w:sz w:val="18"/>
                      <w:szCs w:val="18"/>
                    </w:rPr>
                  </w:rPrChange>
                </w:rPr>
                <w:t xml:space="preserve"> Completion prior to PV step3 start</w:t>
              </w:r>
            </w:ins>
          </w:p>
        </w:tc>
      </w:tr>
      <w:tr w:rsidR="00761A38" w:rsidRPr="00504192" w14:paraId="16F3E485" w14:textId="77777777" w:rsidTr="797C4670">
        <w:tblPrEx>
          <w:tblW w:w="5000" w:type="pct"/>
          <w:tblLayout w:type="fixed"/>
          <w:tblPrExChange w:id="843" w:author="Yu Zhang12718" w:date="2026-10-15T06:17:00Z">
            <w:tblPrEx>
              <w:tblW w:w="5000" w:type="pct"/>
              <w:tblLayout w:type="fixed"/>
            </w:tblPrEx>
          </w:tblPrExChange>
        </w:tblPrEx>
        <w:trPr>
          <w:trHeight w:val="990"/>
          <w:ins w:id="844" w:author="Jie Wang5909" w:date="2026-10-13T23:36:00Z"/>
          <w:trPrChange w:id="845" w:author="Yu Zhang12718" w:date="2026-10-15T06:17:00Z">
            <w:trPr>
              <w:trHeight w:val="388"/>
            </w:trPr>
          </w:trPrChange>
        </w:trPr>
        <w:tc>
          <w:tcPr>
            <w:tcW w:w="402" w:type="pct"/>
            <w:vMerge/>
            <w:vAlign w:val="center"/>
            <w:tcPrChange w:id="846" w:author="Yu Zhang12718" w:date="2026-10-15T06:17:00Z">
              <w:tcPr>
                <w:tcW w:w="0" w:type="auto"/>
                <w:vMerge/>
              </w:tcPr>
            </w:tcPrChange>
          </w:tcPr>
          <w:p w14:paraId="2157B54F" w14:textId="77777777" w:rsidR="00761A38" w:rsidRPr="00504192" w:rsidRDefault="00761A38" w:rsidP="004C712B">
            <w:pPr>
              <w:jc w:val="center"/>
              <w:rPr>
                <w:ins w:id="847" w:author="Jie Wang5909" w:date="2026-10-13T23:36:00Z"/>
                <w:bCs/>
                <w:sz w:val="18"/>
                <w:szCs w:val="18"/>
                <w:lang w:eastAsia="ja-JP"/>
              </w:rPr>
            </w:pPr>
          </w:p>
        </w:tc>
        <w:tc>
          <w:tcPr>
            <w:tcW w:w="1901" w:type="pct"/>
            <w:vAlign w:val="center"/>
            <w:tcPrChange w:id="848" w:author="Yu Zhang12718" w:date="2026-10-15T06:17:00Z">
              <w:tcPr>
                <w:tcW w:w="3281" w:type="dxa"/>
                <w:vAlign w:val="center"/>
              </w:tcPr>
            </w:tcPrChange>
          </w:tcPr>
          <w:p w14:paraId="3CD3555E" w14:textId="77777777" w:rsidR="00761A38" w:rsidRPr="00504192" w:rsidRDefault="00761A38" w:rsidP="004C712B">
            <w:pPr>
              <w:jc w:val="center"/>
              <w:rPr>
                <w:ins w:id="849" w:author="Jie Wang5909" w:date="2026-10-13T23:36:00Z"/>
                <w:rFonts w:eastAsia="等线"/>
                <w:bCs/>
                <w:sz w:val="18"/>
                <w:szCs w:val="18"/>
              </w:rPr>
            </w:pPr>
            <w:ins w:id="850" w:author="Jie Wang5909" w:date="2026-10-13T23:36:00Z">
              <w:r w:rsidRPr="00504192">
                <w:rPr>
                  <w:rFonts w:eastAsia="等线"/>
                  <w:sz w:val="18"/>
                  <w:szCs w:val="18"/>
                </w:rPr>
                <w:t>AM-140021-017</w:t>
              </w:r>
            </w:ins>
          </w:p>
        </w:tc>
        <w:tc>
          <w:tcPr>
            <w:tcW w:w="944" w:type="pct"/>
            <w:vAlign w:val="center"/>
            <w:tcPrChange w:id="851" w:author="Yu Zhang12718" w:date="2026-10-15T06:17:00Z">
              <w:tcPr>
                <w:tcW w:w="1629" w:type="dxa"/>
                <w:vAlign w:val="center"/>
              </w:tcPr>
            </w:tcPrChange>
          </w:tcPr>
          <w:p w14:paraId="127EBD6F" w14:textId="77777777" w:rsidR="00761A38" w:rsidRDefault="00761A38" w:rsidP="004C712B">
            <w:pPr>
              <w:jc w:val="center"/>
              <w:rPr>
                <w:ins w:id="852" w:author="Jie Wang5909" w:date="2026-10-13T23:36:00Z"/>
                <w:rFonts w:eastAsia="Times New Roman"/>
                <w:sz w:val="18"/>
                <w:szCs w:val="18"/>
              </w:rPr>
            </w:pPr>
            <w:ins w:id="853" w:author="Jie Wang5909" w:date="2026-10-13T23:36:00Z">
              <w:r w:rsidRPr="00504192">
                <w:rPr>
                  <w:rFonts w:eastAsia="Times New Roman"/>
                  <w:sz w:val="18"/>
                  <w:szCs w:val="18"/>
                </w:rPr>
                <w:t>AM-140021-017-VP-01.01</w:t>
              </w:r>
            </w:ins>
          </w:p>
          <w:p w14:paraId="23360D57" w14:textId="77777777" w:rsidR="00761A38" w:rsidRPr="00504192" w:rsidRDefault="00761A38" w:rsidP="004C712B">
            <w:pPr>
              <w:jc w:val="center"/>
              <w:rPr>
                <w:ins w:id="854" w:author="Jie Wang5909" w:date="2026-10-13T23:36:00Z"/>
                <w:rFonts w:eastAsia="Times New Roman"/>
                <w:sz w:val="18"/>
                <w:szCs w:val="18"/>
              </w:rPr>
            </w:pPr>
            <w:ins w:id="855" w:author="Jie Wang5909" w:date="2026-10-13T23:36:00Z">
              <w:r w:rsidRPr="00504192">
                <w:rPr>
                  <w:rFonts w:eastAsia="Times New Roman"/>
                  <w:sz w:val="18"/>
                  <w:szCs w:val="18"/>
                </w:rPr>
                <w:t>(Effective</w:t>
              </w:r>
              <w:r>
                <w:rPr>
                  <w:rFonts w:eastAsiaTheme="minorEastAsia" w:hint="eastAsia"/>
                  <w:sz w:val="18"/>
                  <w:szCs w:val="18"/>
                </w:rPr>
                <w:t xml:space="preserve"> </w:t>
              </w:r>
              <w:r w:rsidRPr="00504192">
                <w:rPr>
                  <w:rFonts w:eastAsia="Times New Roman"/>
                  <w:sz w:val="18"/>
                  <w:szCs w:val="18"/>
                </w:rPr>
                <w:t>Date: 07/10/2026</w:t>
              </w:r>
              <w:r w:rsidRPr="00504192">
                <w:rPr>
                  <w:rFonts w:ascii="宋体" w:hAnsi="宋体" w:cs="宋体" w:hint="eastAsia"/>
                  <w:sz w:val="18"/>
                  <w:szCs w:val="18"/>
                </w:rPr>
                <w:t>）</w:t>
              </w:r>
            </w:ins>
          </w:p>
        </w:tc>
        <w:tc>
          <w:tcPr>
            <w:tcW w:w="863" w:type="pct"/>
            <w:vAlign w:val="center"/>
            <w:tcPrChange w:id="856" w:author="Yu Zhang12718" w:date="2026-10-15T06:17:00Z">
              <w:tcPr>
                <w:tcW w:w="1490" w:type="dxa"/>
                <w:vAlign w:val="center"/>
              </w:tcPr>
            </w:tcPrChange>
          </w:tcPr>
          <w:p w14:paraId="6BAA770E" w14:textId="31EF8460" w:rsidR="00761A38" w:rsidRPr="00504192" w:rsidRDefault="00761A38" w:rsidP="797C4670">
            <w:pPr>
              <w:jc w:val="center"/>
              <w:rPr>
                <w:ins w:id="857" w:author="Jie Wang5909" w:date="2026-10-13T23:36:00Z"/>
                <w:rFonts w:eastAsia="等线"/>
                <w:sz w:val="18"/>
                <w:szCs w:val="18"/>
              </w:rPr>
            </w:pPr>
            <w:ins w:id="858" w:author="Jie Wang5909" w:date="2026-10-13T23:36:00Z">
              <w:del w:id="859" w:author="Yu Zhang12718" w:date="2026-10-15T06:12:00Z">
                <w:r w:rsidRPr="797C4670" w:rsidDel="00761A38">
                  <w:rPr>
                    <w:rFonts w:eastAsia="等线"/>
                    <w:sz w:val="18"/>
                    <w:szCs w:val="18"/>
                  </w:rPr>
                  <w:delText>Finished</w:delText>
                </w:r>
              </w:del>
            </w:ins>
            <w:ins w:id="860" w:author="Yu Zhang12718" w:date="2026-10-15T06:12:00Z">
              <w:r w:rsidR="11676458" w:rsidRPr="797C4670">
                <w:rPr>
                  <w:rFonts w:eastAsia="等线"/>
                  <w:sz w:val="18"/>
                  <w:szCs w:val="18"/>
                </w:rPr>
                <w:t>Completed</w:t>
              </w:r>
            </w:ins>
          </w:p>
        </w:tc>
        <w:tc>
          <w:tcPr>
            <w:tcW w:w="890" w:type="pct"/>
            <w:vAlign w:val="center"/>
            <w:tcPrChange w:id="861" w:author="Yu Zhang12718" w:date="2026-10-15T06:17:00Z">
              <w:tcPr>
                <w:tcW w:w="1536" w:type="dxa"/>
                <w:vAlign w:val="center"/>
              </w:tcPr>
            </w:tcPrChange>
          </w:tcPr>
          <w:p w14:paraId="05A633A0" w14:textId="77777777" w:rsidR="00761A38" w:rsidRDefault="00761A38" w:rsidP="797C4670">
            <w:pPr>
              <w:jc w:val="center"/>
              <w:rPr>
                <w:ins w:id="862" w:author="Jie Wang5909" w:date="2026-10-13T23:36:00Z"/>
                <w:rFonts w:eastAsia="Times New Roman"/>
                <w:sz w:val="18"/>
                <w:szCs w:val="18"/>
              </w:rPr>
            </w:pPr>
            <w:ins w:id="863" w:author="Jie Wang5909" w:date="2026-10-13T23:36:00Z">
              <w:r w:rsidRPr="00314640">
                <w:rPr>
                  <w:rFonts w:eastAsia="Times New Roman"/>
                  <w:sz w:val="18"/>
                  <w:szCs w:val="18"/>
                </w:rPr>
                <w:t>AM-140021-017-VR-01.01</w:t>
              </w:r>
            </w:ins>
          </w:p>
          <w:p w14:paraId="54172504" w14:textId="4D747343" w:rsidR="00761A38" w:rsidRPr="00504192" w:rsidRDefault="00761A38" w:rsidP="797C4670">
            <w:pPr>
              <w:jc w:val="center"/>
              <w:rPr>
                <w:ins w:id="864" w:author="Jie Wang5909" w:date="2026-10-13T23:36:00Z"/>
                <w:rFonts w:eastAsia="Times New Roman"/>
                <w:sz w:val="18"/>
                <w:szCs w:val="18"/>
                <w:rPrChange w:id="865" w:author="Yu Zhang12718" w:date="2026-10-15T06:02:00Z">
                  <w:rPr>
                    <w:ins w:id="866" w:author="Jie Wang5909" w:date="2026-10-13T23:36:00Z"/>
                    <w:rFonts w:eastAsia="等线"/>
                    <w:sz w:val="18"/>
                    <w:szCs w:val="18"/>
                  </w:rPr>
                </w:rPrChange>
              </w:rPr>
            </w:pPr>
            <w:ins w:id="867" w:author="Jie Wang5909" w:date="2026-10-13T23:36:00Z">
              <w:del w:id="868" w:author="Yu Zhang12718" w:date="2026-10-15T06:01:00Z">
                <w:r w:rsidRPr="00314640" w:rsidDel="00761A38">
                  <w:rPr>
                    <w:rFonts w:eastAsia="Times New Roman"/>
                    <w:sz w:val="18"/>
                    <w:szCs w:val="18"/>
                  </w:rPr>
                  <w:delText>(Effective</w:delText>
                </w:r>
                <w:r w:rsidRPr="797C4670" w:rsidDel="00761A38">
                  <w:rPr>
                    <w:rFonts w:eastAsia="Times New Roman"/>
                    <w:sz w:val="18"/>
                    <w:szCs w:val="18"/>
                    <w:rPrChange w:id="869" w:author="Yu Zhang12718" w:date="2026-10-15T06:02:00Z">
                      <w:rPr>
                        <w:sz w:val="18"/>
                        <w:szCs w:val="18"/>
                      </w:rPr>
                    </w:rPrChange>
                  </w:rPr>
                  <w:delText xml:space="preserve"> </w:delText>
                </w:r>
                <w:r w:rsidRPr="00314640" w:rsidDel="00761A38">
                  <w:rPr>
                    <w:rFonts w:eastAsia="Times New Roman"/>
                    <w:sz w:val="18"/>
                    <w:szCs w:val="18"/>
                  </w:rPr>
                  <w:delText>Date: TBD)</w:delText>
                </w:r>
              </w:del>
            </w:ins>
            <w:ins w:id="870" w:author="Yu Zhang12718" w:date="2026-10-15T06:01:00Z">
              <w:r w:rsidR="7F3A3122" w:rsidRPr="797C4670">
                <w:rPr>
                  <w:rFonts w:eastAsia="Times New Roman"/>
                  <w:sz w:val="18"/>
                  <w:szCs w:val="18"/>
                  <w:rPrChange w:id="871" w:author="Yu Zhang12718" w:date="2026-10-15T06:02:00Z">
                    <w:rPr>
                      <w:rFonts w:eastAsia="等线"/>
                      <w:sz w:val="18"/>
                      <w:szCs w:val="18"/>
                    </w:rPr>
                  </w:rPrChange>
                </w:rPr>
                <w:t xml:space="preserve"> Completion prior to PV step3 star</w:t>
              </w:r>
            </w:ins>
            <w:ins w:id="872" w:author="Yu Zhang12718" w:date="2026-10-15T06:09:00Z">
              <w:r w:rsidR="734F0A2B" w:rsidRPr="797C4670">
                <w:rPr>
                  <w:rFonts w:eastAsia="Times New Roman"/>
                  <w:sz w:val="18"/>
                  <w:szCs w:val="18"/>
                </w:rPr>
                <w:t>t</w:t>
              </w:r>
            </w:ins>
          </w:p>
        </w:tc>
      </w:tr>
    </w:tbl>
    <w:p w14:paraId="56ADD9CF" w14:textId="3317C2A4" w:rsidR="00761A38" w:rsidRDefault="00761A38" w:rsidP="00EE71D5">
      <w:pPr>
        <w:spacing w:beforeLines="50" w:before="120" w:afterLines="50" w:after="120" w:line="360" w:lineRule="auto"/>
        <w:contextualSpacing/>
        <w:jc w:val="both"/>
        <w:rPr>
          <w:ins w:id="873" w:author="Jie Wang5909" w:date="2026-10-13T23:43:00Z"/>
          <w:rFonts w:ascii="Arial" w:hAnsi="Arial" w:cs="Arial"/>
          <w:sz w:val="21"/>
          <w:szCs w:val="21"/>
        </w:rPr>
      </w:pPr>
    </w:p>
    <w:p w14:paraId="6158D493" w14:textId="77777777" w:rsidR="0024169B" w:rsidRPr="00E82B76" w:rsidRDefault="0024169B" w:rsidP="00E82B76">
      <w:pPr>
        <w:spacing w:beforeLines="50" w:before="120" w:afterLines="50" w:after="120" w:line="360" w:lineRule="auto"/>
        <w:contextualSpacing/>
        <w:jc w:val="both"/>
        <w:rPr>
          <w:ins w:id="874" w:author="Jie Wang5909" w:date="2026-10-13T23:43:00Z"/>
          <w:rFonts w:ascii="Arial" w:hAnsi="Arial" w:cs="Arial"/>
          <w:b/>
          <w:sz w:val="21"/>
          <w:szCs w:val="21"/>
        </w:rPr>
      </w:pPr>
      <w:ins w:id="875" w:author="Jie Wang5909" w:date="2026-10-13T23:43:00Z">
        <w:r w:rsidRPr="00E82B76">
          <w:rPr>
            <w:rFonts w:ascii="Arial" w:hAnsi="Arial" w:cs="Arial"/>
            <w:b/>
            <w:sz w:val="21"/>
            <w:szCs w:val="21"/>
          </w:rPr>
          <w:t>Conclusion:</w:t>
        </w:r>
      </w:ins>
    </w:p>
    <w:p w14:paraId="27DFF401" w14:textId="5C4FC9D8" w:rsidR="0024169B" w:rsidRPr="00E82B76" w:rsidRDefault="03B1F4F5">
      <w:pPr>
        <w:spacing w:beforeLines="50" w:before="120" w:afterLines="50" w:after="120" w:line="360" w:lineRule="auto"/>
        <w:jc w:val="both"/>
        <w:rPr>
          <w:ins w:id="876" w:author="Jie Wang5909" w:date="2026-10-13T23:43:00Z"/>
          <w:rFonts w:ascii="Times New Roman" w:eastAsia="Times New Roman" w:hAnsi="Times New Roman" w:cs="Times New Roman"/>
          <w:sz w:val="21"/>
          <w:szCs w:val="21"/>
          <w:rPrChange w:id="877" w:author="Yu Zhang12718" w:date="2026-10-15T06:04:00Z">
            <w:rPr>
              <w:ins w:id="878" w:author="Jie Wang5909" w:date="2026-10-13T23:43:00Z"/>
              <w:rFonts w:ascii="Arial" w:hAnsi="Arial" w:cs="Arial"/>
              <w:sz w:val="21"/>
              <w:szCs w:val="21"/>
            </w:rPr>
          </w:rPrChange>
        </w:rPr>
        <w:pPrChange w:id="879" w:author="Sonia Quinn - Network" w:date="2026-10-14T09:25:00Z">
          <w:pPr>
            <w:spacing w:beforeLines="50" w:before="120" w:afterLines="50" w:after="120" w:line="360" w:lineRule="auto"/>
            <w:contextualSpacing/>
            <w:jc w:val="both"/>
          </w:pPr>
        </w:pPrChange>
      </w:pPr>
      <w:ins w:id="880" w:author="Jie Wang5909" w:date="2026-10-13T23:43:00Z">
        <w:r w:rsidRPr="76D61610">
          <w:rPr>
            <w:rFonts w:ascii="Times New Roman" w:eastAsia="Times New Roman" w:hAnsi="Times New Roman" w:cs="Times New Roman"/>
            <w:sz w:val="21"/>
            <w:szCs w:val="21"/>
            <w:rPrChange w:id="881" w:author="Yu Zhang12718" w:date="2026-10-15T06:04:00Z">
              <w:rPr>
                <w:rFonts w:ascii="Arial" w:hAnsi="Arial" w:cs="Arial"/>
                <w:sz w:val="21"/>
                <w:szCs w:val="21"/>
              </w:rPr>
            </w:rPrChange>
          </w:rPr>
          <w:t>The validation protocol and experimental work for IPC test methods have been completed</w:t>
        </w:r>
      </w:ins>
      <w:ins w:id="882" w:author="Yongle Liu" w:date="2026-10-14T09:50:00Z">
        <w:r w:rsidR="099506D2" w:rsidRPr="76D61610">
          <w:rPr>
            <w:rFonts w:ascii="Times New Roman" w:eastAsia="Times New Roman" w:hAnsi="Times New Roman" w:cs="Times New Roman"/>
            <w:sz w:val="21"/>
            <w:szCs w:val="21"/>
            <w:rPrChange w:id="883" w:author="Yu Zhang12718" w:date="2026-10-15T06:04:00Z">
              <w:rPr>
                <w:rFonts w:ascii="Arial" w:hAnsi="Arial" w:cs="Arial"/>
                <w:sz w:val="21"/>
                <w:szCs w:val="21"/>
              </w:rPr>
            </w:rPrChange>
          </w:rPr>
          <w:t xml:space="preserve"> </w:t>
        </w:r>
        <w:del w:id="884" w:author="Sonia Quinn - Network" w:date="2026-10-14T09:25:00Z">
          <w:r w:rsidR="0024169B" w:rsidRPr="76D61610" w:rsidDel="03B1F4F5">
            <w:rPr>
              <w:rFonts w:ascii="Times New Roman" w:eastAsia="Times New Roman" w:hAnsi="Times New Roman" w:cs="Times New Roman"/>
              <w:sz w:val="21"/>
              <w:szCs w:val="21"/>
              <w:rPrChange w:id="885" w:author="Yu Zhang12718" w:date="2026-10-15T06:04:00Z">
                <w:rPr>
                  <w:rFonts w:ascii="Arial" w:hAnsi="Arial" w:cs="Arial"/>
                  <w:sz w:val="21"/>
                  <w:szCs w:val="21"/>
                </w:rPr>
              </w:rPrChange>
            </w:rPr>
            <w:delText>except</w:delText>
          </w:r>
        </w:del>
      </w:ins>
      <w:ins w:id="886" w:author="Sonia Quinn - Network" w:date="2026-10-14T09:25:00Z">
        <w:r w:rsidR="3C154750" w:rsidRPr="76D61610">
          <w:rPr>
            <w:rFonts w:ascii="Times New Roman" w:eastAsia="Times New Roman" w:hAnsi="Times New Roman" w:cs="Times New Roman"/>
            <w:sz w:val="21"/>
            <w:szCs w:val="21"/>
            <w:rPrChange w:id="887" w:author="Yu Zhang12718" w:date="2026-10-15T06:04:00Z">
              <w:rPr>
                <w:rFonts w:ascii="Arial" w:hAnsi="Arial" w:cs="Arial"/>
                <w:sz w:val="21"/>
                <w:szCs w:val="21"/>
              </w:rPr>
            </w:rPrChange>
          </w:rPr>
          <w:t>with the exception of</w:t>
        </w:r>
      </w:ins>
      <w:ins w:id="888" w:author="Yongle Liu" w:date="2026-10-14T09:50:00Z">
        <w:r w:rsidR="099506D2" w:rsidRPr="76D61610">
          <w:rPr>
            <w:rFonts w:ascii="Times New Roman" w:eastAsia="Times New Roman" w:hAnsi="Times New Roman" w:cs="Times New Roman"/>
            <w:sz w:val="21"/>
            <w:szCs w:val="21"/>
            <w:rPrChange w:id="889" w:author="Yu Zhang12718" w:date="2026-10-15T06:04:00Z">
              <w:rPr>
                <w:rFonts w:ascii="Arial" w:hAnsi="Arial" w:cs="Arial"/>
                <w:sz w:val="21"/>
                <w:szCs w:val="21"/>
              </w:rPr>
            </w:rPrChange>
          </w:rPr>
          <w:t xml:space="preserve"> method AM-140021-016</w:t>
        </w:r>
        <w:del w:id="890" w:author="Sonia Quinn - Network" w:date="2026-10-14T09:25:00Z">
          <w:r w:rsidR="0024169B" w:rsidRPr="76D61610" w:rsidDel="03B1F4F5">
            <w:rPr>
              <w:rFonts w:ascii="Times New Roman" w:eastAsia="Times New Roman" w:hAnsi="Times New Roman" w:cs="Times New Roman"/>
              <w:sz w:val="21"/>
              <w:szCs w:val="21"/>
              <w:rPrChange w:id="891" w:author="Yu Zhang12718" w:date="2026-10-15T06:04:00Z">
                <w:rPr>
                  <w:rFonts w:ascii="Arial" w:hAnsi="Arial" w:cs="Arial"/>
                  <w:sz w:val="21"/>
                  <w:szCs w:val="21"/>
                </w:rPr>
              </w:rPrChange>
            </w:rPr>
            <w:delText xml:space="preserve"> </w:delText>
          </w:r>
        </w:del>
      </w:ins>
      <w:ins w:id="892" w:author="Jie Wang5909" w:date="2026-10-13T23:44:00Z">
        <w:del w:id="893" w:author="Yu Zhang12718" w:date="2026-10-15T06:10:00Z">
          <w:r w:rsidR="0024169B" w:rsidRPr="76D61610" w:rsidDel="03B1F4F5">
            <w:rPr>
              <w:rFonts w:ascii="Times New Roman" w:eastAsia="Times New Roman" w:hAnsi="Times New Roman" w:cs="Times New Roman"/>
              <w:sz w:val="21"/>
              <w:szCs w:val="21"/>
              <w:rPrChange w:id="894" w:author="Yu Zhang12718" w:date="2026-10-15T06:04:00Z">
                <w:rPr>
                  <w:rFonts w:ascii="Arial" w:hAnsi="Arial" w:cs="Arial"/>
                  <w:sz w:val="21"/>
                  <w:szCs w:val="21"/>
                </w:rPr>
              </w:rPrChange>
            </w:rPr>
            <w:delText xml:space="preserve">, </w:delText>
          </w:r>
        </w:del>
        <w:del w:id="895" w:author="Sonia Quinn - Network" w:date="2026-10-14T09:25:00Z">
          <w:r w:rsidR="0024169B" w:rsidRPr="76D61610" w:rsidDel="03B1F4F5">
            <w:rPr>
              <w:rFonts w:ascii="Times New Roman" w:eastAsia="Times New Roman" w:hAnsi="Times New Roman" w:cs="Times New Roman"/>
              <w:sz w:val="21"/>
              <w:szCs w:val="21"/>
              <w:rPrChange w:id="896" w:author="Yu Zhang12718" w:date="2026-10-15T06:04:00Z">
                <w:rPr>
                  <w:rFonts w:ascii="Arial" w:hAnsi="Arial" w:cs="Arial"/>
                  <w:sz w:val="21"/>
                  <w:szCs w:val="21"/>
                </w:rPr>
              </w:rPrChange>
            </w:rPr>
            <w:delText>and</w:delText>
          </w:r>
        </w:del>
      </w:ins>
      <w:ins w:id="897" w:author="Sonia Quinn - Network" w:date="2026-10-14T09:25:00Z">
        <w:r w:rsidR="32524DBF" w:rsidRPr="76D61610">
          <w:rPr>
            <w:rFonts w:ascii="Times New Roman" w:eastAsia="Times New Roman" w:hAnsi="Times New Roman" w:cs="Times New Roman"/>
            <w:sz w:val="21"/>
            <w:szCs w:val="21"/>
            <w:rPrChange w:id="898" w:author="Yu Zhang12718" w:date="2026-10-15T06:04:00Z">
              <w:rPr>
                <w:rFonts w:ascii="Arial" w:hAnsi="Arial" w:cs="Arial"/>
                <w:sz w:val="21"/>
                <w:szCs w:val="21"/>
              </w:rPr>
            </w:rPrChange>
          </w:rPr>
          <w:t>where</w:t>
        </w:r>
      </w:ins>
      <w:ins w:id="899" w:author="Jie Wang5909" w:date="2026-10-13T23:44:00Z">
        <w:r w:rsidRPr="76D61610">
          <w:rPr>
            <w:rFonts w:ascii="Times New Roman" w:eastAsia="Times New Roman" w:hAnsi="Times New Roman" w:cs="Times New Roman"/>
            <w:sz w:val="21"/>
            <w:szCs w:val="21"/>
            <w:rPrChange w:id="900" w:author="Yu Zhang12718" w:date="2026-10-15T06:04:00Z">
              <w:rPr>
                <w:rFonts w:ascii="Arial" w:hAnsi="Arial" w:cs="Arial"/>
                <w:sz w:val="21"/>
                <w:szCs w:val="21"/>
              </w:rPr>
            </w:rPrChange>
          </w:rPr>
          <w:t xml:space="preserve"> </w:t>
        </w:r>
      </w:ins>
      <w:ins w:id="901" w:author="Jie Wang5909" w:date="2026-10-13T23:43:00Z">
        <w:r w:rsidRPr="76D61610">
          <w:rPr>
            <w:rFonts w:ascii="Times New Roman" w:eastAsia="Times New Roman" w:hAnsi="Times New Roman" w:cs="Times New Roman"/>
            <w:sz w:val="21"/>
            <w:szCs w:val="21"/>
            <w:rPrChange w:id="902" w:author="Yu Zhang12718" w:date="2026-10-15T06:04:00Z">
              <w:rPr>
                <w:rFonts w:ascii="Arial" w:hAnsi="Arial" w:cs="Arial"/>
                <w:sz w:val="21"/>
                <w:szCs w:val="21"/>
              </w:rPr>
            </w:rPrChange>
          </w:rPr>
          <w:t>the validation report is in preparation.</w:t>
        </w:r>
      </w:ins>
      <w:ins w:id="903" w:author="Jie Wang5909" w:date="2026-10-13T23:52:00Z">
        <w:r w:rsidR="486B262A" w:rsidRPr="76D61610">
          <w:rPr>
            <w:rFonts w:ascii="Times New Roman" w:eastAsia="Times New Roman" w:hAnsi="Times New Roman" w:cs="Times New Roman"/>
            <w:sz w:val="21"/>
            <w:szCs w:val="21"/>
            <w:rPrChange w:id="904" w:author="Yu Zhang12718" w:date="2026-10-15T06:04:00Z">
              <w:rPr>
                <w:rFonts w:ascii="Arial" w:hAnsi="Arial" w:cs="Arial"/>
                <w:sz w:val="21"/>
                <w:szCs w:val="21"/>
              </w:rPr>
            </w:rPrChange>
          </w:rPr>
          <w:t xml:space="preserve"> </w:t>
        </w:r>
      </w:ins>
      <w:ins w:id="905" w:author="Yongle Liu" w:date="2026-10-14T09:51:00Z">
        <w:r w:rsidR="099506D2" w:rsidRPr="76D61610">
          <w:rPr>
            <w:rFonts w:ascii="Times New Roman" w:eastAsia="Times New Roman" w:hAnsi="Times New Roman" w:cs="Times New Roman"/>
            <w:sz w:val="21"/>
            <w:szCs w:val="21"/>
            <w:rPrChange w:id="906" w:author="Yu Zhang12718" w:date="2026-10-15T06:04:00Z">
              <w:rPr>
                <w:rFonts w:ascii="Arial" w:hAnsi="Arial" w:cs="Arial"/>
                <w:sz w:val="21"/>
                <w:szCs w:val="21"/>
              </w:rPr>
            </w:rPrChange>
          </w:rPr>
          <w:t>For method AM-140021-016,</w:t>
        </w:r>
        <w:del w:id="907" w:author="Yu Zhang12718" w:date="2026-10-15T06:08:00Z">
          <w:r w:rsidR="0024169B" w:rsidRPr="76D61610" w:rsidDel="03B1F4F5">
            <w:rPr>
              <w:rFonts w:ascii="Times New Roman" w:eastAsia="Times New Roman" w:hAnsi="Times New Roman" w:cs="Times New Roman"/>
              <w:sz w:val="21"/>
              <w:szCs w:val="21"/>
              <w:rPrChange w:id="908" w:author="Yu Zhang12718" w:date="2026-10-15T06:04:00Z">
                <w:rPr>
                  <w:rFonts w:ascii="Arial" w:hAnsi="Arial" w:cs="Arial"/>
                  <w:sz w:val="21"/>
                  <w:szCs w:val="21"/>
                </w:rPr>
              </w:rPrChange>
            </w:rPr>
            <w:delText xml:space="preserve"> the validation protocol </w:delText>
          </w:r>
        </w:del>
      </w:ins>
      <w:ins w:id="909" w:author="Yongle Liu" w:date="2026-10-14T09:52:00Z">
        <w:del w:id="910" w:author="Yu Zhang12718" w:date="2026-10-15T06:08:00Z">
          <w:r w:rsidR="0024169B" w:rsidRPr="76D61610" w:rsidDel="03B1F4F5">
            <w:rPr>
              <w:rFonts w:ascii="Times New Roman" w:eastAsia="Times New Roman" w:hAnsi="Times New Roman" w:cs="Times New Roman"/>
              <w:sz w:val="21"/>
              <w:szCs w:val="21"/>
              <w:rPrChange w:id="911" w:author="Yu Zhang12718" w:date="2026-10-15T06:04:00Z">
                <w:rPr>
                  <w:rFonts w:ascii="Arial" w:hAnsi="Arial" w:cs="Arial"/>
                  <w:sz w:val="21"/>
                  <w:szCs w:val="21"/>
                </w:rPr>
              </w:rPrChange>
            </w:rPr>
            <w:delText>is approved and the vali</w:delText>
          </w:r>
          <w:commentRangeStart w:id="912"/>
          <w:commentRangeStart w:id="913"/>
          <w:r w:rsidR="0024169B" w:rsidRPr="76D61610" w:rsidDel="03B1F4F5">
            <w:rPr>
              <w:rFonts w:ascii="Times New Roman" w:eastAsia="Times New Roman" w:hAnsi="Times New Roman" w:cs="Times New Roman"/>
              <w:sz w:val="21"/>
              <w:szCs w:val="21"/>
              <w:rPrChange w:id="914" w:author="Yu Zhang12718" w:date="2026-10-15T06:04:00Z">
                <w:rPr>
                  <w:rFonts w:ascii="Arial" w:hAnsi="Arial" w:cs="Arial"/>
                  <w:sz w:val="21"/>
                  <w:szCs w:val="21"/>
                </w:rPr>
              </w:rPrChange>
            </w:rPr>
            <w:delText>dation report</w:delText>
          </w:r>
        </w:del>
      </w:ins>
      <w:commentRangeEnd w:id="912"/>
      <w:r w:rsidR="0024169B" w:rsidRPr="76D61610">
        <w:rPr>
          <w:rStyle w:val="a4"/>
          <w:rFonts w:ascii="Times New Roman" w:eastAsia="Times New Roman" w:hAnsi="Times New Roman" w:cs="Times New Roman"/>
          <w:rPrChange w:id="915" w:author="Yu Zhang12718" w:date="2026-10-15T06:04:00Z">
            <w:rPr>
              <w:rStyle w:val="a4"/>
              <w:rFonts w:ascii="Arial" w:hAnsi="Arial" w:cs="Arial"/>
            </w:rPr>
          </w:rPrChange>
        </w:rPr>
        <w:commentReference w:id="912"/>
      </w:r>
      <w:commentRangeEnd w:id="913"/>
      <w:r>
        <w:rPr>
          <w:rStyle w:val="a4"/>
        </w:rPr>
        <w:commentReference w:id="913"/>
      </w:r>
      <w:ins w:id="916" w:author="Yongle Liu" w:date="2026-10-14T09:52:00Z">
        <w:del w:id="917" w:author="Yu Zhang12718" w:date="2026-10-15T06:08:00Z">
          <w:r w:rsidR="0024169B" w:rsidRPr="76D61610" w:rsidDel="03B1F4F5">
            <w:rPr>
              <w:rFonts w:ascii="Times New Roman" w:eastAsia="Times New Roman" w:hAnsi="Times New Roman" w:cs="Times New Roman"/>
              <w:sz w:val="21"/>
              <w:szCs w:val="21"/>
              <w:rPrChange w:id="918" w:author="Yu Zhang12718" w:date="2026-10-15T06:04:00Z">
                <w:rPr>
                  <w:rFonts w:ascii="Arial" w:hAnsi="Arial" w:cs="Arial"/>
                  <w:sz w:val="21"/>
                  <w:szCs w:val="21"/>
                </w:rPr>
              </w:rPrChange>
            </w:rPr>
            <w:delText xml:space="preserve"> will be completed </w:delText>
          </w:r>
          <w:r w:rsidR="0024169B" w:rsidRPr="76D61610" w:rsidDel="03B1F4F5">
            <w:rPr>
              <w:rFonts w:ascii="Times New Roman" w:eastAsia="Times New Roman" w:hAnsi="Times New Roman" w:cs="Times New Roman"/>
              <w:sz w:val="21"/>
              <w:szCs w:val="21"/>
              <w:rPrChange w:id="919" w:author="Yongle Liu" w:date="2026-10-14T09:52:00Z">
                <w:rPr>
                  <w:rFonts w:eastAsia="等线"/>
                  <w:sz w:val="18"/>
                  <w:szCs w:val="18"/>
                </w:rPr>
              </w:rPrChange>
            </w:rPr>
            <w:delText>prior to PV step3 star</w:delText>
          </w:r>
          <w:r w:rsidR="0024169B" w:rsidRPr="76D61610" w:rsidDel="03B1F4F5">
            <w:rPr>
              <w:rFonts w:ascii="Times New Roman" w:eastAsia="Times New Roman" w:hAnsi="Times New Roman" w:cs="Times New Roman"/>
              <w:sz w:val="21"/>
              <w:szCs w:val="21"/>
              <w:rPrChange w:id="920" w:author="Yu Zhang12718" w:date="2026-10-15T06:04:00Z">
                <w:rPr>
                  <w:rFonts w:ascii="Arial" w:hAnsi="Arial" w:cs="Arial"/>
                  <w:sz w:val="21"/>
                  <w:szCs w:val="21"/>
                </w:rPr>
              </w:rPrChange>
            </w:rPr>
            <w:delText>t.</w:delText>
          </w:r>
        </w:del>
      </w:ins>
      <w:ins w:id="921" w:author="Yu Zhang12718" w:date="2026-10-15T06:08:00Z">
        <w:r w:rsidR="4DD386A8" w:rsidRPr="76D61610">
          <w:rPr>
            <w:rFonts w:ascii="Times New Roman" w:eastAsia="Times New Roman" w:hAnsi="Times New Roman" w:cs="Times New Roman"/>
            <w:sz w:val="21"/>
            <w:szCs w:val="21"/>
          </w:rPr>
          <w:t xml:space="preserve"> </w:t>
        </w:r>
      </w:ins>
      <w:ins w:id="922" w:author="Emma Ryan" w:date="2026-10-16T09:53:00Z">
        <w:r w:rsidR="011939B2" w:rsidRPr="76D61610">
          <w:rPr>
            <w:rFonts w:ascii="Times New Roman" w:eastAsia="Times New Roman" w:hAnsi="Times New Roman" w:cs="Times New Roman"/>
            <w:sz w:val="21"/>
            <w:szCs w:val="21"/>
          </w:rPr>
          <w:t>T</w:t>
        </w:r>
      </w:ins>
      <w:ins w:id="923" w:author="Yu Zhang12718" w:date="2026-10-15T06:08:00Z">
        <w:del w:id="924" w:author="Emma Ryan" w:date="2026-10-16T09:53:00Z">
          <w:r w:rsidR="0024169B" w:rsidRPr="76D61610" w:rsidDel="4DD386A8">
            <w:rPr>
              <w:rFonts w:ascii="Times New Roman" w:eastAsia="Times New Roman" w:hAnsi="Times New Roman" w:cs="Times New Roman"/>
              <w:sz w:val="21"/>
              <w:szCs w:val="21"/>
            </w:rPr>
            <w:delText>t</w:delText>
          </w:r>
        </w:del>
        <w:r w:rsidR="4DD386A8" w:rsidRPr="76D61610">
          <w:rPr>
            <w:rFonts w:ascii="Times New Roman" w:eastAsia="Times New Roman" w:hAnsi="Times New Roman" w:cs="Times New Roman"/>
            <w:sz w:val="21"/>
            <w:szCs w:val="21"/>
          </w:rPr>
          <w:t>he method will be fully approved and its validation report will be completed prior to PV Step 3 start.</w:t>
        </w:r>
      </w:ins>
      <w:ins w:id="925" w:author="Yongle Liu" w:date="2026-10-14T09:52:00Z">
        <w:r w:rsidR="099506D2" w:rsidRPr="76D61610">
          <w:rPr>
            <w:rFonts w:ascii="Times New Roman" w:eastAsia="Times New Roman" w:hAnsi="Times New Roman" w:cs="Times New Roman"/>
            <w:sz w:val="21"/>
            <w:szCs w:val="21"/>
            <w:rPrChange w:id="926" w:author="Yu Zhang12718" w:date="2026-10-15T06:04:00Z">
              <w:rPr>
                <w:rFonts w:ascii="Arial" w:hAnsi="Arial" w:cs="Arial"/>
                <w:sz w:val="21"/>
                <w:szCs w:val="21"/>
              </w:rPr>
            </w:rPrChange>
          </w:rPr>
          <w:t xml:space="preserve"> </w:t>
        </w:r>
      </w:ins>
      <w:ins w:id="927" w:author="Jie Wang5909" w:date="2026-10-14T01:32:00Z">
        <w:r w:rsidR="1D05C1D1" w:rsidRPr="76D61610">
          <w:rPr>
            <w:rFonts w:ascii="Times New Roman" w:eastAsia="Times New Roman" w:hAnsi="Times New Roman" w:cs="Times New Roman"/>
            <w:sz w:val="21"/>
            <w:szCs w:val="21"/>
            <w:rPrChange w:id="928" w:author="Yu Zhang12718" w:date="2026-10-15T06:04:00Z">
              <w:rPr>
                <w:rFonts w:ascii="Arial" w:hAnsi="Arial" w:cs="Arial"/>
                <w:sz w:val="21"/>
                <w:szCs w:val="21"/>
              </w:rPr>
            </w:rPrChange>
          </w:rPr>
          <w:t xml:space="preserve">Thus, there is no risk. </w:t>
        </w:r>
      </w:ins>
    </w:p>
    <w:p w14:paraId="1DB961AE" w14:textId="7D142740" w:rsidR="00492D1F" w:rsidRDefault="00492D1F" w:rsidP="00492D1F">
      <w:pPr>
        <w:spacing w:beforeLines="50" w:before="120" w:afterLines="50" w:after="120" w:line="360" w:lineRule="auto"/>
        <w:contextualSpacing/>
        <w:jc w:val="both"/>
        <w:rPr>
          <w:ins w:id="929" w:author="Jie Wang5909" w:date="2026-10-14T00:01:00Z"/>
          <w:rFonts w:ascii="Arial" w:hAnsi="Arial" w:cs="Arial"/>
          <w:b/>
          <w:sz w:val="21"/>
          <w:szCs w:val="21"/>
        </w:rPr>
      </w:pPr>
      <w:ins w:id="930" w:author="Jie Wang5909" w:date="2026-10-13T23:53:00Z">
        <w:r>
          <w:rPr>
            <w:rFonts w:ascii="Arial" w:hAnsi="Arial" w:cs="Arial"/>
            <w:b/>
            <w:sz w:val="21"/>
            <w:szCs w:val="21"/>
          </w:rPr>
          <w:t xml:space="preserve">b). </w:t>
        </w:r>
        <w:proofErr w:type="gramStart"/>
        <w:r>
          <w:rPr>
            <w:rFonts w:ascii="Arial" w:hAnsi="Arial" w:cs="Arial"/>
            <w:b/>
            <w:sz w:val="21"/>
            <w:szCs w:val="21"/>
          </w:rPr>
          <w:t>The</w:t>
        </w:r>
        <w:proofErr w:type="gramEnd"/>
        <w:r>
          <w:rPr>
            <w:rFonts w:ascii="Arial" w:hAnsi="Arial" w:cs="Arial"/>
            <w:b/>
            <w:sz w:val="21"/>
            <w:szCs w:val="21"/>
          </w:rPr>
          <w:t xml:space="preserve"> In</w:t>
        </w:r>
      </w:ins>
      <w:ins w:id="931" w:author="Jie Wang5909" w:date="2026-10-13T23:54:00Z">
        <w:r>
          <w:rPr>
            <w:rFonts w:ascii="Arial" w:hAnsi="Arial" w:cs="Arial"/>
            <w:b/>
            <w:sz w:val="21"/>
            <w:szCs w:val="21"/>
          </w:rPr>
          <w:t xml:space="preserve">termediate </w:t>
        </w:r>
      </w:ins>
      <w:ins w:id="932" w:author="Jie Wang5909" w:date="2026-10-13T23:55:00Z">
        <w:r>
          <w:rPr>
            <w:rFonts w:ascii="Arial" w:hAnsi="Arial" w:cs="Arial"/>
            <w:b/>
            <w:sz w:val="21"/>
            <w:szCs w:val="21"/>
          </w:rPr>
          <w:t>S</w:t>
        </w:r>
      </w:ins>
      <w:ins w:id="933" w:author="Jie Wang5909" w:date="2026-10-13T23:56:00Z">
        <w:r>
          <w:rPr>
            <w:rFonts w:ascii="Arial" w:hAnsi="Arial" w:cs="Arial"/>
            <w:b/>
            <w:sz w:val="21"/>
            <w:szCs w:val="21"/>
          </w:rPr>
          <w:t xml:space="preserve">pecification and </w:t>
        </w:r>
      </w:ins>
      <w:ins w:id="934" w:author="Jie Wang5909" w:date="2026-10-13T23:54:00Z">
        <w:r>
          <w:rPr>
            <w:rFonts w:ascii="Arial" w:hAnsi="Arial" w:cs="Arial"/>
            <w:b/>
            <w:sz w:val="21"/>
            <w:szCs w:val="21"/>
          </w:rPr>
          <w:t>Release</w:t>
        </w:r>
      </w:ins>
      <w:ins w:id="935" w:author="Jie Wang5909" w:date="2026-10-13T23:53:00Z">
        <w:r w:rsidRPr="000D3FE0">
          <w:rPr>
            <w:rFonts w:ascii="Arial" w:hAnsi="Arial" w:cs="Arial"/>
            <w:b/>
            <w:sz w:val="21"/>
            <w:szCs w:val="21"/>
          </w:rPr>
          <w:t xml:space="preserve"> </w:t>
        </w:r>
        <w:r>
          <w:rPr>
            <w:rFonts w:ascii="Arial" w:hAnsi="Arial" w:cs="Arial"/>
            <w:b/>
            <w:sz w:val="21"/>
            <w:szCs w:val="21"/>
          </w:rPr>
          <w:t>Method V</w:t>
        </w:r>
        <w:r>
          <w:rPr>
            <w:rFonts w:ascii="Arial" w:hAnsi="Arial" w:cs="Arial" w:hint="eastAsia"/>
            <w:b/>
            <w:sz w:val="21"/>
            <w:szCs w:val="21"/>
          </w:rPr>
          <w:t>ali</w:t>
        </w:r>
        <w:r>
          <w:rPr>
            <w:rFonts w:ascii="Arial" w:hAnsi="Arial" w:cs="Arial"/>
            <w:b/>
            <w:sz w:val="21"/>
            <w:szCs w:val="21"/>
          </w:rPr>
          <w:t xml:space="preserve">dation </w:t>
        </w:r>
      </w:ins>
    </w:p>
    <w:p w14:paraId="0932BF9C" w14:textId="11F96F03" w:rsidR="00131C56" w:rsidRPr="00E82B76" w:rsidRDefault="00131C56" w:rsidP="00492D1F">
      <w:pPr>
        <w:spacing w:beforeLines="50" w:before="120" w:afterLines="50" w:after="120" w:line="360" w:lineRule="auto"/>
        <w:contextualSpacing/>
        <w:jc w:val="both"/>
        <w:rPr>
          <w:ins w:id="936" w:author="Jie Wang5909" w:date="2026-10-13T23:53:00Z"/>
          <w:rFonts w:ascii="Arial" w:hAnsi="Arial" w:cs="Arial"/>
          <w:sz w:val="21"/>
          <w:szCs w:val="21"/>
        </w:rPr>
      </w:pPr>
      <w:ins w:id="937" w:author="Jie Wang5909" w:date="2026-10-14T00:01:00Z">
        <w:r w:rsidRPr="002B4614">
          <w:rPr>
            <w:rFonts w:ascii="Arial" w:hAnsi="Arial" w:cs="Arial"/>
            <w:sz w:val="21"/>
            <w:szCs w:val="21"/>
          </w:rPr>
          <w:t>T</w:t>
        </w:r>
        <w:r>
          <w:rPr>
            <w:rFonts w:ascii="Arial" w:hAnsi="Arial" w:cs="Arial"/>
            <w:sz w:val="21"/>
            <w:szCs w:val="21"/>
          </w:rPr>
          <w:t>he comparison of I</w:t>
        </w:r>
        <w:r>
          <w:rPr>
            <w:rFonts w:ascii="Arial" w:hAnsi="Arial" w:cs="Arial" w:hint="eastAsia"/>
            <w:sz w:val="21"/>
            <w:szCs w:val="21"/>
          </w:rPr>
          <w:t>nterme</w:t>
        </w:r>
        <w:r>
          <w:rPr>
            <w:rFonts w:ascii="Arial" w:hAnsi="Arial" w:cs="Arial"/>
            <w:sz w:val="21"/>
            <w:szCs w:val="21"/>
          </w:rPr>
          <w:t>diate s</w:t>
        </w:r>
        <w:r w:rsidRPr="002B4614">
          <w:rPr>
            <w:rFonts w:ascii="Arial" w:hAnsi="Arial" w:cs="Arial"/>
            <w:sz w:val="21"/>
            <w:szCs w:val="21"/>
          </w:rPr>
          <w:t>pecificati</w:t>
        </w:r>
        <w:r>
          <w:rPr>
            <w:rFonts w:ascii="Arial" w:hAnsi="Arial" w:cs="Arial"/>
            <w:sz w:val="21"/>
            <w:szCs w:val="21"/>
          </w:rPr>
          <w:t>ons</w:t>
        </w:r>
        <w:r w:rsidRPr="002B4614">
          <w:rPr>
            <w:rFonts w:ascii="Arial" w:hAnsi="Arial" w:cs="Arial"/>
            <w:sz w:val="21"/>
            <w:szCs w:val="21"/>
          </w:rPr>
          <w:t xml:space="preserve"> between the Full Scale non-saleable batch and PPQ campaigns is shown in Table </w:t>
        </w:r>
        <w:r>
          <w:rPr>
            <w:rFonts w:ascii="Arial" w:hAnsi="Arial" w:cs="Arial"/>
            <w:sz w:val="21"/>
            <w:szCs w:val="21"/>
          </w:rPr>
          <w:t>1</w:t>
        </w:r>
      </w:ins>
      <w:ins w:id="938" w:author="Jie Wang5909" w:date="2026-10-14T00:02:00Z">
        <w:r>
          <w:rPr>
            <w:rFonts w:ascii="Arial" w:hAnsi="Arial" w:cs="Arial"/>
            <w:sz w:val="21"/>
            <w:szCs w:val="21"/>
          </w:rPr>
          <w:t>1</w:t>
        </w:r>
      </w:ins>
      <w:ins w:id="939" w:author="Jie Wang5909" w:date="2026-10-14T00:01:00Z">
        <w:r w:rsidRPr="002B4614">
          <w:rPr>
            <w:rFonts w:ascii="Arial" w:hAnsi="Arial" w:cs="Arial"/>
            <w:sz w:val="21"/>
            <w:szCs w:val="21"/>
          </w:rPr>
          <w:t>.</w:t>
        </w:r>
        <w:r>
          <w:rPr>
            <w:rFonts w:ascii="Arial" w:hAnsi="Arial" w:cs="Arial"/>
            <w:sz w:val="21"/>
            <w:szCs w:val="21"/>
          </w:rPr>
          <w:t xml:space="preserve"> </w:t>
        </w:r>
      </w:ins>
    </w:p>
    <w:p w14:paraId="524CB72D" w14:textId="6A5E4C91" w:rsidR="00492D1F" w:rsidRPr="00E82B76" w:rsidRDefault="00492D1F" w:rsidP="00E82B76">
      <w:pPr>
        <w:rPr>
          <w:ins w:id="940" w:author="Jie Wang5909" w:date="2026-10-13T23:56:00Z"/>
          <w:rFonts w:ascii="Arial" w:eastAsia="Times New Roman" w:hAnsi="Arial" w:cs="Arial"/>
          <w:b/>
          <w:bCs/>
          <w:sz w:val="21"/>
          <w:szCs w:val="21"/>
        </w:rPr>
      </w:pPr>
      <w:ins w:id="941" w:author="Jie Wang5909" w:date="2026-10-13T23:56:00Z">
        <w:r w:rsidRPr="797C4670">
          <w:rPr>
            <w:rFonts w:ascii="Arial" w:eastAsia="Times New Roman" w:hAnsi="Arial" w:cs="Arial"/>
            <w:b/>
            <w:bCs/>
            <w:sz w:val="21"/>
            <w:szCs w:val="21"/>
          </w:rPr>
          <w:t>Table 11: Inte</w:t>
        </w:r>
        <w:r w:rsidR="00131C56" w:rsidRPr="797C4670">
          <w:rPr>
            <w:rFonts w:ascii="Arial" w:eastAsia="Times New Roman" w:hAnsi="Arial" w:cs="Arial"/>
            <w:b/>
            <w:bCs/>
            <w:sz w:val="21"/>
            <w:szCs w:val="21"/>
          </w:rPr>
          <w:t xml:space="preserve">rmediate </w:t>
        </w:r>
      </w:ins>
      <w:ins w:id="942" w:author="Jie Wang5909" w:date="2026-10-14T00:01:00Z">
        <w:r w:rsidR="00131C56" w:rsidRPr="797C4670">
          <w:rPr>
            <w:rFonts w:ascii="Arial" w:eastAsia="Times New Roman" w:hAnsi="Arial" w:cs="Arial"/>
            <w:b/>
            <w:bCs/>
            <w:sz w:val="21"/>
            <w:szCs w:val="21"/>
          </w:rPr>
          <w:t>R</w:t>
        </w:r>
      </w:ins>
      <w:ins w:id="943" w:author="Jie Wang5909" w:date="2026-10-13T23:56:00Z">
        <w:r w:rsidRPr="797C4670">
          <w:rPr>
            <w:rFonts w:ascii="Arial" w:eastAsia="Times New Roman" w:hAnsi="Arial" w:cs="Arial"/>
            <w:b/>
            <w:bCs/>
            <w:sz w:val="21"/>
            <w:szCs w:val="21"/>
          </w:rPr>
          <w:t xml:space="preserve">elease </w:t>
        </w:r>
      </w:ins>
      <w:ins w:id="944" w:author="Jie Wang5909" w:date="2026-10-14T00:03:00Z">
        <w:r w:rsidR="006A4441" w:rsidRPr="797C4670">
          <w:rPr>
            <w:rFonts w:ascii="Arial" w:eastAsia="Times New Roman" w:hAnsi="Arial" w:cs="Arial"/>
            <w:b/>
            <w:bCs/>
            <w:sz w:val="21"/>
            <w:szCs w:val="21"/>
          </w:rPr>
          <w:t xml:space="preserve">Specification </w:t>
        </w:r>
      </w:ins>
      <w:ins w:id="945" w:author="Jie Wang5909" w:date="2026-10-13T23:56:00Z">
        <w:r w:rsidRPr="797C4670">
          <w:rPr>
            <w:rFonts w:ascii="Arial" w:eastAsia="Times New Roman" w:hAnsi="Arial" w:cs="Arial"/>
            <w:b/>
            <w:bCs/>
            <w:sz w:val="21"/>
            <w:szCs w:val="21"/>
          </w:rPr>
          <w:t xml:space="preserve">Comparison </w:t>
        </w:r>
      </w:ins>
      <w:ins w:id="946" w:author="Jie Wang5909" w:date="2026-10-14T00:03:00Z">
        <w:r w:rsidR="006A4441" w:rsidRPr="797C4670">
          <w:rPr>
            <w:rFonts w:ascii="Arial" w:eastAsia="Times New Roman" w:hAnsi="Arial" w:cs="Arial"/>
            <w:b/>
            <w:bCs/>
            <w:sz w:val="21"/>
            <w:szCs w:val="21"/>
          </w:rPr>
          <w:t>and Method Validation</w:t>
        </w:r>
      </w:ins>
    </w:p>
    <w:tbl>
      <w:tblPr>
        <w:tblStyle w:val="14"/>
        <w:tblW w:w="0" w:type="auto"/>
        <w:tblLook w:val="0600" w:firstRow="0" w:lastRow="0" w:firstColumn="0" w:lastColumn="0" w:noHBand="1" w:noVBand="1"/>
      </w:tblPr>
      <w:tblGrid>
        <w:gridCol w:w="819"/>
        <w:gridCol w:w="873"/>
        <w:gridCol w:w="623"/>
        <w:gridCol w:w="813"/>
        <w:gridCol w:w="623"/>
        <w:gridCol w:w="962"/>
        <w:gridCol w:w="979"/>
        <w:gridCol w:w="1959"/>
        <w:gridCol w:w="979"/>
      </w:tblGrid>
      <w:tr w:rsidR="00492D1F" w:rsidRPr="00443401" w14:paraId="62AE54E1" w14:textId="77777777" w:rsidTr="797C4670">
        <w:trPr>
          <w:trHeight w:val="138"/>
          <w:tblHeader/>
          <w:ins w:id="947" w:author="Jie Wang5909" w:date="2026-10-13T23:56:00Z"/>
        </w:trPr>
        <w:tc>
          <w:tcPr>
            <w:tcW w:w="0" w:type="auto"/>
            <w:gridSpan w:val="2"/>
            <w:vMerge w:val="restart"/>
            <w:shd w:val="clear" w:color="auto" w:fill="1F4E79" w:themeFill="accent1" w:themeFillShade="80"/>
            <w:vAlign w:val="center"/>
            <w:hideMark/>
          </w:tcPr>
          <w:p w14:paraId="641C28FD" w14:textId="77777777" w:rsidR="00492D1F" w:rsidRPr="00443401" w:rsidRDefault="00492D1F" w:rsidP="004C712B">
            <w:pPr>
              <w:spacing w:line="276" w:lineRule="auto"/>
              <w:ind w:rightChars="-1" w:right="-2"/>
              <w:jc w:val="center"/>
              <w:rPr>
                <w:ins w:id="948" w:author="Jie Wang5909" w:date="2026-10-13T23:56:00Z"/>
                <w:b/>
                <w:color w:val="FFFFFF" w:themeColor="background1"/>
                <w:sz w:val="18"/>
                <w:szCs w:val="18"/>
              </w:rPr>
            </w:pPr>
            <w:ins w:id="949" w:author="Jie Wang5909" w:date="2026-10-13T23:56:00Z">
              <w:r w:rsidRPr="00443401">
                <w:rPr>
                  <w:b/>
                  <w:color w:val="FFFFFF" w:themeColor="background1"/>
                  <w:sz w:val="18"/>
                  <w:szCs w:val="18"/>
                </w:rPr>
                <w:t>Test Items</w:t>
              </w:r>
            </w:ins>
          </w:p>
        </w:tc>
        <w:tc>
          <w:tcPr>
            <w:tcW w:w="0" w:type="auto"/>
            <w:gridSpan w:val="2"/>
            <w:shd w:val="clear" w:color="auto" w:fill="1F4E79" w:themeFill="accent1" w:themeFillShade="80"/>
            <w:vAlign w:val="center"/>
            <w:hideMark/>
          </w:tcPr>
          <w:p w14:paraId="275D647A" w14:textId="77777777" w:rsidR="00492D1F" w:rsidRPr="00443401" w:rsidRDefault="00492D1F" w:rsidP="004C712B">
            <w:pPr>
              <w:spacing w:line="276" w:lineRule="auto"/>
              <w:ind w:rightChars="-1" w:right="-2"/>
              <w:jc w:val="center"/>
              <w:rPr>
                <w:ins w:id="950" w:author="Jie Wang5909" w:date="2026-10-13T23:56:00Z"/>
                <w:b/>
                <w:color w:val="FFFFFF" w:themeColor="background1"/>
                <w:sz w:val="18"/>
                <w:szCs w:val="18"/>
              </w:rPr>
            </w:pPr>
            <w:ins w:id="951" w:author="Jie Wang5909" w:date="2026-10-13T23:56:00Z">
              <w:r w:rsidRPr="00443401">
                <w:rPr>
                  <w:b/>
                  <w:color w:val="FFFFFF" w:themeColor="background1"/>
                  <w:sz w:val="18"/>
                  <w:szCs w:val="18"/>
                </w:rPr>
                <w:t>Current spec for full scale</w:t>
              </w:r>
            </w:ins>
          </w:p>
        </w:tc>
        <w:tc>
          <w:tcPr>
            <w:tcW w:w="0" w:type="auto"/>
            <w:gridSpan w:val="2"/>
            <w:shd w:val="clear" w:color="auto" w:fill="1F4E79" w:themeFill="accent1" w:themeFillShade="80"/>
            <w:vAlign w:val="center"/>
            <w:hideMark/>
          </w:tcPr>
          <w:p w14:paraId="44E46BBF" w14:textId="77777777" w:rsidR="00492D1F" w:rsidRPr="00443401" w:rsidRDefault="00492D1F" w:rsidP="004C712B">
            <w:pPr>
              <w:spacing w:line="276" w:lineRule="auto"/>
              <w:ind w:rightChars="-1" w:right="-2"/>
              <w:jc w:val="center"/>
              <w:rPr>
                <w:ins w:id="952" w:author="Jie Wang5909" w:date="2026-10-13T23:56:00Z"/>
                <w:b/>
                <w:color w:val="FFFFFF" w:themeColor="background1"/>
                <w:sz w:val="18"/>
                <w:szCs w:val="18"/>
              </w:rPr>
            </w:pPr>
            <w:ins w:id="953" w:author="Jie Wang5909" w:date="2026-10-13T23:56:00Z">
              <w:r w:rsidRPr="00443401">
                <w:rPr>
                  <w:b/>
                  <w:color w:val="FFFFFF" w:themeColor="background1"/>
                  <w:sz w:val="18"/>
                  <w:szCs w:val="18"/>
                </w:rPr>
                <w:t>Proposed spec for PPQ</w:t>
              </w:r>
            </w:ins>
          </w:p>
        </w:tc>
        <w:tc>
          <w:tcPr>
            <w:tcW w:w="0" w:type="auto"/>
            <w:vMerge w:val="restart"/>
            <w:shd w:val="clear" w:color="auto" w:fill="1F4E79" w:themeFill="accent1" w:themeFillShade="80"/>
            <w:vAlign w:val="center"/>
          </w:tcPr>
          <w:p w14:paraId="0A06468C" w14:textId="77777777" w:rsidR="00492D1F" w:rsidRPr="00443401" w:rsidRDefault="00492D1F" w:rsidP="004C712B">
            <w:pPr>
              <w:spacing w:line="276" w:lineRule="auto"/>
              <w:ind w:rightChars="-1" w:right="-2"/>
              <w:jc w:val="center"/>
              <w:rPr>
                <w:ins w:id="954" w:author="Jie Wang5909" w:date="2026-10-13T23:56:00Z"/>
                <w:rFonts w:eastAsia="Times New Roman"/>
                <w:b/>
                <w:color w:val="FFFFFF" w:themeColor="background1"/>
                <w:sz w:val="18"/>
                <w:szCs w:val="18"/>
              </w:rPr>
            </w:pPr>
            <w:ins w:id="955" w:author="Jie Wang5909" w:date="2026-10-13T23:56:00Z">
              <w:r w:rsidRPr="00443401">
                <w:rPr>
                  <w:rFonts w:eastAsia="Times New Roman"/>
                  <w:b/>
                  <w:color w:val="FFFFFF" w:themeColor="background1"/>
                  <w:sz w:val="18"/>
                  <w:szCs w:val="18"/>
                </w:rPr>
                <w:t xml:space="preserve"> Validation Protocol</w:t>
              </w:r>
            </w:ins>
          </w:p>
        </w:tc>
        <w:tc>
          <w:tcPr>
            <w:tcW w:w="0" w:type="auto"/>
            <w:vMerge w:val="restart"/>
            <w:shd w:val="clear" w:color="auto" w:fill="1F4E79" w:themeFill="accent1" w:themeFillShade="80"/>
            <w:vAlign w:val="center"/>
          </w:tcPr>
          <w:p w14:paraId="2DCD1944" w14:textId="77777777" w:rsidR="00492D1F" w:rsidRPr="00443401" w:rsidRDefault="00492D1F" w:rsidP="004C712B">
            <w:pPr>
              <w:spacing w:line="276" w:lineRule="auto"/>
              <w:ind w:rightChars="-1" w:right="-2"/>
              <w:jc w:val="center"/>
              <w:rPr>
                <w:ins w:id="956" w:author="Jie Wang5909" w:date="2026-10-13T23:56:00Z"/>
                <w:b/>
                <w:color w:val="FFFFFF" w:themeColor="background1"/>
                <w:sz w:val="18"/>
                <w:szCs w:val="18"/>
              </w:rPr>
            </w:pPr>
            <w:ins w:id="957" w:author="Jie Wang5909" w:date="2026-10-13T23:56:00Z">
              <w:r w:rsidRPr="00443401">
                <w:rPr>
                  <w:rFonts w:eastAsia="等线"/>
                  <w:b/>
                  <w:color w:val="FFFFFF" w:themeColor="background1"/>
                  <w:sz w:val="18"/>
                  <w:szCs w:val="18"/>
                </w:rPr>
                <w:t>Validation experiment</w:t>
              </w:r>
            </w:ins>
          </w:p>
        </w:tc>
        <w:tc>
          <w:tcPr>
            <w:tcW w:w="0" w:type="auto"/>
            <w:vMerge w:val="restart"/>
            <w:shd w:val="clear" w:color="auto" w:fill="1F4E79" w:themeFill="accent1" w:themeFillShade="80"/>
            <w:vAlign w:val="center"/>
          </w:tcPr>
          <w:p w14:paraId="304F0638" w14:textId="77777777" w:rsidR="00492D1F" w:rsidRPr="00443401" w:rsidRDefault="00492D1F" w:rsidP="004C712B">
            <w:pPr>
              <w:spacing w:line="276" w:lineRule="auto"/>
              <w:jc w:val="center"/>
              <w:rPr>
                <w:ins w:id="958" w:author="Jie Wang5909" w:date="2026-10-13T23:56:00Z"/>
                <w:rFonts w:eastAsia="Times New Roman"/>
                <w:b/>
                <w:color w:val="FFFFFF" w:themeColor="background1"/>
                <w:sz w:val="18"/>
                <w:szCs w:val="18"/>
              </w:rPr>
            </w:pPr>
            <w:ins w:id="959" w:author="Jie Wang5909" w:date="2026-10-13T23:56:00Z">
              <w:r w:rsidRPr="00443401">
                <w:rPr>
                  <w:rFonts w:eastAsia="Times New Roman"/>
                  <w:b/>
                  <w:color w:val="FFFFFF" w:themeColor="background1"/>
                  <w:sz w:val="18"/>
                  <w:szCs w:val="18"/>
                </w:rPr>
                <w:t>Validation report</w:t>
              </w:r>
            </w:ins>
          </w:p>
        </w:tc>
      </w:tr>
      <w:tr w:rsidR="00492D1F" w:rsidRPr="00443401" w14:paraId="1DC4A7C6" w14:textId="77777777" w:rsidTr="797C4670">
        <w:trPr>
          <w:trHeight w:val="41"/>
          <w:tblHeader/>
          <w:ins w:id="960" w:author="Jie Wang5909" w:date="2026-10-13T23:56:00Z"/>
        </w:trPr>
        <w:tc>
          <w:tcPr>
            <w:tcW w:w="0" w:type="auto"/>
            <w:gridSpan w:val="2"/>
            <w:vMerge/>
            <w:vAlign w:val="center"/>
            <w:hideMark/>
          </w:tcPr>
          <w:p w14:paraId="54FB20F7" w14:textId="77777777" w:rsidR="00492D1F" w:rsidRPr="00443401" w:rsidRDefault="00492D1F" w:rsidP="004C712B">
            <w:pPr>
              <w:spacing w:line="276" w:lineRule="auto"/>
              <w:ind w:rightChars="-1" w:right="-2"/>
              <w:jc w:val="center"/>
              <w:rPr>
                <w:ins w:id="961" w:author="Jie Wang5909" w:date="2026-10-13T23:56:00Z"/>
                <w:b/>
                <w:color w:val="FFFFFF" w:themeColor="background1"/>
                <w:sz w:val="18"/>
                <w:szCs w:val="18"/>
              </w:rPr>
            </w:pPr>
          </w:p>
        </w:tc>
        <w:tc>
          <w:tcPr>
            <w:tcW w:w="0" w:type="auto"/>
            <w:shd w:val="clear" w:color="auto" w:fill="1F4E79" w:themeFill="accent1" w:themeFillShade="80"/>
            <w:vAlign w:val="center"/>
            <w:hideMark/>
          </w:tcPr>
          <w:p w14:paraId="412C8CC8" w14:textId="77777777" w:rsidR="00492D1F" w:rsidRPr="00443401" w:rsidRDefault="00492D1F" w:rsidP="004C712B">
            <w:pPr>
              <w:spacing w:line="276" w:lineRule="auto"/>
              <w:ind w:rightChars="-1" w:right="-2"/>
              <w:jc w:val="center"/>
              <w:rPr>
                <w:ins w:id="962" w:author="Jie Wang5909" w:date="2026-10-13T23:56:00Z"/>
                <w:b/>
                <w:color w:val="FFFFFF" w:themeColor="background1"/>
                <w:sz w:val="18"/>
                <w:szCs w:val="18"/>
              </w:rPr>
            </w:pPr>
            <w:ins w:id="963" w:author="Jie Wang5909" w:date="2026-10-13T23:56:00Z">
              <w:r w:rsidRPr="00443401">
                <w:rPr>
                  <w:b/>
                  <w:color w:val="FFFFFF" w:themeColor="background1"/>
                  <w:sz w:val="18"/>
                  <w:szCs w:val="18"/>
                </w:rPr>
                <w:t>M</w:t>
              </w:r>
              <w:r w:rsidRPr="00443401">
                <w:rPr>
                  <w:rFonts w:eastAsiaTheme="minorEastAsia"/>
                  <w:b/>
                  <w:color w:val="FFFFFF" w:themeColor="background1"/>
                  <w:sz w:val="18"/>
                  <w:szCs w:val="18"/>
                </w:rPr>
                <w:t>ethod</w:t>
              </w:r>
            </w:ins>
          </w:p>
        </w:tc>
        <w:tc>
          <w:tcPr>
            <w:tcW w:w="0" w:type="auto"/>
            <w:shd w:val="clear" w:color="auto" w:fill="1F4E79" w:themeFill="accent1" w:themeFillShade="80"/>
            <w:vAlign w:val="center"/>
            <w:hideMark/>
          </w:tcPr>
          <w:p w14:paraId="6521A175" w14:textId="77777777" w:rsidR="00492D1F" w:rsidRPr="00443401" w:rsidRDefault="00492D1F" w:rsidP="004C712B">
            <w:pPr>
              <w:spacing w:line="276" w:lineRule="auto"/>
              <w:ind w:rightChars="-1" w:right="-2"/>
              <w:jc w:val="center"/>
              <w:rPr>
                <w:ins w:id="964" w:author="Jie Wang5909" w:date="2026-10-13T23:56:00Z"/>
                <w:b/>
                <w:color w:val="FFFFFF" w:themeColor="background1"/>
                <w:sz w:val="18"/>
                <w:szCs w:val="18"/>
              </w:rPr>
            </w:pPr>
            <w:ins w:id="965" w:author="Jie Wang5909" w:date="2026-10-13T23:56:00Z">
              <w:r w:rsidRPr="00443401">
                <w:rPr>
                  <w:b/>
                  <w:color w:val="FFFFFF" w:themeColor="background1"/>
                  <w:sz w:val="18"/>
                  <w:szCs w:val="18"/>
                </w:rPr>
                <w:t>A</w:t>
              </w:r>
              <w:r w:rsidRPr="00443401">
                <w:rPr>
                  <w:rFonts w:eastAsiaTheme="minorEastAsia"/>
                  <w:b/>
                  <w:color w:val="FFFFFF" w:themeColor="background1"/>
                  <w:sz w:val="18"/>
                  <w:szCs w:val="18"/>
                </w:rPr>
                <w:t>cceptance Criteria</w:t>
              </w:r>
            </w:ins>
          </w:p>
        </w:tc>
        <w:tc>
          <w:tcPr>
            <w:tcW w:w="0" w:type="auto"/>
            <w:shd w:val="clear" w:color="auto" w:fill="1F4E79" w:themeFill="accent1" w:themeFillShade="80"/>
            <w:vAlign w:val="center"/>
            <w:hideMark/>
          </w:tcPr>
          <w:p w14:paraId="563BE64F" w14:textId="77777777" w:rsidR="00492D1F" w:rsidRPr="00443401" w:rsidRDefault="00492D1F" w:rsidP="004C712B">
            <w:pPr>
              <w:spacing w:line="276" w:lineRule="auto"/>
              <w:ind w:rightChars="-1" w:right="-2"/>
              <w:jc w:val="center"/>
              <w:rPr>
                <w:ins w:id="966" w:author="Jie Wang5909" w:date="2026-10-13T23:56:00Z"/>
                <w:b/>
                <w:color w:val="FFFFFF" w:themeColor="background1"/>
                <w:sz w:val="18"/>
                <w:szCs w:val="18"/>
              </w:rPr>
            </w:pPr>
            <w:ins w:id="967" w:author="Jie Wang5909" w:date="2026-10-13T23:56:00Z">
              <w:r w:rsidRPr="00443401">
                <w:rPr>
                  <w:b/>
                  <w:color w:val="FFFFFF" w:themeColor="background1"/>
                  <w:sz w:val="18"/>
                  <w:szCs w:val="18"/>
                </w:rPr>
                <w:t>M</w:t>
              </w:r>
              <w:r w:rsidRPr="00443401">
                <w:rPr>
                  <w:rFonts w:eastAsiaTheme="minorEastAsia"/>
                  <w:b/>
                  <w:color w:val="FFFFFF" w:themeColor="background1"/>
                  <w:sz w:val="18"/>
                  <w:szCs w:val="18"/>
                </w:rPr>
                <w:t>ethod</w:t>
              </w:r>
            </w:ins>
          </w:p>
        </w:tc>
        <w:tc>
          <w:tcPr>
            <w:tcW w:w="0" w:type="auto"/>
            <w:shd w:val="clear" w:color="auto" w:fill="1F4E79" w:themeFill="accent1" w:themeFillShade="80"/>
            <w:vAlign w:val="center"/>
            <w:hideMark/>
          </w:tcPr>
          <w:p w14:paraId="52FF589D" w14:textId="77777777" w:rsidR="00492D1F" w:rsidRPr="00443401" w:rsidRDefault="00492D1F" w:rsidP="004C712B">
            <w:pPr>
              <w:spacing w:line="276" w:lineRule="auto"/>
              <w:ind w:rightChars="-1" w:right="-2"/>
              <w:jc w:val="center"/>
              <w:rPr>
                <w:ins w:id="968" w:author="Jie Wang5909" w:date="2026-10-13T23:56:00Z"/>
                <w:b/>
                <w:color w:val="FFFFFF" w:themeColor="background1"/>
                <w:sz w:val="18"/>
                <w:szCs w:val="18"/>
              </w:rPr>
            </w:pPr>
            <w:ins w:id="969" w:author="Jie Wang5909" w:date="2026-10-13T23:56:00Z">
              <w:r w:rsidRPr="00443401">
                <w:rPr>
                  <w:b/>
                  <w:color w:val="FFFFFF" w:themeColor="background1"/>
                  <w:sz w:val="18"/>
                  <w:szCs w:val="18"/>
                </w:rPr>
                <w:t>A</w:t>
              </w:r>
              <w:r w:rsidRPr="00443401">
                <w:rPr>
                  <w:rFonts w:eastAsiaTheme="minorEastAsia"/>
                  <w:b/>
                  <w:color w:val="FFFFFF" w:themeColor="background1"/>
                  <w:sz w:val="18"/>
                  <w:szCs w:val="18"/>
                </w:rPr>
                <w:t>cceptance Criteria</w:t>
              </w:r>
            </w:ins>
          </w:p>
        </w:tc>
        <w:tc>
          <w:tcPr>
            <w:tcW w:w="0" w:type="auto"/>
            <w:vMerge/>
          </w:tcPr>
          <w:p w14:paraId="28F758CD" w14:textId="77777777" w:rsidR="00492D1F" w:rsidRPr="00443401" w:rsidRDefault="00492D1F" w:rsidP="004C712B">
            <w:pPr>
              <w:spacing w:line="276" w:lineRule="auto"/>
              <w:ind w:rightChars="-1" w:right="-2"/>
              <w:jc w:val="center"/>
              <w:rPr>
                <w:ins w:id="970" w:author="Jie Wang5909" w:date="2026-10-13T23:56:00Z"/>
                <w:b/>
                <w:color w:val="FFFFFF" w:themeColor="background1"/>
                <w:sz w:val="18"/>
                <w:szCs w:val="18"/>
              </w:rPr>
            </w:pPr>
          </w:p>
        </w:tc>
        <w:tc>
          <w:tcPr>
            <w:tcW w:w="0" w:type="auto"/>
            <w:vMerge/>
          </w:tcPr>
          <w:p w14:paraId="34167B2D" w14:textId="77777777" w:rsidR="00492D1F" w:rsidRPr="00443401" w:rsidRDefault="00492D1F" w:rsidP="004C712B">
            <w:pPr>
              <w:spacing w:line="276" w:lineRule="auto"/>
              <w:ind w:rightChars="-1" w:right="-2"/>
              <w:jc w:val="center"/>
              <w:rPr>
                <w:ins w:id="971" w:author="Jie Wang5909" w:date="2026-10-13T23:56:00Z"/>
                <w:b/>
                <w:color w:val="FFFFFF" w:themeColor="background1"/>
                <w:sz w:val="18"/>
                <w:szCs w:val="18"/>
              </w:rPr>
            </w:pPr>
          </w:p>
        </w:tc>
        <w:tc>
          <w:tcPr>
            <w:tcW w:w="0" w:type="auto"/>
            <w:vMerge/>
          </w:tcPr>
          <w:p w14:paraId="5D804ADB" w14:textId="77777777" w:rsidR="00492D1F" w:rsidRPr="00443401" w:rsidRDefault="00492D1F" w:rsidP="004C712B">
            <w:pPr>
              <w:rPr>
                <w:ins w:id="972" w:author="Jie Wang5909" w:date="2026-10-13T23:56:00Z"/>
                <w:color w:val="FFFFFF" w:themeColor="background1"/>
              </w:rPr>
            </w:pPr>
          </w:p>
        </w:tc>
      </w:tr>
      <w:tr w:rsidR="00492D1F" w:rsidRPr="0011738E" w14:paraId="69A37DD5" w14:textId="77777777" w:rsidTr="797C4670">
        <w:trPr>
          <w:trHeight w:val="514"/>
          <w:ins w:id="973" w:author="Jie Wang5909" w:date="2026-10-13T23:56:00Z"/>
        </w:trPr>
        <w:tc>
          <w:tcPr>
            <w:tcW w:w="0" w:type="auto"/>
            <w:vAlign w:val="center"/>
            <w:hideMark/>
          </w:tcPr>
          <w:p w14:paraId="1C652635" w14:textId="77777777" w:rsidR="00492D1F" w:rsidRPr="0011738E" w:rsidRDefault="00492D1F" w:rsidP="004C712B">
            <w:pPr>
              <w:spacing w:line="276" w:lineRule="auto"/>
              <w:ind w:rightChars="-1" w:right="-2"/>
              <w:jc w:val="center"/>
              <w:rPr>
                <w:ins w:id="974" w:author="Jie Wang5909" w:date="2026-10-13T23:56:00Z"/>
                <w:b/>
                <w:sz w:val="18"/>
                <w:szCs w:val="18"/>
              </w:rPr>
            </w:pPr>
            <w:ins w:id="975" w:author="Jie Wang5909" w:date="2026-10-13T23:56:00Z">
              <w:r w:rsidRPr="0011738E">
                <w:rPr>
                  <w:b/>
                  <w:sz w:val="18"/>
                  <w:szCs w:val="18"/>
                </w:rPr>
                <w:t>Description</w:t>
              </w:r>
            </w:ins>
          </w:p>
        </w:tc>
        <w:tc>
          <w:tcPr>
            <w:tcW w:w="0" w:type="auto"/>
            <w:vAlign w:val="center"/>
          </w:tcPr>
          <w:p w14:paraId="6F777978" w14:textId="77777777" w:rsidR="00492D1F" w:rsidRPr="0011738E" w:rsidRDefault="00492D1F" w:rsidP="004C712B">
            <w:pPr>
              <w:jc w:val="center"/>
              <w:rPr>
                <w:ins w:id="976" w:author="Jie Wang5909" w:date="2026-10-13T23:56:00Z"/>
                <w:rFonts w:eastAsiaTheme="minorEastAsia"/>
                <w:sz w:val="18"/>
                <w:szCs w:val="18"/>
              </w:rPr>
            </w:pPr>
            <w:ins w:id="977" w:author="Jie Wang5909" w:date="2026-10-13T23:56:00Z">
              <w:r w:rsidRPr="0011738E">
                <w:rPr>
                  <w:iCs/>
                  <w:sz w:val="18"/>
                  <w:szCs w:val="18"/>
                </w:rPr>
                <w:t>Appearance</w:t>
              </w:r>
            </w:ins>
          </w:p>
        </w:tc>
        <w:tc>
          <w:tcPr>
            <w:tcW w:w="0" w:type="auto"/>
            <w:vAlign w:val="center"/>
          </w:tcPr>
          <w:p w14:paraId="557BF5F7" w14:textId="77777777" w:rsidR="00492D1F" w:rsidRPr="0011738E" w:rsidRDefault="00492D1F" w:rsidP="004C712B">
            <w:pPr>
              <w:spacing w:line="276" w:lineRule="auto"/>
              <w:ind w:rightChars="-1" w:right="-2"/>
              <w:jc w:val="center"/>
              <w:rPr>
                <w:ins w:id="978" w:author="Jie Wang5909" w:date="2026-10-13T23:56:00Z"/>
                <w:b/>
                <w:sz w:val="18"/>
                <w:szCs w:val="18"/>
              </w:rPr>
            </w:pPr>
            <w:ins w:id="979" w:author="Jie Wang5909" w:date="2026-10-13T23:56:00Z">
              <w:r w:rsidRPr="0011738E">
                <w:rPr>
                  <w:sz w:val="18"/>
                  <w:szCs w:val="18"/>
                </w:rPr>
                <w:t>AM-001</w:t>
              </w:r>
            </w:ins>
          </w:p>
        </w:tc>
        <w:tc>
          <w:tcPr>
            <w:tcW w:w="0" w:type="auto"/>
            <w:vAlign w:val="center"/>
          </w:tcPr>
          <w:p w14:paraId="0F97EADC" w14:textId="77777777" w:rsidR="00492D1F" w:rsidRPr="0011738E" w:rsidRDefault="00492D1F" w:rsidP="004C712B">
            <w:pPr>
              <w:spacing w:line="276" w:lineRule="auto"/>
              <w:ind w:rightChars="-1" w:right="-2"/>
              <w:jc w:val="center"/>
              <w:rPr>
                <w:ins w:id="980" w:author="Jie Wang5909" w:date="2026-10-13T23:56:00Z"/>
                <w:b/>
                <w:sz w:val="18"/>
                <w:szCs w:val="18"/>
              </w:rPr>
            </w:pPr>
            <w:ins w:id="981" w:author="Jie Wang5909" w:date="2026-10-13T23:56:00Z">
              <w:r w:rsidRPr="0011738E">
                <w:rPr>
                  <w:sz w:val="18"/>
                  <w:szCs w:val="18"/>
                </w:rPr>
                <w:t>White to yellow solid</w:t>
              </w:r>
            </w:ins>
          </w:p>
        </w:tc>
        <w:tc>
          <w:tcPr>
            <w:tcW w:w="0" w:type="auto"/>
            <w:vAlign w:val="center"/>
          </w:tcPr>
          <w:p w14:paraId="5219C380" w14:textId="77777777" w:rsidR="00492D1F" w:rsidRPr="0011738E" w:rsidRDefault="00492D1F" w:rsidP="004C712B">
            <w:pPr>
              <w:spacing w:line="276" w:lineRule="auto"/>
              <w:ind w:rightChars="-1" w:right="-2"/>
              <w:jc w:val="center"/>
              <w:rPr>
                <w:ins w:id="982" w:author="Jie Wang5909" w:date="2026-10-13T23:56:00Z"/>
                <w:b/>
                <w:sz w:val="18"/>
                <w:szCs w:val="18"/>
              </w:rPr>
            </w:pPr>
            <w:ins w:id="983" w:author="Jie Wang5909" w:date="2026-10-13T23:56:00Z">
              <w:r w:rsidRPr="0011738E">
                <w:rPr>
                  <w:b/>
                  <w:sz w:val="18"/>
                  <w:szCs w:val="18"/>
                </w:rPr>
                <w:t>AM-140021-042</w:t>
              </w:r>
            </w:ins>
          </w:p>
        </w:tc>
        <w:tc>
          <w:tcPr>
            <w:tcW w:w="0" w:type="auto"/>
            <w:vAlign w:val="center"/>
          </w:tcPr>
          <w:p w14:paraId="416DED93" w14:textId="77777777" w:rsidR="00492D1F" w:rsidRPr="0011738E" w:rsidRDefault="00492D1F" w:rsidP="004C712B">
            <w:pPr>
              <w:spacing w:line="276" w:lineRule="auto"/>
              <w:ind w:rightChars="-1" w:right="-2"/>
              <w:jc w:val="center"/>
              <w:rPr>
                <w:ins w:id="984" w:author="Jie Wang5909" w:date="2026-10-13T23:56:00Z"/>
                <w:b/>
                <w:sz w:val="18"/>
                <w:szCs w:val="18"/>
              </w:rPr>
            </w:pPr>
            <w:ins w:id="985" w:author="Jie Wang5909" w:date="2026-10-13T23:56:00Z">
              <w:r w:rsidRPr="0011738E">
                <w:rPr>
                  <w:sz w:val="18"/>
                  <w:szCs w:val="18"/>
                </w:rPr>
                <w:t>White to yellow solid</w:t>
              </w:r>
            </w:ins>
          </w:p>
        </w:tc>
        <w:tc>
          <w:tcPr>
            <w:tcW w:w="0" w:type="auto"/>
            <w:vAlign w:val="center"/>
          </w:tcPr>
          <w:p w14:paraId="314005B5" w14:textId="4354DB1E" w:rsidR="00492D1F" w:rsidRPr="00D50C60" w:rsidRDefault="00492D1F" w:rsidP="004C712B">
            <w:pPr>
              <w:spacing w:line="276" w:lineRule="auto"/>
              <w:ind w:rightChars="-1" w:right="-2"/>
              <w:jc w:val="center"/>
              <w:rPr>
                <w:ins w:id="986" w:author="Jie Wang5909" w:date="2026-10-13T23:56:00Z"/>
                <w:rFonts w:eastAsia="Times New Roman"/>
                <w:sz w:val="18"/>
                <w:szCs w:val="18"/>
              </w:rPr>
            </w:pPr>
            <w:ins w:id="987" w:author="Jie Wang5909" w:date="2026-10-13T23:56:00Z">
              <w:r w:rsidRPr="3D7E87D4">
                <w:rPr>
                  <w:rFonts w:eastAsia="Times New Roman"/>
                  <w:sz w:val="18"/>
                  <w:szCs w:val="18"/>
                </w:rPr>
                <w:t xml:space="preserve"> N/A</w:t>
              </w:r>
            </w:ins>
          </w:p>
        </w:tc>
        <w:tc>
          <w:tcPr>
            <w:tcW w:w="0" w:type="auto"/>
            <w:vAlign w:val="center"/>
          </w:tcPr>
          <w:p w14:paraId="0027BA6A" w14:textId="69AE472A" w:rsidR="00492D1F" w:rsidRPr="00D50C60" w:rsidRDefault="00492D1F">
            <w:pPr>
              <w:spacing w:line="276" w:lineRule="auto"/>
              <w:ind w:rightChars="-1" w:right="-2"/>
              <w:jc w:val="center"/>
              <w:rPr>
                <w:ins w:id="988" w:author="Jie Wang5909" w:date="2026-10-13T23:56:00Z"/>
                <w:iCs/>
                <w:sz w:val="18"/>
                <w:szCs w:val="18"/>
              </w:rPr>
            </w:pPr>
            <w:ins w:id="989" w:author="Jie Wang5909" w:date="2026-10-13T23:56:00Z">
              <w:r w:rsidRPr="3D7E87D4">
                <w:rPr>
                  <w:rFonts w:eastAsia="Times New Roman"/>
                  <w:sz w:val="18"/>
                  <w:szCs w:val="18"/>
                </w:rPr>
                <w:t>N/A</w:t>
              </w:r>
              <w:r w:rsidRPr="3D7E87D4">
                <w:rPr>
                  <w:sz w:val="18"/>
                  <w:szCs w:val="18"/>
                </w:rPr>
                <w:t xml:space="preserve"> </w:t>
              </w:r>
            </w:ins>
          </w:p>
        </w:tc>
        <w:tc>
          <w:tcPr>
            <w:tcW w:w="0" w:type="auto"/>
            <w:vAlign w:val="center"/>
          </w:tcPr>
          <w:p w14:paraId="0F2716D4" w14:textId="77777777" w:rsidR="00492D1F" w:rsidRPr="3D7E87D4" w:rsidRDefault="00492D1F" w:rsidP="004C712B">
            <w:pPr>
              <w:spacing w:line="276" w:lineRule="auto"/>
              <w:jc w:val="center"/>
              <w:rPr>
                <w:ins w:id="990" w:author="Jie Wang5909" w:date="2026-10-13T23:56:00Z"/>
                <w:rFonts w:eastAsia="Times New Roman"/>
                <w:sz w:val="18"/>
                <w:szCs w:val="18"/>
              </w:rPr>
            </w:pPr>
            <w:ins w:id="991" w:author="Jie Wang5909" w:date="2026-10-13T23:56:00Z">
              <w:r w:rsidRPr="3D7E87D4">
                <w:rPr>
                  <w:rFonts w:eastAsia="Times New Roman"/>
                  <w:sz w:val="18"/>
                  <w:szCs w:val="18"/>
                </w:rPr>
                <w:t>N/A</w:t>
              </w:r>
            </w:ins>
          </w:p>
        </w:tc>
      </w:tr>
      <w:tr w:rsidR="00492D1F" w:rsidRPr="0011738E" w14:paraId="555F08B7" w14:textId="77777777" w:rsidTr="797C4670">
        <w:trPr>
          <w:trHeight w:val="518"/>
          <w:ins w:id="992" w:author="Jie Wang5909" w:date="2026-10-13T23:56:00Z"/>
        </w:trPr>
        <w:tc>
          <w:tcPr>
            <w:tcW w:w="0" w:type="auto"/>
            <w:vMerge w:val="restart"/>
            <w:vAlign w:val="center"/>
          </w:tcPr>
          <w:p w14:paraId="401F5324" w14:textId="77777777" w:rsidR="00492D1F" w:rsidRPr="0011738E" w:rsidRDefault="00492D1F" w:rsidP="004C712B">
            <w:pPr>
              <w:spacing w:line="276" w:lineRule="auto"/>
              <w:ind w:rightChars="-1" w:right="-2"/>
              <w:jc w:val="center"/>
              <w:rPr>
                <w:ins w:id="993" w:author="Jie Wang5909" w:date="2026-10-13T23:56:00Z"/>
                <w:b/>
                <w:sz w:val="18"/>
                <w:szCs w:val="18"/>
              </w:rPr>
            </w:pPr>
            <w:ins w:id="994" w:author="Jie Wang5909" w:date="2026-10-13T23:56:00Z">
              <w:r w:rsidRPr="0011738E">
                <w:rPr>
                  <w:b/>
                  <w:sz w:val="18"/>
                  <w:szCs w:val="18"/>
                </w:rPr>
                <w:t>Test</w:t>
              </w:r>
            </w:ins>
          </w:p>
        </w:tc>
        <w:tc>
          <w:tcPr>
            <w:tcW w:w="0" w:type="auto"/>
            <w:vAlign w:val="center"/>
          </w:tcPr>
          <w:p w14:paraId="0CC55450" w14:textId="77777777" w:rsidR="00492D1F" w:rsidRPr="0011738E" w:rsidRDefault="00492D1F" w:rsidP="004C712B">
            <w:pPr>
              <w:spacing w:line="276" w:lineRule="auto"/>
              <w:ind w:rightChars="-1" w:right="-2"/>
              <w:jc w:val="center"/>
              <w:rPr>
                <w:ins w:id="995" w:author="Jie Wang5909" w:date="2026-10-13T23:56:00Z"/>
                <w:iCs/>
                <w:sz w:val="18"/>
                <w:szCs w:val="18"/>
              </w:rPr>
            </w:pPr>
            <w:ins w:id="996" w:author="Jie Wang5909" w:date="2026-10-13T23:56:00Z">
              <w:r w:rsidRPr="0011738E">
                <w:rPr>
                  <w:sz w:val="18"/>
                  <w:szCs w:val="18"/>
                </w:rPr>
                <w:t>Identification by UHPLC</w:t>
              </w:r>
            </w:ins>
          </w:p>
        </w:tc>
        <w:tc>
          <w:tcPr>
            <w:tcW w:w="0" w:type="auto"/>
            <w:vAlign w:val="center"/>
          </w:tcPr>
          <w:p w14:paraId="09403870" w14:textId="77777777" w:rsidR="00492D1F" w:rsidRPr="0011738E" w:rsidRDefault="00492D1F" w:rsidP="004C712B">
            <w:pPr>
              <w:spacing w:line="276" w:lineRule="auto"/>
              <w:ind w:rightChars="-1" w:right="-2"/>
              <w:jc w:val="center"/>
              <w:rPr>
                <w:ins w:id="997" w:author="Jie Wang5909" w:date="2026-10-13T23:56:00Z"/>
                <w:iCs/>
                <w:sz w:val="18"/>
                <w:szCs w:val="18"/>
              </w:rPr>
            </w:pPr>
            <w:ins w:id="998" w:author="Jie Wang5909" w:date="2026-10-13T23:56:00Z">
              <w:r w:rsidRPr="0011738E">
                <w:rPr>
                  <w:rFonts w:eastAsiaTheme="minorEastAsia"/>
                  <w:sz w:val="18"/>
                  <w:szCs w:val="18"/>
                </w:rPr>
                <w:t>N/A</w:t>
              </w:r>
            </w:ins>
          </w:p>
        </w:tc>
        <w:tc>
          <w:tcPr>
            <w:tcW w:w="0" w:type="auto"/>
            <w:vAlign w:val="center"/>
          </w:tcPr>
          <w:p w14:paraId="7FC1DD13" w14:textId="77777777" w:rsidR="00492D1F" w:rsidRPr="0011738E" w:rsidRDefault="00492D1F" w:rsidP="004C712B">
            <w:pPr>
              <w:spacing w:line="276" w:lineRule="auto"/>
              <w:ind w:rightChars="-1" w:right="-2"/>
              <w:jc w:val="center"/>
              <w:rPr>
                <w:ins w:id="999" w:author="Jie Wang5909" w:date="2026-10-13T23:56:00Z"/>
                <w:rFonts w:eastAsiaTheme="minorEastAsia"/>
                <w:sz w:val="18"/>
                <w:szCs w:val="18"/>
              </w:rPr>
            </w:pPr>
            <w:ins w:id="1000" w:author="Jie Wang5909" w:date="2026-10-13T23:56:00Z">
              <w:r w:rsidRPr="0011738E">
                <w:rPr>
                  <w:rFonts w:eastAsiaTheme="minorEastAsia"/>
                  <w:sz w:val="18"/>
                  <w:szCs w:val="18"/>
                </w:rPr>
                <w:t>N/A</w:t>
              </w:r>
            </w:ins>
          </w:p>
        </w:tc>
        <w:tc>
          <w:tcPr>
            <w:tcW w:w="0" w:type="auto"/>
            <w:vAlign w:val="center"/>
          </w:tcPr>
          <w:p w14:paraId="4B4B318A" w14:textId="77777777" w:rsidR="00492D1F" w:rsidRPr="0011738E" w:rsidRDefault="00492D1F" w:rsidP="004C712B">
            <w:pPr>
              <w:spacing w:line="276" w:lineRule="auto"/>
              <w:ind w:rightChars="-1" w:right="-2"/>
              <w:jc w:val="center"/>
              <w:rPr>
                <w:ins w:id="1001" w:author="Jie Wang5909" w:date="2026-10-13T23:56:00Z"/>
                <w:sz w:val="18"/>
                <w:szCs w:val="18"/>
              </w:rPr>
            </w:pPr>
            <w:ins w:id="1002" w:author="Jie Wang5909" w:date="2026-10-13T23:56:00Z">
              <w:r w:rsidRPr="0011738E">
                <w:rPr>
                  <w:iCs/>
                  <w:sz w:val="18"/>
                  <w:szCs w:val="18"/>
                </w:rPr>
                <w:t>AM-140021-012</w:t>
              </w:r>
            </w:ins>
          </w:p>
        </w:tc>
        <w:tc>
          <w:tcPr>
            <w:tcW w:w="0" w:type="auto"/>
            <w:vAlign w:val="center"/>
          </w:tcPr>
          <w:p w14:paraId="1EB85CEB" w14:textId="77777777" w:rsidR="00492D1F" w:rsidRPr="0011738E" w:rsidRDefault="00492D1F" w:rsidP="004C712B">
            <w:pPr>
              <w:spacing w:line="276" w:lineRule="auto"/>
              <w:ind w:rightChars="-1" w:right="-2"/>
              <w:jc w:val="center"/>
              <w:rPr>
                <w:ins w:id="1003" w:author="Jie Wang5909" w:date="2026-10-13T23:56:00Z"/>
                <w:b/>
                <w:sz w:val="18"/>
                <w:szCs w:val="18"/>
              </w:rPr>
            </w:pPr>
            <w:ins w:id="1004" w:author="Jie Wang5909" w:date="2026-10-13T23:56:00Z">
              <w:r w:rsidRPr="0011738E">
                <w:rPr>
                  <w:b/>
                  <w:sz w:val="18"/>
                  <w:szCs w:val="18"/>
                </w:rPr>
                <w:t>Conforms to the reference standard</w:t>
              </w:r>
            </w:ins>
          </w:p>
        </w:tc>
        <w:tc>
          <w:tcPr>
            <w:tcW w:w="0" w:type="auto"/>
            <w:vMerge w:val="restart"/>
            <w:vAlign w:val="center"/>
          </w:tcPr>
          <w:p w14:paraId="21D1586C" w14:textId="77777777" w:rsidR="00492D1F" w:rsidRPr="00566EE3" w:rsidRDefault="00492D1F" w:rsidP="004C712B">
            <w:pPr>
              <w:spacing w:line="276" w:lineRule="auto"/>
              <w:jc w:val="center"/>
              <w:rPr>
                <w:ins w:id="1005" w:author="Jie Wang5909" w:date="2026-10-13T23:56:00Z"/>
                <w:rFonts w:eastAsia="Times New Roman"/>
                <w:color w:val="000000" w:themeColor="text1"/>
                <w:sz w:val="18"/>
                <w:szCs w:val="18"/>
              </w:rPr>
            </w:pPr>
            <w:ins w:id="1006" w:author="Jie Wang5909" w:date="2026-10-13T23:56:00Z">
              <w:r w:rsidRPr="3D7E87D4">
                <w:rPr>
                  <w:rFonts w:eastAsia="Times New Roman"/>
                  <w:color w:val="000000" w:themeColor="text1"/>
                  <w:sz w:val="18"/>
                  <w:szCs w:val="18"/>
                </w:rPr>
                <w:t>AM-140021-012-VP-01.02(Effective</w:t>
              </w:r>
            </w:ins>
          </w:p>
          <w:p w14:paraId="7739F1C9" w14:textId="77777777" w:rsidR="00492D1F" w:rsidRPr="00D50C60" w:rsidRDefault="00492D1F" w:rsidP="004C712B">
            <w:pPr>
              <w:spacing w:line="276" w:lineRule="auto"/>
              <w:ind w:rightChars="-1" w:right="-2"/>
              <w:jc w:val="center"/>
              <w:rPr>
                <w:ins w:id="1007" w:author="Jie Wang5909" w:date="2026-10-13T23:56:00Z"/>
                <w:rFonts w:eastAsia="Times New Roman"/>
                <w:sz w:val="18"/>
                <w:szCs w:val="18"/>
              </w:rPr>
            </w:pPr>
            <w:ins w:id="1008" w:author="Jie Wang5909" w:date="2026-10-13T23:56:00Z">
              <w:r w:rsidRPr="3D7E87D4">
                <w:rPr>
                  <w:rFonts w:eastAsia="Times New Roman"/>
                  <w:sz w:val="18"/>
                  <w:szCs w:val="18"/>
                </w:rPr>
                <w:t>Date: 08/12/2026)</w:t>
              </w:r>
            </w:ins>
          </w:p>
        </w:tc>
        <w:tc>
          <w:tcPr>
            <w:tcW w:w="0" w:type="auto"/>
            <w:vMerge w:val="restart"/>
            <w:vAlign w:val="center"/>
          </w:tcPr>
          <w:p w14:paraId="04FDA1F6" w14:textId="2D2C7BCF" w:rsidR="00492D1F" w:rsidRPr="00D50C60" w:rsidRDefault="00492D1F" w:rsidP="797C4670">
            <w:pPr>
              <w:spacing w:line="276" w:lineRule="auto"/>
              <w:ind w:rightChars="-1" w:right="-2"/>
              <w:jc w:val="center"/>
              <w:rPr>
                <w:ins w:id="1009" w:author="Jie Wang5909" w:date="2026-10-13T23:56:00Z"/>
                <w:sz w:val="18"/>
                <w:szCs w:val="18"/>
              </w:rPr>
            </w:pPr>
            <w:commentRangeStart w:id="1010"/>
            <w:commentRangeStart w:id="1011"/>
            <w:ins w:id="1012" w:author="Jie Wang5909" w:date="2026-10-13T23:56:00Z">
              <w:del w:id="1013" w:author="Yu Zhang12718" w:date="2026-10-15T06:12:00Z">
                <w:r w:rsidRPr="797C4670" w:rsidDel="00492D1F">
                  <w:rPr>
                    <w:sz w:val="18"/>
                    <w:szCs w:val="18"/>
                  </w:rPr>
                  <w:delText>Finished</w:delText>
                </w:r>
              </w:del>
            </w:ins>
            <w:ins w:id="1014" w:author="Yu Zhang12718" w:date="2026-10-15T06:12:00Z">
              <w:r w:rsidR="11676458" w:rsidRPr="797C4670">
                <w:rPr>
                  <w:sz w:val="18"/>
                  <w:szCs w:val="18"/>
                </w:rPr>
                <w:t>Completed</w:t>
              </w:r>
            </w:ins>
            <w:commentRangeEnd w:id="1010"/>
            <w:r w:rsidRPr="00D50C60">
              <w:rPr>
                <w:rStyle w:val="a4"/>
                <w:sz w:val="18"/>
                <w:szCs w:val="18"/>
              </w:rPr>
              <w:commentReference w:id="1010"/>
            </w:r>
            <w:commentRangeEnd w:id="1011"/>
            <w:r>
              <w:rPr>
                <w:rStyle w:val="a4"/>
              </w:rPr>
              <w:commentReference w:id="1011"/>
            </w:r>
          </w:p>
        </w:tc>
        <w:tc>
          <w:tcPr>
            <w:tcW w:w="0" w:type="auto"/>
            <w:vMerge w:val="restart"/>
            <w:vAlign w:val="center"/>
          </w:tcPr>
          <w:p w14:paraId="113B0A40" w14:textId="77777777" w:rsidR="00492D1F" w:rsidRDefault="00492D1F" w:rsidP="004C712B">
            <w:pPr>
              <w:jc w:val="center"/>
              <w:rPr>
                <w:ins w:id="1015" w:author="Jie Wang5909" w:date="2026-10-13T23:56:00Z"/>
                <w:rFonts w:eastAsia="Times New Roman"/>
                <w:color w:val="000000" w:themeColor="text1"/>
                <w:sz w:val="18"/>
                <w:szCs w:val="18"/>
              </w:rPr>
            </w:pPr>
            <w:ins w:id="1016" w:author="Jie Wang5909" w:date="2026-10-13T23:56:00Z">
              <w:r w:rsidRPr="3D7E87D4">
                <w:rPr>
                  <w:rFonts w:eastAsia="Times New Roman"/>
                  <w:color w:val="000000" w:themeColor="text1"/>
                  <w:sz w:val="18"/>
                  <w:szCs w:val="18"/>
                </w:rPr>
                <w:t>AM-140021-012-VR-01.01(Effective</w:t>
              </w:r>
            </w:ins>
          </w:p>
          <w:p w14:paraId="2104EF5A" w14:textId="77777777" w:rsidR="00492D1F" w:rsidRPr="00443401" w:rsidRDefault="00492D1F" w:rsidP="004C712B">
            <w:pPr>
              <w:jc w:val="center"/>
              <w:rPr>
                <w:ins w:id="1017" w:author="Jie Wang5909" w:date="2026-10-13T23:56:00Z"/>
                <w:rFonts w:eastAsia="Times New Roman"/>
                <w:sz w:val="18"/>
                <w:szCs w:val="18"/>
              </w:rPr>
            </w:pPr>
            <w:ins w:id="1018" w:author="Jie Wang5909" w:date="2026-10-13T23:56:00Z">
              <w:r w:rsidRPr="3D7E87D4">
                <w:rPr>
                  <w:rFonts w:eastAsia="Times New Roman"/>
                  <w:sz w:val="18"/>
                  <w:szCs w:val="18"/>
                </w:rPr>
                <w:t>Date: TBD)</w:t>
              </w:r>
            </w:ins>
          </w:p>
        </w:tc>
      </w:tr>
      <w:tr w:rsidR="00492D1F" w:rsidRPr="0011738E" w14:paraId="2D28DBE6" w14:textId="77777777" w:rsidTr="797C4670">
        <w:trPr>
          <w:trHeight w:val="130"/>
          <w:ins w:id="1019" w:author="Jie Wang5909" w:date="2026-10-13T23:56:00Z"/>
        </w:trPr>
        <w:tc>
          <w:tcPr>
            <w:tcW w:w="0" w:type="auto"/>
            <w:vMerge/>
            <w:vAlign w:val="center"/>
          </w:tcPr>
          <w:p w14:paraId="39DE3716" w14:textId="77777777" w:rsidR="00492D1F" w:rsidRPr="0011738E" w:rsidRDefault="00492D1F" w:rsidP="004C712B">
            <w:pPr>
              <w:spacing w:line="276" w:lineRule="auto"/>
              <w:ind w:rightChars="-1" w:right="-2"/>
              <w:jc w:val="center"/>
              <w:rPr>
                <w:ins w:id="1020" w:author="Jie Wang5909" w:date="2026-10-13T23:56:00Z"/>
                <w:b/>
                <w:sz w:val="18"/>
                <w:szCs w:val="18"/>
              </w:rPr>
            </w:pPr>
          </w:p>
        </w:tc>
        <w:tc>
          <w:tcPr>
            <w:tcW w:w="0" w:type="auto"/>
            <w:vMerge w:val="restart"/>
            <w:vAlign w:val="center"/>
          </w:tcPr>
          <w:p w14:paraId="1CF42255" w14:textId="77777777" w:rsidR="00492D1F" w:rsidRPr="0011738E" w:rsidRDefault="00492D1F" w:rsidP="004C712B">
            <w:pPr>
              <w:spacing w:line="276" w:lineRule="auto"/>
              <w:ind w:rightChars="-1" w:right="-2"/>
              <w:jc w:val="center"/>
              <w:rPr>
                <w:ins w:id="1021" w:author="Jie Wang5909" w:date="2026-10-13T23:56:00Z"/>
                <w:sz w:val="18"/>
                <w:szCs w:val="18"/>
              </w:rPr>
            </w:pPr>
            <w:ins w:id="1022" w:author="Jie Wang5909" w:date="2026-10-13T23:56:00Z">
              <w:r w:rsidRPr="0011738E">
                <w:rPr>
                  <w:iCs/>
                  <w:sz w:val="18"/>
                  <w:szCs w:val="18"/>
                </w:rPr>
                <w:t>Purity</w:t>
              </w:r>
            </w:ins>
          </w:p>
        </w:tc>
        <w:tc>
          <w:tcPr>
            <w:tcW w:w="0" w:type="auto"/>
            <w:vMerge w:val="restart"/>
            <w:vAlign w:val="center"/>
          </w:tcPr>
          <w:p w14:paraId="5CD5DA76" w14:textId="77777777" w:rsidR="00492D1F" w:rsidRPr="0011738E" w:rsidRDefault="00492D1F" w:rsidP="004C712B">
            <w:pPr>
              <w:spacing w:line="276" w:lineRule="auto"/>
              <w:ind w:rightChars="-1" w:right="-2"/>
              <w:jc w:val="center"/>
              <w:rPr>
                <w:ins w:id="1023" w:author="Jie Wang5909" w:date="2026-10-13T23:56:00Z"/>
                <w:sz w:val="18"/>
                <w:szCs w:val="18"/>
              </w:rPr>
            </w:pPr>
            <w:ins w:id="1024" w:author="Jie Wang5909" w:date="2026-10-13T23:56:00Z">
              <w:r w:rsidRPr="0011738E">
                <w:rPr>
                  <w:iCs/>
                  <w:sz w:val="18"/>
                  <w:szCs w:val="18"/>
                </w:rPr>
                <w:t>AM-140021-012</w:t>
              </w:r>
            </w:ins>
          </w:p>
        </w:tc>
        <w:tc>
          <w:tcPr>
            <w:tcW w:w="0" w:type="auto"/>
            <w:vAlign w:val="center"/>
          </w:tcPr>
          <w:p w14:paraId="132ADAEE" w14:textId="2737331A" w:rsidR="00492D1F" w:rsidRPr="0011738E" w:rsidRDefault="00492D1F" w:rsidP="004C712B">
            <w:pPr>
              <w:spacing w:line="276" w:lineRule="auto"/>
              <w:ind w:rightChars="-1" w:right="-2"/>
              <w:jc w:val="center"/>
              <w:rPr>
                <w:ins w:id="1025" w:author="Jie Wang5909" w:date="2026-10-13T23:56:00Z"/>
              </w:rPr>
            </w:pPr>
            <w:ins w:id="1026" w:author="Jie Wang5909" w:date="2026-10-13T23:56:00Z">
              <w:r w:rsidRPr="797C4670">
                <w:rPr>
                  <w:rFonts w:eastAsiaTheme="minorEastAsia"/>
                  <w:b/>
                  <w:bCs/>
                  <w:sz w:val="18"/>
                  <w:szCs w:val="18"/>
                </w:rPr>
                <w:t>Purity</w:t>
              </w:r>
            </w:ins>
            <w:ins w:id="1027" w:author="Sonia Quinn - Network" w:date="2026-10-14T09:28:00Z">
              <w:r w:rsidR="4EFED615" w:rsidRPr="797C4670">
                <w:rPr>
                  <w:rFonts w:eastAsiaTheme="minorEastAsia"/>
                  <w:b/>
                  <w:bCs/>
                  <w:sz w:val="18"/>
                  <w:szCs w:val="18"/>
                </w:rPr>
                <w:t xml:space="preserve"> </w:t>
              </w:r>
            </w:ins>
            <w:ins w:id="1028" w:author="Jie Wang5909" w:date="2026-10-13T23:56:00Z">
              <w:r w:rsidRPr="797C4670">
                <w:rPr>
                  <w:rFonts w:eastAsiaTheme="minorEastAsia"/>
                  <w:b/>
                  <w:bCs/>
                  <w:sz w:val="18"/>
                  <w:szCs w:val="18"/>
                </w:rPr>
                <w:t>(</w:t>
              </w:r>
              <w:del w:id="1029" w:author="Sonia Quinn - Network" w:date="2026-10-14T09:28:00Z">
                <w:r w:rsidRPr="797C4670" w:rsidDel="00492D1F">
                  <w:rPr>
                    <w:rFonts w:eastAsiaTheme="minorEastAsia"/>
                    <w:b/>
                    <w:bCs/>
                    <w:sz w:val="18"/>
                    <w:szCs w:val="18"/>
                  </w:rPr>
                  <w:delText xml:space="preserve"> </w:delText>
                </w:r>
              </w:del>
              <w:r w:rsidRPr="797C4670">
                <w:rPr>
                  <w:rFonts w:eastAsiaTheme="minorEastAsia"/>
                  <w:b/>
                  <w:bCs/>
                  <w:sz w:val="18"/>
                  <w:szCs w:val="18"/>
                </w:rPr>
                <w:t>include dimer</w:t>
              </w:r>
              <w:r w:rsidRPr="797C4670">
                <w:rPr>
                  <w:b/>
                  <w:bCs/>
                  <w:sz w:val="18"/>
                  <w:szCs w:val="18"/>
                </w:rPr>
                <w:t xml:space="preserve">  and </w:t>
              </w:r>
              <w:r w:rsidRPr="797C4670">
                <w:rPr>
                  <w:rFonts w:eastAsiaTheme="minorEastAsia"/>
                  <w:b/>
                  <w:bCs/>
                  <w:sz w:val="18"/>
                  <w:szCs w:val="18"/>
                </w:rPr>
                <w:t>not include trimer</w:t>
              </w:r>
              <w:r w:rsidRPr="797C4670">
                <w:rPr>
                  <w:rFonts w:eastAsiaTheme="minorEastAsia"/>
                  <w:b/>
                  <w:bCs/>
                  <w:sz w:val="18"/>
                  <w:szCs w:val="18"/>
                </w:rPr>
                <w:t>）</w:t>
              </w:r>
              <w:r w:rsidRPr="797C4670">
                <w:rPr>
                  <w:b/>
                  <w:bCs/>
                  <w:sz w:val="18"/>
                  <w:szCs w:val="18"/>
                </w:rPr>
                <w:t xml:space="preserve"> Report</w:t>
              </w:r>
              <w:r w:rsidRPr="797C4670">
                <w:rPr>
                  <w:sz w:val="18"/>
                  <w:szCs w:val="18"/>
                </w:rPr>
                <w:t xml:space="preserve"> </w:t>
              </w:r>
            </w:ins>
          </w:p>
        </w:tc>
        <w:tc>
          <w:tcPr>
            <w:tcW w:w="0" w:type="auto"/>
            <w:vMerge w:val="restart"/>
            <w:vAlign w:val="center"/>
          </w:tcPr>
          <w:p w14:paraId="6E1D8BD0" w14:textId="77777777" w:rsidR="00492D1F" w:rsidRPr="0011738E" w:rsidRDefault="00492D1F" w:rsidP="004C712B">
            <w:pPr>
              <w:spacing w:line="276" w:lineRule="auto"/>
              <w:ind w:rightChars="-1" w:right="-2"/>
              <w:jc w:val="center"/>
              <w:rPr>
                <w:ins w:id="1030" w:author="Jie Wang5909" w:date="2026-10-13T23:56:00Z"/>
                <w:sz w:val="18"/>
                <w:szCs w:val="18"/>
              </w:rPr>
            </w:pPr>
            <w:ins w:id="1031" w:author="Jie Wang5909" w:date="2026-10-13T23:56:00Z">
              <w:r w:rsidRPr="0011738E">
                <w:rPr>
                  <w:iCs/>
                  <w:sz w:val="18"/>
                  <w:szCs w:val="18"/>
                </w:rPr>
                <w:t>AM-140021-012</w:t>
              </w:r>
            </w:ins>
          </w:p>
        </w:tc>
        <w:tc>
          <w:tcPr>
            <w:tcW w:w="0" w:type="auto"/>
            <w:vAlign w:val="center"/>
          </w:tcPr>
          <w:p w14:paraId="4B6B3B2A" w14:textId="77777777" w:rsidR="00545542" w:rsidRPr="00545542" w:rsidRDefault="00545542" w:rsidP="00545542">
            <w:pPr>
              <w:pStyle w:val="a5"/>
              <w:rPr>
                <w:ins w:id="1032" w:author="Jie Wang5909" w:date="2026-10-14T10:48:00Z"/>
                <w:rFonts w:eastAsia="仿宋_GB2312"/>
                <w:szCs w:val="21"/>
                <w:rPrChange w:id="1033" w:author="Jie Wang5909" w:date="2026-10-14T10:48:00Z">
                  <w:rPr>
                    <w:ins w:id="1034" w:author="Jie Wang5909" w:date="2026-10-14T10:48:00Z"/>
                    <w:rFonts w:eastAsia="仿宋_GB2312"/>
                    <w:szCs w:val="21"/>
                    <w:highlight w:val="yellow"/>
                  </w:rPr>
                </w:rPrChange>
              </w:rPr>
            </w:pPr>
            <w:ins w:id="1035" w:author="Jie Wang5909" w:date="2026-10-14T10:48:00Z">
              <w:r w:rsidRPr="00545542">
                <w:rPr>
                  <w:rFonts w:eastAsia="仿宋_GB2312"/>
                  <w:szCs w:val="21"/>
                  <w:rPrChange w:id="1036" w:author="Jie Wang5909" w:date="2026-10-14T10:48:00Z">
                    <w:rPr>
                      <w:rFonts w:eastAsia="仿宋_GB2312"/>
                      <w:szCs w:val="21"/>
                      <w:highlight w:val="yellow"/>
                    </w:rPr>
                  </w:rPrChange>
                </w:rPr>
                <w:t>Purity</w:t>
              </w:r>
              <w:r w:rsidRPr="00545542">
                <w:rPr>
                  <w:rFonts w:eastAsia="仿宋_GB2312" w:hint="eastAsia"/>
                  <w:szCs w:val="21"/>
                  <w:rPrChange w:id="1037" w:author="Jie Wang5909" w:date="2026-10-14T10:48:00Z">
                    <w:rPr>
                      <w:rFonts w:eastAsia="仿宋_GB2312" w:hint="eastAsia"/>
                      <w:szCs w:val="21"/>
                      <w:highlight w:val="yellow"/>
                    </w:rPr>
                  </w:rPrChange>
                </w:rPr>
                <w:t>：</w:t>
              </w:r>
              <w:r w:rsidRPr="00545542">
                <w:rPr>
                  <w:rFonts w:eastAsia="仿宋_GB2312"/>
                  <w:szCs w:val="21"/>
                  <w:rPrChange w:id="1038" w:author="Jie Wang5909" w:date="2026-10-14T10:48:00Z">
                    <w:rPr>
                      <w:rFonts w:eastAsia="仿宋_GB2312"/>
                      <w:szCs w:val="21"/>
                      <w:highlight w:val="yellow"/>
                    </w:rPr>
                  </w:rPrChange>
                </w:rPr>
                <w:t>Report</w:t>
              </w:r>
            </w:ins>
          </w:p>
          <w:p w14:paraId="7E89A2F8" w14:textId="6BC9888E" w:rsidR="00492D1F" w:rsidRPr="0011738E" w:rsidRDefault="00545542" w:rsidP="00545542">
            <w:pPr>
              <w:spacing w:line="276" w:lineRule="auto"/>
              <w:ind w:rightChars="-1" w:right="-2"/>
              <w:jc w:val="center"/>
              <w:rPr>
                <w:ins w:id="1039" w:author="Jie Wang5909" w:date="2026-10-13T23:56:00Z"/>
                <w:rFonts w:eastAsiaTheme="minorEastAsia"/>
                <w:b/>
                <w:sz w:val="18"/>
                <w:szCs w:val="18"/>
              </w:rPr>
            </w:pPr>
            <w:ins w:id="1040" w:author="Jie Wang5909" w:date="2026-10-14T10:48:00Z">
              <w:r w:rsidRPr="00545542">
                <w:rPr>
                  <w:szCs w:val="21"/>
                  <w:lang w:val="x-none"/>
                  <w:rPrChange w:id="1041" w:author="Jie Wang5909" w:date="2026-10-14T10:48:00Z">
                    <w:rPr>
                      <w:szCs w:val="21"/>
                      <w:highlight w:val="yellow"/>
                      <w:lang w:val="x-none"/>
                    </w:rPr>
                  </w:rPrChange>
                </w:rPr>
                <w:t xml:space="preserve">Purity (include </w:t>
              </w:r>
              <w:r w:rsidRPr="00545542">
                <w:rPr>
                  <w:szCs w:val="21"/>
                  <w:rPrChange w:id="1042" w:author="Jie Wang5909" w:date="2026-10-14T10:48:00Z">
                    <w:rPr>
                      <w:szCs w:val="21"/>
                      <w:highlight w:val="yellow"/>
                    </w:rPr>
                  </w:rPrChange>
                </w:rPr>
                <w:t>dimer and trimer</w:t>
              </w:r>
              <w:r w:rsidRPr="00545542">
                <w:rPr>
                  <w:szCs w:val="21"/>
                  <w:lang w:val="x-none"/>
                  <w:rPrChange w:id="1043" w:author="Jie Wang5909" w:date="2026-10-14T10:48:00Z">
                    <w:rPr>
                      <w:szCs w:val="21"/>
                      <w:highlight w:val="yellow"/>
                      <w:lang w:val="x-none"/>
                    </w:rPr>
                  </w:rPrChange>
                </w:rPr>
                <w:t xml:space="preserve">): </w:t>
              </w:r>
              <w:r w:rsidRPr="00545542">
                <w:rPr>
                  <w:rFonts w:eastAsia="仿宋_GB2312"/>
                  <w:szCs w:val="21"/>
                  <w:rPrChange w:id="1044" w:author="Jie Wang5909" w:date="2026-10-14T10:48:00Z">
                    <w:rPr>
                      <w:rFonts w:eastAsia="仿宋_GB2312"/>
                      <w:szCs w:val="21"/>
                      <w:highlight w:val="yellow"/>
                    </w:rPr>
                  </w:rPrChange>
                </w:rPr>
                <w:t>Report</w:t>
              </w:r>
            </w:ins>
          </w:p>
        </w:tc>
        <w:tc>
          <w:tcPr>
            <w:tcW w:w="0" w:type="auto"/>
            <w:vMerge/>
            <w:vAlign w:val="center"/>
          </w:tcPr>
          <w:p w14:paraId="013E0067" w14:textId="77777777" w:rsidR="00492D1F" w:rsidRPr="00D50C60" w:rsidRDefault="00492D1F" w:rsidP="004C712B">
            <w:pPr>
              <w:spacing w:line="276" w:lineRule="auto"/>
              <w:ind w:rightChars="-1" w:right="-2"/>
              <w:jc w:val="center"/>
              <w:rPr>
                <w:ins w:id="1045" w:author="Jie Wang5909" w:date="2026-10-13T23:56:00Z"/>
                <w:iCs/>
                <w:sz w:val="18"/>
                <w:szCs w:val="18"/>
              </w:rPr>
            </w:pPr>
          </w:p>
        </w:tc>
        <w:tc>
          <w:tcPr>
            <w:tcW w:w="0" w:type="auto"/>
            <w:vMerge/>
            <w:vAlign w:val="center"/>
          </w:tcPr>
          <w:p w14:paraId="42A23015" w14:textId="77777777" w:rsidR="00492D1F" w:rsidRPr="00D50C60" w:rsidRDefault="00492D1F" w:rsidP="004C712B">
            <w:pPr>
              <w:spacing w:line="276" w:lineRule="auto"/>
              <w:ind w:rightChars="-1" w:right="-2"/>
              <w:jc w:val="center"/>
              <w:rPr>
                <w:ins w:id="1046" w:author="Jie Wang5909" w:date="2026-10-13T23:56:00Z"/>
                <w:iCs/>
                <w:sz w:val="18"/>
                <w:szCs w:val="18"/>
              </w:rPr>
            </w:pPr>
          </w:p>
        </w:tc>
        <w:tc>
          <w:tcPr>
            <w:tcW w:w="0" w:type="auto"/>
            <w:vMerge/>
          </w:tcPr>
          <w:p w14:paraId="631B661A" w14:textId="77777777" w:rsidR="00492D1F" w:rsidRDefault="00492D1F" w:rsidP="004C712B">
            <w:pPr>
              <w:rPr>
                <w:ins w:id="1047" w:author="Jie Wang5909" w:date="2026-10-13T23:56:00Z"/>
              </w:rPr>
            </w:pPr>
          </w:p>
        </w:tc>
      </w:tr>
      <w:tr w:rsidR="00492D1F" w:rsidRPr="0011738E" w14:paraId="50CE91CF" w14:textId="77777777" w:rsidTr="797C4670">
        <w:trPr>
          <w:trHeight w:val="130"/>
          <w:ins w:id="1048" w:author="Jie Wang5909" w:date="2026-10-13T23:56:00Z"/>
        </w:trPr>
        <w:tc>
          <w:tcPr>
            <w:tcW w:w="0" w:type="auto"/>
            <w:vMerge/>
            <w:vAlign w:val="center"/>
          </w:tcPr>
          <w:p w14:paraId="1388C1FA" w14:textId="77777777" w:rsidR="00492D1F" w:rsidRPr="0011738E" w:rsidRDefault="00492D1F" w:rsidP="004C712B">
            <w:pPr>
              <w:spacing w:line="276" w:lineRule="auto"/>
              <w:ind w:rightChars="-1" w:right="-2"/>
              <w:jc w:val="center"/>
              <w:rPr>
                <w:ins w:id="1049" w:author="Jie Wang5909" w:date="2026-10-13T23:56:00Z"/>
                <w:b/>
                <w:sz w:val="18"/>
                <w:szCs w:val="18"/>
              </w:rPr>
            </w:pPr>
          </w:p>
        </w:tc>
        <w:tc>
          <w:tcPr>
            <w:tcW w:w="0" w:type="auto"/>
            <w:vMerge/>
            <w:vAlign w:val="center"/>
          </w:tcPr>
          <w:p w14:paraId="008648E0" w14:textId="77777777" w:rsidR="00492D1F" w:rsidRPr="0011738E" w:rsidRDefault="00492D1F" w:rsidP="004C712B">
            <w:pPr>
              <w:spacing w:line="276" w:lineRule="auto"/>
              <w:ind w:rightChars="-1" w:right="-2"/>
              <w:jc w:val="center"/>
              <w:rPr>
                <w:ins w:id="1050" w:author="Jie Wang5909" w:date="2026-10-13T23:56:00Z"/>
                <w:iCs/>
                <w:sz w:val="18"/>
                <w:szCs w:val="18"/>
              </w:rPr>
            </w:pPr>
          </w:p>
        </w:tc>
        <w:tc>
          <w:tcPr>
            <w:tcW w:w="0" w:type="auto"/>
            <w:vMerge/>
            <w:vAlign w:val="center"/>
          </w:tcPr>
          <w:p w14:paraId="3AA65D91" w14:textId="77777777" w:rsidR="00492D1F" w:rsidRPr="0011738E" w:rsidRDefault="00492D1F" w:rsidP="004C712B">
            <w:pPr>
              <w:spacing w:line="276" w:lineRule="auto"/>
              <w:ind w:rightChars="-1" w:right="-2"/>
              <w:jc w:val="center"/>
              <w:rPr>
                <w:ins w:id="1051" w:author="Jie Wang5909" w:date="2026-10-13T23:56:00Z"/>
                <w:iCs/>
                <w:sz w:val="18"/>
                <w:szCs w:val="18"/>
              </w:rPr>
            </w:pPr>
          </w:p>
        </w:tc>
        <w:tc>
          <w:tcPr>
            <w:tcW w:w="0" w:type="auto"/>
            <w:vAlign w:val="center"/>
          </w:tcPr>
          <w:p w14:paraId="1B605341" w14:textId="77777777" w:rsidR="00492D1F" w:rsidRPr="1099BEA8" w:rsidRDefault="00492D1F" w:rsidP="004C712B">
            <w:pPr>
              <w:jc w:val="center"/>
              <w:rPr>
                <w:ins w:id="1052" w:author="Jie Wang5909" w:date="2026-10-13T23:56:00Z"/>
                <w:rFonts w:eastAsia="Times New Roman"/>
                <w:sz w:val="18"/>
                <w:szCs w:val="18"/>
              </w:rPr>
            </w:pPr>
            <w:ins w:id="1053" w:author="Jie Wang5909" w:date="2026-10-13T23:56:00Z">
              <w:r w:rsidRPr="1099BEA8">
                <w:rPr>
                  <w:rFonts w:eastAsia="Times New Roman"/>
                  <w:sz w:val="18"/>
                  <w:szCs w:val="18"/>
                </w:rPr>
                <w:t>Dimer is not reported separately</w:t>
              </w:r>
            </w:ins>
          </w:p>
        </w:tc>
        <w:tc>
          <w:tcPr>
            <w:tcW w:w="0" w:type="auto"/>
            <w:vMerge/>
            <w:vAlign w:val="center"/>
          </w:tcPr>
          <w:p w14:paraId="59669FCE" w14:textId="77777777" w:rsidR="00492D1F" w:rsidRPr="0011738E" w:rsidRDefault="00492D1F" w:rsidP="004C712B">
            <w:pPr>
              <w:spacing w:line="276" w:lineRule="auto"/>
              <w:ind w:rightChars="-1" w:right="-2"/>
              <w:jc w:val="center"/>
              <w:rPr>
                <w:ins w:id="1054" w:author="Jie Wang5909" w:date="2026-10-13T23:56:00Z"/>
                <w:iCs/>
                <w:sz w:val="18"/>
                <w:szCs w:val="18"/>
              </w:rPr>
            </w:pPr>
          </w:p>
        </w:tc>
        <w:tc>
          <w:tcPr>
            <w:tcW w:w="0" w:type="auto"/>
            <w:vAlign w:val="center"/>
          </w:tcPr>
          <w:p w14:paraId="510D8EB5" w14:textId="68BBA464" w:rsidR="00492D1F" w:rsidRPr="0011738E" w:rsidRDefault="00492D1F" w:rsidP="004C712B">
            <w:pPr>
              <w:spacing w:line="276" w:lineRule="auto"/>
              <w:ind w:rightChars="-1" w:right="-2"/>
              <w:jc w:val="center"/>
              <w:rPr>
                <w:ins w:id="1055" w:author="Jie Wang5909" w:date="2026-10-13T23:56:00Z"/>
                <w:rFonts w:eastAsiaTheme="minorEastAsia"/>
                <w:b/>
                <w:sz w:val="18"/>
                <w:szCs w:val="18"/>
              </w:rPr>
            </w:pPr>
            <w:ins w:id="1056" w:author="Jie Wang5909" w:date="2026-10-13T23:56:00Z">
              <w:r w:rsidRPr="0011738E">
                <w:rPr>
                  <w:rFonts w:eastAsiaTheme="minorEastAsia"/>
                  <w:b/>
                  <w:sz w:val="18"/>
                  <w:szCs w:val="18"/>
                </w:rPr>
                <w:t xml:space="preserve">Dimer: </w:t>
              </w:r>
              <w:r w:rsidRPr="0011738E">
                <w:rPr>
                  <w:b/>
                  <w:sz w:val="18"/>
                  <w:szCs w:val="18"/>
                </w:rPr>
                <w:t>Report</w:t>
              </w:r>
            </w:ins>
          </w:p>
        </w:tc>
        <w:tc>
          <w:tcPr>
            <w:tcW w:w="0" w:type="auto"/>
            <w:vMerge/>
          </w:tcPr>
          <w:p w14:paraId="10288CAD" w14:textId="77777777" w:rsidR="00492D1F" w:rsidRPr="00D50C60" w:rsidRDefault="00492D1F" w:rsidP="004C712B">
            <w:pPr>
              <w:spacing w:line="276" w:lineRule="auto"/>
              <w:ind w:rightChars="-1" w:right="-2"/>
              <w:jc w:val="center"/>
              <w:rPr>
                <w:ins w:id="1057" w:author="Jie Wang5909" w:date="2026-10-13T23:56:00Z"/>
                <w:iCs/>
                <w:sz w:val="18"/>
                <w:szCs w:val="18"/>
              </w:rPr>
            </w:pPr>
          </w:p>
        </w:tc>
        <w:tc>
          <w:tcPr>
            <w:tcW w:w="0" w:type="auto"/>
            <w:vMerge/>
          </w:tcPr>
          <w:p w14:paraId="7EA970EE" w14:textId="77777777" w:rsidR="00492D1F" w:rsidRPr="00D50C60" w:rsidRDefault="00492D1F" w:rsidP="004C712B">
            <w:pPr>
              <w:spacing w:line="276" w:lineRule="auto"/>
              <w:ind w:rightChars="-1" w:right="-2"/>
              <w:jc w:val="center"/>
              <w:rPr>
                <w:ins w:id="1058" w:author="Jie Wang5909" w:date="2026-10-13T23:56:00Z"/>
                <w:iCs/>
                <w:sz w:val="18"/>
                <w:szCs w:val="18"/>
              </w:rPr>
            </w:pPr>
          </w:p>
        </w:tc>
        <w:tc>
          <w:tcPr>
            <w:tcW w:w="0" w:type="auto"/>
            <w:vMerge/>
          </w:tcPr>
          <w:p w14:paraId="455E617B" w14:textId="77777777" w:rsidR="00492D1F" w:rsidRDefault="00492D1F" w:rsidP="004C712B">
            <w:pPr>
              <w:rPr>
                <w:ins w:id="1059" w:author="Jie Wang5909" w:date="2026-10-13T23:56:00Z"/>
              </w:rPr>
            </w:pPr>
          </w:p>
        </w:tc>
      </w:tr>
      <w:tr w:rsidR="00492D1F" w:rsidRPr="0011738E" w14:paraId="491944BF" w14:textId="77777777" w:rsidTr="797C4670">
        <w:trPr>
          <w:trHeight w:val="130"/>
          <w:ins w:id="1060" w:author="Jie Wang5909" w:date="2026-10-13T23:56:00Z"/>
        </w:trPr>
        <w:tc>
          <w:tcPr>
            <w:tcW w:w="0" w:type="auto"/>
            <w:vMerge/>
            <w:vAlign w:val="center"/>
          </w:tcPr>
          <w:p w14:paraId="1FBCA225" w14:textId="77777777" w:rsidR="00492D1F" w:rsidRPr="0011738E" w:rsidRDefault="00492D1F" w:rsidP="004C712B">
            <w:pPr>
              <w:spacing w:line="276" w:lineRule="auto"/>
              <w:ind w:rightChars="-1" w:right="-2"/>
              <w:jc w:val="center"/>
              <w:rPr>
                <w:ins w:id="1061" w:author="Jie Wang5909" w:date="2026-10-13T23:56:00Z"/>
                <w:b/>
                <w:sz w:val="18"/>
                <w:szCs w:val="18"/>
              </w:rPr>
            </w:pPr>
          </w:p>
        </w:tc>
        <w:tc>
          <w:tcPr>
            <w:tcW w:w="0" w:type="auto"/>
            <w:vMerge/>
            <w:vAlign w:val="center"/>
          </w:tcPr>
          <w:p w14:paraId="22A52728" w14:textId="77777777" w:rsidR="00492D1F" w:rsidRPr="0011738E" w:rsidRDefault="00492D1F" w:rsidP="004C712B">
            <w:pPr>
              <w:spacing w:line="276" w:lineRule="auto"/>
              <w:ind w:rightChars="-1" w:right="-2"/>
              <w:jc w:val="center"/>
              <w:rPr>
                <w:ins w:id="1062" w:author="Jie Wang5909" w:date="2026-10-13T23:56:00Z"/>
                <w:iCs/>
                <w:sz w:val="18"/>
                <w:szCs w:val="18"/>
              </w:rPr>
            </w:pPr>
          </w:p>
        </w:tc>
        <w:tc>
          <w:tcPr>
            <w:tcW w:w="0" w:type="auto"/>
            <w:vMerge/>
            <w:vAlign w:val="center"/>
          </w:tcPr>
          <w:p w14:paraId="34DBE879" w14:textId="77777777" w:rsidR="00492D1F" w:rsidRPr="0011738E" w:rsidRDefault="00492D1F" w:rsidP="004C712B">
            <w:pPr>
              <w:spacing w:line="276" w:lineRule="auto"/>
              <w:ind w:rightChars="-1" w:right="-2"/>
              <w:jc w:val="center"/>
              <w:rPr>
                <w:ins w:id="1063" w:author="Jie Wang5909" w:date="2026-10-13T23:56:00Z"/>
                <w:iCs/>
                <w:sz w:val="18"/>
                <w:szCs w:val="18"/>
              </w:rPr>
            </w:pPr>
          </w:p>
        </w:tc>
        <w:tc>
          <w:tcPr>
            <w:tcW w:w="0" w:type="auto"/>
            <w:vAlign w:val="center"/>
          </w:tcPr>
          <w:p w14:paraId="7372339C" w14:textId="77777777" w:rsidR="00492D1F" w:rsidRPr="1099BEA8" w:rsidRDefault="00492D1F" w:rsidP="004C712B">
            <w:pPr>
              <w:jc w:val="center"/>
              <w:rPr>
                <w:ins w:id="1064" w:author="Jie Wang5909" w:date="2026-10-13T23:56:00Z"/>
                <w:rFonts w:eastAsia="Times New Roman"/>
                <w:sz w:val="18"/>
                <w:szCs w:val="18"/>
              </w:rPr>
            </w:pPr>
            <w:ins w:id="1065" w:author="Jie Wang5909" w:date="2026-10-13T23:56:00Z">
              <w:r w:rsidRPr="1099BEA8">
                <w:rPr>
                  <w:rFonts w:eastAsia="Times New Roman"/>
                  <w:sz w:val="18"/>
                  <w:szCs w:val="18"/>
                </w:rPr>
                <w:t>Trimer is not reported separately</w:t>
              </w:r>
            </w:ins>
          </w:p>
        </w:tc>
        <w:tc>
          <w:tcPr>
            <w:tcW w:w="0" w:type="auto"/>
            <w:vMerge/>
            <w:vAlign w:val="center"/>
          </w:tcPr>
          <w:p w14:paraId="7F32D6B6" w14:textId="77777777" w:rsidR="00492D1F" w:rsidRPr="0011738E" w:rsidRDefault="00492D1F" w:rsidP="004C712B">
            <w:pPr>
              <w:spacing w:line="276" w:lineRule="auto"/>
              <w:ind w:rightChars="-1" w:right="-2"/>
              <w:jc w:val="center"/>
              <w:rPr>
                <w:ins w:id="1066" w:author="Jie Wang5909" w:date="2026-10-13T23:56:00Z"/>
                <w:iCs/>
                <w:sz w:val="18"/>
                <w:szCs w:val="18"/>
              </w:rPr>
            </w:pPr>
          </w:p>
        </w:tc>
        <w:tc>
          <w:tcPr>
            <w:tcW w:w="0" w:type="auto"/>
            <w:vAlign w:val="center"/>
          </w:tcPr>
          <w:p w14:paraId="5C640BD0" w14:textId="42AFFAB4" w:rsidR="00492D1F" w:rsidRPr="0011738E" w:rsidRDefault="00492D1F" w:rsidP="004C712B">
            <w:pPr>
              <w:spacing w:line="276" w:lineRule="auto"/>
              <w:ind w:rightChars="-1" w:right="-2"/>
              <w:jc w:val="center"/>
              <w:rPr>
                <w:ins w:id="1067" w:author="Jie Wang5909" w:date="2026-10-13T23:56:00Z"/>
                <w:b/>
                <w:sz w:val="18"/>
                <w:szCs w:val="18"/>
              </w:rPr>
            </w:pPr>
            <w:ins w:id="1068" w:author="Jie Wang5909" w:date="2026-10-13T23:56:00Z">
              <w:r w:rsidRPr="0011738E">
                <w:rPr>
                  <w:rFonts w:eastAsiaTheme="minorEastAsia"/>
                  <w:b/>
                  <w:sz w:val="18"/>
                  <w:szCs w:val="18"/>
                </w:rPr>
                <w:t xml:space="preserve">Trimer: </w:t>
              </w:r>
              <w:r w:rsidRPr="0011738E">
                <w:rPr>
                  <w:b/>
                  <w:sz w:val="18"/>
                  <w:szCs w:val="18"/>
                </w:rPr>
                <w:t>Report</w:t>
              </w:r>
            </w:ins>
          </w:p>
        </w:tc>
        <w:tc>
          <w:tcPr>
            <w:tcW w:w="0" w:type="auto"/>
            <w:vMerge/>
          </w:tcPr>
          <w:p w14:paraId="0526029B" w14:textId="77777777" w:rsidR="00492D1F" w:rsidRPr="00D50C60" w:rsidRDefault="00492D1F" w:rsidP="004C712B">
            <w:pPr>
              <w:spacing w:line="276" w:lineRule="auto"/>
              <w:ind w:rightChars="-1" w:right="-2"/>
              <w:jc w:val="center"/>
              <w:rPr>
                <w:ins w:id="1069" w:author="Jie Wang5909" w:date="2026-10-13T23:56:00Z"/>
                <w:iCs/>
                <w:sz w:val="18"/>
                <w:szCs w:val="18"/>
              </w:rPr>
            </w:pPr>
          </w:p>
        </w:tc>
        <w:tc>
          <w:tcPr>
            <w:tcW w:w="0" w:type="auto"/>
            <w:vMerge/>
          </w:tcPr>
          <w:p w14:paraId="1E3EB832" w14:textId="77777777" w:rsidR="00492D1F" w:rsidRPr="00D50C60" w:rsidRDefault="00492D1F" w:rsidP="004C712B">
            <w:pPr>
              <w:spacing w:line="276" w:lineRule="auto"/>
              <w:ind w:rightChars="-1" w:right="-2"/>
              <w:jc w:val="center"/>
              <w:rPr>
                <w:ins w:id="1070" w:author="Jie Wang5909" w:date="2026-10-13T23:56:00Z"/>
                <w:iCs/>
                <w:sz w:val="18"/>
                <w:szCs w:val="18"/>
              </w:rPr>
            </w:pPr>
          </w:p>
        </w:tc>
        <w:tc>
          <w:tcPr>
            <w:tcW w:w="0" w:type="auto"/>
            <w:vMerge/>
          </w:tcPr>
          <w:p w14:paraId="672D1F5E" w14:textId="77777777" w:rsidR="00492D1F" w:rsidRDefault="00492D1F" w:rsidP="004C712B">
            <w:pPr>
              <w:rPr>
                <w:ins w:id="1071" w:author="Jie Wang5909" w:date="2026-10-13T23:56:00Z"/>
              </w:rPr>
            </w:pPr>
          </w:p>
        </w:tc>
      </w:tr>
      <w:tr w:rsidR="00492D1F" w:rsidRPr="0011738E" w14:paraId="35B96278" w14:textId="77777777" w:rsidTr="797C4670">
        <w:trPr>
          <w:trHeight w:val="130"/>
          <w:ins w:id="1072" w:author="Jie Wang5909" w:date="2026-10-13T23:56:00Z"/>
        </w:trPr>
        <w:tc>
          <w:tcPr>
            <w:tcW w:w="0" w:type="auto"/>
            <w:vMerge/>
            <w:vAlign w:val="center"/>
          </w:tcPr>
          <w:p w14:paraId="696F26EE" w14:textId="77777777" w:rsidR="00492D1F" w:rsidRPr="0011738E" w:rsidRDefault="00492D1F" w:rsidP="004C712B">
            <w:pPr>
              <w:spacing w:line="276" w:lineRule="auto"/>
              <w:ind w:rightChars="-1" w:right="-2"/>
              <w:jc w:val="center"/>
              <w:rPr>
                <w:ins w:id="1073" w:author="Jie Wang5909" w:date="2026-10-13T23:56:00Z"/>
                <w:b/>
                <w:sz w:val="18"/>
                <w:szCs w:val="18"/>
              </w:rPr>
            </w:pPr>
          </w:p>
        </w:tc>
        <w:tc>
          <w:tcPr>
            <w:tcW w:w="0" w:type="auto"/>
            <w:vMerge/>
            <w:vAlign w:val="center"/>
          </w:tcPr>
          <w:p w14:paraId="6835669A" w14:textId="77777777" w:rsidR="00492D1F" w:rsidRPr="0011738E" w:rsidRDefault="00492D1F" w:rsidP="004C712B">
            <w:pPr>
              <w:spacing w:line="276" w:lineRule="auto"/>
              <w:ind w:rightChars="-1" w:right="-2"/>
              <w:jc w:val="center"/>
              <w:rPr>
                <w:ins w:id="1074" w:author="Jie Wang5909" w:date="2026-10-13T23:56:00Z"/>
                <w:iCs/>
                <w:sz w:val="18"/>
                <w:szCs w:val="18"/>
              </w:rPr>
            </w:pPr>
          </w:p>
        </w:tc>
        <w:tc>
          <w:tcPr>
            <w:tcW w:w="0" w:type="auto"/>
            <w:vMerge/>
            <w:vAlign w:val="center"/>
          </w:tcPr>
          <w:p w14:paraId="63AE2298" w14:textId="77777777" w:rsidR="00492D1F" w:rsidRPr="0011738E" w:rsidRDefault="00492D1F" w:rsidP="004C712B">
            <w:pPr>
              <w:spacing w:line="276" w:lineRule="auto"/>
              <w:ind w:rightChars="-1" w:right="-2"/>
              <w:jc w:val="center"/>
              <w:rPr>
                <w:ins w:id="1075" w:author="Jie Wang5909" w:date="2026-10-13T23:56:00Z"/>
                <w:iCs/>
                <w:sz w:val="18"/>
                <w:szCs w:val="18"/>
              </w:rPr>
            </w:pPr>
          </w:p>
        </w:tc>
        <w:tc>
          <w:tcPr>
            <w:tcW w:w="0" w:type="auto"/>
            <w:vAlign w:val="center"/>
          </w:tcPr>
          <w:p w14:paraId="2A721CB4" w14:textId="77777777" w:rsidR="00492D1F" w:rsidRPr="1099BEA8" w:rsidRDefault="00492D1F" w:rsidP="004C712B">
            <w:pPr>
              <w:jc w:val="center"/>
              <w:rPr>
                <w:ins w:id="1076" w:author="Jie Wang5909" w:date="2026-10-13T23:56:00Z"/>
                <w:rFonts w:eastAsia="Times New Roman"/>
                <w:sz w:val="18"/>
                <w:szCs w:val="18"/>
              </w:rPr>
            </w:pPr>
            <w:ins w:id="1077" w:author="Jie Wang5909" w:date="2026-10-13T23:56:00Z">
              <w:r w:rsidRPr="1099BEA8">
                <w:rPr>
                  <w:rFonts w:eastAsia="Times New Roman"/>
                  <w:sz w:val="18"/>
                  <w:szCs w:val="18"/>
                </w:rPr>
                <w:t>No total impurity control</w:t>
              </w:r>
            </w:ins>
          </w:p>
        </w:tc>
        <w:tc>
          <w:tcPr>
            <w:tcW w:w="0" w:type="auto"/>
            <w:vMerge/>
            <w:vAlign w:val="center"/>
          </w:tcPr>
          <w:p w14:paraId="76C3E60D" w14:textId="77777777" w:rsidR="00492D1F" w:rsidRPr="0011738E" w:rsidRDefault="00492D1F" w:rsidP="004C712B">
            <w:pPr>
              <w:spacing w:line="276" w:lineRule="auto"/>
              <w:ind w:rightChars="-1" w:right="-2"/>
              <w:jc w:val="center"/>
              <w:rPr>
                <w:ins w:id="1078" w:author="Jie Wang5909" w:date="2026-10-13T23:56:00Z"/>
                <w:iCs/>
                <w:sz w:val="18"/>
                <w:szCs w:val="18"/>
              </w:rPr>
            </w:pPr>
          </w:p>
        </w:tc>
        <w:tc>
          <w:tcPr>
            <w:tcW w:w="0" w:type="auto"/>
            <w:vAlign w:val="center"/>
          </w:tcPr>
          <w:p w14:paraId="545D778F" w14:textId="2D9D6E00" w:rsidR="00492D1F" w:rsidRPr="0011738E" w:rsidRDefault="00492D1F" w:rsidP="797C4670">
            <w:pPr>
              <w:spacing w:line="276" w:lineRule="auto"/>
              <w:ind w:rightChars="-1" w:right="-2"/>
              <w:jc w:val="center"/>
              <w:rPr>
                <w:ins w:id="1079" w:author="Jie Wang5909" w:date="2026-10-13T23:56:00Z"/>
                <w:rFonts w:eastAsiaTheme="minorEastAsia"/>
                <w:b/>
                <w:bCs/>
                <w:sz w:val="18"/>
                <w:szCs w:val="18"/>
              </w:rPr>
            </w:pPr>
            <w:ins w:id="1080" w:author="Jie Wang5909" w:date="2026-10-13T23:56:00Z">
              <w:r w:rsidRPr="797C4670">
                <w:rPr>
                  <w:rFonts w:eastAsiaTheme="minorEastAsia"/>
                  <w:b/>
                  <w:bCs/>
                  <w:sz w:val="18"/>
                  <w:szCs w:val="18"/>
                </w:rPr>
                <w:t>Total impurities(not include dimer+ trimer)</w:t>
              </w:r>
            </w:ins>
            <w:ins w:id="1081" w:author="Sonia Quinn - Network" w:date="2026-10-14T09:29:00Z">
              <w:r w:rsidR="54632743" w:rsidRPr="797C4670">
                <w:rPr>
                  <w:rFonts w:eastAsiaTheme="minorEastAsia"/>
                  <w:b/>
                  <w:bCs/>
                  <w:sz w:val="18"/>
                  <w:szCs w:val="18"/>
                </w:rPr>
                <w:t xml:space="preserve"> </w:t>
              </w:r>
            </w:ins>
            <w:ins w:id="1082" w:author="Jie Wang5909" w:date="2026-10-13T23:56:00Z">
              <w:r w:rsidRPr="797C4670">
                <w:rPr>
                  <w:rFonts w:eastAsiaTheme="minorEastAsia"/>
                  <w:b/>
                  <w:bCs/>
                  <w:sz w:val="18"/>
                  <w:szCs w:val="18"/>
                </w:rPr>
                <w:t>≤10.0</w:t>
              </w:r>
              <w:r w:rsidR="0666E824" w:rsidRPr="797C4670">
                <w:rPr>
                  <w:rFonts w:eastAsiaTheme="minorEastAsia"/>
                  <w:b/>
                  <w:bCs/>
                  <w:sz w:val="18"/>
                  <w:szCs w:val="18"/>
                </w:rPr>
                <w:t>%</w:t>
              </w:r>
            </w:ins>
          </w:p>
        </w:tc>
        <w:tc>
          <w:tcPr>
            <w:tcW w:w="0" w:type="auto"/>
            <w:vMerge/>
          </w:tcPr>
          <w:p w14:paraId="20C08616" w14:textId="77777777" w:rsidR="00492D1F" w:rsidRPr="00D50C60" w:rsidRDefault="00492D1F" w:rsidP="004C712B">
            <w:pPr>
              <w:spacing w:line="276" w:lineRule="auto"/>
              <w:ind w:rightChars="-1" w:right="-2"/>
              <w:jc w:val="center"/>
              <w:rPr>
                <w:ins w:id="1083" w:author="Jie Wang5909" w:date="2026-10-13T23:56:00Z"/>
                <w:iCs/>
                <w:sz w:val="18"/>
                <w:szCs w:val="18"/>
              </w:rPr>
            </w:pPr>
          </w:p>
        </w:tc>
        <w:tc>
          <w:tcPr>
            <w:tcW w:w="0" w:type="auto"/>
            <w:vMerge/>
          </w:tcPr>
          <w:p w14:paraId="14E4CB5E" w14:textId="77777777" w:rsidR="00492D1F" w:rsidRPr="00D50C60" w:rsidRDefault="00492D1F" w:rsidP="004C712B">
            <w:pPr>
              <w:spacing w:line="276" w:lineRule="auto"/>
              <w:ind w:rightChars="-1" w:right="-2"/>
              <w:jc w:val="center"/>
              <w:rPr>
                <w:ins w:id="1084" w:author="Jie Wang5909" w:date="2026-10-13T23:56:00Z"/>
                <w:iCs/>
                <w:sz w:val="18"/>
                <w:szCs w:val="18"/>
              </w:rPr>
            </w:pPr>
          </w:p>
        </w:tc>
        <w:tc>
          <w:tcPr>
            <w:tcW w:w="0" w:type="auto"/>
            <w:vMerge/>
          </w:tcPr>
          <w:p w14:paraId="285A92AB" w14:textId="77777777" w:rsidR="00492D1F" w:rsidRDefault="00492D1F" w:rsidP="004C712B">
            <w:pPr>
              <w:rPr>
                <w:ins w:id="1085" w:author="Jie Wang5909" w:date="2026-10-13T23:56:00Z"/>
              </w:rPr>
            </w:pPr>
          </w:p>
        </w:tc>
      </w:tr>
      <w:tr w:rsidR="00492D1F" w:rsidRPr="0011738E" w14:paraId="3F6482FD" w14:textId="77777777" w:rsidTr="797C4670">
        <w:trPr>
          <w:trHeight w:val="130"/>
          <w:ins w:id="1086" w:author="Jie Wang5909" w:date="2026-10-13T23:56:00Z"/>
        </w:trPr>
        <w:tc>
          <w:tcPr>
            <w:tcW w:w="0" w:type="auto"/>
            <w:vMerge/>
            <w:vAlign w:val="center"/>
          </w:tcPr>
          <w:p w14:paraId="24035FDA" w14:textId="77777777" w:rsidR="00492D1F" w:rsidRPr="0011738E" w:rsidRDefault="00492D1F" w:rsidP="004C712B">
            <w:pPr>
              <w:spacing w:line="276" w:lineRule="auto"/>
              <w:ind w:rightChars="-1" w:right="-2"/>
              <w:jc w:val="center"/>
              <w:rPr>
                <w:ins w:id="1087" w:author="Jie Wang5909" w:date="2026-10-13T23:56:00Z"/>
                <w:b/>
                <w:sz w:val="18"/>
                <w:szCs w:val="18"/>
              </w:rPr>
            </w:pPr>
          </w:p>
        </w:tc>
        <w:tc>
          <w:tcPr>
            <w:tcW w:w="0" w:type="auto"/>
            <w:vMerge/>
            <w:vAlign w:val="center"/>
          </w:tcPr>
          <w:p w14:paraId="3080E1E6" w14:textId="77777777" w:rsidR="00492D1F" w:rsidRPr="0011738E" w:rsidRDefault="00492D1F" w:rsidP="004C712B">
            <w:pPr>
              <w:spacing w:line="276" w:lineRule="auto"/>
              <w:ind w:rightChars="-1" w:right="-2"/>
              <w:jc w:val="center"/>
              <w:rPr>
                <w:ins w:id="1088" w:author="Jie Wang5909" w:date="2026-10-13T23:56:00Z"/>
                <w:iCs/>
                <w:sz w:val="18"/>
                <w:szCs w:val="18"/>
              </w:rPr>
            </w:pPr>
          </w:p>
        </w:tc>
        <w:tc>
          <w:tcPr>
            <w:tcW w:w="0" w:type="auto"/>
            <w:vMerge/>
            <w:vAlign w:val="center"/>
          </w:tcPr>
          <w:p w14:paraId="5B66F4C4" w14:textId="77777777" w:rsidR="00492D1F" w:rsidRPr="0011738E" w:rsidRDefault="00492D1F" w:rsidP="004C712B">
            <w:pPr>
              <w:spacing w:line="276" w:lineRule="auto"/>
              <w:ind w:rightChars="-1" w:right="-2"/>
              <w:jc w:val="center"/>
              <w:rPr>
                <w:ins w:id="1089" w:author="Jie Wang5909" w:date="2026-10-13T23:56:00Z"/>
                <w:iCs/>
                <w:sz w:val="18"/>
                <w:szCs w:val="18"/>
              </w:rPr>
            </w:pPr>
          </w:p>
        </w:tc>
        <w:tc>
          <w:tcPr>
            <w:tcW w:w="0" w:type="auto"/>
            <w:vAlign w:val="center"/>
          </w:tcPr>
          <w:p w14:paraId="17C8F698" w14:textId="77777777" w:rsidR="00492D1F" w:rsidRPr="1099BEA8" w:rsidRDefault="00492D1F" w:rsidP="004C712B">
            <w:pPr>
              <w:jc w:val="center"/>
              <w:rPr>
                <w:ins w:id="1090" w:author="Jie Wang5909" w:date="2026-10-13T23:56:00Z"/>
                <w:rFonts w:eastAsia="Times New Roman"/>
                <w:sz w:val="18"/>
                <w:szCs w:val="18"/>
              </w:rPr>
            </w:pPr>
            <w:ins w:id="1091" w:author="Jie Wang5909" w:date="2026-10-13T23:56:00Z">
              <w:r w:rsidRPr="1099BEA8">
                <w:rPr>
                  <w:rFonts w:eastAsia="Times New Roman"/>
                  <w:sz w:val="18"/>
                  <w:szCs w:val="18"/>
                </w:rPr>
                <w:t>No unspecified impurity control</w:t>
              </w:r>
            </w:ins>
          </w:p>
        </w:tc>
        <w:tc>
          <w:tcPr>
            <w:tcW w:w="0" w:type="auto"/>
            <w:vMerge/>
            <w:vAlign w:val="center"/>
          </w:tcPr>
          <w:p w14:paraId="13A8F492" w14:textId="77777777" w:rsidR="00492D1F" w:rsidRPr="0011738E" w:rsidRDefault="00492D1F" w:rsidP="004C712B">
            <w:pPr>
              <w:spacing w:line="276" w:lineRule="auto"/>
              <w:ind w:rightChars="-1" w:right="-2"/>
              <w:jc w:val="center"/>
              <w:rPr>
                <w:ins w:id="1092" w:author="Jie Wang5909" w:date="2026-10-13T23:56:00Z"/>
                <w:iCs/>
                <w:sz w:val="18"/>
                <w:szCs w:val="18"/>
              </w:rPr>
            </w:pPr>
          </w:p>
        </w:tc>
        <w:tc>
          <w:tcPr>
            <w:tcW w:w="0" w:type="auto"/>
            <w:vAlign w:val="center"/>
          </w:tcPr>
          <w:p w14:paraId="72E5AAD7" w14:textId="77777777" w:rsidR="00545542" w:rsidRPr="00545542" w:rsidRDefault="100E53AF" w:rsidP="797C4670">
            <w:pPr>
              <w:wordWrap w:val="0"/>
              <w:spacing w:line="240" w:lineRule="exact"/>
              <w:jc w:val="center"/>
              <w:rPr>
                <w:ins w:id="1093" w:author="Jie Wang5909" w:date="2026-10-14T10:49:00Z"/>
                <w:rFonts w:eastAsiaTheme="minorEastAsia"/>
                <w:b/>
                <w:bCs/>
                <w:sz w:val="18"/>
                <w:szCs w:val="18"/>
                <w:rPrChange w:id="1094" w:author="Sonia Quinn - Network" w:date="2026-10-14T09:29:00Z">
                  <w:rPr>
                    <w:ins w:id="1095" w:author="Jie Wang5909" w:date="2026-10-14T10:49:00Z"/>
                    <w:rFonts w:eastAsia="仿宋_GB2312"/>
                    <w:highlight w:val="yellow"/>
                  </w:rPr>
                </w:rPrChange>
              </w:rPr>
            </w:pPr>
            <w:ins w:id="1096" w:author="Jie Wang5909" w:date="2026-10-14T10:49:00Z">
              <w:r w:rsidRPr="797C4670">
                <w:rPr>
                  <w:rFonts w:eastAsiaTheme="minorEastAsia"/>
                  <w:b/>
                  <w:bCs/>
                  <w:sz w:val="18"/>
                  <w:szCs w:val="18"/>
                  <w:rPrChange w:id="1097" w:author="Sonia Quinn - Network" w:date="2026-10-14T09:29:00Z">
                    <w:rPr>
                      <w:rFonts w:eastAsia="仿宋_GB2312"/>
                      <w:highlight w:val="yellow"/>
                    </w:rPr>
                  </w:rPrChange>
                </w:rPr>
                <w:t xml:space="preserve">Any individual impurities </w:t>
              </w:r>
            </w:ins>
          </w:p>
          <w:p w14:paraId="53BB463A" w14:textId="6FD7DDAF" w:rsidR="00492D1F" w:rsidRPr="0011738E" w:rsidRDefault="100E53AF" w:rsidP="797C4670">
            <w:pPr>
              <w:spacing w:line="276" w:lineRule="auto"/>
              <w:ind w:rightChars="-1" w:right="-2"/>
              <w:jc w:val="center"/>
              <w:rPr>
                <w:ins w:id="1098" w:author="Jie Wang5909" w:date="2026-10-13T23:56:00Z"/>
                <w:rFonts w:eastAsiaTheme="minorEastAsia"/>
                <w:b/>
                <w:bCs/>
                <w:sz w:val="18"/>
                <w:szCs w:val="18"/>
              </w:rPr>
            </w:pPr>
            <w:ins w:id="1099" w:author="Jie Wang5909" w:date="2026-10-14T10:49:00Z">
              <w:r w:rsidRPr="797C4670">
                <w:rPr>
                  <w:rFonts w:eastAsiaTheme="minorEastAsia"/>
                  <w:b/>
                  <w:bCs/>
                  <w:sz w:val="18"/>
                  <w:szCs w:val="18"/>
                  <w:rPrChange w:id="1100" w:author="Sonia Quinn - Network" w:date="2026-10-14T09:29:00Z">
                    <w:rPr>
                      <w:rFonts w:eastAsia="仿宋_GB2312"/>
                      <w:highlight w:val="yellow"/>
                    </w:rPr>
                  </w:rPrChange>
                </w:rPr>
                <w:t xml:space="preserve">(Report individual impurities </w:t>
              </w:r>
              <w:r w:rsidRPr="797C4670">
                <w:rPr>
                  <w:rFonts w:eastAsiaTheme="minorEastAsia" w:hint="eastAsia"/>
                  <w:b/>
                  <w:bCs/>
                  <w:sz w:val="18"/>
                  <w:szCs w:val="18"/>
                  <w:rPrChange w:id="1101" w:author="Sonia Quinn - Network" w:date="2026-10-14T09:29:00Z">
                    <w:rPr>
                      <w:rFonts w:eastAsia="仿宋_GB2312" w:hint="eastAsia"/>
                      <w:highlight w:val="yellow"/>
                    </w:rPr>
                  </w:rPrChange>
                </w:rPr>
                <w:t>≥</w:t>
              </w:r>
              <w:r w:rsidRPr="797C4670">
                <w:rPr>
                  <w:rFonts w:eastAsiaTheme="minorEastAsia"/>
                  <w:b/>
                  <w:bCs/>
                  <w:sz w:val="18"/>
                  <w:szCs w:val="18"/>
                  <w:rPrChange w:id="1102" w:author="Sonia Quinn - Network" w:date="2026-10-14T09:29:00Z">
                    <w:rPr>
                      <w:rFonts w:eastAsia="仿宋_GB2312"/>
                      <w:highlight w:val="yellow"/>
                    </w:rPr>
                  </w:rPrChange>
                </w:rPr>
                <w:t xml:space="preserve"> 0.10% by RRT)</w:t>
              </w:r>
              <w:r w:rsidRPr="797C4670">
                <w:rPr>
                  <w:rFonts w:eastAsia="仿宋_GB2312"/>
                  <w:rPrChange w:id="1103" w:author="Jie Wang5909" w:date="2026-10-14T10:49:00Z">
                    <w:rPr>
                      <w:rFonts w:eastAsia="仿宋_GB2312"/>
                      <w:highlight w:val="yellow"/>
                    </w:rPr>
                  </w:rPrChange>
                </w:rPr>
                <w:t xml:space="preserve"> </w:t>
              </w:r>
              <w:r w:rsidRPr="797C4670">
                <w:rPr>
                  <w:rFonts w:hint="eastAsia"/>
                  <w:b/>
                  <w:bCs/>
                  <w:sz w:val="18"/>
                  <w:szCs w:val="18"/>
                  <w:rPrChange w:id="1104" w:author="Jie Wang5909" w:date="2026-10-14T10:49:00Z">
                    <w:rPr>
                      <w:rFonts w:hint="eastAsia"/>
                      <w:b/>
                      <w:bCs/>
                      <w:sz w:val="18"/>
                      <w:szCs w:val="18"/>
                      <w:highlight w:val="yellow"/>
                    </w:rPr>
                  </w:rPrChange>
                </w:rPr>
                <w:t>≤</w:t>
              </w:r>
              <w:r w:rsidRPr="797C4670">
                <w:rPr>
                  <w:b/>
                  <w:bCs/>
                  <w:sz w:val="18"/>
                  <w:szCs w:val="18"/>
                  <w:rPrChange w:id="1105" w:author="Jie Wang5909" w:date="2026-10-14T10:49:00Z">
                    <w:rPr>
                      <w:b/>
                      <w:bCs/>
                      <w:sz w:val="18"/>
                      <w:szCs w:val="18"/>
                      <w:highlight w:val="yellow"/>
                    </w:rPr>
                  </w:rPrChange>
                </w:rPr>
                <w:t>1.0%</w:t>
              </w:r>
              <w:r w:rsidR="00545542" w:rsidRPr="00545542">
                <w:rPr>
                  <w:rStyle w:val="a4"/>
                  <w:rPrChange w:id="1106" w:author="Jie Wang5909" w:date="2026-10-14T10:49:00Z">
                    <w:rPr>
                      <w:rStyle w:val="a4"/>
                      <w:highlight w:val="yellow"/>
                    </w:rPr>
                  </w:rPrChange>
                </w:rPr>
                <w:annotationRef/>
              </w:r>
            </w:ins>
          </w:p>
        </w:tc>
        <w:tc>
          <w:tcPr>
            <w:tcW w:w="0" w:type="auto"/>
            <w:vMerge/>
          </w:tcPr>
          <w:p w14:paraId="5281F9F5" w14:textId="77777777" w:rsidR="00492D1F" w:rsidRPr="00D50C60" w:rsidRDefault="00492D1F" w:rsidP="004C712B">
            <w:pPr>
              <w:spacing w:line="276" w:lineRule="auto"/>
              <w:ind w:rightChars="-1" w:right="-2"/>
              <w:jc w:val="center"/>
              <w:rPr>
                <w:ins w:id="1107" w:author="Jie Wang5909" w:date="2026-10-13T23:56:00Z"/>
                <w:iCs/>
                <w:sz w:val="18"/>
                <w:szCs w:val="18"/>
              </w:rPr>
            </w:pPr>
          </w:p>
        </w:tc>
        <w:tc>
          <w:tcPr>
            <w:tcW w:w="0" w:type="auto"/>
            <w:vMerge/>
          </w:tcPr>
          <w:p w14:paraId="5F5F1281" w14:textId="77777777" w:rsidR="00492D1F" w:rsidRPr="00D50C60" w:rsidRDefault="00492D1F" w:rsidP="004C712B">
            <w:pPr>
              <w:spacing w:line="276" w:lineRule="auto"/>
              <w:ind w:rightChars="-1" w:right="-2"/>
              <w:jc w:val="center"/>
              <w:rPr>
                <w:ins w:id="1108" w:author="Jie Wang5909" w:date="2026-10-13T23:56:00Z"/>
                <w:iCs/>
                <w:sz w:val="18"/>
                <w:szCs w:val="18"/>
              </w:rPr>
            </w:pPr>
          </w:p>
        </w:tc>
        <w:tc>
          <w:tcPr>
            <w:tcW w:w="0" w:type="auto"/>
            <w:vMerge/>
          </w:tcPr>
          <w:p w14:paraId="5D55CB48" w14:textId="77777777" w:rsidR="00492D1F" w:rsidRDefault="00492D1F" w:rsidP="004C712B">
            <w:pPr>
              <w:rPr>
                <w:ins w:id="1109" w:author="Jie Wang5909" w:date="2026-10-13T23:56:00Z"/>
              </w:rPr>
            </w:pPr>
          </w:p>
        </w:tc>
      </w:tr>
      <w:tr w:rsidR="00492D1F" w:rsidRPr="0011738E" w14:paraId="02368428" w14:textId="77777777" w:rsidTr="797C4670">
        <w:trPr>
          <w:trHeight w:val="602"/>
          <w:ins w:id="1110" w:author="Jie Wang5909" w:date="2026-10-13T23:56:00Z"/>
        </w:trPr>
        <w:tc>
          <w:tcPr>
            <w:tcW w:w="0" w:type="auto"/>
            <w:vMerge/>
            <w:vAlign w:val="center"/>
          </w:tcPr>
          <w:p w14:paraId="0E020B17" w14:textId="77777777" w:rsidR="00492D1F" w:rsidRPr="0011738E" w:rsidRDefault="00492D1F" w:rsidP="004C712B">
            <w:pPr>
              <w:spacing w:line="276" w:lineRule="auto"/>
              <w:ind w:rightChars="-1" w:right="-2"/>
              <w:jc w:val="center"/>
              <w:rPr>
                <w:ins w:id="1111" w:author="Jie Wang5909" w:date="2026-10-13T23:56:00Z"/>
                <w:b/>
                <w:sz w:val="18"/>
                <w:szCs w:val="18"/>
              </w:rPr>
            </w:pPr>
          </w:p>
        </w:tc>
        <w:tc>
          <w:tcPr>
            <w:tcW w:w="0" w:type="auto"/>
            <w:vAlign w:val="center"/>
          </w:tcPr>
          <w:p w14:paraId="7F702966" w14:textId="77777777" w:rsidR="00492D1F" w:rsidRPr="0011738E" w:rsidRDefault="00492D1F" w:rsidP="004C712B">
            <w:pPr>
              <w:spacing w:line="276" w:lineRule="auto"/>
              <w:ind w:rightChars="-1" w:right="-2"/>
              <w:jc w:val="center"/>
              <w:rPr>
                <w:ins w:id="1112" w:author="Jie Wang5909" w:date="2026-10-13T23:56:00Z"/>
                <w:b/>
                <w:sz w:val="18"/>
                <w:szCs w:val="18"/>
              </w:rPr>
            </w:pPr>
            <w:ins w:id="1113" w:author="Jie Wang5909" w:date="2026-10-13T23:56:00Z">
              <w:r w:rsidRPr="0011738E">
                <w:rPr>
                  <w:sz w:val="18"/>
                  <w:szCs w:val="18"/>
                </w:rPr>
                <w:t>Residual TFA</w:t>
              </w:r>
            </w:ins>
          </w:p>
        </w:tc>
        <w:tc>
          <w:tcPr>
            <w:tcW w:w="0" w:type="auto"/>
            <w:vAlign w:val="center"/>
          </w:tcPr>
          <w:p w14:paraId="0CF1292A" w14:textId="77777777" w:rsidR="00492D1F" w:rsidRPr="0011738E" w:rsidRDefault="00492D1F" w:rsidP="004C712B">
            <w:pPr>
              <w:spacing w:line="276" w:lineRule="auto"/>
              <w:ind w:rightChars="-1" w:right="-2"/>
              <w:jc w:val="center"/>
              <w:rPr>
                <w:ins w:id="1114" w:author="Jie Wang5909" w:date="2026-10-13T23:56:00Z"/>
                <w:b/>
                <w:sz w:val="18"/>
                <w:szCs w:val="18"/>
              </w:rPr>
            </w:pPr>
            <w:ins w:id="1115" w:author="Jie Wang5909" w:date="2026-10-13T23:56:00Z">
              <w:r w:rsidRPr="0011738E">
                <w:rPr>
                  <w:iCs/>
                  <w:sz w:val="18"/>
                  <w:szCs w:val="18"/>
                </w:rPr>
                <w:t>AM-140021-013</w:t>
              </w:r>
            </w:ins>
          </w:p>
        </w:tc>
        <w:tc>
          <w:tcPr>
            <w:tcW w:w="0" w:type="auto"/>
            <w:vAlign w:val="center"/>
          </w:tcPr>
          <w:p w14:paraId="1AC4F485" w14:textId="77777777" w:rsidR="00492D1F" w:rsidRPr="0011738E" w:rsidRDefault="00492D1F" w:rsidP="004C712B">
            <w:pPr>
              <w:spacing w:line="276" w:lineRule="auto"/>
              <w:ind w:rightChars="-1" w:right="-2"/>
              <w:jc w:val="center"/>
              <w:rPr>
                <w:ins w:id="1116" w:author="Jie Wang5909" w:date="2026-10-13T23:56:00Z"/>
                <w:b/>
                <w:sz w:val="18"/>
                <w:szCs w:val="18"/>
              </w:rPr>
            </w:pPr>
            <w:ins w:id="1117" w:author="Jie Wang5909" w:date="2026-10-13T23:56:00Z">
              <w:r w:rsidRPr="0011738E">
                <w:rPr>
                  <w:sz w:val="18"/>
                  <w:szCs w:val="18"/>
                </w:rPr>
                <w:t>Report</w:t>
              </w:r>
            </w:ins>
          </w:p>
        </w:tc>
        <w:tc>
          <w:tcPr>
            <w:tcW w:w="0" w:type="auto"/>
            <w:vAlign w:val="center"/>
          </w:tcPr>
          <w:p w14:paraId="10E55801" w14:textId="77777777" w:rsidR="00492D1F" w:rsidRPr="0011738E" w:rsidRDefault="00492D1F" w:rsidP="004C712B">
            <w:pPr>
              <w:spacing w:line="276" w:lineRule="auto"/>
              <w:ind w:rightChars="-1" w:right="-2"/>
              <w:jc w:val="center"/>
              <w:rPr>
                <w:ins w:id="1118" w:author="Jie Wang5909" w:date="2026-10-13T23:56:00Z"/>
                <w:b/>
                <w:sz w:val="18"/>
                <w:szCs w:val="18"/>
              </w:rPr>
            </w:pPr>
            <w:ins w:id="1119" w:author="Jie Wang5909" w:date="2026-10-13T23:56:00Z">
              <w:r w:rsidRPr="0011738E">
                <w:rPr>
                  <w:iCs/>
                  <w:sz w:val="18"/>
                  <w:szCs w:val="18"/>
                </w:rPr>
                <w:t>AM-140021-013</w:t>
              </w:r>
            </w:ins>
          </w:p>
        </w:tc>
        <w:tc>
          <w:tcPr>
            <w:tcW w:w="0" w:type="auto"/>
            <w:vAlign w:val="center"/>
          </w:tcPr>
          <w:p w14:paraId="496DCEFE" w14:textId="4E67D4C7" w:rsidR="00492D1F" w:rsidRPr="0011738E" w:rsidRDefault="00492D1F" w:rsidP="004C712B">
            <w:pPr>
              <w:spacing w:line="276" w:lineRule="auto"/>
              <w:ind w:rightChars="-1" w:right="-2"/>
              <w:jc w:val="center"/>
              <w:rPr>
                <w:ins w:id="1120" w:author="Jie Wang5909" w:date="2026-10-13T23:56:00Z"/>
                <w:b/>
                <w:sz w:val="18"/>
                <w:szCs w:val="18"/>
              </w:rPr>
            </w:pPr>
            <w:ins w:id="1121" w:author="Jie Wang5909" w:date="2026-10-13T23:56:00Z">
              <w:r w:rsidRPr="0011738E">
                <w:rPr>
                  <w:rFonts w:eastAsiaTheme="minorEastAsia"/>
                  <w:b/>
                  <w:sz w:val="18"/>
                  <w:szCs w:val="18"/>
                </w:rPr>
                <w:t>≤0.2</w:t>
              </w:r>
              <w:r w:rsidR="009429C6">
                <w:rPr>
                  <w:rFonts w:eastAsiaTheme="minorEastAsia"/>
                  <w:b/>
                  <w:sz w:val="18"/>
                  <w:szCs w:val="18"/>
                </w:rPr>
                <w:t>%</w:t>
              </w:r>
            </w:ins>
          </w:p>
        </w:tc>
        <w:tc>
          <w:tcPr>
            <w:tcW w:w="0" w:type="auto"/>
            <w:vAlign w:val="center"/>
          </w:tcPr>
          <w:p w14:paraId="14AABBB2" w14:textId="77777777" w:rsidR="00492D1F" w:rsidRDefault="00492D1F" w:rsidP="004C712B">
            <w:pPr>
              <w:jc w:val="center"/>
              <w:rPr>
                <w:ins w:id="1122" w:author="Jie Wang5909" w:date="2026-10-13T23:56:00Z"/>
                <w:rFonts w:eastAsia="Times New Roman"/>
                <w:color w:val="000000" w:themeColor="text1"/>
                <w:sz w:val="18"/>
                <w:szCs w:val="18"/>
              </w:rPr>
            </w:pPr>
            <w:ins w:id="1123" w:author="Jie Wang5909" w:date="2026-10-13T23:56:00Z">
              <w:r w:rsidRPr="3D7E87D4">
                <w:rPr>
                  <w:rFonts w:eastAsia="Times New Roman"/>
                  <w:color w:val="000000" w:themeColor="text1"/>
                  <w:sz w:val="18"/>
                  <w:szCs w:val="18"/>
                </w:rPr>
                <w:t>AM-140021-013-VP-01.02(Effective</w:t>
              </w:r>
            </w:ins>
          </w:p>
          <w:p w14:paraId="74EF51D6" w14:textId="77777777" w:rsidR="00492D1F" w:rsidRPr="3D7E87D4" w:rsidRDefault="00492D1F" w:rsidP="004C712B">
            <w:pPr>
              <w:jc w:val="center"/>
              <w:rPr>
                <w:ins w:id="1124" w:author="Jie Wang5909" w:date="2026-10-13T23:56:00Z"/>
                <w:rFonts w:eastAsia="Times New Roman"/>
                <w:color w:val="000000" w:themeColor="text1"/>
                <w:sz w:val="18"/>
                <w:szCs w:val="18"/>
              </w:rPr>
            </w:pPr>
            <w:ins w:id="1125" w:author="Jie Wang5909" w:date="2026-10-13T23:56:00Z">
              <w:r w:rsidRPr="3D7E87D4">
                <w:rPr>
                  <w:rFonts w:eastAsia="Times New Roman"/>
                  <w:color w:val="000000" w:themeColor="text1"/>
                  <w:sz w:val="18"/>
                  <w:szCs w:val="18"/>
                </w:rPr>
                <w:t>Date: 06/10/2026)</w:t>
              </w:r>
            </w:ins>
          </w:p>
        </w:tc>
        <w:tc>
          <w:tcPr>
            <w:tcW w:w="0" w:type="auto"/>
            <w:vAlign w:val="center"/>
          </w:tcPr>
          <w:p w14:paraId="1C236519" w14:textId="1B22D375" w:rsidR="00492D1F" w:rsidRPr="00D50C60" w:rsidRDefault="00492D1F" w:rsidP="797C4670">
            <w:pPr>
              <w:spacing w:line="276" w:lineRule="auto"/>
              <w:ind w:rightChars="-1" w:right="-2"/>
              <w:jc w:val="center"/>
              <w:rPr>
                <w:ins w:id="1126" w:author="Jie Wang5909" w:date="2026-10-13T23:56:00Z"/>
                <w:sz w:val="18"/>
                <w:szCs w:val="18"/>
              </w:rPr>
            </w:pPr>
            <w:ins w:id="1127" w:author="Jie Wang5909" w:date="2026-10-13T23:56:00Z">
              <w:del w:id="1128" w:author="Yu Zhang12718" w:date="2026-10-15T06:12:00Z">
                <w:r w:rsidRPr="797C4670" w:rsidDel="00492D1F">
                  <w:rPr>
                    <w:sz w:val="18"/>
                    <w:szCs w:val="18"/>
                  </w:rPr>
                  <w:delText>Finished</w:delText>
                </w:r>
              </w:del>
            </w:ins>
            <w:ins w:id="1129" w:author="Yu Zhang12718" w:date="2026-10-15T06:12:00Z">
              <w:r w:rsidR="11676458" w:rsidRPr="797C4670">
                <w:rPr>
                  <w:sz w:val="18"/>
                  <w:szCs w:val="18"/>
                </w:rPr>
                <w:t>Completed</w:t>
              </w:r>
            </w:ins>
          </w:p>
        </w:tc>
        <w:tc>
          <w:tcPr>
            <w:tcW w:w="0" w:type="auto"/>
            <w:vAlign w:val="center"/>
          </w:tcPr>
          <w:p w14:paraId="14EA285B" w14:textId="77777777" w:rsidR="00492D1F" w:rsidRDefault="00492D1F" w:rsidP="004C712B">
            <w:pPr>
              <w:jc w:val="center"/>
              <w:rPr>
                <w:ins w:id="1130" w:author="Jie Wang5909" w:date="2026-10-13T23:56:00Z"/>
                <w:del w:id="1131" w:author="Yu Zhang12718" w:date="2026-10-15T08:34:00Z"/>
                <w:rFonts w:eastAsia="Times New Roman"/>
                <w:color w:val="000000" w:themeColor="text1"/>
                <w:sz w:val="18"/>
                <w:szCs w:val="18"/>
              </w:rPr>
            </w:pPr>
            <w:ins w:id="1132" w:author="Jie Wang5909" w:date="2026-10-13T23:56:00Z">
              <w:del w:id="1133" w:author="Yu Zhang12718" w:date="2026-10-15T08:34:00Z">
                <w:r w:rsidRPr="797C4670" w:rsidDel="00492D1F">
                  <w:rPr>
                    <w:rFonts w:eastAsia="Times New Roman"/>
                    <w:color w:val="000000" w:themeColor="text1"/>
                    <w:sz w:val="18"/>
                    <w:szCs w:val="18"/>
                  </w:rPr>
                  <w:delText>AM-140021-013-VR-01.01(Effective</w:delText>
                </w:r>
              </w:del>
            </w:ins>
          </w:p>
          <w:p w14:paraId="761AEE57" w14:textId="3C467E92" w:rsidR="00492D1F" w:rsidRPr="3D7E87D4" w:rsidRDefault="00492D1F" w:rsidP="797C4670">
            <w:pPr>
              <w:jc w:val="center"/>
              <w:rPr>
                <w:ins w:id="1134" w:author="Jie Wang5909" w:date="2026-10-13T23:56:00Z"/>
                <w:rFonts w:asciiTheme="minorHAnsi" w:eastAsiaTheme="minorEastAsia" w:hAnsiTheme="minorHAnsi" w:cstheme="minorBidi"/>
                <w:color w:val="000000" w:themeColor="text1"/>
                <w:sz w:val="18"/>
                <w:szCs w:val="18"/>
              </w:rPr>
            </w:pPr>
            <w:ins w:id="1135" w:author="Jie Wang5909" w:date="2026-10-13T23:56:00Z">
              <w:del w:id="1136" w:author="Yu Zhang12718" w:date="2026-10-15T08:34:00Z">
                <w:r w:rsidRPr="797C4670" w:rsidDel="00492D1F">
                  <w:rPr>
                    <w:rFonts w:eastAsia="Times New Roman"/>
                    <w:sz w:val="18"/>
                    <w:szCs w:val="18"/>
                  </w:rPr>
                  <w:delText xml:space="preserve">Date: TBD) </w:delText>
                </w:r>
              </w:del>
            </w:ins>
            <w:ins w:id="1137" w:author="Yu Zhang12718" w:date="2026-10-15T08:34:00Z">
              <w:r w:rsidR="4BD7564C" w:rsidRPr="797C4670">
                <w:rPr>
                  <w:rFonts w:eastAsia="Times New Roman"/>
                  <w:sz w:val="18"/>
                  <w:szCs w:val="18"/>
                </w:rPr>
                <w:t xml:space="preserve">AM-140021-013-VR-01.01 (Effective </w:t>
              </w:r>
              <w:r w:rsidR="4BD7564C" w:rsidRPr="797C4670">
                <w:rPr>
                  <w:rFonts w:eastAsiaTheme="minorEastAsia"/>
                  <w:color w:val="000000" w:themeColor="text1"/>
                  <w:sz w:val="18"/>
                  <w:szCs w:val="18"/>
                  <w:rPrChange w:id="1138" w:author="Yu Zhang12718" w:date="2026-10-15T08:35:00Z">
                    <w:rPr>
                      <w:rFonts w:eastAsia="Times New Roman"/>
                      <w:sz w:val="18"/>
                      <w:szCs w:val="18"/>
                    </w:rPr>
                  </w:rPrChange>
                </w:rPr>
                <w:t>Date: 09/29/2026)</w:t>
              </w:r>
            </w:ins>
          </w:p>
        </w:tc>
      </w:tr>
      <w:tr w:rsidR="00492D1F" w:rsidRPr="0011738E" w14:paraId="5B717990" w14:textId="77777777" w:rsidTr="797C4670">
        <w:trPr>
          <w:trHeight w:val="602"/>
          <w:ins w:id="1139" w:author="Jie Wang5909" w:date="2026-10-13T23:56:00Z"/>
        </w:trPr>
        <w:tc>
          <w:tcPr>
            <w:tcW w:w="0" w:type="auto"/>
            <w:vMerge/>
            <w:vAlign w:val="center"/>
          </w:tcPr>
          <w:p w14:paraId="0078B273" w14:textId="77777777" w:rsidR="00492D1F" w:rsidRPr="0011738E" w:rsidRDefault="00492D1F" w:rsidP="004C712B">
            <w:pPr>
              <w:spacing w:line="276" w:lineRule="auto"/>
              <w:ind w:rightChars="-1" w:right="-2"/>
              <w:jc w:val="center"/>
              <w:rPr>
                <w:ins w:id="1140" w:author="Jie Wang5909" w:date="2026-10-13T23:56:00Z"/>
                <w:b/>
                <w:sz w:val="18"/>
                <w:szCs w:val="18"/>
              </w:rPr>
            </w:pPr>
          </w:p>
        </w:tc>
        <w:tc>
          <w:tcPr>
            <w:tcW w:w="0" w:type="auto"/>
            <w:vAlign w:val="center"/>
          </w:tcPr>
          <w:p w14:paraId="316296EF" w14:textId="77777777" w:rsidR="00492D1F" w:rsidRPr="0011738E" w:rsidRDefault="00492D1F" w:rsidP="004C712B">
            <w:pPr>
              <w:spacing w:line="276" w:lineRule="auto"/>
              <w:ind w:rightChars="-1" w:right="-2"/>
              <w:jc w:val="center"/>
              <w:rPr>
                <w:ins w:id="1141" w:author="Jie Wang5909" w:date="2026-10-13T23:56:00Z"/>
                <w:b/>
                <w:sz w:val="18"/>
                <w:szCs w:val="18"/>
              </w:rPr>
            </w:pPr>
            <w:ins w:id="1142" w:author="Jie Wang5909" w:date="2026-10-13T23:56:00Z">
              <w:r w:rsidRPr="0011738E">
                <w:rPr>
                  <w:sz w:val="18"/>
                  <w:szCs w:val="18"/>
                </w:rPr>
                <w:t>Residual Pyridine</w:t>
              </w:r>
            </w:ins>
          </w:p>
        </w:tc>
        <w:tc>
          <w:tcPr>
            <w:tcW w:w="0" w:type="auto"/>
            <w:vAlign w:val="center"/>
          </w:tcPr>
          <w:p w14:paraId="2E451F4B" w14:textId="77777777" w:rsidR="00492D1F" w:rsidRPr="0011738E" w:rsidRDefault="00492D1F" w:rsidP="004C712B">
            <w:pPr>
              <w:spacing w:line="276" w:lineRule="auto"/>
              <w:ind w:rightChars="-1" w:right="-2"/>
              <w:jc w:val="center"/>
              <w:rPr>
                <w:ins w:id="1143" w:author="Jie Wang5909" w:date="2026-10-13T23:56:00Z"/>
                <w:iCs/>
                <w:sz w:val="18"/>
                <w:szCs w:val="18"/>
              </w:rPr>
            </w:pPr>
            <w:ins w:id="1144" w:author="Jie Wang5909" w:date="2026-10-13T23:56:00Z">
              <w:r w:rsidRPr="0011738E">
                <w:rPr>
                  <w:iCs/>
                  <w:sz w:val="18"/>
                  <w:szCs w:val="18"/>
                </w:rPr>
                <w:t>AM-140021-014</w:t>
              </w:r>
            </w:ins>
          </w:p>
        </w:tc>
        <w:tc>
          <w:tcPr>
            <w:tcW w:w="0" w:type="auto"/>
            <w:vAlign w:val="center"/>
          </w:tcPr>
          <w:p w14:paraId="2CCE4A17" w14:textId="77777777" w:rsidR="00492D1F" w:rsidRPr="0011738E" w:rsidRDefault="00492D1F" w:rsidP="004C712B">
            <w:pPr>
              <w:spacing w:line="276" w:lineRule="auto"/>
              <w:ind w:rightChars="-1" w:right="-2"/>
              <w:jc w:val="center"/>
              <w:rPr>
                <w:ins w:id="1145" w:author="Jie Wang5909" w:date="2026-10-13T23:56:00Z"/>
                <w:b/>
                <w:sz w:val="18"/>
                <w:szCs w:val="18"/>
              </w:rPr>
            </w:pPr>
            <w:ins w:id="1146" w:author="Jie Wang5909" w:date="2026-10-13T23:56:00Z">
              <w:r w:rsidRPr="0011738E">
                <w:rPr>
                  <w:sz w:val="18"/>
                  <w:szCs w:val="18"/>
                </w:rPr>
                <w:t>Report</w:t>
              </w:r>
            </w:ins>
          </w:p>
        </w:tc>
        <w:tc>
          <w:tcPr>
            <w:tcW w:w="0" w:type="auto"/>
            <w:vAlign w:val="center"/>
          </w:tcPr>
          <w:p w14:paraId="00FD1B47" w14:textId="77777777" w:rsidR="00492D1F" w:rsidRPr="0011738E" w:rsidRDefault="00492D1F" w:rsidP="004C712B">
            <w:pPr>
              <w:spacing w:line="276" w:lineRule="auto"/>
              <w:ind w:rightChars="-1" w:right="-2"/>
              <w:jc w:val="center"/>
              <w:rPr>
                <w:ins w:id="1147" w:author="Jie Wang5909" w:date="2026-10-13T23:56:00Z"/>
                <w:b/>
                <w:sz w:val="18"/>
                <w:szCs w:val="18"/>
              </w:rPr>
            </w:pPr>
            <w:ins w:id="1148" w:author="Jie Wang5909" w:date="2026-10-13T23:56:00Z">
              <w:r w:rsidRPr="0011738E">
                <w:rPr>
                  <w:iCs/>
                  <w:sz w:val="18"/>
                  <w:szCs w:val="18"/>
                </w:rPr>
                <w:t>AM-140021-014</w:t>
              </w:r>
            </w:ins>
          </w:p>
        </w:tc>
        <w:tc>
          <w:tcPr>
            <w:tcW w:w="0" w:type="auto"/>
            <w:vAlign w:val="center"/>
          </w:tcPr>
          <w:p w14:paraId="090C367F" w14:textId="0015A68A" w:rsidR="00492D1F" w:rsidRPr="0011738E" w:rsidRDefault="00492D1F" w:rsidP="004C712B">
            <w:pPr>
              <w:spacing w:line="276" w:lineRule="auto"/>
              <w:ind w:rightChars="-1" w:right="-2"/>
              <w:jc w:val="center"/>
              <w:rPr>
                <w:ins w:id="1149" w:author="Jie Wang5909" w:date="2026-10-13T23:56:00Z"/>
                <w:b/>
                <w:sz w:val="18"/>
                <w:szCs w:val="18"/>
              </w:rPr>
            </w:pPr>
            <w:ins w:id="1150" w:author="Jie Wang5909" w:date="2026-10-13T23:56:00Z">
              <w:r w:rsidRPr="0011738E">
                <w:rPr>
                  <w:rFonts w:eastAsiaTheme="minorEastAsia"/>
                  <w:b/>
                  <w:sz w:val="18"/>
                  <w:szCs w:val="18"/>
                </w:rPr>
                <w:t>≤0.5</w:t>
              </w:r>
              <w:r w:rsidR="009429C6">
                <w:rPr>
                  <w:rFonts w:eastAsiaTheme="minorEastAsia"/>
                  <w:b/>
                  <w:sz w:val="18"/>
                  <w:szCs w:val="18"/>
                </w:rPr>
                <w:t>%</w:t>
              </w:r>
            </w:ins>
          </w:p>
        </w:tc>
        <w:tc>
          <w:tcPr>
            <w:tcW w:w="0" w:type="auto"/>
            <w:vAlign w:val="center"/>
          </w:tcPr>
          <w:p w14:paraId="34934ABE" w14:textId="77777777" w:rsidR="00492D1F" w:rsidRDefault="00492D1F" w:rsidP="004C712B">
            <w:pPr>
              <w:jc w:val="center"/>
              <w:rPr>
                <w:ins w:id="1151" w:author="Jie Wang5909" w:date="2026-10-13T23:56:00Z"/>
                <w:rFonts w:eastAsia="Times New Roman"/>
                <w:color w:val="000000" w:themeColor="text1"/>
                <w:sz w:val="18"/>
                <w:szCs w:val="18"/>
              </w:rPr>
            </w:pPr>
            <w:ins w:id="1152" w:author="Jie Wang5909" w:date="2026-10-13T23:56:00Z">
              <w:r w:rsidRPr="3D7E87D4">
                <w:rPr>
                  <w:rFonts w:eastAsia="Times New Roman"/>
                  <w:color w:val="000000" w:themeColor="text1"/>
                  <w:sz w:val="18"/>
                  <w:szCs w:val="18"/>
                </w:rPr>
                <w:t>AM-140021-014-VP-01.02(Effective</w:t>
              </w:r>
            </w:ins>
          </w:p>
          <w:p w14:paraId="11A722E2" w14:textId="77777777" w:rsidR="00492D1F" w:rsidRPr="3D7E87D4" w:rsidRDefault="00492D1F" w:rsidP="004C712B">
            <w:pPr>
              <w:jc w:val="center"/>
              <w:rPr>
                <w:ins w:id="1153" w:author="Jie Wang5909" w:date="2026-10-13T23:56:00Z"/>
                <w:rFonts w:eastAsia="Times New Roman"/>
                <w:color w:val="000000" w:themeColor="text1"/>
                <w:sz w:val="18"/>
                <w:szCs w:val="18"/>
              </w:rPr>
            </w:pPr>
            <w:ins w:id="1154" w:author="Jie Wang5909" w:date="2026-10-13T23:56:00Z">
              <w:r w:rsidRPr="3D7E87D4">
                <w:rPr>
                  <w:rFonts w:eastAsia="Times New Roman"/>
                  <w:color w:val="000000" w:themeColor="text1"/>
                  <w:sz w:val="18"/>
                  <w:szCs w:val="18"/>
                </w:rPr>
                <w:t>Date: 07/08/2026)</w:t>
              </w:r>
              <w:r w:rsidRPr="3D7E87D4">
                <w:rPr>
                  <w:sz w:val="18"/>
                  <w:szCs w:val="18"/>
                </w:rPr>
                <w:t xml:space="preserve"> </w:t>
              </w:r>
            </w:ins>
          </w:p>
        </w:tc>
        <w:tc>
          <w:tcPr>
            <w:tcW w:w="0" w:type="auto"/>
            <w:vAlign w:val="center"/>
          </w:tcPr>
          <w:p w14:paraId="53F1F2FF" w14:textId="47BAC9CC" w:rsidR="00492D1F" w:rsidRPr="00D50C60" w:rsidRDefault="00492D1F" w:rsidP="797C4670">
            <w:pPr>
              <w:spacing w:line="276" w:lineRule="auto"/>
              <w:ind w:rightChars="-1" w:right="-2"/>
              <w:jc w:val="center"/>
              <w:rPr>
                <w:ins w:id="1155" w:author="Jie Wang5909" w:date="2026-10-13T23:56:00Z"/>
                <w:sz w:val="18"/>
                <w:szCs w:val="18"/>
              </w:rPr>
            </w:pPr>
            <w:ins w:id="1156" w:author="Jie Wang5909" w:date="2026-10-13T23:56:00Z">
              <w:del w:id="1157" w:author="Yu Zhang12718" w:date="2026-10-15T06:12:00Z">
                <w:r w:rsidRPr="797C4670" w:rsidDel="00492D1F">
                  <w:rPr>
                    <w:sz w:val="18"/>
                    <w:szCs w:val="18"/>
                  </w:rPr>
                  <w:delText>Finished</w:delText>
                </w:r>
              </w:del>
            </w:ins>
            <w:ins w:id="1158" w:author="Yu Zhang12718" w:date="2026-10-15T06:12:00Z">
              <w:r w:rsidR="11676458" w:rsidRPr="797C4670">
                <w:rPr>
                  <w:sz w:val="18"/>
                  <w:szCs w:val="18"/>
                </w:rPr>
                <w:t>Completed</w:t>
              </w:r>
            </w:ins>
          </w:p>
        </w:tc>
        <w:tc>
          <w:tcPr>
            <w:tcW w:w="0" w:type="auto"/>
            <w:vAlign w:val="center"/>
          </w:tcPr>
          <w:p w14:paraId="0403F1A3" w14:textId="77777777" w:rsidR="00492D1F" w:rsidRDefault="00492D1F" w:rsidP="004C712B">
            <w:pPr>
              <w:jc w:val="center"/>
              <w:rPr>
                <w:ins w:id="1159" w:author="Jie Wang5909" w:date="2026-10-13T23:56:00Z"/>
                <w:rFonts w:eastAsia="Times New Roman"/>
                <w:color w:val="000000" w:themeColor="text1"/>
                <w:sz w:val="18"/>
                <w:szCs w:val="18"/>
              </w:rPr>
            </w:pPr>
            <w:ins w:id="1160" w:author="Jie Wang5909" w:date="2026-10-13T23:56:00Z">
              <w:r w:rsidRPr="3D7E87D4">
                <w:rPr>
                  <w:rFonts w:eastAsia="Times New Roman"/>
                  <w:color w:val="000000" w:themeColor="text1"/>
                  <w:sz w:val="18"/>
                  <w:szCs w:val="18"/>
                </w:rPr>
                <w:t>AM-140021-014-VR-01.01(Effective</w:t>
              </w:r>
            </w:ins>
          </w:p>
          <w:p w14:paraId="2659BB41" w14:textId="77777777" w:rsidR="00492D1F" w:rsidRPr="3D7E87D4" w:rsidRDefault="00492D1F" w:rsidP="004C712B">
            <w:pPr>
              <w:jc w:val="center"/>
              <w:rPr>
                <w:ins w:id="1161" w:author="Jie Wang5909" w:date="2026-10-13T23:56:00Z"/>
                <w:rFonts w:eastAsia="Times New Roman"/>
                <w:color w:val="000000" w:themeColor="text1"/>
                <w:sz w:val="18"/>
                <w:szCs w:val="18"/>
              </w:rPr>
            </w:pPr>
            <w:ins w:id="1162" w:author="Jie Wang5909" w:date="2026-10-13T23:56:00Z">
              <w:r w:rsidRPr="3D7E87D4">
                <w:rPr>
                  <w:rFonts w:eastAsia="Times New Roman"/>
                  <w:sz w:val="18"/>
                  <w:szCs w:val="18"/>
                </w:rPr>
                <w:t xml:space="preserve">Date: TBD) </w:t>
              </w:r>
            </w:ins>
          </w:p>
        </w:tc>
      </w:tr>
    </w:tbl>
    <w:p w14:paraId="2CC5FDE1" w14:textId="77777777" w:rsidR="00492D1F" w:rsidRDefault="00492D1F" w:rsidP="797C4670">
      <w:pPr>
        <w:spacing w:beforeLines="50" w:before="120" w:afterLines="50" w:after="120"/>
        <w:contextualSpacing/>
        <w:jc w:val="both"/>
        <w:rPr>
          <w:ins w:id="1163" w:author="Jie Wang5909" w:date="2026-10-13T23:57:00Z"/>
          <w:rFonts w:ascii="Arial" w:hAnsi="Arial" w:cs="Arial"/>
          <w:b/>
          <w:bCs/>
          <w:sz w:val="21"/>
          <w:szCs w:val="21"/>
        </w:rPr>
      </w:pPr>
      <w:ins w:id="1164" w:author="Jie Wang5909" w:date="2026-10-13T23:56:00Z">
        <w:r w:rsidRPr="797C4670">
          <w:rPr>
            <w:rFonts w:ascii="Arial" w:hAnsi="Arial" w:cs="Arial"/>
            <w:b/>
            <w:bCs/>
            <w:sz w:val="21"/>
            <w:szCs w:val="21"/>
          </w:rPr>
          <w:t>Conclusi</w:t>
        </w:r>
        <w:commentRangeStart w:id="1165"/>
        <w:commentRangeStart w:id="1166"/>
        <w:commentRangeStart w:id="1167"/>
        <w:r w:rsidRPr="797C4670">
          <w:rPr>
            <w:rFonts w:ascii="Arial" w:hAnsi="Arial" w:cs="Arial"/>
            <w:b/>
            <w:bCs/>
            <w:sz w:val="21"/>
            <w:szCs w:val="21"/>
          </w:rPr>
          <w:t xml:space="preserve">on: </w:t>
        </w:r>
      </w:ins>
      <w:commentRangeEnd w:id="1165"/>
      <w:r>
        <w:rPr>
          <w:rStyle w:val="a4"/>
          <w:rFonts w:ascii="Arial" w:hAnsi="Arial" w:cs="Arial"/>
          <w:b/>
          <w:bCs/>
        </w:rPr>
        <w:commentReference w:id="1165"/>
      </w:r>
      <w:commentRangeEnd w:id="1166"/>
      <w:r>
        <w:rPr>
          <w:rStyle w:val="a4"/>
        </w:rPr>
        <w:commentReference w:id="1166"/>
      </w:r>
      <w:commentRangeEnd w:id="1167"/>
      <w:r>
        <w:rPr>
          <w:rStyle w:val="a4"/>
        </w:rPr>
        <w:commentReference w:id="1167"/>
      </w:r>
    </w:p>
    <w:p w14:paraId="28665A2A" w14:textId="76E3E18C" w:rsidR="216BC4C7" w:rsidRDefault="216BC4C7" w:rsidP="76D61610">
      <w:pPr>
        <w:spacing w:beforeLines="50" w:before="120" w:afterLines="50" w:after="120" w:line="360" w:lineRule="auto"/>
        <w:contextualSpacing/>
        <w:jc w:val="both"/>
        <w:rPr>
          <w:ins w:id="1168" w:author="Jie Wang5909" w:date="2026-10-13T23:59:00Z"/>
          <w:rFonts w:ascii="Arial" w:eastAsia="Arial" w:hAnsi="Arial" w:cs="Arial"/>
          <w:sz w:val="21"/>
          <w:szCs w:val="21"/>
        </w:rPr>
      </w:pPr>
      <w:ins w:id="1169" w:author="Jie Wang5909" w:date="2026-10-13T23:59:00Z">
        <w:del w:id="1170" w:author="Emma Ryan" w:date="2026-10-16T09:57:00Z">
          <w:r w:rsidRPr="76D61610" w:rsidDel="216BC4C7">
            <w:rPr>
              <w:rFonts w:ascii="Arial" w:hAnsi="Arial" w:cs="Arial"/>
              <w:sz w:val="21"/>
              <w:szCs w:val="21"/>
            </w:rPr>
            <w:delText xml:space="preserve">All validation protocols are approved and effective, and all validation experiments are completed. The remaining action items are finalization and approval of the </w:delText>
          </w:r>
        </w:del>
      </w:ins>
      <w:ins w:id="1171" w:author="Yu Zhang12718" w:date="2026-10-15T06:16:00Z">
        <w:del w:id="1172" w:author="Emma Ryan" w:date="2026-10-16T09:57:00Z">
          <w:r w:rsidRPr="76D61610" w:rsidDel="5F7DB920">
            <w:rPr>
              <w:rFonts w:ascii="Arial" w:hAnsi="Arial" w:cs="Arial"/>
              <w:sz w:val="21"/>
              <w:szCs w:val="21"/>
            </w:rPr>
            <w:delText xml:space="preserve"> methods and </w:delText>
          </w:r>
        </w:del>
      </w:ins>
      <w:ins w:id="1173" w:author="Jie Wang5909" w:date="2026-10-13T23:59:00Z">
        <w:del w:id="1174" w:author="Emma Ryan" w:date="2026-10-16T09:57:00Z">
          <w:r w:rsidRPr="76D61610" w:rsidDel="216BC4C7">
            <w:rPr>
              <w:rFonts w:ascii="Arial" w:hAnsi="Arial" w:cs="Arial"/>
              <w:sz w:val="21"/>
              <w:szCs w:val="21"/>
            </w:rPr>
            <w:delText>validation reports (VR) for AM-140021-012 (pending Lilly approval), AM-140021-013, and AM-140021-014. These reports shall be approved and effective prior to PPQ</w:delText>
          </w:r>
        </w:del>
      </w:ins>
      <w:ins w:id="1175" w:author="Yu Zhang12718" w:date="2026-10-15T06:16:00Z">
        <w:del w:id="1176" w:author="Emma Ryan" w:date="2026-10-16T09:57:00Z">
          <w:r w:rsidRPr="76D61610" w:rsidDel="698897A8">
            <w:rPr>
              <w:rFonts w:ascii="Arial" w:hAnsi="Arial" w:cs="Arial"/>
              <w:sz w:val="21"/>
              <w:szCs w:val="21"/>
            </w:rPr>
            <w:delText xml:space="preserve"> step2 start </w:delText>
          </w:r>
        </w:del>
      </w:ins>
      <w:ins w:id="1177" w:author="Jie Wang5909" w:date="2026-10-13T23:59:00Z">
        <w:del w:id="1178" w:author="Emma Ryan" w:date="2026-10-16T09:57:00Z">
          <w:r w:rsidRPr="76D61610" w:rsidDel="216BC4C7">
            <w:rPr>
              <w:rFonts w:ascii="Arial" w:hAnsi="Arial" w:cs="Arial"/>
              <w:sz w:val="21"/>
              <w:szCs w:val="21"/>
            </w:rPr>
            <w:delText xml:space="preserve"> commencement to ensure all intermediate release testing uses fully validated methods.</w:delText>
          </w:r>
        </w:del>
      </w:ins>
      <w:ins w:id="1179" w:author="Jie Wang5909" w:date="2026-10-14T00:10:00Z">
        <w:del w:id="1180" w:author="Emma Ryan" w:date="2026-10-16T09:57:00Z">
          <w:r w:rsidRPr="76D61610" w:rsidDel="079F0118">
            <w:rPr>
              <w:rFonts w:ascii="Arial" w:hAnsi="Arial" w:cs="Arial"/>
              <w:sz w:val="21"/>
              <w:szCs w:val="21"/>
            </w:rPr>
            <w:delText xml:space="preserve"> </w:delText>
          </w:r>
        </w:del>
      </w:ins>
      <w:ins w:id="1181" w:author="Jie Wang5909" w:date="2026-10-14T01:32:00Z">
        <w:del w:id="1182" w:author="Emma Ryan" w:date="2026-10-16T09:57:00Z">
          <w:r w:rsidRPr="76D61610" w:rsidDel="52EFAB8B">
            <w:rPr>
              <w:rFonts w:ascii="Arial" w:hAnsi="Arial" w:cs="Arial"/>
              <w:sz w:val="21"/>
              <w:szCs w:val="21"/>
            </w:rPr>
            <w:delText xml:space="preserve">These gaps do not affect product quality, and the risk is low. </w:delText>
          </w:r>
        </w:del>
      </w:ins>
      <w:ins w:id="1183" w:author="Emma Ryan" w:date="2026-10-16T09:57:00Z">
        <w:r w:rsidR="73D91991" w:rsidRPr="76D61610">
          <w:rPr>
            <w:rFonts w:ascii="Arial" w:eastAsia="Arial" w:hAnsi="Arial" w:cs="Arial"/>
            <w:sz w:val="21"/>
            <w:szCs w:val="21"/>
          </w:rPr>
          <w:t xml:space="preserve">All validation protocols have been approved and are effective, and all validation experiments are complete. The remaining action items are to finalize and approve the methods and validation reports for AM-140021-012, AM-140021-013, and AM-140021-014. These documents will be approved and effective before the start of PPQ Step 2, so that all </w:t>
        </w:r>
        <w:r w:rsidR="73D91991" w:rsidRPr="76D61610">
          <w:rPr>
            <w:rFonts w:ascii="Arial" w:eastAsia="Arial" w:hAnsi="Arial" w:cs="Arial"/>
            <w:sz w:val="21"/>
            <w:szCs w:val="21"/>
          </w:rPr>
          <w:lastRenderedPageBreak/>
          <w:t>intermediate release testing uses fully validated methods. These open items do not affect product quality, and the associated risk is low.</w:t>
        </w:r>
      </w:ins>
    </w:p>
    <w:p w14:paraId="3C63C0F8" w14:textId="5689D317" w:rsidR="00131C56" w:rsidRDefault="00131C56" w:rsidP="00131C56">
      <w:pPr>
        <w:spacing w:beforeLines="50" w:before="120" w:afterLines="50" w:after="120" w:line="360" w:lineRule="auto"/>
        <w:contextualSpacing/>
        <w:jc w:val="both"/>
        <w:rPr>
          <w:ins w:id="1184" w:author="Jie Wang5909" w:date="2026-10-13T23:59:00Z"/>
          <w:rFonts w:ascii="Arial" w:hAnsi="Arial" w:cs="Arial"/>
          <w:b/>
          <w:sz w:val="21"/>
          <w:szCs w:val="21"/>
        </w:rPr>
      </w:pPr>
      <w:ins w:id="1185" w:author="Jie Wang5909" w:date="2026-10-13T23:59:00Z">
        <w:r>
          <w:rPr>
            <w:rFonts w:ascii="Arial" w:hAnsi="Arial" w:cs="Arial"/>
            <w:b/>
            <w:sz w:val="21"/>
            <w:szCs w:val="21"/>
          </w:rPr>
          <w:t xml:space="preserve">c). </w:t>
        </w:r>
        <w:proofErr w:type="gramStart"/>
        <w:r>
          <w:rPr>
            <w:rFonts w:ascii="Arial" w:hAnsi="Arial" w:cs="Arial"/>
            <w:b/>
            <w:sz w:val="21"/>
            <w:szCs w:val="21"/>
          </w:rPr>
          <w:t>The</w:t>
        </w:r>
        <w:proofErr w:type="gramEnd"/>
        <w:r>
          <w:rPr>
            <w:rFonts w:ascii="Arial" w:hAnsi="Arial" w:cs="Arial"/>
            <w:b/>
            <w:sz w:val="21"/>
            <w:szCs w:val="21"/>
          </w:rPr>
          <w:t xml:space="preserve"> </w:t>
        </w:r>
      </w:ins>
      <w:ins w:id="1186" w:author="Jie Wang5909" w:date="2026-10-14T00:00:00Z">
        <w:r>
          <w:rPr>
            <w:rFonts w:ascii="Arial" w:hAnsi="Arial" w:cs="Arial"/>
            <w:b/>
            <w:sz w:val="21"/>
            <w:szCs w:val="21"/>
          </w:rPr>
          <w:t>Product</w:t>
        </w:r>
      </w:ins>
      <w:ins w:id="1187" w:author="Jie Wang5909" w:date="2026-10-13T23:59:00Z">
        <w:r>
          <w:rPr>
            <w:rFonts w:ascii="Arial" w:hAnsi="Arial" w:cs="Arial"/>
            <w:b/>
            <w:sz w:val="21"/>
            <w:szCs w:val="21"/>
          </w:rPr>
          <w:t xml:space="preserve"> Specification and Release</w:t>
        </w:r>
        <w:r w:rsidRPr="000D3FE0">
          <w:rPr>
            <w:rFonts w:ascii="Arial" w:hAnsi="Arial" w:cs="Arial"/>
            <w:b/>
            <w:sz w:val="21"/>
            <w:szCs w:val="21"/>
          </w:rPr>
          <w:t xml:space="preserve"> </w:t>
        </w:r>
        <w:r>
          <w:rPr>
            <w:rFonts w:ascii="Arial" w:hAnsi="Arial" w:cs="Arial"/>
            <w:b/>
            <w:sz w:val="21"/>
            <w:szCs w:val="21"/>
          </w:rPr>
          <w:t>Method V</w:t>
        </w:r>
        <w:r>
          <w:rPr>
            <w:rFonts w:ascii="Arial" w:hAnsi="Arial" w:cs="Arial" w:hint="eastAsia"/>
            <w:b/>
            <w:sz w:val="21"/>
            <w:szCs w:val="21"/>
          </w:rPr>
          <w:t>ali</w:t>
        </w:r>
        <w:r>
          <w:rPr>
            <w:rFonts w:ascii="Arial" w:hAnsi="Arial" w:cs="Arial"/>
            <w:b/>
            <w:sz w:val="21"/>
            <w:szCs w:val="21"/>
          </w:rPr>
          <w:t xml:space="preserve">dation </w:t>
        </w:r>
      </w:ins>
    </w:p>
    <w:p w14:paraId="58A3E2BA" w14:textId="00141EFD" w:rsidR="00131C56" w:rsidRPr="00E82B76" w:rsidRDefault="00131C56" w:rsidP="00E82B76">
      <w:pPr>
        <w:spacing w:beforeLines="50" w:before="120" w:afterLines="50" w:after="120" w:line="360" w:lineRule="auto"/>
        <w:contextualSpacing/>
        <w:jc w:val="both"/>
        <w:rPr>
          <w:ins w:id="1188" w:author="Jie Wang5909" w:date="2026-10-14T00:00:00Z"/>
          <w:rFonts w:ascii="Arial" w:hAnsi="Arial" w:cs="Arial"/>
          <w:sz w:val="21"/>
          <w:szCs w:val="21"/>
        </w:rPr>
      </w:pPr>
      <w:ins w:id="1189" w:author="Jie Wang5909" w:date="2026-10-14T00:00:00Z">
        <w:r w:rsidRPr="00E82B76">
          <w:rPr>
            <w:rFonts w:ascii="Arial" w:hAnsi="Arial" w:cs="Arial"/>
            <w:sz w:val="21"/>
            <w:szCs w:val="21"/>
          </w:rPr>
          <w:t>The comparison of Product Quality Specifications for LSN4182928 / ASYM-140021 between the Full Scale non-saleable batch and PPQ campaigns is shown in Table 12.</w:t>
        </w:r>
        <w:r>
          <w:rPr>
            <w:rFonts w:ascii="Arial" w:hAnsi="Arial" w:cs="Arial"/>
            <w:sz w:val="21"/>
            <w:szCs w:val="21"/>
          </w:rPr>
          <w:t xml:space="preserve"> </w:t>
        </w:r>
      </w:ins>
    </w:p>
    <w:p w14:paraId="6CFC3D33" w14:textId="51336E7B" w:rsidR="002852C6" w:rsidRPr="00E82B76" w:rsidRDefault="002852C6" w:rsidP="00E82B76">
      <w:pPr>
        <w:rPr>
          <w:ins w:id="1190" w:author="Jie Wang5909" w:date="2026-10-14T00:02:00Z"/>
          <w:rFonts w:ascii="Arial" w:eastAsia="Times New Roman" w:hAnsi="Arial" w:cs="Arial"/>
          <w:b/>
          <w:bCs/>
          <w:sz w:val="21"/>
          <w:szCs w:val="21"/>
        </w:rPr>
      </w:pPr>
      <w:ins w:id="1191" w:author="Jie Wang5909" w:date="2026-10-14T00:02:00Z">
        <w:r w:rsidRPr="00E82B76">
          <w:rPr>
            <w:rFonts w:ascii="Arial" w:eastAsia="Times New Roman" w:hAnsi="Arial" w:cs="Arial"/>
            <w:b/>
            <w:bCs/>
            <w:sz w:val="21"/>
            <w:szCs w:val="21"/>
          </w:rPr>
          <w:t>Table 12: The Product Quality Specifications</w:t>
        </w:r>
      </w:ins>
      <w:ins w:id="1192" w:author="Jie Wang5909" w:date="2026-10-14T00:04:00Z">
        <w:r w:rsidR="006A4441">
          <w:rPr>
            <w:rFonts w:ascii="Arial" w:eastAsia="Times New Roman" w:hAnsi="Arial" w:cs="Arial"/>
            <w:b/>
            <w:bCs/>
            <w:sz w:val="21"/>
            <w:szCs w:val="21"/>
          </w:rPr>
          <w:t xml:space="preserve"> </w:t>
        </w:r>
        <w:r w:rsidR="006A4441" w:rsidRPr="002B4614">
          <w:rPr>
            <w:rFonts w:ascii="Arial" w:eastAsia="Times New Roman" w:hAnsi="Arial" w:cs="Arial"/>
            <w:b/>
            <w:bCs/>
            <w:sz w:val="21"/>
            <w:szCs w:val="21"/>
          </w:rPr>
          <w:t xml:space="preserve">Comparison </w:t>
        </w:r>
        <w:r w:rsidR="006A4441">
          <w:rPr>
            <w:rFonts w:ascii="Arial" w:eastAsia="Times New Roman" w:hAnsi="Arial" w:cs="Arial"/>
            <w:b/>
            <w:bCs/>
            <w:sz w:val="21"/>
            <w:szCs w:val="21"/>
          </w:rPr>
          <w:t>and Method Validation</w:t>
        </w:r>
      </w:ins>
    </w:p>
    <w:tbl>
      <w:tblPr>
        <w:tblStyle w:val="14"/>
        <w:tblW w:w="0" w:type="auto"/>
        <w:tblLook w:val="0600" w:firstRow="0" w:lastRow="0" w:firstColumn="0" w:lastColumn="0" w:noHBand="1" w:noVBand="1"/>
      </w:tblPr>
      <w:tblGrid>
        <w:gridCol w:w="715"/>
        <w:gridCol w:w="771"/>
        <w:gridCol w:w="524"/>
        <w:gridCol w:w="1068"/>
        <w:gridCol w:w="616"/>
        <w:gridCol w:w="524"/>
        <w:gridCol w:w="1068"/>
        <w:gridCol w:w="699"/>
        <w:gridCol w:w="827"/>
        <w:gridCol w:w="1818"/>
      </w:tblGrid>
      <w:tr w:rsidR="002852C6" w:rsidRPr="0011424B" w14:paraId="4FC6C03C" w14:textId="77777777" w:rsidTr="4F9E693F">
        <w:trPr>
          <w:trHeight w:val="138"/>
          <w:tblHeader/>
          <w:ins w:id="1193" w:author="Jie Wang5909" w:date="2026-10-14T00:02:00Z"/>
        </w:trPr>
        <w:tc>
          <w:tcPr>
            <w:tcW w:w="0" w:type="auto"/>
            <w:gridSpan w:val="2"/>
            <w:vMerge w:val="restart"/>
            <w:shd w:val="clear" w:color="auto" w:fill="1F4E79" w:themeFill="accent1" w:themeFillShade="80"/>
            <w:vAlign w:val="center"/>
            <w:hideMark/>
          </w:tcPr>
          <w:p w14:paraId="23C4B11C" w14:textId="77777777" w:rsidR="002852C6" w:rsidRPr="0011424B" w:rsidRDefault="002852C6" w:rsidP="004C712B">
            <w:pPr>
              <w:spacing w:line="276" w:lineRule="auto"/>
              <w:ind w:rightChars="-1" w:right="-2"/>
              <w:jc w:val="center"/>
              <w:rPr>
                <w:ins w:id="1194" w:author="Jie Wang5909" w:date="2026-10-14T00:02:00Z"/>
                <w:rFonts w:eastAsiaTheme="minorEastAsia"/>
                <w:b/>
                <w:bCs/>
                <w:color w:val="FFFFFF" w:themeColor="background1"/>
                <w:sz w:val="18"/>
                <w:szCs w:val="18"/>
              </w:rPr>
            </w:pPr>
            <w:ins w:id="1195" w:author="Jie Wang5909" w:date="2026-10-14T00:02:00Z">
              <w:r w:rsidRPr="0011424B">
                <w:rPr>
                  <w:rFonts w:eastAsiaTheme="minorEastAsia"/>
                  <w:b/>
                  <w:color w:val="FFFFFF" w:themeColor="background1"/>
                  <w:sz w:val="18"/>
                  <w:szCs w:val="18"/>
                </w:rPr>
                <w:t>Test Items</w:t>
              </w:r>
            </w:ins>
          </w:p>
        </w:tc>
        <w:tc>
          <w:tcPr>
            <w:tcW w:w="0" w:type="auto"/>
            <w:gridSpan w:val="3"/>
            <w:shd w:val="clear" w:color="auto" w:fill="1F4E79" w:themeFill="accent1" w:themeFillShade="80"/>
            <w:vAlign w:val="center"/>
            <w:hideMark/>
          </w:tcPr>
          <w:p w14:paraId="4BCB4215" w14:textId="77777777" w:rsidR="002852C6" w:rsidRPr="0011424B" w:rsidRDefault="002852C6" w:rsidP="004C712B">
            <w:pPr>
              <w:spacing w:line="276" w:lineRule="auto"/>
              <w:ind w:rightChars="-1" w:right="-2"/>
              <w:jc w:val="center"/>
              <w:rPr>
                <w:ins w:id="1196" w:author="Jie Wang5909" w:date="2026-10-14T00:02:00Z"/>
                <w:rFonts w:eastAsiaTheme="minorEastAsia"/>
                <w:b/>
                <w:bCs/>
                <w:color w:val="FFFFFF" w:themeColor="background1"/>
                <w:sz w:val="18"/>
                <w:szCs w:val="18"/>
              </w:rPr>
            </w:pPr>
            <w:ins w:id="1197" w:author="Jie Wang5909" w:date="2026-10-14T00:02:00Z">
              <w:r w:rsidRPr="0011424B">
                <w:rPr>
                  <w:rFonts w:eastAsiaTheme="minorEastAsia"/>
                  <w:b/>
                  <w:color w:val="FFFFFF" w:themeColor="background1"/>
                  <w:sz w:val="18"/>
                  <w:szCs w:val="18"/>
                </w:rPr>
                <w:t>Current spec for full scale</w:t>
              </w:r>
            </w:ins>
          </w:p>
        </w:tc>
        <w:tc>
          <w:tcPr>
            <w:tcW w:w="0" w:type="auto"/>
            <w:gridSpan w:val="3"/>
            <w:shd w:val="clear" w:color="auto" w:fill="1F4E79" w:themeFill="accent1" w:themeFillShade="80"/>
            <w:vAlign w:val="center"/>
            <w:hideMark/>
          </w:tcPr>
          <w:p w14:paraId="4FB30156" w14:textId="77777777" w:rsidR="002852C6" w:rsidRPr="0011424B" w:rsidRDefault="002852C6" w:rsidP="004C712B">
            <w:pPr>
              <w:spacing w:line="276" w:lineRule="auto"/>
              <w:ind w:rightChars="-1" w:right="-2"/>
              <w:jc w:val="center"/>
              <w:rPr>
                <w:ins w:id="1198" w:author="Jie Wang5909" w:date="2026-10-14T00:02:00Z"/>
                <w:rFonts w:eastAsiaTheme="minorEastAsia"/>
                <w:b/>
                <w:bCs/>
                <w:color w:val="FFFFFF" w:themeColor="background1"/>
                <w:sz w:val="18"/>
                <w:szCs w:val="18"/>
              </w:rPr>
            </w:pPr>
            <w:ins w:id="1199" w:author="Jie Wang5909" w:date="2026-10-14T00:02:00Z">
              <w:r w:rsidRPr="0011424B">
                <w:rPr>
                  <w:rFonts w:eastAsiaTheme="minorEastAsia"/>
                  <w:b/>
                  <w:color w:val="FFFFFF" w:themeColor="background1"/>
                  <w:sz w:val="18"/>
                  <w:szCs w:val="18"/>
                </w:rPr>
                <w:t>Proposed spec for PPQ</w:t>
              </w:r>
            </w:ins>
          </w:p>
        </w:tc>
        <w:tc>
          <w:tcPr>
            <w:tcW w:w="0" w:type="auto"/>
            <w:vMerge w:val="restart"/>
            <w:shd w:val="clear" w:color="auto" w:fill="1F4E79" w:themeFill="accent1" w:themeFillShade="80"/>
            <w:vAlign w:val="center"/>
          </w:tcPr>
          <w:p w14:paraId="214714B0" w14:textId="77777777" w:rsidR="002852C6" w:rsidRPr="0011424B" w:rsidRDefault="002852C6" w:rsidP="004C712B">
            <w:pPr>
              <w:spacing w:line="276" w:lineRule="auto"/>
              <w:ind w:rightChars="-1" w:right="-2"/>
              <w:jc w:val="center"/>
              <w:rPr>
                <w:ins w:id="1200" w:author="Jie Wang5909" w:date="2026-10-14T00:02:00Z"/>
                <w:rFonts w:eastAsiaTheme="minorEastAsia"/>
                <w:b/>
                <w:bCs/>
                <w:color w:val="FFFFFF" w:themeColor="background1"/>
                <w:sz w:val="18"/>
                <w:szCs w:val="18"/>
              </w:rPr>
            </w:pPr>
            <w:ins w:id="1201" w:author="Jie Wang5909" w:date="2026-10-14T00:02:00Z">
              <w:r w:rsidRPr="0011424B">
                <w:rPr>
                  <w:rFonts w:eastAsiaTheme="minorEastAsia"/>
                  <w:b/>
                  <w:color w:val="FFFFFF" w:themeColor="background1"/>
                  <w:sz w:val="18"/>
                  <w:szCs w:val="18"/>
                </w:rPr>
                <w:t>Protocol</w:t>
              </w:r>
            </w:ins>
          </w:p>
        </w:tc>
        <w:tc>
          <w:tcPr>
            <w:tcW w:w="0" w:type="auto"/>
            <w:vMerge w:val="restart"/>
            <w:shd w:val="clear" w:color="auto" w:fill="1F4E79" w:themeFill="accent1" w:themeFillShade="80"/>
            <w:vAlign w:val="center"/>
          </w:tcPr>
          <w:p w14:paraId="3EF1729D" w14:textId="77777777" w:rsidR="002852C6" w:rsidRPr="0011424B" w:rsidRDefault="002852C6" w:rsidP="004C712B">
            <w:pPr>
              <w:spacing w:line="276" w:lineRule="auto"/>
              <w:ind w:rightChars="-1" w:right="-2"/>
              <w:jc w:val="center"/>
              <w:rPr>
                <w:ins w:id="1202" w:author="Jie Wang5909" w:date="2026-10-14T00:02:00Z"/>
                <w:rFonts w:eastAsiaTheme="minorEastAsia"/>
                <w:b/>
                <w:bCs/>
                <w:color w:val="FFFFFF" w:themeColor="background1"/>
                <w:sz w:val="18"/>
                <w:szCs w:val="18"/>
              </w:rPr>
            </w:pPr>
            <w:ins w:id="1203" w:author="Jie Wang5909" w:date="2026-10-14T00:02:00Z">
              <w:r w:rsidRPr="0011424B">
                <w:rPr>
                  <w:rFonts w:eastAsiaTheme="minorEastAsia"/>
                  <w:b/>
                  <w:color w:val="FFFFFF" w:themeColor="background1"/>
                  <w:sz w:val="18"/>
                  <w:szCs w:val="18"/>
                </w:rPr>
                <w:t>Validation experiment</w:t>
              </w:r>
            </w:ins>
          </w:p>
        </w:tc>
      </w:tr>
      <w:tr w:rsidR="00FF56FE" w:rsidRPr="0011424B" w14:paraId="7995E401" w14:textId="77777777" w:rsidTr="4F9E693F">
        <w:trPr>
          <w:trHeight w:val="41"/>
          <w:tblHeader/>
          <w:ins w:id="1204" w:author="Jie Wang5909" w:date="2026-10-14T00:02:00Z"/>
        </w:trPr>
        <w:tc>
          <w:tcPr>
            <w:tcW w:w="0" w:type="auto"/>
            <w:gridSpan w:val="2"/>
            <w:vMerge/>
            <w:vAlign w:val="center"/>
            <w:hideMark/>
          </w:tcPr>
          <w:p w14:paraId="16C9976A" w14:textId="77777777" w:rsidR="002852C6" w:rsidRPr="0011424B" w:rsidRDefault="002852C6" w:rsidP="004C712B">
            <w:pPr>
              <w:spacing w:line="276" w:lineRule="auto"/>
              <w:ind w:rightChars="-1" w:right="-2"/>
              <w:jc w:val="center"/>
              <w:rPr>
                <w:ins w:id="1205" w:author="Jie Wang5909" w:date="2026-10-14T00:02:00Z"/>
                <w:color w:val="FFFFFF" w:themeColor="background1"/>
                <w:sz w:val="18"/>
                <w:szCs w:val="18"/>
              </w:rPr>
            </w:pPr>
          </w:p>
        </w:tc>
        <w:tc>
          <w:tcPr>
            <w:tcW w:w="0" w:type="auto"/>
            <w:shd w:val="clear" w:color="auto" w:fill="1F4E79" w:themeFill="accent1" w:themeFillShade="80"/>
            <w:vAlign w:val="center"/>
            <w:hideMark/>
          </w:tcPr>
          <w:p w14:paraId="4EC27A46" w14:textId="77777777" w:rsidR="002852C6" w:rsidRPr="0011424B" w:rsidRDefault="002852C6" w:rsidP="004C712B">
            <w:pPr>
              <w:spacing w:line="276" w:lineRule="auto"/>
              <w:ind w:rightChars="-1" w:right="-2"/>
              <w:jc w:val="center"/>
              <w:rPr>
                <w:ins w:id="1206" w:author="Jie Wang5909" w:date="2026-10-14T00:02:00Z"/>
                <w:rFonts w:eastAsiaTheme="minorEastAsia"/>
                <w:b/>
                <w:bCs/>
                <w:color w:val="FFFFFF" w:themeColor="background1"/>
                <w:sz w:val="18"/>
                <w:szCs w:val="18"/>
              </w:rPr>
            </w:pPr>
            <w:ins w:id="1207" w:author="Jie Wang5909" w:date="2026-10-14T00:02:00Z">
              <w:r w:rsidRPr="0011424B">
                <w:rPr>
                  <w:rFonts w:eastAsiaTheme="minorEastAsia"/>
                  <w:b/>
                  <w:color w:val="FFFFFF" w:themeColor="background1"/>
                  <w:sz w:val="18"/>
                  <w:szCs w:val="18"/>
                </w:rPr>
                <w:t>Method</w:t>
              </w:r>
            </w:ins>
          </w:p>
        </w:tc>
        <w:tc>
          <w:tcPr>
            <w:tcW w:w="0" w:type="auto"/>
            <w:gridSpan w:val="2"/>
            <w:shd w:val="clear" w:color="auto" w:fill="1F4E79" w:themeFill="accent1" w:themeFillShade="80"/>
            <w:vAlign w:val="center"/>
            <w:hideMark/>
          </w:tcPr>
          <w:p w14:paraId="15D9B52F" w14:textId="77777777" w:rsidR="002852C6" w:rsidRPr="0011424B" w:rsidRDefault="002852C6" w:rsidP="004C712B">
            <w:pPr>
              <w:spacing w:line="276" w:lineRule="auto"/>
              <w:ind w:rightChars="-1" w:right="-2"/>
              <w:jc w:val="center"/>
              <w:rPr>
                <w:ins w:id="1208" w:author="Jie Wang5909" w:date="2026-10-14T00:02:00Z"/>
                <w:rFonts w:eastAsiaTheme="minorEastAsia"/>
                <w:b/>
                <w:bCs/>
                <w:color w:val="FFFFFF" w:themeColor="background1"/>
                <w:sz w:val="18"/>
                <w:szCs w:val="18"/>
              </w:rPr>
            </w:pPr>
            <w:ins w:id="1209" w:author="Jie Wang5909" w:date="2026-10-14T00:02:00Z">
              <w:r w:rsidRPr="0011424B">
                <w:rPr>
                  <w:rFonts w:eastAsiaTheme="minorEastAsia"/>
                  <w:b/>
                  <w:color w:val="FFFFFF" w:themeColor="background1"/>
                  <w:sz w:val="18"/>
                  <w:szCs w:val="18"/>
                </w:rPr>
                <w:t>Acceptance Criteria</w:t>
              </w:r>
            </w:ins>
          </w:p>
        </w:tc>
        <w:tc>
          <w:tcPr>
            <w:tcW w:w="0" w:type="auto"/>
            <w:shd w:val="clear" w:color="auto" w:fill="1F4E79" w:themeFill="accent1" w:themeFillShade="80"/>
            <w:vAlign w:val="center"/>
            <w:hideMark/>
          </w:tcPr>
          <w:p w14:paraId="5C08992D" w14:textId="77777777" w:rsidR="002852C6" w:rsidRPr="0011424B" w:rsidRDefault="002852C6" w:rsidP="004C712B">
            <w:pPr>
              <w:spacing w:line="276" w:lineRule="auto"/>
              <w:ind w:rightChars="-1" w:right="-2"/>
              <w:jc w:val="center"/>
              <w:rPr>
                <w:ins w:id="1210" w:author="Jie Wang5909" w:date="2026-10-14T00:02:00Z"/>
                <w:rFonts w:eastAsiaTheme="minorEastAsia"/>
                <w:b/>
                <w:bCs/>
                <w:color w:val="FFFFFF" w:themeColor="background1"/>
                <w:sz w:val="18"/>
                <w:szCs w:val="18"/>
              </w:rPr>
            </w:pPr>
            <w:ins w:id="1211" w:author="Jie Wang5909" w:date="2026-10-14T00:02:00Z">
              <w:r w:rsidRPr="0011424B">
                <w:rPr>
                  <w:rFonts w:eastAsiaTheme="minorEastAsia"/>
                  <w:b/>
                  <w:color w:val="FFFFFF" w:themeColor="background1"/>
                  <w:sz w:val="18"/>
                  <w:szCs w:val="18"/>
                </w:rPr>
                <w:t>Method</w:t>
              </w:r>
            </w:ins>
          </w:p>
        </w:tc>
        <w:tc>
          <w:tcPr>
            <w:tcW w:w="0" w:type="auto"/>
            <w:gridSpan w:val="2"/>
            <w:shd w:val="clear" w:color="auto" w:fill="1F4E79" w:themeFill="accent1" w:themeFillShade="80"/>
            <w:vAlign w:val="center"/>
            <w:hideMark/>
          </w:tcPr>
          <w:p w14:paraId="50E929AA" w14:textId="77777777" w:rsidR="002852C6" w:rsidRPr="0011424B" w:rsidRDefault="002852C6" w:rsidP="004C712B">
            <w:pPr>
              <w:spacing w:line="276" w:lineRule="auto"/>
              <w:ind w:rightChars="-1" w:right="-2"/>
              <w:jc w:val="center"/>
              <w:rPr>
                <w:ins w:id="1212" w:author="Jie Wang5909" w:date="2026-10-14T00:02:00Z"/>
                <w:rFonts w:eastAsiaTheme="minorEastAsia"/>
                <w:b/>
                <w:bCs/>
                <w:color w:val="FFFFFF" w:themeColor="background1"/>
                <w:sz w:val="18"/>
                <w:szCs w:val="18"/>
              </w:rPr>
            </w:pPr>
            <w:ins w:id="1213" w:author="Jie Wang5909" w:date="2026-10-14T00:02:00Z">
              <w:r w:rsidRPr="0011424B">
                <w:rPr>
                  <w:rFonts w:eastAsiaTheme="minorEastAsia"/>
                  <w:b/>
                  <w:color w:val="FFFFFF" w:themeColor="background1"/>
                  <w:sz w:val="18"/>
                  <w:szCs w:val="18"/>
                </w:rPr>
                <w:t>Acceptance Criteria</w:t>
              </w:r>
            </w:ins>
          </w:p>
        </w:tc>
        <w:tc>
          <w:tcPr>
            <w:tcW w:w="0" w:type="auto"/>
            <w:vMerge/>
            <w:vAlign w:val="center"/>
          </w:tcPr>
          <w:p w14:paraId="1BF04231" w14:textId="77777777" w:rsidR="002852C6" w:rsidRPr="0011424B" w:rsidRDefault="002852C6" w:rsidP="004C712B">
            <w:pPr>
              <w:spacing w:line="276" w:lineRule="auto"/>
              <w:ind w:rightChars="-1" w:right="-2"/>
              <w:jc w:val="center"/>
              <w:rPr>
                <w:ins w:id="1214" w:author="Jie Wang5909" w:date="2026-10-14T00:02:00Z"/>
                <w:color w:val="FFFFFF" w:themeColor="background1"/>
                <w:sz w:val="18"/>
                <w:szCs w:val="18"/>
              </w:rPr>
            </w:pPr>
          </w:p>
        </w:tc>
        <w:tc>
          <w:tcPr>
            <w:tcW w:w="0" w:type="auto"/>
            <w:vMerge/>
            <w:vAlign w:val="center"/>
          </w:tcPr>
          <w:p w14:paraId="6B2806B3" w14:textId="77777777" w:rsidR="002852C6" w:rsidRPr="0011424B" w:rsidRDefault="002852C6" w:rsidP="004C712B">
            <w:pPr>
              <w:spacing w:line="276" w:lineRule="auto"/>
              <w:ind w:rightChars="-1" w:right="-2"/>
              <w:jc w:val="center"/>
              <w:rPr>
                <w:ins w:id="1215" w:author="Jie Wang5909" w:date="2026-10-14T00:02:00Z"/>
                <w:color w:val="FFFFFF" w:themeColor="background1"/>
                <w:sz w:val="18"/>
                <w:szCs w:val="18"/>
              </w:rPr>
            </w:pPr>
          </w:p>
        </w:tc>
      </w:tr>
      <w:tr w:rsidR="00FF56FE" w:rsidRPr="008A796B" w14:paraId="7C7407CB" w14:textId="77777777" w:rsidTr="4F9E693F">
        <w:trPr>
          <w:trHeight w:val="514"/>
          <w:ins w:id="1216" w:author="Jie Wang5909" w:date="2026-10-14T00:02:00Z"/>
        </w:trPr>
        <w:tc>
          <w:tcPr>
            <w:tcW w:w="0" w:type="auto"/>
            <w:vAlign w:val="center"/>
            <w:hideMark/>
          </w:tcPr>
          <w:p w14:paraId="0658F89F" w14:textId="77777777" w:rsidR="002852C6" w:rsidRPr="008A796B" w:rsidRDefault="002852C6" w:rsidP="004C712B">
            <w:pPr>
              <w:spacing w:line="276" w:lineRule="auto"/>
              <w:ind w:rightChars="-1" w:right="-2"/>
              <w:jc w:val="center"/>
              <w:rPr>
                <w:ins w:id="1217" w:author="Jie Wang5909" w:date="2026-10-14T00:02:00Z"/>
                <w:sz w:val="18"/>
                <w:szCs w:val="18"/>
              </w:rPr>
            </w:pPr>
            <w:ins w:id="1218" w:author="Jie Wang5909" w:date="2026-10-14T00:02:00Z">
              <w:r w:rsidRPr="008A796B">
                <w:rPr>
                  <w:sz w:val="18"/>
                  <w:szCs w:val="18"/>
                </w:rPr>
                <w:t>Description</w:t>
              </w:r>
            </w:ins>
          </w:p>
        </w:tc>
        <w:tc>
          <w:tcPr>
            <w:tcW w:w="0" w:type="auto"/>
            <w:vAlign w:val="center"/>
            <w:hideMark/>
          </w:tcPr>
          <w:p w14:paraId="1E46A1CA" w14:textId="77777777" w:rsidR="002852C6" w:rsidRPr="008A796B" w:rsidRDefault="002852C6" w:rsidP="004C712B">
            <w:pPr>
              <w:spacing w:line="276" w:lineRule="auto"/>
              <w:ind w:rightChars="-1" w:right="-2"/>
              <w:jc w:val="center"/>
              <w:rPr>
                <w:ins w:id="1219" w:author="Jie Wang5909" w:date="2026-10-14T00:02:00Z"/>
                <w:sz w:val="18"/>
                <w:szCs w:val="18"/>
              </w:rPr>
            </w:pPr>
            <w:ins w:id="1220" w:author="Jie Wang5909" w:date="2026-10-14T00:02:00Z">
              <w:r w:rsidRPr="008A796B">
                <w:rPr>
                  <w:sz w:val="18"/>
                  <w:szCs w:val="18"/>
                </w:rPr>
                <w:t>Appearance</w:t>
              </w:r>
            </w:ins>
          </w:p>
        </w:tc>
        <w:tc>
          <w:tcPr>
            <w:tcW w:w="0" w:type="auto"/>
            <w:vAlign w:val="center"/>
            <w:hideMark/>
          </w:tcPr>
          <w:p w14:paraId="16B97470" w14:textId="77777777" w:rsidR="002852C6" w:rsidRPr="008A796B" w:rsidRDefault="002852C6" w:rsidP="004C712B">
            <w:pPr>
              <w:spacing w:line="276" w:lineRule="auto"/>
              <w:ind w:rightChars="-1" w:right="-2"/>
              <w:jc w:val="center"/>
              <w:rPr>
                <w:ins w:id="1221" w:author="Jie Wang5909" w:date="2026-10-14T00:02:00Z"/>
                <w:sz w:val="18"/>
                <w:szCs w:val="18"/>
              </w:rPr>
            </w:pPr>
            <w:ins w:id="1222" w:author="Jie Wang5909" w:date="2026-10-14T00:02:00Z">
              <w:r w:rsidRPr="008A796B">
                <w:rPr>
                  <w:sz w:val="18"/>
                  <w:szCs w:val="18"/>
                </w:rPr>
                <w:t>AM-140021-001</w:t>
              </w:r>
            </w:ins>
          </w:p>
        </w:tc>
        <w:tc>
          <w:tcPr>
            <w:tcW w:w="0" w:type="auto"/>
            <w:gridSpan w:val="2"/>
            <w:vAlign w:val="center"/>
            <w:hideMark/>
          </w:tcPr>
          <w:p w14:paraId="63B4AD0D" w14:textId="77777777" w:rsidR="002852C6" w:rsidRPr="008A796B" w:rsidRDefault="002852C6" w:rsidP="004C712B">
            <w:pPr>
              <w:spacing w:line="276" w:lineRule="auto"/>
              <w:ind w:rightChars="-1" w:right="-2"/>
              <w:jc w:val="center"/>
              <w:rPr>
                <w:ins w:id="1223" w:author="Jie Wang5909" w:date="2026-10-14T00:02:00Z"/>
                <w:sz w:val="18"/>
                <w:szCs w:val="18"/>
              </w:rPr>
            </w:pPr>
            <w:ins w:id="1224" w:author="Jie Wang5909" w:date="2026-10-14T00:02:00Z">
              <w:r w:rsidRPr="008A796B">
                <w:rPr>
                  <w:sz w:val="18"/>
                  <w:szCs w:val="18"/>
                </w:rPr>
                <w:t>White to yellow solid</w:t>
              </w:r>
            </w:ins>
          </w:p>
        </w:tc>
        <w:tc>
          <w:tcPr>
            <w:tcW w:w="0" w:type="auto"/>
            <w:vAlign w:val="center"/>
            <w:hideMark/>
          </w:tcPr>
          <w:p w14:paraId="255FA6B0" w14:textId="77777777" w:rsidR="002852C6" w:rsidRPr="008A796B" w:rsidRDefault="002852C6" w:rsidP="004C712B">
            <w:pPr>
              <w:spacing w:line="276" w:lineRule="auto"/>
              <w:ind w:rightChars="-1" w:right="-2"/>
              <w:jc w:val="center"/>
              <w:rPr>
                <w:ins w:id="1225" w:author="Jie Wang5909" w:date="2026-10-14T00:02:00Z"/>
                <w:sz w:val="18"/>
                <w:szCs w:val="18"/>
              </w:rPr>
            </w:pPr>
            <w:ins w:id="1226" w:author="Jie Wang5909" w:date="2026-10-14T00:02:00Z">
              <w:r w:rsidRPr="008A796B">
                <w:rPr>
                  <w:sz w:val="18"/>
                  <w:szCs w:val="18"/>
                </w:rPr>
                <w:t>AM-140021-001</w:t>
              </w:r>
            </w:ins>
          </w:p>
        </w:tc>
        <w:tc>
          <w:tcPr>
            <w:tcW w:w="0" w:type="auto"/>
            <w:gridSpan w:val="2"/>
            <w:vAlign w:val="center"/>
            <w:hideMark/>
          </w:tcPr>
          <w:p w14:paraId="618A750B" w14:textId="77777777" w:rsidR="002852C6" w:rsidRPr="008A796B" w:rsidRDefault="002852C6" w:rsidP="004C712B">
            <w:pPr>
              <w:spacing w:line="276" w:lineRule="auto"/>
              <w:ind w:rightChars="-1" w:right="-2"/>
              <w:jc w:val="center"/>
              <w:rPr>
                <w:ins w:id="1227" w:author="Jie Wang5909" w:date="2026-10-14T00:02:00Z"/>
                <w:sz w:val="18"/>
                <w:szCs w:val="18"/>
              </w:rPr>
            </w:pPr>
            <w:ins w:id="1228" w:author="Jie Wang5909" w:date="2026-10-14T00:02:00Z">
              <w:r w:rsidRPr="008A796B">
                <w:rPr>
                  <w:sz w:val="18"/>
                  <w:szCs w:val="18"/>
                </w:rPr>
                <w:t>White to yellow solid</w:t>
              </w:r>
            </w:ins>
          </w:p>
        </w:tc>
        <w:tc>
          <w:tcPr>
            <w:tcW w:w="0" w:type="auto"/>
            <w:vAlign w:val="center"/>
          </w:tcPr>
          <w:p w14:paraId="17B90F4D" w14:textId="5BA3209D" w:rsidR="002852C6" w:rsidRPr="008A796B" w:rsidRDefault="002852C6" w:rsidP="004C712B">
            <w:pPr>
              <w:spacing w:line="276" w:lineRule="auto"/>
              <w:ind w:rightChars="-1" w:right="-2"/>
              <w:jc w:val="center"/>
              <w:rPr>
                <w:ins w:id="1229" w:author="Jie Wang5909" w:date="2026-10-14T00:02:00Z"/>
                <w:sz w:val="18"/>
                <w:szCs w:val="18"/>
              </w:rPr>
            </w:pPr>
            <w:ins w:id="1230" w:author="Jie Wang5909" w:date="2026-10-14T00:02:00Z">
              <w:del w:id="1231" w:author="Yongle Liu" w:date="2026-10-14T09:59:00Z">
                <w:r w:rsidRPr="008A796B" w:rsidDel="00FF56FE">
                  <w:rPr>
                    <w:sz w:val="18"/>
                    <w:szCs w:val="18"/>
                  </w:rPr>
                  <w:delText>Approved</w:delText>
                </w:r>
              </w:del>
            </w:ins>
            <w:ins w:id="1232" w:author="Yongle Liu" w:date="2026-10-14T09:59:00Z">
              <w:r w:rsidR="00FF56FE">
                <w:rPr>
                  <w:sz w:val="18"/>
                  <w:szCs w:val="18"/>
                </w:rPr>
                <w:t>N/A</w:t>
              </w:r>
            </w:ins>
          </w:p>
        </w:tc>
        <w:tc>
          <w:tcPr>
            <w:tcW w:w="0" w:type="auto"/>
            <w:vAlign w:val="center"/>
          </w:tcPr>
          <w:p w14:paraId="318CAA75" w14:textId="762AA76C" w:rsidR="002852C6" w:rsidRPr="008A796B" w:rsidRDefault="002852C6" w:rsidP="004C712B">
            <w:pPr>
              <w:spacing w:line="276" w:lineRule="auto"/>
              <w:ind w:rightChars="-1" w:right="-2"/>
              <w:jc w:val="center"/>
              <w:rPr>
                <w:ins w:id="1233" w:author="Jie Wang5909" w:date="2026-10-14T00:02:00Z"/>
                <w:sz w:val="18"/>
                <w:szCs w:val="18"/>
              </w:rPr>
            </w:pPr>
            <w:ins w:id="1234" w:author="Jie Wang5909" w:date="2026-10-14T00:02:00Z">
              <w:del w:id="1235" w:author="Yongle Liu" w:date="2026-10-14T09:59:00Z">
                <w:r w:rsidRPr="797C4670" w:rsidDel="002852C6">
                  <w:rPr>
                    <w:sz w:val="18"/>
                    <w:szCs w:val="18"/>
                  </w:rPr>
                  <w:delText>Finished</w:delText>
                </w:r>
              </w:del>
            </w:ins>
            <w:proofErr w:type="spellStart"/>
            <w:ins w:id="1236" w:author="Yu Zhang12718" w:date="2026-10-15T06:12:00Z">
              <w:r w:rsidR="11676458" w:rsidRPr="797C4670">
                <w:rPr>
                  <w:sz w:val="18"/>
                  <w:szCs w:val="18"/>
                </w:rPr>
                <w:t>Completed</w:t>
              </w:r>
            </w:ins>
            <w:ins w:id="1237" w:author="Yongle Liu" w:date="2026-10-14T09:59:00Z">
              <w:r w:rsidR="3EC55332" w:rsidRPr="797C4670">
                <w:rPr>
                  <w:sz w:val="18"/>
                  <w:szCs w:val="18"/>
                </w:rPr>
                <w:t>N</w:t>
              </w:r>
              <w:proofErr w:type="spellEnd"/>
              <w:r w:rsidR="3EC55332" w:rsidRPr="797C4670">
                <w:rPr>
                  <w:sz w:val="18"/>
                  <w:szCs w:val="18"/>
                </w:rPr>
                <w:t>/A</w:t>
              </w:r>
            </w:ins>
          </w:p>
        </w:tc>
      </w:tr>
      <w:tr w:rsidR="00FF56FE" w:rsidRPr="008A796B" w14:paraId="354F45FF" w14:textId="77777777" w:rsidTr="4F9E693F">
        <w:trPr>
          <w:trHeight w:val="518"/>
          <w:ins w:id="1238" w:author="Jie Wang5909" w:date="2026-10-14T00:02:00Z"/>
        </w:trPr>
        <w:tc>
          <w:tcPr>
            <w:tcW w:w="0" w:type="auto"/>
            <w:vMerge w:val="restart"/>
            <w:vAlign w:val="center"/>
            <w:hideMark/>
          </w:tcPr>
          <w:p w14:paraId="0A5BE6EB" w14:textId="77777777" w:rsidR="002852C6" w:rsidRPr="008A796B" w:rsidRDefault="002852C6" w:rsidP="004C712B">
            <w:pPr>
              <w:spacing w:line="276" w:lineRule="auto"/>
              <w:ind w:rightChars="-1" w:right="-2"/>
              <w:jc w:val="center"/>
              <w:rPr>
                <w:ins w:id="1239" w:author="Jie Wang5909" w:date="2026-10-14T00:02:00Z"/>
                <w:sz w:val="18"/>
                <w:szCs w:val="18"/>
              </w:rPr>
            </w:pPr>
            <w:ins w:id="1240" w:author="Jie Wang5909" w:date="2026-10-14T00:02:00Z">
              <w:r w:rsidRPr="008A796B">
                <w:rPr>
                  <w:sz w:val="18"/>
                  <w:szCs w:val="18"/>
                </w:rPr>
                <w:t>Identification</w:t>
              </w:r>
            </w:ins>
          </w:p>
        </w:tc>
        <w:tc>
          <w:tcPr>
            <w:tcW w:w="0" w:type="auto"/>
            <w:vAlign w:val="center"/>
            <w:hideMark/>
          </w:tcPr>
          <w:p w14:paraId="02B675B4" w14:textId="77777777" w:rsidR="002852C6" w:rsidRPr="008A796B" w:rsidRDefault="002852C6" w:rsidP="004C712B">
            <w:pPr>
              <w:spacing w:line="276" w:lineRule="auto"/>
              <w:ind w:rightChars="-1" w:right="-2"/>
              <w:jc w:val="center"/>
              <w:rPr>
                <w:ins w:id="1241" w:author="Jie Wang5909" w:date="2026-10-14T00:02:00Z"/>
                <w:sz w:val="18"/>
                <w:szCs w:val="18"/>
              </w:rPr>
            </w:pPr>
            <w:ins w:id="1242" w:author="Jie Wang5909" w:date="2026-10-14T00:02:00Z">
              <w:r w:rsidRPr="008A796B">
                <w:rPr>
                  <w:sz w:val="18"/>
                  <w:szCs w:val="18"/>
                </w:rPr>
                <w:t>Identification by UHPLC</w:t>
              </w:r>
            </w:ins>
          </w:p>
        </w:tc>
        <w:tc>
          <w:tcPr>
            <w:tcW w:w="0" w:type="auto"/>
            <w:vAlign w:val="center"/>
            <w:hideMark/>
          </w:tcPr>
          <w:p w14:paraId="2CCE33F0" w14:textId="77777777" w:rsidR="002852C6" w:rsidRPr="008A796B" w:rsidRDefault="002852C6" w:rsidP="004C712B">
            <w:pPr>
              <w:spacing w:line="276" w:lineRule="auto"/>
              <w:ind w:rightChars="-1" w:right="-2"/>
              <w:jc w:val="center"/>
              <w:rPr>
                <w:ins w:id="1243" w:author="Jie Wang5909" w:date="2026-10-14T00:02:00Z"/>
                <w:sz w:val="18"/>
                <w:szCs w:val="18"/>
              </w:rPr>
            </w:pPr>
            <w:ins w:id="1244" w:author="Jie Wang5909" w:date="2026-10-14T00:02:00Z">
              <w:r w:rsidRPr="008A796B">
                <w:rPr>
                  <w:sz w:val="18"/>
                  <w:szCs w:val="18"/>
                </w:rPr>
                <w:t>AM-140021-003</w:t>
              </w:r>
            </w:ins>
          </w:p>
        </w:tc>
        <w:tc>
          <w:tcPr>
            <w:tcW w:w="0" w:type="auto"/>
            <w:gridSpan w:val="2"/>
            <w:vAlign w:val="center"/>
            <w:hideMark/>
          </w:tcPr>
          <w:p w14:paraId="7DAB44D8" w14:textId="77777777" w:rsidR="002852C6" w:rsidRPr="008A796B" w:rsidRDefault="002852C6" w:rsidP="004C712B">
            <w:pPr>
              <w:spacing w:line="276" w:lineRule="auto"/>
              <w:ind w:rightChars="-1" w:right="-2"/>
              <w:jc w:val="center"/>
              <w:rPr>
                <w:ins w:id="1245" w:author="Jie Wang5909" w:date="2026-10-14T00:02:00Z"/>
                <w:sz w:val="18"/>
                <w:szCs w:val="18"/>
              </w:rPr>
            </w:pPr>
            <w:ins w:id="1246" w:author="Jie Wang5909" w:date="2026-10-14T00:02:00Z">
              <w:r w:rsidRPr="008A796B">
                <w:rPr>
                  <w:sz w:val="18"/>
                  <w:szCs w:val="18"/>
                </w:rPr>
                <w:t>Conforms to the reference standard</w:t>
              </w:r>
            </w:ins>
          </w:p>
        </w:tc>
        <w:tc>
          <w:tcPr>
            <w:tcW w:w="0" w:type="auto"/>
            <w:vAlign w:val="center"/>
            <w:hideMark/>
          </w:tcPr>
          <w:p w14:paraId="2E7D0E54" w14:textId="77777777" w:rsidR="002852C6" w:rsidRPr="008A796B" w:rsidRDefault="002852C6" w:rsidP="004C712B">
            <w:pPr>
              <w:spacing w:line="276" w:lineRule="auto"/>
              <w:ind w:rightChars="-1" w:right="-2"/>
              <w:jc w:val="center"/>
              <w:rPr>
                <w:ins w:id="1247" w:author="Jie Wang5909" w:date="2026-10-14T00:02:00Z"/>
                <w:sz w:val="18"/>
                <w:szCs w:val="18"/>
              </w:rPr>
            </w:pPr>
            <w:ins w:id="1248" w:author="Jie Wang5909" w:date="2026-10-14T00:02:00Z">
              <w:r w:rsidRPr="008A796B">
                <w:rPr>
                  <w:sz w:val="18"/>
                  <w:szCs w:val="18"/>
                </w:rPr>
                <w:t>AM-140021-003</w:t>
              </w:r>
            </w:ins>
          </w:p>
        </w:tc>
        <w:tc>
          <w:tcPr>
            <w:tcW w:w="0" w:type="auto"/>
            <w:gridSpan w:val="2"/>
            <w:vAlign w:val="center"/>
            <w:hideMark/>
          </w:tcPr>
          <w:p w14:paraId="0E9B69BC" w14:textId="77777777" w:rsidR="002852C6" w:rsidRPr="008A796B" w:rsidRDefault="002852C6" w:rsidP="004C712B">
            <w:pPr>
              <w:spacing w:line="276" w:lineRule="auto"/>
              <w:ind w:rightChars="-1" w:right="-2"/>
              <w:jc w:val="center"/>
              <w:rPr>
                <w:ins w:id="1249" w:author="Jie Wang5909" w:date="2026-10-14T00:02:00Z"/>
                <w:sz w:val="18"/>
                <w:szCs w:val="18"/>
              </w:rPr>
            </w:pPr>
            <w:ins w:id="1250" w:author="Jie Wang5909" w:date="2026-10-14T00:02:00Z">
              <w:r w:rsidRPr="008A796B">
                <w:rPr>
                  <w:sz w:val="18"/>
                  <w:szCs w:val="18"/>
                </w:rPr>
                <w:t>Conforms to the reference standard</w:t>
              </w:r>
            </w:ins>
          </w:p>
        </w:tc>
        <w:tc>
          <w:tcPr>
            <w:tcW w:w="0" w:type="auto"/>
            <w:vAlign w:val="center"/>
          </w:tcPr>
          <w:p w14:paraId="79E9FDAA" w14:textId="77777777" w:rsidR="00FF56FE" w:rsidRDefault="00FF56FE" w:rsidP="00FF56FE">
            <w:pPr>
              <w:jc w:val="center"/>
              <w:rPr>
                <w:ins w:id="1251" w:author="Yongle Liu" w:date="2026-10-14T10:02:00Z"/>
                <w:rFonts w:eastAsia="Times New Roman"/>
                <w:color w:val="000000" w:themeColor="text1"/>
                <w:sz w:val="18"/>
                <w:szCs w:val="18"/>
              </w:rPr>
            </w:pPr>
            <w:ins w:id="1252" w:author="Yongle Liu" w:date="2026-10-14T10:01:00Z">
              <w:r w:rsidRPr="00FF56FE">
                <w:rPr>
                  <w:rFonts w:asciiTheme="minorHAnsi" w:eastAsia="Times New Roman" w:hAnsiTheme="minorHAnsi" w:cstheme="minorBidi"/>
                  <w:color w:val="000000" w:themeColor="text1"/>
                  <w:sz w:val="18"/>
                  <w:szCs w:val="18"/>
                  <w:rPrChange w:id="1253" w:author="Yongle Liu" w:date="2026-10-14T10:02:00Z">
                    <w:rPr>
                      <w:rFonts w:asciiTheme="minorHAnsi" w:eastAsiaTheme="minorEastAsia" w:hAnsiTheme="minorHAnsi" w:cstheme="minorBidi"/>
                      <w:sz w:val="22"/>
                      <w:szCs w:val="22"/>
                    </w:rPr>
                  </w:rPrChange>
                </w:rPr>
                <w:fldChar w:fldCharType="begin"/>
              </w:r>
              <w:r w:rsidRPr="00FF56FE">
                <w:rPr>
                  <w:rFonts w:eastAsia="Times New Roman"/>
                  <w:color w:val="000000" w:themeColor="text1"/>
                  <w:sz w:val="18"/>
                  <w:szCs w:val="18"/>
                  <w:rPrChange w:id="1254" w:author="Yongle Liu" w:date="2026-10-14T10:02:00Z">
                    <w:rPr/>
                  </w:rPrChange>
                </w:rPr>
                <w:instrText xml:space="preserve"> HYPERLINK "http://19.29.180.191:8081/gmp-dms/action/gmp/doc/doc_viewDoc?overdue=-5&amp;document.id=155226" \t "_blank" </w:instrText>
              </w:r>
              <w:r w:rsidRPr="00FF56FE">
                <w:rPr>
                  <w:rFonts w:asciiTheme="minorHAnsi" w:eastAsia="Times New Roman" w:hAnsiTheme="minorHAnsi" w:cstheme="minorBidi"/>
                  <w:color w:val="000000" w:themeColor="text1"/>
                  <w:sz w:val="18"/>
                  <w:szCs w:val="18"/>
                  <w:rPrChange w:id="1255" w:author="Yongle Liu" w:date="2026-10-14T10:02:00Z">
                    <w:rPr/>
                  </w:rPrChange>
                </w:rPr>
                <w:fldChar w:fldCharType="separate"/>
              </w:r>
              <w:r w:rsidRPr="00FF56FE">
                <w:rPr>
                  <w:rFonts w:eastAsia="Times New Roman"/>
                  <w:color w:val="000000" w:themeColor="text1"/>
                  <w:sz w:val="18"/>
                  <w:szCs w:val="18"/>
                  <w:rPrChange w:id="1256" w:author="Yongle Liu" w:date="2026-10-14T10:02:00Z">
                    <w:rPr>
                      <w:rStyle w:val="af6"/>
                    </w:rPr>
                  </w:rPrChange>
                </w:rPr>
                <w:t>AM-140021-003-VP-01</w:t>
              </w:r>
              <w:r w:rsidRPr="00FF56FE">
                <w:rPr>
                  <w:rFonts w:asciiTheme="minorHAnsi" w:eastAsia="Times New Roman" w:hAnsiTheme="minorHAnsi" w:cstheme="minorBidi"/>
                  <w:color w:val="000000" w:themeColor="text1"/>
                  <w:sz w:val="18"/>
                  <w:szCs w:val="18"/>
                  <w:rPrChange w:id="1257" w:author="Yongle Liu" w:date="2026-10-14T10:02:00Z">
                    <w:rPr/>
                  </w:rPrChange>
                </w:rPr>
                <w:fldChar w:fldCharType="end"/>
              </w:r>
            </w:ins>
            <w:ins w:id="1258" w:author="Yongle Liu" w:date="2026-10-14T10:02:00Z">
              <w:r w:rsidRPr="00FF56FE">
                <w:rPr>
                  <w:rFonts w:eastAsia="Times New Roman"/>
                  <w:color w:val="000000" w:themeColor="text1"/>
                  <w:sz w:val="18"/>
                  <w:szCs w:val="18"/>
                  <w:rPrChange w:id="1259" w:author="Yongle Liu" w:date="2026-10-14T10:02:00Z">
                    <w:rPr/>
                  </w:rPrChange>
                </w:rPr>
                <w:t>.01</w:t>
              </w:r>
              <w:r>
                <w:t xml:space="preserve"> </w:t>
              </w:r>
              <w:r w:rsidRPr="3D7E87D4">
                <w:rPr>
                  <w:rFonts w:eastAsia="Times New Roman"/>
                  <w:color w:val="000000" w:themeColor="text1"/>
                  <w:sz w:val="18"/>
                  <w:szCs w:val="18"/>
                </w:rPr>
                <w:t>(Effective</w:t>
              </w:r>
            </w:ins>
          </w:p>
          <w:p w14:paraId="7B341421" w14:textId="041686BB" w:rsidR="002852C6" w:rsidRPr="008A796B" w:rsidRDefault="00FF56FE" w:rsidP="00FF56FE">
            <w:pPr>
              <w:spacing w:line="276" w:lineRule="auto"/>
              <w:ind w:right="-2"/>
              <w:jc w:val="center"/>
              <w:rPr>
                <w:ins w:id="1260" w:author="Jie Wang5909" w:date="2026-10-14T00:02:00Z"/>
                <w:rFonts w:eastAsia="Times New Roman"/>
                <w:color w:val="000000" w:themeColor="text1"/>
                <w:sz w:val="18"/>
                <w:szCs w:val="18"/>
              </w:rPr>
            </w:pPr>
            <w:ins w:id="1261" w:author="Yongle Liu" w:date="2026-10-14T10:02:00Z">
              <w:r>
                <w:rPr>
                  <w:rFonts w:eastAsia="Times New Roman"/>
                  <w:color w:val="000000" w:themeColor="text1"/>
                  <w:sz w:val="18"/>
                  <w:szCs w:val="18"/>
                </w:rPr>
                <w:t>Date: 0</w:t>
              </w:r>
            </w:ins>
            <w:ins w:id="1262" w:author="Yongle Liu" w:date="2026-10-14T10:03:00Z">
              <w:r>
                <w:rPr>
                  <w:rFonts w:eastAsia="Times New Roman"/>
                  <w:color w:val="000000" w:themeColor="text1"/>
                  <w:sz w:val="18"/>
                  <w:szCs w:val="18"/>
                </w:rPr>
                <w:t>9</w:t>
              </w:r>
            </w:ins>
            <w:ins w:id="1263" w:author="Yongle Liu" w:date="2026-10-14T10:02:00Z">
              <w:r>
                <w:rPr>
                  <w:rFonts w:eastAsia="Times New Roman"/>
                  <w:color w:val="000000" w:themeColor="text1"/>
                  <w:sz w:val="18"/>
                  <w:szCs w:val="18"/>
                </w:rPr>
                <w:t>/</w:t>
              </w:r>
            </w:ins>
            <w:ins w:id="1264" w:author="Yongle Liu" w:date="2026-10-14T10:03:00Z">
              <w:r>
                <w:rPr>
                  <w:rFonts w:eastAsia="Times New Roman"/>
                  <w:color w:val="000000" w:themeColor="text1"/>
                  <w:sz w:val="18"/>
                  <w:szCs w:val="18"/>
                </w:rPr>
                <w:t>04</w:t>
              </w:r>
            </w:ins>
            <w:ins w:id="1265" w:author="Yongle Liu" w:date="2026-10-14T10:02:00Z">
              <w:r>
                <w:rPr>
                  <w:rFonts w:eastAsia="Times New Roman"/>
                  <w:color w:val="000000" w:themeColor="text1"/>
                  <w:sz w:val="18"/>
                  <w:szCs w:val="18"/>
                </w:rPr>
                <w:t>/202</w:t>
              </w:r>
            </w:ins>
            <w:ins w:id="1266" w:author="Yongle Liu" w:date="2026-10-14T10:03:00Z">
              <w:r>
                <w:rPr>
                  <w:rFonts w:eastAsia="Times New Roman"/>
                  <w:color w:val="000000" w:themeColor="text1"/>
                  <w:sz w:val="18"/>
                  <w:szCs w:val="18"/>
                </w:rPr>
                <w:t>4</w:t>
              </w:r>
            </w:ins>
            <w:ins w:id="1267" w:author="Yongle Liu" w:date="2026-10-14T10:02:00Z">
              <w:r w:rsidRPr="3D7E87D4">
                <w:rPr>
                  <w:rFonts w:eastAsia="Times New Roman"/>
                  <w:color w:val="000000" w:themeColor="text1"/>
                  <w:sz w:val="18"/>
                  <w:szCs w:val="18"/>
                </w:rPr>
                <w:t>)</w:t>
              </w:r>
            </w:ins>
            <w:ins w:id="1268" w:author="Jie Wang5909" w:date="2026-10-14T00:02:00Z">
              <w:del w:id="1269" w:author="Yongle Liu" w:date="2026-10-14T10:01:00Z">
                <w:r w:rsidR="002852C6" w:rsidRPr="008A796B" w:rsidDel="00FF56FE">
                  <w:rPr>
                    <w:rFonts w:eastAsia="Times New Roman"/>
                    <w:color w:val="000000" w:themeColor="text1"/>
                    <w:sz w:val="18"/>
                    <w:szCs w:val="18"/>
                  </w:rPr>
                  <w:delText>N/A</w:delText>
                </w:r>
              </w:del>
            </w:ins>
          </w:p>
        </w:tc>
        <w:tc>
          <w:tcPr>
            <w:tcW w:w="0" w:type="auto"/>
            <w:vAlign w:val="center"/>
          </w:tcPr>
          <w:p w14:paraId="17F53718" w14:textId="1F889284" w:rsidR="002852C6" w:rsidRPr="008A796B" w:rsidRDefault="002852C6">
            <w:pPr>
              <w:jc w:val="center"/>
              <w:rPr>
                <w:ins w:id="1270" w:author="Jie Wang5909" w:date="2026-10-14T00:02:00Z"/>
                <w:rFonts w:eastAsia="Times New Roman"/>
                <w:color w:val="000000" w:themeColor="text1"/>
                <w:sz w:val="18"/>
                <w:szCs w:val="18"/>
              </w:rPr>
              <w:pPrChange w:id="1271" w:author="Yongle Liu" w:date="2026-10-14T10:07:00Z">
                <w:pPr>
                  <w:spacing w:line="276" w:lineRule="auto"/>
                  <w:ind w:right="-2"/>
                  <w:jc w:val="center"/>
                </w:pPr>
              </w:pPrChange>
            </w:pPr>
            <w:ins w:id="1272" w:author="Jie Wang5909" w:date="2026-10-14T00:02:00Z">
              <w:del w:id="1273" w:author="Yongle Liu" w:date="2026-10-14T10:03:00Z">
                <w:r w:rsidRPr="797C4670" w:rsidDel="002852C6">
                  <w:rPr>
                    <w:rFonts w:eastAsia="Times New Roman"/>
                    <w:color w:val="000000" w:themeColor="text1"/>
                    <w:sz w:val="18"/>
                    <w:szCs w:val="18"/>
                  </w:rPr>
                  <w:delText>N/A</w:delText>
                </w:r>
              </w:del>
            </w:ins>
            <w:ins w:id="1274" w:author="Yongle Liu" w:date="2026-10-14T10:05:00Z">
              <w:r w:rsidR="3EC55332" w:rsidRPr="797C4670">
                <w:rPr>
                  <w:sz w:val="18"/>
                  <w:szCs w:val="18"/>
                </w:rPr>
                <w:t xml:space="preserve"> </w:t>
              </w:r>
            </w:ins>
            <w:ins w:id="1275" w:author="Yongle Liu" w:date="2026-10-14T10:07:00Z">
              <w:del w:id="1276" w:author="Yu Zhang12718" w:date="2026-10-15T06:12:00Z">
                <w:r w:rsidRPr="797C4670" w:rsidDel="3EC55332">
                  <w:rPr>
                    <w:sz w:val="18"/>
                    <w:szCs w:val="18"/>
                  </w:rPr>
                  <w:delText>finished</w:delText>
                </w:r>
              </w:del>
            </w:ins>
            <w:ins w:id="1277" w:author="Yu Zhang12718" w:date="2026-10-15T06:12:00Z">
              <w:r w:rsidR="11676458" w:rsidRPr="797C4670">
                <w:rPr>
                  <w:sz w:val="18"/>
                  <w:szCs w:val="18"/>
                </w:rPr>
                <w:t>Completed</w:t>
              </w:r>
            </w:ins>
          </w:p>
        </w:tc>
      </w:tr>
      <w:tr w:rsidR="00FF56FE" w:rsidRPr="008A796B" w14:paraId="0F4C4A3F" w14:textId="77777777" w:rsidTr="4F9E693F">
        <w:trPr>
          <w:trHeight w:val="602"/>
          <w:ins w:id="1278" w:author="Jie Wang5909" w:date="2026-10-14T00:02:00Z"/>
        </w:trPr>
        <w:tc>
          <w:tcPr>
            <w:tcW w:w="0" w:type="auto"/>
            <w:vMerge/>
            <w:vAlign w:val="center"/>
            <w:hideMark/>
          </w:tcPr>
          <w:p w14:paraId="3D3D1CE8" w14:textId="77777777" w:rsidR="002852C6" w:rsidRPr="008A796B" w:rsidRDefault="002852C6" w:rsidP="004C712B">
            <w:pPr>
              <w:spacing w:line="276" w:lineRule="auto"/>
              <w:ind w:rightChars="-1" w:right="-2"/>
              <w:jc w:val="center"/>
              <w:rPr>
                <w:ins w:id="1279" w:author="Jie Wang5909" w:date="2026-10-14T00:02:00Z"/>
                <w:sz w:val="18"/>
                <w:szCs w:val="18"/>
              </w:rPr>
            </w:pPr>
          </w:p>
        </w:tc>
        <w:tc>
          <w:tcPr>
            <w:tcW w:w="0" w:type="auto"/>
            <w:vAlign w:val="center"/>
            <w:hideMark/>
          </w:tcPr>
          <w:p w14:paraId="6C8ABEE1" w14:textId="77777777" w:rsidR="002852C6" w:rsidRPr="008A796B" w:rsidRDefault="002852C6" w:rsidP="004C712B">
            <w:pPr>
              <w:spacing w:line="276" w:lineRule="auto"/>
              <w:ind w:rightChars="-1" w:right="-2"/>
              <w:jc w:val="center"/>
              <w:rPr>
                <w:ins w:id="1280" w:author="Jie Wang5909" w:date="2026-10-14T00:02:00Z"/>
                <w:sz w:val="18"/>
                <w:szCs w:val="18"/>
              </w:rPr>
            </w:pPr>
            <w:ins w:id="1281" w:author="Jie Wang5909" w:date="2026-10-14T00:02:00Z">
              <w:r w:rsidRPr="008A796B">
                <w:rPr>
                  <w:sz w:val="18"/>
                  <w:szCs w:val="18"/>
                </w:rPr>
                <w:t>Identification by MS</w:t>
              </w:r>
            </w:ins>
          </w:p>
        </w:tc>
        <w:tc>
          <w:tcPr>
            <w:tcW w:w="0" w:type="auto"/>
            <w:vAlign w:val="center"/>
            <w:hideMark/>
          </w:tcPr>
          <w:p w14:paraId="21C9AC56" w14:textId="77777777" w:rsidR="002852C6" w:rsidRPr="008A796B" w:rsidRDefault="002852C6" w:rsidP="004C712B">
            <w:pPr>
              <w:spacing w:line="276" w:lineRule="auto"/>
              <w:ind w:rightChars="-1" w:right="-2"/>
              <w:jc w:val="center"/>
              <w:rPr>
                <w:ins w:id="1282" w:author="Jie Wang5909" w:date="2026-10-14T00:02:00Z"/>
                <w:sz w:val="18"/>
                <w:szCs w:val="18"/>
              </w:rPr>
            </w:pPr>
            <w:ins w:id="1283" w:author="Jie Wang5909" w:date="2026-10-14T00:02:00Z">
              <w:r w:rsidRPr="008A796B">
                <w:rPr>
                  <w:sz w:val="18"/>
                  <w:szCs w:val="18"/>
                </w:rPr>
                <w:t>AM-013</w:t>
              </w:r>
            </w:ins>
          </w:p>
        </w:tc>
        <w:tc>
          <w:tcPr>
            <w:tcW w:w="0" w:type="auto"/>
            <w:gridSpan w:val="2"/>
            <w:vAlign w:val="center"/>
            <w:hideMark/>
          </w:tcPr>
          <w:p w14:paraId="50E5169D" w14:textId="77777777" w:rsidR="002852C6" w:rsidRPr="008A796B" w:rsidRDefault="002852C6" w:rsidP="004C712B">
            <w:pPr>
              <w:spacing w:line="276" w:lineRule="auto"/>
              <w:ind w:rightChars="-1" w:right="-2"/>
              <w:jc w:val="center"/>
              <w:rPr>
                <w:ins w:id="1284" w:author="Jie Wang5909" w:date="2026-10-14T00:02:00Z"/>
                <w:sz w:val="18"/>
                <w:szCs w:val="18"/>
              </w:rPr>
            </w:pPr>
            <w:ins w:id="1285" w:author="Jie Wang5909" w:date="2026-10-14T00:02:00Z">
              <w:r w:rsidRPr="008A796B">
                <w:rPr>
                  <w:sz w:val="18"/>
                  <w:szCs w:val="18"/>
                </w:rPr>
                <w:t>Consistent with the exact mass</w:t>
              </w:r>
            </w:ins>
          </w:p>
        </w:tc>
        <w:tc>
          <w:tcPr>
            <w:tcW w:w="0" w:type="auto"/>
            <w:vAlign w:val="center"/>
            <w:hideMark/>
          </w:tcPr>
          <w:p w14:paraId="7FA167C9" w14:textId="77777777" w:rsidR="002852C6" w:rsidRPr="008A796B" w:rsidRDefault="002852C6" w:rsidP="004C712B">
            <w:pPr>
              <w:spacing w:line="276" w:lineRule="auto"/>
              <w:ind w:rightChars="-1" w:right="-2"/>
              <w:jc w:val="center"/>
              <w:rPr>
                <w:ins w:id="1286" w:author="Jie Wang5909" w:date="2026-10-14T00:02:00Z"/>
                <w:sz w:val="18"/>
                <w:szCs w:val="18"/>
              </w:rPr>
            </w:pPr>
            <w:ins w:id="1287" w:author="Jie Wang5909" w:date="2026-10-14T00:02:00Z">
              <w:r w:rsidRPr="008A796B">
                <w:rPr>
                  <w:sz w:val="18"/>
                  <w:szCs w:val="18"/>
                </w:rPr>
                <w:t>AM-140021-044</w:t>
              </w:r>
            </w:ins>
          </w:p>
        </w:tc>
        <w:tc>
          <w:tcPr>
            <w:tcW w:w="0" w:type="auto"/>
            <w:gridSpan w:val="2"/>
            <w:vAlign w:val="center"/>
            <w:hideMark/>
          </w:tcPr>
          <w:p w14:paraId="6E1799A8" w14:textId="77777777" w:rsidR="002852C6" w:rsidRPr="008A796B" w:rsidRDefault="002852C6" w:rsidP="004C712B">
            <w:pPr>
              <w:spacing w:line="276" w:lineRule="auto"/>
              <w:ind w:rightChars="-1" w:right="-2"/>
              <w:jc w:val="center"/>
              <w:rPr>
                <w:ins w:id="1288" w:author="Jie Wang5909" w:date="2026-10-14T00:02:00Z"/>
                <w:sz w:val="18"/>
                <w:szCs w:val="18"/>
              </w:rPr>
            </w:pPr>
            <w:ins w:id="1289" w:author="Jie Wang5909" w:date="2026-10-14T00:02:00Z">
              <w:r w:rsidRPr="008A796B">
                <w:rPr>
                  <w:sz w:val="18"/>
                  <w:szCs w:val="18"/>
                </w:rPr>
                <w:t>Consistent with the exact mass</w:t>
              </w:r>
            </w:ins>
          </w:p>
        </w:tc>
        <w:tc>
          <w:tcPr>
            <w:tcW w:w="0" w:type="auto"/>
            <w:vAlign w:val="center"/>
          </w:tcPr>
          <w:p w14:paraId="6BC380B8" w14:textId="37C73C7E" w:rsidR="00FF56FE" w:rsidRDefault="00FF56FE" w:rsidP="00FF56FE">
            <w:pPr>
              <w:jc w:val="center"/>
              <w:rPr>
                <w:ins w:id="1290" w:author="Yongle Liu" w:date="2026-10-14T10:06:00Z"/>
                <w:rFonts w:eastAsia="Times New Roman"/>
                <w:color w:val="000000" w:themeColor="text1"/>
                <w:sz w:val="18"/>
                <w:szCs w:val="18"/>
              </w:rPr>
            </w:pPr>
            <w:ins w:id="1291" w:author="Yongle Liu" w:date="2026-10-14T10:06:00Z">
              <w:r w:rsidRPr="00FF56FE">
                <w:rPr>
                  <w:rFonts w:eastAsia="Times New Roman"/>
                  <w:color w:val="000000" w:themeColor="text1"/>
                  <w:sz w:val="18"/>
                  <w:szCs w:val="18"/>
                </w:rPr>
                <w:t>AM-140021-044-VP-01</w:t>
              </w:r>
              <w:r>
                <w:rPr>
                  <w:rFonts w:eastAsia="Times New Roman"/>
                  <w:color w:val="000000" w:themeColor="text1"/>
                  <w:sz w:val="18"/>
                  <w:szCs w:val="18"/>
                </w:rPr>
                <w:t xml:space="preserve"> </w:t>
              </w:r>
              <w:r w:rsidRPr="3D7E87D4">
                <w:rPr>
                  <w:rFonts w:eastAsia="Times New Roman"/>
                  <w:color w:val="000000" w:themeColor="text1"/>
                  <w:sz w:val="18"/>
                  <w:szCs w:val="18"/>
                </w:rPr>
                <w:t>(Effective</w:t>
              </w:r>
            </w:ins>
          </w:p>
          <w:p w14:paraId="1A6EA3D1" w14:textId="6FEC1E7E" w:rsidR="002852C6" w:rsidRPr="008A796B" w:rsidRDefault="00FF56FE" w:rsidP="00FF56FE">
            <w:pPr>
              <w:spacing w:line="276" w:lineRule="auto"/>
              <w:ind w:right="-2"/>
              <w:jc w:val="center"/>
              <w:rPr>
                <w:ins w:id="1292" w:author="Jie Wang5909" w:date="2026-10-14T00:02:00Z"/>
                <w:rFonts w:eastAsia="Times New Roman"/>
                <w:color w:val="000000" w:themeColor="text1"/>
                <w:sz w:val="18"/>
                <w:szCs w:val="18"/>
              </w:rPr>
            </w:pPr>
            <w:ins w:id="1293" w:author="Yongle Liu" w:date="2026-10-14T10:06:00Z">
              <w:r>
                <w:rPr>
                  <w:rFonts w:eastAsia="Times New Roman"/>
                  <w:color w:val="000000" w:themeColor="text1"/>
                  <w:sz w:val="18"/>
                  <w:szCs w:val="18"/>
                </w:rPr>
                <w:t>Date: 07/09</w:t>
              </w:r>
            </w:ins>
            <w:ins w:id="1294" w:author="Yongle Liu" w:date="2026-10-14T10:07:00Z">
              <w:r>
                <w:rPr>
                  <w:rFonts w:eastAsia="Times New Roman"/>
                  <w:color w:val="000000" w:themeColor="text1"/>
                  <w:sz w:val="18"/>
                  <w:szCs w:val="18"/>
                </w:rPr>
                <w:t>/2026)</w:t>
              </w:r>
            </w:ins>
            <w:ins w:id="1295" w:author="Jie Wang5909" w:date="2026-10-14T00:02:00Z">
              <w:del w:id="1296" w:author="Yongle Liu" w:date="2026-10-14T10:06:00Z">
                <w:r w:rsidR="002852C6" w:rsidRPr="008A796B" w:rsidDel="00FF56FE">
                  <w:rPr>
                    <w:rFonts w:eastAsia="Times New Roman"/>
                    <w:color w:val="000000" w:themeColor="text1"/>
                    <w:sz w:val="18"/>
                    <w:szCs w:val="18"/>
                  </w:rPr>
                  <w:delText>For review</w:delText>
                </w:r>
              </w:del>
            </w:ins>
          </w:p>
        </w:tc>
        <w:tc>
          <w:tcPr>
            <w:tcW w:w="0" w:type="auto"/>
            <w:vAlign w:val="center"/>
          </w:tcPr>
          <w:p w14:paraId="218F3E0D" w14:textId="3E049D40" w:rsidR="002852C6" w:rsidRPr="008A796B" w:rsidRDefault="002852C6" w:rsidP="004C712B">
            <w:pPr>
              <w:spacing w:line="276" w:lineRule="auto"/>
              <w:ind w:right="-2"/>
              <w:jc w:val="center"/>
              <w:rPr>
                <w:ins w:id="1297" w:author="Jie Wang5909" w:date="2026-10-14T00:02:00Z"/>
                <w:rFonts w:eastAsia="Times New Roman"/>
                <w:color w:val="000000" w:themeColor="text1"/>
                <w:sz w:val="18"/>
                <w:szCs w:val="18"/>
              </w:rPr>
            </w:pPr>
            <w:ins w:id="1298" w:author="Jie Wang5909" w:date="2026-10-14T00:02:00Z">
              <w:del w:id="1299" w:author="Yongle Liu" w:date="2026-10-14T10:07:00Z">
                <w:r w:rsidRPr="797C4670" w:rsidDel="002852C6">
                  <w:rPr>
                    <w:rFonts w:eastAsia="Times New Roman"/>
                    <w:color w:val="000000" w:themeColor="text1"/>
                    <w:sz w:val="18"/>
                    <w:szCs w:val="18"/>
                  </w:rPr>
                  <w:delText>Pending</w:delText>
                </w:r>
              </w:del>
            </w:ins>
            <w:ins w:id="1300" w:author="Yongle Liu" w:date="2026-10-14T10:07:00Z">
              <w:del w:id="1301" w:author="Yu Zhang12718" w:date="2026-10-15T06:12:00Z">
                <w:r w:rsidRPr="797C4670" w:rsidDel="3EC55332">
                  <w:rPr>
                    <w:rFonts w:eastAsia="Times New Roman"/>
                    <w:color w:val="000000" w:themeColor="text1"/>
                    <w:sz w:val="18"/>
                    <w:szCs w:val="18"/>
                  </w:rPr>
                  <w:delText>finished</w:delText>
                </w:r>
              </w:del>
            </w:ins>
            <w:ins w:id="1302" w:author="Yu Zhang12718" w:date="2026-10-15T06:12:00Z">
              <w:r w:rsidR="11676458" w:rsidRPr="797C4670">
                <w:rPr>
                  <w:rFonts w:eastAsia="Times New Roman"/>
                  <w:color w:val="000000" w:themeColor="text1"/>
                  <w:sz w:val="18"/>
                  <w:szCs w:val="18"/>
                </w:rPr>
                <w:t>Completed</w:t>
              </w:r>
            </w:ins>
          </w:p>
        </w:tc>
      </w:tr>
      <w:tr w:rsidR="00B81441" w:rsidRPr="008A796B" w14:paraId="5747DEB8" w14:textId="77777777" w:rsidTr="4F9E693F">
        <w:trPr>
          <w:trHeight w:val="514"/>
          <w:ins w:id="1303" w:author="Jie Wang5909" w:date="2026-10-14T00:02:00Z"/>
        </w:trPr>
        <w:tc>
          <w:tcPr>
            <w:tcW w:w="0" w:type="auto"/>
            <w:vMerge w:val="restart"/>
            <w:vAlign w:val="center"/>
            <w:hideMark/>
          </w:tcPr>
          <w:p w14:paraId="7CC91E56" w14:textId="77777777" w:rsidR="00B81441" w:rsidRPr="008A796B" w:rsidRDefault="00B81441" w:rsidP="004C712B">
            <w:pPr>
              <w:spacing w:line="276" w:lineRule="auto"/>
              <w:ind w:rightChars="-1" w:right="-2"/>
              <w:jc w:val="center"/>
              <w:rPr>
                <w:ins w:id="1304" w:author="Jie Wang5909" w:date="2026-10-14T00:02:00Z"/>
                <w:sz w:val="18"/>
                <w:szCs w:val="18"/>
              </w:rPr>
            </w:pPr>
            <w:ins w:id="1305" w:author="Jie Wang5909" w:date="2026-10-14T00:02:00Z">
              <w:r w:rsidRPr="008A796B">
                <w:rPr>
                  <w:sz w:val="18"/>
                  <w:szCs w:val="18"/>
                </w:rPr>
                <w:t>Test</w:t>
              </w:r>
            </w:ins>
          </w:p>
        </w:tc>
        <w:tc>
          <w:tcPr>
            <w:tcW w:w="0" w:type="auto"/>
            <w:vMerge w:val="restart"/>
            <w:vAlign w:val="center"/>
            <w:hideMark/>
          </w:tcPr>
          <w:p w14:paraId="4A9DC613" w14:textId="77777777" w:rsidR="00B81441" w:rsidRPr="008A796B" w:rsidRDefault="00B81441" w:rsidP="004C712B">
            <w:pPr>
              <w:spacing w:line="276" w:lineRule="auto"/>
              <w:ind w:rightChars="-1" w:right="-2"/>
              <w:jc w:val="center"/>
              <w:rPr>
                <w:ins w:id="1306" w:author="Jie Wang5909" w:date="2026-10-14T00:02:00Z"/>
                <w:sz w:val="18"/>
                <w:szCs w:val="18"/>
              </w:rPr>
            </w:pPr>
            <w:ins w:id="1307" w:author="Jie Wang5909" w:date="2026-10-14T00:02:00Z">
              <w:r w:rsidRPr="008A796B">
                <w:rPr>
                  <w:sz w:val="18"/>
                  <w:szCs w:val="18"/>
                </w:rPr>
                <w:t>Purity and related</w:t>
              </w:r>
            </w:ins>
          </w:p>
          <w:p w14:paraId="21C4920F" w14:textId="77777777" w:rsidR="00B81441" w:rsidRPr="008A796B" w:rsidRDefault="00B81441" w:rsidP="004C712B">
            <w:pPr>
              <w:spacing w:line="276" w:lineRule="auto"/>
              <w:ind w:rightChars="-1" w:right="-2"/>
              <w:jc w:val="center"/>
              <w:rPr>
                <w:ins w:id="1308" w:author="Jie Wang5909" w:date="2026-10-14T00:02:00Z"/>
                <w:sz w:val="18"/>
                <w:szCs w:val="18"/>
              </w:rPr>
            </w:pPr>
            <w:ins w:id="1309" w:author="Jie Wang5909" w:date="2026-10-14T00:02:00Z">
              <w:r w:rsidRPr="008A796B">
                <w:rPr>
                  <w:sz w:val="18"/>
                  <w:szCs w:val="18"/>
                </w:rPr>
                <w:t>impurities by</w:t>
              </w:r>
            </w:ins>
          </w:p>
          <w:p w14:paraId="0D24040C" w14:textId="77777777" w:rsidR="00B81441" w:rsidRPr="008A796B" w:rsidRDefault="00B81441" w:rsidP="004C712B">
            <w:pPr>
              <w:spacing w:line="276" w:lineRule="auto"/>
              <w:ind w:rightChars="-1" w:right="-2"/>
              <w:jc w:val="center"/>
              <w:rPr>
                <w:ins w:id="1310" w:author="Jie Wang5909" w:date="2026-10-14T00:02:00Z"/>
                <w:sz w:val="18"/>
                <w:szCs w:val="18"/>
              </w:rPr>
            </w:pPr>
            <w:ins w:id="1311" w:author="Jie Wang5909" w:date="2026-10-14T00:02:00Z">
              <w:r w:rsidRPr="008A796B">
                <w:rPr>
                  <w:sz w:val="18"/>
                  <w:szCs w:val="18"/>
                </w:rPr>
                <w:t>UHPLC</w:t>
              </w:r>
            </w:ins>
          </w:p>
        </w:tc>
        <w:tc>
          <w:tcPr>
            <w:tcW w:w="0" w:type="auto"/>
            <w:vMerge w:val="restart"/>
            <w:vAlign w:val="center"/>
            <w:hideMark/>
          </w:tcPr>
          <w:p w14:paraId="39BBF57C" w14:textId="77777777" w:rsidR="00B81441" w:rsidRPr="008A796B" w:rsidRDefault="00B81441" w:rsidP="004C712B">
            <w:pPr>
              <w:spacing w:line="276" w:lineRule="auto"/>
              <w:ind w:rightChars="-1" w:right="-2"/>
              <w:jc w:val="center"/>
              <w:rPr>
                <w:ins w:id="1312" w:author="Jie Wang5909" w:date="2026-10-14T00:02:00Z"/>
                <w:sz w:val="18"/>
                <w:szCs w:val="18"/>
              </w:rPr>
            </w:pPr>
            <w:ins w:id="1313" w:author="Jie Wang5909" w:date="2026-10-14T00:02:00Z">
              <w:r w:rsidRPr="008A796B">
                <w:rPr>
                  <w:sz w:val="18"/>
                  <w:szCs w:val="18"/>
                </w:rPr>
                <w:t>AM-140021-003</w:t>
              </w:r>
            </w:ins>
          </w:p>
        </w:tc>
        <w:tc>
          <w:tcPr>
            <w:tcW w:w="1248" w:type="dxa"/>
            <w:vAlign w:val="center"/>
            <w:hideMark/>
          </w:tcPr>
          <w:p w14:paraId="7AC56791" w14:textId="77777777" w:rsidR="00B81441" w:rsidRPr="008A796B" w:rsidRDefault="00B81441" w:rsidP="004C712B">
            <w:pPr>
              <w:spacing w:line="276" w:lineRule="auto"/>
              <w:ind w:rightChars="-1" w:right="-2"/>
              <w:jc w:val="center"/>
              <w:rPr>
                <w:ins w:id="1314" w:author="Jie Wang5909" w:date="2026-10-14T00:02:00Z"/>
                <w:sz w:val="18"/>
                <w:szCs w:val="18"/>
              </w:rPr>
            </w:pPr>
            <w:ins w:id="1315" w:author="Jie Wang5909" w:date="2026-10-14T00:02:00Z">
              <w:r w:rsidRPr="008A796B">
                <w:rPr>
                  <w:sz w:val="18"/>
                  <w:szCs w:val="18"/>
                </w:rPr>
                <w:t>Purity</w:t>
              </w:r>
            </w:ins>
          </w:p>
        </w:tc>
        <w:tc>
          <w:tcPr>
            <w:tcW w:w="700" w:type="dxa"/>
            <w:vAlign w:val="center"/>
            <w:hideMark/>
          </w:tcPr>
          <w:p w14:paraId="0223177F" w14:textId="77777777" w:rsidR="00B81441" w:rsidRPr="008A796B" w:rsidRDefault="00B81441" w:rsidP="004C712B">
            <w:pPr>
              <w:spacing w:line="276" w:lineRule="auto"/>
              <w:ind w:rightChars="-1" w:right="-2"/>
              <w:jc w:val="center"/>
              <w:rPr>
                <w:ins w:id="1316" w:author="Jie Wang5909" w:date="2026-10-14T00:02:00Z"/>
                <w:sz w:val="18"/>
                <w:szCs w:val="18"/>
              </w:rPr>
            </w:pPr>
            <w:ins w:id="1317" w:author="Jie Wang5909" w:date="2026-10-14T00:02:00Z">
              <w:r w:rsidRPr="008A796B">
                <w:rPr>
                  <w:sz w:val="18"/>
                  <w:szCs w:val="18"/>
                </w:rPr>
                <w:t>≥ 90.0%</w:t>
              </w:r>
            </w:ins>
          </w:p>
        </w:tc>
        <w:tc>
          <w:tcPr>
            <w:tcW w:w="0" w:type="auto"/>
            <w:vMerge w:val="restart"/>
            <w:vAlign w:val="center"/>
            <w:hideMark/>
          </w:tcPr>
          <w:p w14:paraId="17491352" w14:textId="77777777" w:rsidR="00B81441" w:rsidRPr="008A796B" w:rsidRDefault="00B81441" w:rsidP="004C712B">
            <w:pPr>
              <w:spacing w:line="276" w:lineRule="auto"/>
              <w:ind w:rightChars="-1" w:right="-2"/>
              <w:jc w:val="center"/>
              <w:rPr>
                <w:ins w:id="1318" w:author="Jie Wang5909" w:date="2026-10-14T00:02:00Z"/>
                <w:sz w:val="18"/>
                <w:szCs w:val="18"/>
              </w:rPr>
            </w:pPr>
            <w:ins w:id="1319" w:author="Jie Wang5909" w:date="2026-10-14T00:02:00Z">
              <w:r w:rsidRPr="008A796B">
                <w:rPr>
                  <w:sz w:val="18"/>
                  <w:szCs w:val="18"/>
                </w:rPr>
                <w:t>AM-140021-003</w:t>
              </w:r>
            </w:ins>
          </w:p>
        </w:tc>
        <w:tc>
          <w:tcPr>
            <w:tcW w:w="0" w:type="auto"/>
            <w:vAlign w:val="center"/>
            <w:hideMark/>
          </w:tcPr>
          <w:p w14:paraId="6976DC66" w14:textId="77777777" w:rsidR="00B81441" w:rsidRPr="008A796B" w:rsidRDefault="00B81441" w:rsidP="004C712B">
            <w:pPr>
              <w:spacing w:line="276" w:lineRule="auto"/>
              <w:ind w:rightChars="-1" w:right="-2"/>
              <w:jc w:val="center"/>
              <w:rPr>
                <w:ins w:id="1320" w:author="Jie Wang5909" w:date="2026-10-14T00:02:00Z"/>
                <w:sz w:val="18"/>
                <w:szCs w:val="18"/>
              </w:rPr>
            </w:pPr>
            <w:ins w:id="1321" w:author="Jie Wang5909" w:date="2026-10-14T00:02:00Z">
              <w:r w:rsidRPr="008A796B">
                <w:rPr>
                  <w:sz w:val="18"/>
                  <w:szCs w:val="18"/>
                </w:rPr>
                <w:t>Purity</w:t>
              </w:r>
            </w:ins>
          </w:p>
        </w:tc>
        <w:tc>
          <w:tcPr>
            <w:tcW w:w="0" w:type="auto"/>
            <w:vAlign w:val="center"/>
            <w:hideMark/>
          </w:tcPr>
          <w:p w14:paraId="0FF21AF6" w14:textId="77777777" w:rsidR="00B81441" w:rsidRPr="008A796B" w:rsidRDefault="00B81441" w:rsidP="004C712B">
            <w:pPr>
              <w:spacing w:line="276" w:lineRule="auto"/>
              <w:ind w:rightChars="-1" w:right="-2"/>
              <w:jc w:val="center"/>
              <w:rPr>
                <w:ins w:id="1322" w:author="Jie Wang5909" w:date="2026-10-14T00:02:00Z"/>
                <w:sz w:val="18"/>
                <w:szCs w:val="18"/>
              </w:rPr>
            </w:pPr>
            <w:ins w:id="1323" w:author="Jie Wang5909" w:date="2026-10-14T00:02:00Z">
              <w:r w:rsidRPr="008A796B">
                <w:rPr>
                  <w:sz w:val="18"/>
                  <w:szCs w:val="18"/>
                </w:rPr>
                <w:t>≥ 90.0%</w:t>
              </w:r>
            </w:ins>
          </w:p>
        </w:tc>
        <w:tc>
          <w:tcPr>
            <w:tcW w:w="0" w:type="auto"/>
            <w:vMerge w:val="restart"/>
            <w:vAlign w:val="center"/>
          </w:tcPr>
          <w:p w14:paraId="6EB39D5E" w14:textId="77777777" w:rsidR="00B81441" w:rsidRDefault="00B81441" w:rsidP="00B81441">
            <w:pPr>
              <w:jc w:val="center"/>
              <w:rPr>
                <w:ins w:id="1324" w:author="Yongle Liu" w:date="2026-10-14T10:08:00Z"/>
                <w:rFonts w:eastAsia="Times New Roman"/>
                <w:color w:val="000000" w:themeColor="text1"/>
                <w:sz w:val="18"/>
                <w:szCs w:val="18"/>
              </w:rPr>
            </w:pPr>
            <w:ins w:id="1325" w:author="Jie Wang5909" w:date="2026-10-14T00:02:00Z">
              <w:del w:id="1326" w:author="Yongle Liu" w:date="2026-10-14T10:08:00Z">
                <w:r w:rsidRPr="008A796B" w:rsidDel="00B81441">
                  <w:rPr>
                    <w:sz w:val="18"/>
                    <w:szCs w:val="18"/>
                  </w:rPr>
                  <w:delText>For review</w:delText>
                </w:r>
              </w:del>
            </w:ins>
            <w:ins w:id="1327" w:author="Yongle Liu" w:date="2026-10-14T10:08:00Z">
              <w:r w:rsidRPr="00C275CE">
                <w:rPr>
                  <w:rFonts w:eastAsia="Times New Roman"/>
                  <w:color w:val="000000" w:themeColor="text1"/>
                  <w:sz w:val="18"/>
                  <w:szCs w:val="18"/>
                </w:rPr>
                <w:fldChar w:fldCharType="begin"/>
              </w:r>
              <w:r w:rsidRPr="00C275CE">
                <w:rPr>
                  <w:rFonts w:eastAsia="Times New Roman"/>
                  <w:color w:val="000000" w:themeColor="text1"/>
                  <w:sz w:val="18"/>
                  <w:szCs w:val="18"/>
                </w:rPr>
                <w:instrText xml:space="preserve"> HYPERLINK "http://19.29.180.191:8081/gmp-dms/action/gmp/doc/doc_viewDoc?overdue=-5&amp;document.id=155226" \t "_blank" </w:instrText>
              </w:r>
              <w:r w:rsidRPr="00C275CE">
                <w:rPr>
                  <w:rFonts w:eastAsia="Times New Roman"/>
                  <w:color w:val="000000" w:themeColor="text1"/>
                  <w:sz w:val="18"/>
                  <w:szCs w:val="18"/>
                </w:rPr>
                <w:fldChar w:fldCharType="separate"/>
              </w:r>
              <w:r w:rsidRPr="00C275CE">
                <w:rPr>
                  <w:rFonts w:eastAsia="Times New Roman"/>
                  <w:color w:val="000000" w:themeColor="text1"/>
                  <w:sz w:val="18"/>
                  <w:szCs w:val="18"/>
                </w:rPr>
                <w:t>AM-140021-003-VP-01</w:t>
              </w:r>
              <w:r w:rsidRPr="00C275CE">
                <w:rPr>
                  <w:rFonts w:eastAsia="Times New Roman"/>
                  <w:color w:val="000000" w:themeColor="text1"/>
                  <w:sz w:val="18"/>
                  <w:szCs w:val="18"/>
                </w:rPr>
                <w:fldChar w:fldCharType="end"/>
              </w:r>
              <w:r w:rsidRPr="00C275CE">
                <w:rPr>
                  <w:rFonts w:eastAsia="Times New Roman" w:hint="eastAsia"/>
                  <w:color w:val="000000" w:themeColor="text1"/>
                  <w:sz w:val="18"/>
                  <w:szCs w:val="18"/>
                </w:rPr>
                <w:t>.</w:t>
              </w:r>
              <w:r w:rsidRPr="00C275CE">
                <w:rPr>
                  <w:rFonts w:eastAsia="Times New Roman"/>
                  <w:color w:val="000000" w:themeColor="text1"/>
                  <w:sz w:val="18"/>
                  <w:szCs w:val="18"/>
                </w:rPr>
                <w:t>01</w:t>
              </w:r>
              <w:r>
                <w:t xml:space="preserve"> </w:t>
              </w:r>
              <w:r w:rsidRPr="3D7E87D4">
                <w:rPr>
                  <w:rFonts w:eastAsia="Times New Roman"/>
                  <w:color w:val="000000" w:themeColor="text1"/>
                  <w:sz w:val="18"/>
                  <w:szCs w:val="18"/>
                </w:rPr>
                <w:t>(Effective</w:t>
              </w:r>
            </w:ins>
          </w:p>
          <w:p w14:paraId="389F8A0D" w14:textId="77777777" w:rsidR="00B81441" w:rsidRPr="008A796B" w:rsidRDefault="00B81441" w:rsidP="00B81441">
            <w:pPr>
              <w:spacing w:line="276" w:lineRule="auto"/>
              <w:ind w:rightChars="-1" w:right="-2"/>
              <w:jc w:val="center"/>
              <w:rPr>
                <w:ins w:id="1328" w:author="Jie Wang5909" w:date="2026-10-14T00:02:00Z"/>
                <w:sz w:val="18"/>
                <w:szCs w:val="18"/>
              </w:rPr>
            </w:pPr>
            <w:ins w:id="1329" w:author="Yongle Liu" w:date="2026-10-14T10:08:00Z">
              <w:r>
                <w:rPr>
                  <w:rFonts w:eastAsia="Times New Roman"/>
                  <w:color w:val="000000" w:themeColor="text1"/>
                  <w:sz w:val="18"/>
                  <w:szCs w:val="18"/>
                </w:rPr>
                <w:t>Date: 09/04/2024</w:t>
              </w:r>
              <w:r w:rsidRPr="3D7E87D4">
                <w:rPr>
                  <w:rFonts w:eastAsia="Times New Roman"/>
                  <w:color w:val="000000" w:themeColor="text1"/>
                  <w:sz w:val="18"/>
                  <w:szCs w:val="18"/>
                </w:rPr>
                <w:t>)</w:t>
              </w:r>
            </w:ins>
          </w:p>
          <w:p w14:paraId="5601040A" w14:textId="5B7FDA08" w:rsidR="00B81441" w:rsidRPr="008A796B" w:rsidRDefault="00B81441" w:rsidP="004C712B">
            <w:pPr>
              <w:spacing w:line="276" w:lineRule="auto"/>
              <w:ind w:rightChars="-1" w:right="-2"/>
              <w:jc w:val="center"/>
              <w:rPr>
                <w:ins w:id="1330" w:author="Jie Wang5909" w:date="2026-10-14T00:02:00Z"/>
                <w:sz w:val="18"/>
                <w:szCs w:val="18"/>
              </w:rPr>
            </w:pPr>
            <w:ins w:id="1331" w:author="Jie Wang5909" w:date="2026-10-14T00:02:00Z">
              <w:del w:id="1332" w:author="Yongle Liu" w:date="2026-10-14T10:08:00Z">
                <w:r w:rsidRPr="008A796B" w:rsidDel="00B81441">
                  <w:rPr>
                    <w:sz w:val="18"/>
                    <w:szCs w:val="18"/>
                  </w:rPr>
                  <w:delText>For review</w:delText>
                </w:r>
              </w:del>
            </w:ins>
          </w:p>
        </w:tc>
        <w:tc>
          <w:tcPr>
            <w:tcW w:w="0" w:type="auto"/>
            <w:vMerge w:val="restart"/>
            <w:vAlign w:val="center"/>
          </w:tcPr>
          <w:p w14:paraId="40334F8B" w14:textId="0733321F" w:rsidR="00B81441" w:rsidRPr="008A796B" w:rsidRDefault="00B81441" w:rsidP="004C712B">
            <w:pPr>
              <w:spacing w:line="276" w:lineRule="auto"/>
              <w:ind w:rightChars="-1" w:right="-2"/>
              <w:jc w:val="center"/>
              <w:rPr>
                <w:ins w:id="1333" w:author="Jie Wang5909" w:date="2026-10-14T00:02:00Z"/>
                <w:sz w:val="18"/>
                <w:szCs w:val="18"/>
              </w:rPr>
            </w:pPr>
            <w:ins w:id="1334" w:author="Jie Wang5909" w:date="2026-10-14T00:02:00Z">
              <w:del w:id="1335" w:author="Yongle Liu" w:date="2026-10-14T10:08:00Z">
                <w:r w:rsidRPr="797C4670" w:rsidDel="72C834EE">
                  <w:rPr>
                    <w:sz w:val="18"/>
                    <w:szCs w:val="18"/>
                  </w:rPr>
                  <w:delText>Pending</w:delText>
                </w:r>
              </w:del>
            </w:ins>
            <w:ins w:id="1336" w:author="Yongle Liu" w:date="2026-10-14T10:08:00Z">
              <w:del w:id="1337" w:author="Yu Zhang12718" w:date="2026-10-15T06:12:00Z">
                <w:r w:rsidRPr="797C4670" w:rsidDel="72C834EE">
                  <w:rPr>
                    <w:sz w:val="18"/>
                    <w:szCs w:val="18"/>
                  </w:rPr>
                  <w:delText>finished</w:delText>
                </w:r>
              </w:del>
            </w:ins>
            <w:ins w:id="1338" w:author="Yu Zhang12718" w:date="2026-10-15T06:12:00Z">
              <w:r w:rsidR="11676458" w:rsidRPr="797C4670">
                <w:rPr>
                  <w:sz w:val="18"/>
                  <w:szCs w:val="18"/>
                </w:rPr>
                <w:t>Completed</w:t>
              </w:r>
            </w:ins>
          </w:p>
          <w:p w14:paraId="0004E813" w14:textId="0B7F629D" w:rsidR="00B81441" w:rsidRPr="008A796B" w:rsidRDefault="00B81441" w:rsidP="004C712B">
            <w:pPr>
              <w:spacing w:line="276" w:lineRule="auto"/>
              <w:ind w:rightChars="-1" w:right="-2"/>
              <w:jc w:val="center"/>
              <w:rPr>
                <w:ins w:id="1339" w:author="Jie Wang5909" w:date="2026-10-14T00:02:00Z"/>
                <w:sz w:val="18"/>
                <w:szCs w:val="18"/>
              </w:rPr>
            </w:pPr>
            <w:ins w:id="1340" w:author="Jie Wang5909" w:date="2026-10-14T00:02:00Z">
              <w:del w:id="1341" w:author="Yongle Liu" w:date="2026-10-14T10:08:00Z">
                <w:r w:rsidRPr="008A796B" w:rsidDel="00B81441">
                  <w:rPr>
                    <w:sz w:val="18"/>
                    <w:szCs w:val="18"/>
                  </w:rPr>
                  <w:delText>Pending</w:delText>
                </w:r>
              </w:del>
            </w:ins>
          </w:p>
        </w:tc>
      </w:tr>
      <w:tr w:rsidR="00B81441" w:rsidRPr="008A796B" w14:paraId="3F12C21B" w14:textId="77777777" w:rsidTr="4F9E693F">
        <w:trPr>
          <w:trHeight w:val="514"/>
          <w:ins w:id="1342" w:author="Jie Wang5909" w:date="2026-10-14T00:02:00Z"/>
        </w:trPr>
        <w:tc>
          <w:tcPr>
            <w:tcW w:w="0" w:type="auto"/>
            <w:vMerge/>
            <w:vAlign w:val="center"/>
            <w:hideMark/>
          </w:tcPr>
          <w:p w14:paraId="7B380D10" w14:textId="77777777" w:rsidR="00B81441" w:rsidRPr="008A796B" w:rsidRDefault="00B81441" w:rsidP="004C712B">
            <w:pPr>
              <w:spacing w:line="276" w:lineRule="auto"/>
              <w:ind w:rightChars="-1" w:right="-2"/>
              <w:jc w:val="center"/>
              <w:rPr>
                <w:ins w:id="1343" w:author="Jie Wang5909" w:date="2026-10-14T00:02:00Z"/>
                <w:sz w:val="18"/>
                <w:szCs w:val="18"/>
              </w:rPr>
            </w:pPr>
          </w:p>
        </w:tc>
        <w:tc>
          <w:tcPr>
            <w:tcW w:w="0" w:type="auto"/>
            <w:vMerge/>
            <w:vAlign w:val="center"/>
            <w:hideMark/>
          </w:tcPr>
          <w:p w14:paraId="305A0CCF" w14:textId="77777777" w:rsidR="00B81441" w:rsidRPr="008A796B" w:rsidRDefault="00B81441" w:rsidP="004C712B">
            <w:pPr>
              <w:spacing w:line="276" w:lineRule="auto"/>
              <w:ind w:rightChars="-1" w:right="-2"/>
              <w:jc w:val="center"/>
              <w:rPr>
                <w:ins w:id="1344" w:author="Jie Wang5909" w:date="2026-10-14T00:02:00Z"/>
                <w:sz w:val="18"/>
                <w:szCs w:val="18"/>
              </w:rPr>
            </w:pPr>
          </w:p>
        </w:tc>
        <w:tc>
          <w:tcPr>
            <w:tcW w:w="0" w:type="auto"/>
            <w:vMerge/>
            <w:vAlign w:val="center"/>
            <w:hideMark/>
          </w:tcPr>
          <w:p w14:paraId="09AA2D8E" w14:textId="77777777" w:rsidR="00B81441" w:rsidRPr="008A796B" w:rsidRDefault="00B81441" w:rsidP="004C712B">
            <w:pPr>
              <w:spacing w:line="276" w:lineRule="auto"/>
              <w:ind w:rightChars="-1" w:right="-2"/>
              <w:jc w:val="center"/>
              <w:rPr>
                <w:ins w:id="1345" w:author="Jie Wang5909" w:date="2026-10-14T00:02:00Z"/>
                <w:sz w:val="18"/>
                <w:szCs w:val="18"/>
              </w:rPr>
            </w:pPr>
          </w:p>
        </w:tc>
        <w:tc>
          <w:tcPr>
            <w:tcW w:w="1248" w:type="dxa"/>
            <w:vAlign w:val="center"/>
            <w:hideMark/>
          </w:tcPr>
          <w:p w14:paraId="60A25795" w14:textId="77777777" w:rsidR="00B81441" w:rsidRPr="008A796B" w:rsidRDefault="00B81441" w:rsidP="004C712B">
            <w:pPr>
              <w:spacing w:line="276" w:lineRule="auto"/>
              <w:ind w:rightChars="-1" w:right="-2"/>
              <w:jc w:val="center"/>
              <w:rPr>
                <w:ins w:id="1346" w:author="Jie Wang5909" w:date="2026-10-14T00:02:00Z"/>
                <w:sz w:val="18"/>
                <w:szCs w:val="18"/>
              </w:rPr>
            </w:pPr>
            <w:ins w:id="1347" w:author="Jie Wang5909" w:date="2026-10-14T00:02:00Z">
              <w:r w:rsidRPr="008A796B">
                <w:rPr>
                  <w:sz w:val="18"/>
                  <w:szCs w:val="18"/>
                </w:rPr>
                <w:t>Total impurities</w:t>
              </w:r>
            </w:ins>
          </w:p>
        </w:tc>
        <w:tc>
          <w:tcPr>
            <w:tcW w:w="700" w:type="dxa"/>
            <w:vAlign w:val="center"/>
            <w:hideMark/>
          </w:tcPr>
          <w:p w14:paraId="4F06D568" w14:textId="77777777" w:rsidR="00B81441" w:rsidRPr="008A796B" w:rsidRDefault="00B81441" w:rsidP="004C712B">
            <w:pPr>
              <w:spacing w:line="276" w:lineRule="auto"/>
              <w:ind w:rightChars="-1" w:right="-2"/>
              <w:jc w:val="center"/>
              <w:rPr>
                <w:ins w:id="1348" w:author="Jie Wang5909" w:date="2026-10-14T00:02:00Z"/>
                <w:sz w:val="18"/>
                <w:szCs w:val="18"/>
              </w:rPr>
            </w:pPr>
            <w:ins w:id="1349" w:author="Jie Wang5909" w:date="2026-10-14T00:02:00Z">
              <w:r w:rsidRPr="008A796B">
                <w:rPr>
                  <w:sz w:val="18"/>
                  <w:szCs w:val="18"/>
                </w:rPr>
                <w:t>≤ 10.0%</w:t>
              </w:r>
            </w:ins>
          </w:p>
        </w:tc>
        <w:tc>
          <w:tcPr>
            <w:tcW w:w="0" w:type="auto"/>
            <w:vMerge/>
            <w:vAlign w:val="center"/>
            <w:hideMark/>
          </w:tcPr>
          <w:p w14:paraId="5435CE4C" w14:textId="77777777" w:rsidR="00B81441" w:rsidRPr="008A796B" w:rsidRDefault="00B81441" w:rsidP="004C712B">
            <w:pPr>
              <w:spacing w:line="276" w:lineRule="auto"/>
              <w:ind w:rightChars="-1" w:right="-2"/>
              <w:jc w:val="center"/>
              <w:rPr>
                <w:ins w:id="1350" w:author="Jie Wang5909" w:date="2026-10-14T00:02:00Z"/>
                <w:sz w:val="18"/>
                <w:szCs w:val="18"/>
              </w:rPr>
            </w:pPr>
          </w:p>
        </w:tc>
        <w:tc>
          <w:tcPr>
            <w:tcW w:w="0" w:type="auto"/>
            <w:vAlign w:val="center"/>
            <w:hideMark/>
          </w:tcPr>
          <w:p w14:paraId="2F381972" w14:textId="77777777" w:rsidR="00B81441" w:rsidRPr="008A796B" w:rsidRDefault="00B81441" w:rsidP="004C712B">
            <w:pPr>
              <w:spacing w:line="276" w:lineRule="auto"/>
              <w:ind w:rightChars="-1" w:right="-2"/>
              <w:jc w:val="center"/>
              <w:rPr>
                <w:ins w:id="1351" w:author="Jie Wang5909" w:date="2026-10-14T00:02:00Z"/>
                <w:sz w:val="18"/>
                <w:szCs w:val="18"/>
              </w:rPr>
            </w:pPr>
            <w:ins w:id="1352" w:author="Jie Wang5909" w:date="2026-10-14T00:02:00Z">
              <w:r w:rsidRPr="008A796B">
                <w:rPr>
                  <w:sz w:val="18"/>
                  <w:szCs w:val="18"/>
                </w:rPr>
                <w:t>Total impurities</w:t>
              </w:r>
            </w:ins>
          </w:p>
        </w:tc>
        <w:tc>
          <w:tcPr>
            <w:tcW w:w="0" w:type="auto"/>
            <w:vAlign w:val="center"/>
            <w:hideMark/>
          </w:tcPr>
          <w:p w14:paraId="1634EA1B" w14:textId="77777777" w:rsidR="00B81441" w:rsidRPr="008A796B" w:rsidRDefault="00B81441" w:rsidP="004C712B">
            <w:pPr>
              <w:spacing w:line="276" w:lineRule="auto"/>
              <w:ind w:rightChars="-1" w:right="-2"/>
              <w:jc w:val="center"/>
              <w:rPr>
                <w:ins w:id="1353" w:author="Jie Wang5909" w:date="2026-10-14T00:02:00Z"/>
                <w:sz w:val="18"/>
                <w:szCs w:val="18"/>
              </w:rPr>
            </w:pPr>
            <w:ins w:id="1354" w:author="Jie Wang5909" w:date="2026-10-14T00:02:00Z">
              <w:r w:rsidRPr="008A796B">
                <w:rPr>
                  <w:sz w:val="18"/>
                  <w:szCs w:val="18"/>
                </w:rPr>
                <w:t>≤ 10.0%</w:t>
              </w:r>
            </w:ins>
          </w:p>
        </w:tc>
        <w:tc>
          <w:tcPr>
            <w:tcW w:w="0" w:type="auto"/>
            <w:vMerge/>
            <w:vAlign w:val="center"/>
          </w:tcPr>
          <w:p w14:paraId="0705D06C" w14:textId="26EEF7A7" w:rsidR="00B81441" w:rsidRPr="008A796B" w:rsidRDefault="00B81441" w:rsidP="004C712B">
            <w:pPr>
              <w:spacing w:line="276" w:lineRule="auto"/>
              <w:ind w:rightChars="-1" w:right="-2"/>
              <w:jc w:val="center"/>
              <w:rPr>
                <w:ins w:id="1355" w:author="Jie Wang5909" w:date="2026-10-14T00:02:00Z"/>
                <w:sz w:val="18"/>
                <w:szCs w:val="18"/>
              </w:rPr>
            </w:pPr>
          </w:p>
        </w:tc>
        <w:tc>
          <w:tcPr>
            <w:tcW w:w="0" w:type="auto"/>
            <w:vMerge/>
            <w:vAlign w:val="center"/>
          </w:tcPr>
          <w:p w14:paraId="05198512" w14:textId="5F439EE3" w:rsidR="00B81441" w:rsidRPr="008A796B" w:rsidRDefault="00B81441" w:rsidP="004C712B">
            <w:pPr>
              <w:spacing w:line="276" w:lineRule="auto"/>
              <w:ind w:rightChars="-1" w:right="-2"/>
              <w:jc w:val="center"/>
              <w:rPr>
                <w:ins w:id="1356" w:author="Jie Wang5909" w:date="2026-10-14T00:02:00Z"/>
                <w:sz w:val="18"/>
                <w:szCs w:val="18"/>
              </w:rPr>
            </w:pPr>
          </w:p>
        </w:tc>
      </w:tr>
      <w:tr w:rsidR="00B81441" w:rsidRPr="008A796B" w14:paraId="5E3455E2" w14:textId="77777777" w:rsidTr="4F9E693F">
        <w:trPr>
          <w:trHeight w:val="302"/>
          <w:ins w:id="1357" w:author="Jie Wang5909" w:date="2026-10-14T00:02:00Z"/>
        </w:trPr>
        <w:tc>
          <w:tcPr>
            <w:tcW w:w="0" w:type="auto"/>
            <w:vMerge/>
            <w:vAlign w:val="center"/>
            <w:hideMark/>
          </w:tcPr>
          <w:p w14:paraId="4DAD52FC" w14:textId="77777777" w:rsidR="00B81441" w:rsidRPr="008A796B" w:rsidRDefault="00B81441" w:rsidP="004C712B">
            <w:pPr>
              <w:spacing w:line="276" w:lineRule="auto"/>
              <w:ind w:rightChars="-1" w:right="-2"/>
              <w:jc w:val="center"/>
              <w:rPr>
                <w:ins w:id="1358" w:author="Jie Wang5909" w:date="2026-10-14T00:02:00Z"/>
                <w:sz w:val="18"/>
                <w:szCs w:val="18"/>
              </w:rPr>
            </w:pPr>
          </w:p>
        </w:tc>
        <w:tc>
          <w:tcPr>
            <w:tcW w:w="0" w:type="auto"/>
            <w:vMerge/>
            <w:vAlign w:val="center"/>
            <w:hideMark/>
          </w:tcPr>
          <w:p w14:paraId="0D556AD6" w14:textId="77777777" w:rsidR="00B81441" w:rsidRPr="008A796B" w:rsidRDefault="00B81441" w:rsidP="004C712B">
            <w:pPr>
              <w:spacing w:line="276" w:lineRule="auto"/>
              <w:ind w:rightChars="-1" w:right="-2"/>
              <w:jc w:val="center"/>
              <w:rPr>
                <w:ins w:id="1359" w:author="Jie Wang5909" w:date="2026-10-14T00:02:00Z"/>
                <w:sz w:val="18"/>
                <w:szCs w:val="18"/>
              </w:rPr>
            </w:pPr>
          </w:p>
        </w:tc>
        <w:tc>
          <w:tcPr>
            <w:tcW w:w="0" w:type="auto"/>
            <w:vMerge/>
            <w:vAlign w:val="center"/>
            <w:hideMark/>
          </w:tcPr>
          <w:p w14:paraId="20F04CB1" w14:textId="77777777" w:rsidR="00B81441" w:rsidRPr="008A796B" w:rsidRDefault="00B81441" w:rsidP="004C712B">
            <w:pPr>
              <w:spacing w:line="276" w:lineRule="auto"/>
              <w:ind w:rightChars="-1" w:right="-2"/>
              <w:jc w:val="center"/>
              <w:rPr>
                <w:ins w:id="1360" w:author="Jie Wang5909" w:date="2026-10-14T00:02:00Z"/>
                <w:sz w:val="18"/>
                <w:szCs w:val="18"/>
              </w:rPr>
            </w:pPr>
          </w:p>
        </w:tc>
        <w:tc>
          <w:tcPr>
            <w:tcW w:w="1248" w:type="dxa"/>
            <w:vMerge w:val="restart"/>
            <w:vAlign w:val="center"/>
            <w:hideMark/>
          </w:tcPr>
          <w:p w14:paraId="3DBAD793" w14:textId="77777777" w:rsidR="00B81441" w:rsidRPr="008A796B" w:rsidRDefault="00B81441" w:rsidP="004C712B">
            <w:pPr>
              <w:spacing w:line="276" w:lineRule="auto"/>
              <w:ind w:rightChars="-1" w:right="-2"/>
              <w:jc w:val="center"/>
              <w:rPr>
                <w:ins w:id="1361" w:author="Jie Wang5909" w:date="2026-10-14T00:02:00Z"/>
                <w:sz w:val="18"/>
                <w:szCs w:val="18"/>
              </w:rPr>
            </w:pPr>
            <w:ins w:id="1362" w:author="Jie Wang5909" w:date="2026-10-14T00:02:00Z">
              <w:r w:rsidRPr="008A796B">
                <w:rPr>
                  <w:sz w:val="18"/>
                  <w:szCs w:val="18"/>
                </w:rPr>
                <w:t>Any individual impurities</w:t>
              </w:r>
            </w:ins>
          </w:p>
        </w:tc>
        <w:tc>
          <w:tcPr>
            <w:tcW w:w="700" w:type="dxa"/>
            <w:vMerge w:val="restart"/>
            <w:vAlign w:val="center"/>
            <w:hideMark/>
          </w:tcPr>
          <w:p w14:paraId="43ED01DC" w14:textId="77777777" w:rsidR="00B81441" w:rsidRPr="008A796B" w:rsidRDefault="00B81441" w:rsidP="004C712B">
            <w:pPr>
              <w:spacing w:line="276" w:lineRule="auto"/>
              <w:ind w:rightChars="-1" w:right="-2"/>
              <w:jc w:val="center"/>
              <w:rPr>
                <w:ins w:id="1363" w:author="Jie Wang5909" w:date="2026-10-14T00:02:00Z"/>
                <w:sz w:val="18"/>
                <w:szCs w:val="18"/>
              </w:rPr>
            </w:pPr>
            <w:ins w:id="1364" w:author="Jie Wang5909" w:date="2026-10-14T00:02:00Z">
              <w:r w:rsidRPr="008A796B">
                <w:rPr>
                  <w:sz w:val="18"/>
                  <w:szCs w:val="18"/>
                </w:rPr>
                <w:t>≤ 1.0%</w:t>
              </w:r>
            </w:ins>
          </w:p>
        </w:tc>
        <w:tc>
          <w:tcPr>
            <w:tcW w:w="0" w:type="auto"/>
            <w:vMerge/>
            <w:vAlign w:val="center"/>
            <w:hideMark/>
          </w:tcPr>
          <w:p w14:paraId="766D3E7E" w14:textId="77777777" w:rsidR="00B81441" w:rsidRPr="008A796B" w:rsidRDefault="00B81441" w:rsidP="004C712B">
            <w:pPr>
              <w:spacing w:line="276" w:lineRule="auto"/>
              <w:ind w:rightChars="-1" w:right="-2"/>
              <w:jc w:val="center"/>
              <w:rPr>
                <w:ins w:id="1365" w:author="Jie Wang5909" w:date="2026-10-14T00:02:00Z"/>
                <w:sz w:val="18"/>
                <w:szCs w:val="18"/>
              </w:rPr>
            </w:pPr>
          </w:p>
        </w:tc>
        <w:tc>
          <w:tcPr>
            <w:tcW w:w="0" w:type="auto"/>
            <w:vAlign w:val="center"/>
            <w:hideMark/>
          </w:tcPr>
          <w:p w14:paraId="5803655A" w14:textId="77777777" w:rsidR="00B81441" w:rsidRPr="008A796B" w:rsidRDefault="00B81441" w:rsidP="004C712B">
            <w:pPr>
              <w:spacing w:line="276" w:lineRule="auto"/>
              <w:ind w:rightChars="-1" w:right="-2"/>
              <w:jc w:val="center"/>
              <w:rPr>
                <w:ins w:id="1366" w:author="Jie Wang5909" w:date="2026-10-14T00:02:00Z"/>
                <w:sz w:val="18"/>
                <w:szCs w:val="18"/>
              </w:rPr>
            </w:pPr>
            <w:ins w:id="1367" w:author="Jie Wang5909" w:date="2026-10-14T00:02:00Z">
              <w:r w:rsidRPr="008A796B">
                <w:rPr>
                  <w:sz w:val="18"/>
                  <w:szCs w:val="18"/>
                </w:rPr>
                <w:t>Dimer</w:t>
              </w:r>
            </w:ins>
          </w:p>
        </w:tc>
        <w:tc>
          <w:tcPr>
            <w:tcW w:w="0" w:type="auto"/>
            <w:vAlign w:val="center"/>
            <w:hideMark/>
          </w:tcPr>
          <w:p w14:paraId="15541806" w14:textId="6F2BC024" w:rsidR="00B81441" w:rsidRPr="008A796B" w:rsidRDefault="00B81441" w:rsidP="004C712B">
            <w:pPr>
              <w:spacing w:line="276" w:lineRule="auto"/>
              <w:ind w:rightChars="-1" w:right="-2"/>
              <w:jc w:val="center"/>
              <w:rPr>
                <w:ins w:id="1368" w:author="Jie Wang5909" w:date="2026-10-14T00:02:00Z"/>
                <w:sz w:val="18"/>
                <w:szCs w:val="18"/>
              </w:rPr>
            </w:pPr>
            <w:ins w:id="1369" w:author="Jie Wang5909" w:date="2026-10-14T00:02:00Z">
              <w:del w:id="1370" w:author="Yu Zhang12718" w:date="2026-10-15T06:18:00Z">
                <w:r w:rsidRPr="4F9E693F" w:rsidDel="56A9CBF7">
                  <w:rPr>
                    <w:sz w:val="18"/>
                    <w:szCs w:val="18"/>
                  </w:rPr>
                  <w:delText>TBD</w:delText>
                </w:r>
              </w:del>
            </w:ins>
            <w:ins w:id="1371" w:author="Yu Zhang12718" w:date="2026-10-19T11:45:00Z">
              <w:r w:rsidR="2D1E202C" w:rsidRPr="4F9E693F">
                <w:rPr>
                  <w:sz w:val="18"/>
                  <w:szCs w:val="18"/>
                </w:rPr>
                <w:t>1.5%</w:t>
              </w:r>
            </w:ins>
          </w:p>
        </w:tc>
        <w:tc>
          <w:tcPr>
            <w:tcW w:w="0" w:type="auto"/>
            <w:vMerge/>
            <w:vAlign w:val="center"/>
          </w:tcPr>
          <w:p w14:paraId="562A47FD" w14:textId="49D33B17" w:rsidR="00B81441" w:rsidRPr="008A796B" w:rsidRDefault="00B81441" w:rsidP="004C712B">
            <w:pPr>
              <w:spacing w:line="276" w:lineRule="auto"/>
              <w:ind w:rightChars="-1" w:right="-2"/>
              <w:jc w:val="center"/>
              <w:rPr>
                <w:ins w:id="1372" w:author="Jie Wang5909" w:date="2026-10-14T00:02:00Z"/>
                <w:sz w:val="18"/>
                <w:szCs w:val="18"/>
              </w:rPr>
            </w:pPr>
          </w:p>
        </w:tc>
        <w:tc>
          <w:tcPr>
            <w:tcW w:w="0" w:type="auto"/>
            <w:vMerge/>
            <w:vAlign w:val="center"/>
          </w:tcPr>
          <w:p w14:paraId="2F189C63" w14:textId="60E734CF" w:rsidR="00B81441" w:rsidRPr="008A796B" w:rsidRDefault="00B81441" w:rsidP="004C712B">
            <w:pPr>
              <w:spacing w:line="276" w:lineRule="auto"/>
              <w:ind w:rightChars="-1" w:right="-2"/>
              <w:jc w:val="center"/>
              <w:rPr>
                <w:ins w:id="1373" w:author="Jie Wang5909" w:date="2026-10-14T00:02:00Z"/>
                <w:sz w:val="18"/>
                <w:szCs w:val="18"/>
              </w:rPr>
            </w:pPr>
          </w:p>
        </w:tc>
      </w:tr>
      <w:tr w:rsidR="00B81441" w:rsidRPr="008A796B" w14:paraId="3451C0E0" w14:textId="77777777" w:rsidTr="4F9E693F">
        <w:trPr>
          <w:trHeight w:val="302"/>
          <w:ins w:id="1374" w:author="Jie Wang5909" w:date="2026-10-14T00:02:00Z"/>
        </w:trPr>
        <w:tc>
          <w:tcPr>
            <w:tcW w:w="0" w:type="auto"/>
            <w:vMerge/>
            <w:vAlign w:val="center"/>
            <w:hideMark/>
          </w:tcPr>
          <w:p w14:paraId="18CFA9BA" w14:textId="77777777" w:rsidR="00B81441" w:rsidRPr="008A796B" w:rsidRDefault="00B81441" w:rsidP="004C712B">
            <w:pPr>
              <w:jc w:val="center"/>
              <w:rPr>
                <w:ins w:id="1375" w:author="Jie Wang5909" w:date="2026-10-14T00:02:00Z"/>
              </w:rPr>
            </w:pPr>
          </w:p>
        </w:tc>
        <w:tc>
          <w:tcPr>
            <w:tcW w:w="0" w:type="auto"/>
            <w:vMerge/>
            <w:vAlign w:val="center"/>
            <w:hideMark/>
          </w:tcPr>
          <w:p w14:paraId="71AF0A40" w14:textId="77777777" w:rsidR="00B81441" w:rsidRPr="008A796B" w:rsidRDefault="00B81441" w:rsidP="004C712B">
            <w:pPr>
              <w:jc w:val="center"/>
              <w:rPr>
                <w:ins w:id="1376" w:author="Jie Wang5909" w:date="2026-10-14T00:02:00Z"/>
              </w:rPr>
            </w:pPr>
          </w:p>
        </w:tc>
        <w:tc>
          <w:tcPr>
            <w:tcW w:w="0" w:type="auto"/>
            <w:vMerge/>
            <w:vAlign w:val="center"/>
            <w:hideMark/>
          </w:tcPr>
          <w:p w14:paraId="6329369A" w14:textId="77777777" w:rsidR="00B81441" w:rsidRPr="008A796B" w:rsidRDefault="00B81441" w:rsidP="004C712B">
            <w:pPr>
              <w:jc w:val="center"/>
              <w:rPr>
                <w:ins w:id="1377" w:author="Jie Wang5909" w:date="2026-10-14T00:02:00Z"/>
              </w:rPr>
            </w:pPr>
          </w:p>
        </w:tc>
        <w:tc>
          <w:tcPr>
            <w:tcW w:w="1248" w:type="dxa"/>
            <w:vMerge/>
            <w:vAlign w:val="center"/>
            <w:hideMark/>
          </w:tcPr>
          <w:p w14:paraId="3F20ADCD" w14:textId="77777777" w:rsidR="00B81441" w:rsidRPr="008A796B" w:rsidRDefault="00B81441" w:rsidP="004C712B">
            <w:pPr>
              <w:jc w:val="center"/>
              <w:rPr>
                <w:ins w:id="1378" w:author="Jie Wang5909" w:date="2026-10-14T00:02:00Z"/>
              </w:rPr>
            </w:pPr>
          </w:p>
        </w:tc>
        <w:tc>
          <w:tcPr>
            <w:tcW w:w="700" w:type="dxa"/>
            <w:vMerge/>
            <w:vAlign w:val="center"/>
            <w:hideMark/>
          </w:tcPr>
          <w:p w14:paraId="63B874FA" w14:textId="77777777" w:rsidR="00B81441" w:rsidRPr="008A796B" w:rsidRDefault="00B81441" w:rsidP="004C712B">
            <w:pPr>
              <w:jc w:val="center"/>
              <w:rPr>
                <w:ins w:id="1379" w:author="Jie Wang5909" w:date="2026-10-14T00:02:00Z"/>
              </w:rPr>
            </w:pPr>
          </w:p>
        </w:tc>
        <w:tc>
          <w:tcPr>
            <w:tcW w:w="0" w:type="auto"/>
            <w:vMerge/>
            <w:vAlign w:val="center"/>
            <w:hideMark/>
          </w:tcPr>
          <w:p w14:paraId="366C7D0D" w14:textId="77777777" w:rsidR="00B81441" w:rsidRPr="008A796B" w:rsidRDefault="00B81441" w:rsidP="004C712B">
            <w:pPr>
              <w:jc w:val="center"/>
              <w:rPr>
                <w:ins w:id="1380" w:author="Jie Wang5909" w:date="2026-10-14T00:02:00Z"/>
              </w:rPr>
            </w:pPr>
          </w:p>
        </w:tc>
        <w:tc>
          <w:tcPr>
            <w:tcW w:w="0" w:type="auto"/>
            <w:vAlign w:val="center"/>
            <w:hideMark/>
          </w:tcPr>
          <w:p w14:paraId="7B063A94" w14:textId="0C082CBD" w:rsidR="00B81441" w:rsidRPr="008A796B" w:rsidRDefault="72C834EE">
            <w:pPr>
              <w:jc w:val="center"/>
              <w:rPr>
                <w:ins w:id="1381" w:author="Jie Wang5909" w:date="2026-10-14T00:02:00Z"/>
                <w:sz w:val="18"/>
                <w:szCs w:val="18"/>
              </w:rPr>
              <w:pPrChange w:id="1382" w:author="Yu Zhang12718" w:date="2026-10-15T06:18:00Z">
                <w:pPr/>
              </w:pPrChange>
            </w:pPr>
            <w:ins w:id="1383" w:author="Jie Wang5909" w:date="2026-10-14T00:02:00Z">
              <w:r w:rsidRPr="797C4670">
                <w:rPr>
                  <w:sz w:val="18"/>
                  <w:szCs w:val="18"/>
                </w:rPr>
                <w:t>+</w:t>
              </w:r>
              <w:proofErr w:type="spellStart"/>
              <w:r w:rsidRPr="797C4670">
                <w:rPr>
                  <w:sz w:val="18"/>
                  <w:szCs w:val="18"/>
                </w:rPr>
                <w:t>Gly</w:t>
              </w:r>
              <w:proofErr w:type="spellEnd"/>
              <w:r w:rsidRPr="797C4670">
                <w:rPr>
                  <w:sz w:val="18"/>
                  <w:szCs w:val="18"/>
                </w:rPr>
                <w:t xml:space="preserve"> </w:t>
              </w:r>
              <w:proofErr w:type="spellStart"/>
              <w:r w:rsidRPr="797C4670">
                <w:rPr>
                  <w:sz w:val="18"/>
                  <w:szCs w:val="18"/>
                </w:rPr>
                <w:t>impuritiy</w:t>
              </w:r>
              <w:proofErr w:type="spellEnd"/>
            </w:ins>
          </w:p>
        </w:tc>
        <w:tc>
          <w:tcPr>
            <w:tcW w:w="0" w:type="auto"/>
            <w:vAlign w:val="center"/>
            <w:hideMark/>
          </w:tcPr>
          <w:p w14:paraId="39023E52" w14:textId="236CEA8C" w:rsidR="00B81441" w:rsidRPr="008A796B" w:rsidRDefault="030B6893" w:rsidP="004C712B">
            <w:pPr>
              <w:spacing w:line="276" w:lineRule="auto"/>
              <w:ind w:rightChars="-1" w:right="-2"/>
              <w:jc w:val="center"/>
              <w:rPr>
                <w:ins w:id="1384" w:author="Jie Wang5909" w:date="2026-10-14T00:02:00Z"/>
                <w:sz w:val="18"/>
                <w:szCs w:val="18"/>
              </w:rPr>
            </w:pPr>
            <w:ins w:id="1385" w:author="Yu Zhang12718" w:date="2026-10-19T11:45:00Z">
              <w:r w:rsidRPr="4F9E693F">
                <w:rPr>
                  <w:sz w:val="18"/>
                  <w:szCs w:val="18"/>
                </w:rPr>
                <w:t>0</w:t>
              </w:r>
            </w:ins>
            <w:ins w:id="1386" w:author="Yu Zhang12718" w:date="2026-10-15T06:18:00Z">
              <w:r w:rsidR="0C1D58BE" w:rsidRPr="4F9E693F">
                <w:rPr>
                  <w:sz w:val="18"/>
                  <w:szCs w:val="18"/>
                </w:rPr>
                <w:t>.5%</w:t>
              </w:r>
            </w:ins>
            <w:ins w:id="1387" w:author="Jie Wang5909" w:date="2026-10-14T00:02:00Z">
              <w:del w:id="1388" w:author="Yu Zhang12718" w:date="2026-10-15T06:18:00Z">
                <w:r w:rsidR="2AC5881F" w:rsidRPr="4F9E693F" w:rsidDel="56A9CBF7">
                  <w:rPr>
                    <w:sz w:val="18"/>
                    <w:szCs w:val="18"/>
                  </w:rPr>
                  <w:delText>TBD</w:delText>
                </w:r>
              </w:del>
            </w:ins>
          </w:p>
        </w:tc>
        <w:tc>
          <w:tcPr>
            <w:tcW w:w="0" w:type="auto"/>
            <w:vMerge/>
            <w:vAlign w:val="center"/>
          </w:tcPr>
          <w:p w14:paraId="261DA1B0" w14:textId="03B73CFF" w:rsidR="00B81441" w:rsidRPr="008A796B" w:rsidRDefault="00B81441" w:rsidP="004C712B">
            <w:pPr>
              <w:spacing w:line="276" w:lineRule="auto"/>
              <w:ind w:rightChars="-1" w:right="-2"/>
              <w:jc w:val="center"/>
              <w:rPr>
                <w:ins w:id="1389" w:author="Jie Wang5909" w:date="2026-10-14T00:02:00Z"/>
              </w:rPr>
            </w:pPr>
          </w:p>
        </w:tc>
        <w:tc>
          <w:tcPr>
            <w:tcW w:w="0" w:type="auto"/>
            <w:vMerge/>
            <w:vAlign w:val="center"/>
          </w:tcPr>
          <w:p w14:paraId="59D0A4DE" w14:textId="12F83FC4" w:rsidR="00B81441" w:rsidRPr="008A796B" w:rsidRDefault="00B81441" w:rsidP="004C712B">
            <w:pPr>
              <w:spacing w:line="276" w:lineRule="auto"/>
              <w:ind w:rightChars="-1" w:right="-2"/>
              <w:jc w:val="center"/>
              <w:rPr>
                <w:ins w:id="1390" w:author="Jie Wang5909" w:date="2026-10-14T00:02:00Z"/>
              </w:rPr>
            </w:pPr>
          </w:p>
        </w:tc>
      </w:tr>
      <w:tr w:rsidR="00B81441" w:rsidRPr="008A796B" w14:paraId="278E9706" w14:textId="77777777" w:rsidTr="4F9E693F">
        <w:trPr>
          <w:trHeight w:val="934"/>
          <w:ins w:id="1391" w:author="Jie Wang5909" w:date="2026-10-14T00:02:00Z"/>
        </w:trPr>
        <w:tc>
          <w:tcPr>
            <w:tcW w:w="0" w:type="auto"/>
            <w:vMerge/>
            <w:vAlign w:val="center"/>
            <w:hideMark/>
          </w:tcPr>
          <w:p w14:paraId="3F611E40" w14:textId="77777777" w:rsidR="00B81441" w:rsidRPr="008A796B" w:rsidRDefault="00B81441" w:rsidP="004C712B">
            <w:pPr>
              <w:spacing w:line="276" w:lineRule="auto"/>
              <w:ind w:rightChars="-1" w:right="-2"/>
              <w:jc w:val="center"/>
              <w:rPr>
                <w:ins w:id="1392" w:author="Jie Wang5909" w:date="2026-10-14T00:02:00Z"/>
                <w:sz w:val="18"/>
                <w:szCs w:val="18"/>
              </w:rPr>
            </w:pPr>
          </w:p>
        </w:tc>
        <w:tc>
          <w:tcPr>
            <w:tcW w:w="0" w:type="auto"/>
            <w:vMerge/>
            <w:vAlign w:val="center"/>
            <w:hideMark/>
          </w:tcPr>
          <w:p w14:paraId="0BD26507" w14:textId="77777777" w:rsidR="00B81441" w:rsidRPr="008A796B" w:rsidRDefault="00B81441" w:rsidP="004C712B">
            <w:pPr>
              <w:spacing w:line="276" w:lineRule="auto"/>
              <w:ind w:rightChars="-1" w:right="-2"/>
              <w:jc w:val="center"/>
              <w:rPr>
                <w:ins w:id="1393" w:author="Jie Wang5909" w:date="2026-10-14T00:02:00Z"/>
                <w:sz w:val="18"/>
                <w:szCs w:val="18"/>
              </w:rPr>
            </w:pPr>
          </w:p>
        </w:tc>
        <w:tc>
          <w:tcPr>
            <w:tcW w:w="0" w:type="auto"/>
            <w:vMerge/>
            <w:vAlign w:val="center"/>
            <w:hideMark/>
          </w:tcPr>
          <w:p w14:paraId="217A86FA" w14:textId="77777777" w:rsidR="00B81441" w:rsidRPr="008A796B" w:rsidRDefault="00B81441" w:rsidP="004C712B">
            <w:pPr>
              <w:spacing w:line="276" w:lineRule="auto"/>
              <w:ind w:rightChars="-1" w:right="-2"/>
              <w:jc w:val="center"/>
              <w:rPr>
                <w:ins w:id="1394" w:author="Jie Wang5909" w:date="2026-10-14T00:02:00Z"/>
                <w:sz w:val="18"/>
                <w:szCs w:val="18"/>
              </w:rPr>
            </w:pPr>
          </w:p>
        </w:tc>
        <w:tc>
          <w:tcPr>
            <w:tcW w:w="0" w:type="auto"/>
            <w:gridSpan w:val="2"/>
            <w:vAlign w:val="center"/>
            <w:hideMark/>
          </w:tcPr>
          <w:p w14:paraId="7498D898" w14:textId="77777777" w:rsidR="00B81441" w:rsidRPr="008A796B" w:rsidRDefault="00B81441" w:rsidP="004C712B">
            <w:pPr>
              <w:spacing w:line="276" w:lineRule="auto"/>
              <w:ind w:rightChars="-1" w:right="-2"/>
              <w:jc w:val="center"/>
              <w:rPr>
                <w:ins w:id="1395" w:author="Jie Wang5909" w:date="2026-10-14T00:02:00Z"/>
                <w:sz w:val="18"/>
                <w:szCs w:val="18"/>
              </w:rPr>
            </w:pPr>
            <w:ins w:id="1396" w:author="Jie Wang5909" w:date="2026-10-14T00:02:00Z">
              <w:r w:rsidRPr="008A796B">
                <w:rPr>
                  <w:sz w:val="18"/>
                  <w:szCs w:val="18"/>
                </w:rPr>
                <w:t>Report individual impurities ≥ 0.10% by RRT</w:t>
              </w:r>
            </w:ins>
          </w:p>
        </w:tc>
        <w:tc>
          <w:tcPr>
            <w:tcW w:w="0" w:type="auto"/>
            <w:vMerge/>
            <w:vAlign w:val="center"/>
            <w:hideMark/>
          </w:tcPr>
          <w:p w14:paraId="26BA2CC4" w14:textId="77777777" w:rsidR="00B81441" w:rsidRPr="008A796B" w:rsidRDefault="00B81441" w:rsidP="004C712B">
            <w:pPr>
              <w:spacing w:line="276" w:lineRule="auto"/>
              <w:ind w:rightChars="-1" w:right="-2"/>
              <w:jc w:val="center"/>
              <w:rPr>
                <w:ins w:id="1397" w:author="Jie Wang5909" w:date="2026-10-14T00:02:00Z"/>
                <w:sz w:val="18"/>
                <w:szCs w:val="18"/>
              </w:rPr>
            </w:pPr>
          </w:p>
        </w:tc>
        <w:tc>
          <w:tcPr>
            <w:tcW w:w="0" w:type="auto"/>
            <w:vAlign w:val="center"/>
            <w:hideMark/>
          </w:tcPr>
          <w:p w14:paraId="4F542442" w14:textId="77777777" w:rsidR="00B81441" w:rsidRPr="008A796B" w:rsidRDefault="00B81441" w:rsidP="004C712B">
            <w:pPr>
              <w:spacing w:line="276" w:lineRule="auto"/>
              <w:ind w:rightChars="-1" w:right="-2"/>
              <w:jc w:val="center"/>
              <w:rPr>
                <w:ins w:id="1398" w:author="Jie Wang5909" w:date="2026-10-14T00:02:00Z"/>
                <w:sz w:val="18"/>
                <w:szCs w:val="18"/>
              </w:rPr>
            </w:pPr>
            <w:ins w:id="1399" w:author="Jie Wang5909" w:date="2026-10-14T00:02:00Z">
              <w:r w:rsidRPr="008A796B">
                <w:rPr>
                  <w:sz w:val="18"/>
                  <w:szCs w:val="18"/>
                </w:rPr>
                <w:t xml:space="preserve">Any individual impurities (Report individual </w:t>
              </w:r>
              <w:r w:rsidRPr="008A796B">
                <w:rPr>
                  <w:sz w:val="18"/>
                  <w:szCs w:val="18"/>
                </w:rPr>
                <w:lastRenderedPageBreak/>
                <w:t>impurities ≥ 0.10% by RRT)</w:t>
              </w:r>
            </w:ins>
          </w:p>
        </w:tc>
        <w:tc>
          <w:tcPr>
            <w:tcW w:w="0" w:type="auto"/>
            <w:vAlign w:val="center"/>
            <w:hideMark/>
          </w:tcPr>
          <w:p w14:paraId="69FFD5A2" w14:textId="77777777" w:rsidR="00B81441" w:rsidRPr="008A796B" w:rsidRDefault="00B81441" w:rsidP="004C712B">
            <w:pPr>
              <w:spacing w:line="276" w:lineRule="auto"/>
              <w:ind w:rightChars="-1" w:right="-2"/>
              <w:jc w:val="center"/>
              <w:rPr>
                <w:ins w:id="1400" w:author="Jie Wang5909" w:date="2026-10-14T00:02:00Z"/>
                <w:sz w:val="18"/>
                <w:szCs w:val="18"/>
              </w:rPr>
            </w:pPr>
            <w:ins w:id="1401" w:author="Jie Wang5909" w:date="2026-10-14T00:02:00Z">
              <w:r w:rsidRPr="008A796B">
                <w:rPr>
                  <w:sz w:val="18"/>
                  <w:szCs w:val="18"/>
                </w:rPr>
                <w:lastRenderedPageBreak/>
                <w:t>≤ 0.5%</w:t>
              </w:r>
            </w:ins>
          </w:p>
        </w:tc>
        <w:tc>
          <w:tcPr>
            <w:tcW w:w="0" w:type="auto"/>
            <w:vMerge/>
            <w:vAlign w:val="center"/>
          </w:tcPr>
          <w:p w14:paraId="16B3AA01" w14:textId="0BA9D184" w:rsidR="00B81441" w:rsidRPr="008A796B" w:rsidRDefault="00B81441" w:rsidP="004C712B">
            <w:pPr>
              <w:spacing w:line="276" w:lineRule="auto"/>
              <w:ind w:rightChars="-1" w:right="-2"/>
              <w:jc w:val="center"/>
              <w:rPr>
                <w:ins w:id="1402" w:author="Jie Wang5909" w:date="2026-10-14T00:02:00Z"/>
                <w:sz w:val="18"/>
                <w:szCs w:val="18"/>
              </w:rPr>
            </w:pPr>
          </w:p>
        </w:tc>
        <w:tc>
          <w:tcPr>
            <w:tcW w:w="0" w:type="auto"/>
            <w:vMerge/>
            <w:vAlign w:val="center"/>
          </w:tcPr>
          <w:p w14:paraId="058DAF66" w14:textId="1125CACD" w:rsidR="00B81441" w:rsidRPr="008A796B" w:rsidRDefault="00B81441" w:rsidP="004C712B">
            <w:pPr>
              <w:spacing w:line="276" w:lineRule="auto"/>
              <w:ind w:rightChars="-1" w:right="-2"/>
              <w:jc w:val="center"/>
              <w:rPr>
                <w:ins w:id="1403" w:author="Jie Wang5909" w:date="2026-10-14T00:02:00Z"/>
                <w:sz w:val="18"/>
                <w:szCs w:val="18"/>
              </w:rPr>
            </w:pPr>
          </w:p>
        </w:tc>
      </w:tr>
      <w:tr w:rsidR="00B81441" w:rsidRPr="008A796B" w14:paraId="4547E0FE" w14:textId="77777777" w:rsidTr="4F9E693F">
        <w:trPr>
          <w:ins w:id="1404" w:author="Jie Wang5909" w:date="2026-10-14T00:02:00Z"/>
        </w:trPr>
        <w:tc>
          <w:tcPr>
            <w:tcW w:w="0" w:type="auto"/>
            <w:vMerge/>
            <w:vAlign w:val="center"/>
            <w:hideMark/>
          </w:tcPr>
          <w:p w14:paraId="24449926" w14:textId="77777777" w:rsidR="00B81441" w:rsidRPr="008A796B" w:rsidRDefault="00B81441" w:rsidP="004C712B">
            <w:pPr>
              <w:spacing w:line="276" w:lineRule="auto"/>
              <w:ind w:rightChars="-1" w:right="-2"/>
              <w:jc w:val="center"/>
              <w:rPr>
                <w:ins w:id="1405" w:author="Jie Wang5909" w:date="2026-10-14T00:02:00Z"/>
                <w:sz w:val="18"/>
                <w:szCs w:val="18"/>
              </w:rPr>
            </w:pPr>
          </w:p>
        </w:tc>
        <w:tc>
          <w:tcPr>
            <w:tcW w:w="0" w:type="auto"/>
            <w:vAlign w:val="center"/>
            <w:hideMark/>
          </w:tcPr>
          <w:p w14:paraId="76B403B8" w14:textId="77777777" w:rsidR="00B81441" w:rsidRPr="008A796B" w:rsidRDefault="00B81441" w:rsidP="004C712B">
            <w:pPr>
              <w:spacing w:line="276" w:lineRule="auto"/>
              <w:ind w:rightChars="-1" w:right="-2"/>
              <w:jc w:val="center"/>
              <w:rPr>
                <w:ins w:id="1406" w:author="Jie Wang5909" w:date="2026-10-14T00:02:00Z"/>
                <w:sz w:val="18"/>
                <w:szCs w:val="18"/>
              </w:rPr>
            </w:pPr>
            <w:ins w:id="1407" w:author="Jie Wang5909" w:date="2026-10-14T00:02:00Z">
              <w:r w:rsidRPr="008A796B">
                <w:rPr>
                  <w:sz w:val="18"/>
                  <w:szCs w:val="18"/>
                </w:rPr>
                <w:t>Assay by UHPLC</w:t>
              </w:r>
            </w:ins>
          </w:p>
        </w:tc>
        <w:tc>
          <w:tcPr>
            <w:tcW w:w="0" w:type="auto"/>
            <w:vAlign w:val="center"/>
            <w:hideMark/>
          </w:tcPr>
          <w:p w14:paraId="72FF9D88" w14:textId="77777777" w:rsidR="00B81441" w:rsidRPr="008A796B" w:rsidRDefault="00B81441" w:rsidP="004C712B">
            <w:pPr>
              <w:spacing w:line="276" w:lineRule="auto"/>
              <w:ind w:rightChars="-1" w:right="-2"/>
              <w:jc w:val="center"/>
              <w:rPr>
                <w:ins w:id="1408" w:author="Jie Wang5909" w:date="2026-10-14T00:02:00Z"/>
                <w:sz w:val="18"/>
                <w:szCs w:val="18"/>
              </w:rPr>
            </w:pPr>
            <w:ins w:id="1409" w:author="Jie Wang5909" w:date="2026-10-14T00:02:00Z">
              <w:r w:rsidRPr="008A796B">
                <w:rPr>
                  <w:sz w:val="18"/>
                  <w:szCs w:val="18"/>
                </w:rPr>
                <w:t>AM-140021-003</w:t>
              </w:r>
            </w:ins>
          </w:p>
        </w:tc>
        <w:tc>
          <w:tcPr>
            <w:tcW w:w="0" w:type="auto"/>
            <w:gridSpan w:val="2"/>
            <w:vAlign w:val="center"/>
            <w:hideMark/>
          </w:tcPr>
          <w:p w14:paraId="534B55A1" w14:textId="77777777" w:rsidR="00B81441" w:rsidRPr="008A796B" w:rsidRDefault="00B81441" w:rsidP="004C712B">
            <w:pPr>
              <w:spacing w:line="276" w:lineRule="auto"/>
              <w:ind w:rightChars="-1" w:right="-2"/>
              <w:jc w:val="center"/>
              <w:rPr>
                <w:ins w:id="1410" w:author="Jie Wang5909" w:date="2026-10-14T00:02:00Z"/>
                <w:sz w:val="18"/>
                <w:szCs w:val="18"/>
              </w:rPr>
            </w:pPr>
            <w:ins w:id="1411" w:author="Jie Wang5909" w:date="2026-10-14T00:02:00Z">
              <w:r w:rsidRPr="008A796B">
                <w:rPr>
                  <w:sz w:val="18"/>
                  <w:szCs w:val="18"/>
                </w:rPr>
                <w:t>≥ 80.0 and ≤ 110.0 (%w/w)</w:t>
              </w:r>
            </w:ins>
          </w:p>
        </w:tc>
        <w:tc>
          <w:tcPr>
            <w:tcW w:w="0" w:type="auto"/>
            <w:vAlign w:val="center"/>
            <w:hideMark/>
          </w:tcPr>
          <w:p w14:paraId="0C20D8A2" w14:textId="77777777" w:rsidR="00B81441" w:rsidRPr="008A796B" w:rsidRDefault="00B81441" w:rsidP="004C712B">
            <w:pPr>
              <w:spacing w:line="276" w:lineRule="auto"/>
              <w:ind w:rightChars="-1" w:right="-2"/>
              <w:jc w:val="center"/>
              <w:rPr>
                <w:ins w:id="1412" w:author="Jie Wang5909" w:date="2026-10-14T00:02:00Z"/>
                <w:sz w:val="18"/>
                <w:szCs w:val="18"/>
              </w:rPr>
            </w:pPr>
            <w:ins w:id="1413" w:author="Jie Wang5909" w:date="2026-10-14T00:02:00Z">
              <w:r w:rsidRPr="008A796B">
                <w:rPr>
                  <w:sz w:val="18"/>
                  <w:szCs w:val="18"/>
                </w:rPr>
                <w:t>AM-140021-003</w:t>
              </w:r>
            </w:ins>
          </w:p>
        </w:tc>
        <w:tc>
          <w:tcPr>
            <w:tcW w:w="0" w:type="auto"/>
            <w:gridSpan w:val="2"/>
            <w:vAlign w:val="center"/>
            <w:hideMark/>
          </w:tcPr>
          <w:p w14:paraId="63237BD7" w14:textId="11D16DE8" w:rsidR="00B81441" w:rsidRPr="008A796B" w:rsidRDefault="72C834EE">
            <w:pPr>
              <w:spacing w:line="276" w:lineRule="auto"/>
              <w:ind w:rightChars="-1" w:right="-2"/>
              <w:jc w:val="center"/>
              <w:rPr>
                <w:ins w:id="1414" w:author="Jie Wang5909" w:date="2026-10-14T00:02:00Z"/>
                <w:sz w:val="18"/>
                <w:szCs w:val="18"/>
              </w:rPr>
            </w:pPr>
            <w:ins w:id="1415" w:author="Jie Wang5909" w:date="2026-10-14T00:02:00Z">
              <w:r w:rsidRPr="797C4670">
                <w:rPr>
                  <w:sz w:val="18"/>
                  <w:szCs w:val="18"/>
                </w:rPr>
                <w:t>≥ 80.0</w:t>
              </w:r>
              <w:commentRangeStart w:id="1416"/>
              <w:commentRangeStart w:id="1417"/>
              <w:r w:rsidRPr="797C4670">
                <w:rPr>
                  <w:sz w:val="18"/>
                  <w:szCs w:val="18"/>
                </w:rPr>
                <w:t xml:space="preserve"> </w:t>
              </w:r>
            </w:ins>
            <w:commentRangeEnd w:id="1416"/>
            <w:del w:id="1418" w:author="Jie Wang5909" w:date="2026-10-16T20:39:00Z">
              <w:r w:rsidR="00B81441" w:rsidRPr="797C4670" w:rsidDel="00241115">
                <w:rPr>
                  <w:rStyle w:val="a4"/>
                  <w:sz w:val="18"/>
                  <w:szCs w:val="18"/>
                </w:rPr>
                <w:commentReference w:id="1416"/>
              </w:r>
              <w:commentRangeEnd w:id="1417"/>
              <w:r>
                <w:rPr>
                  <w:rStyle w:val="a4"/>
                </w:rPr>
                <w:commentReference w:id="1417"/>
              </w:r>
            </w:del>
            <w:ins w:id="1419" w:author="Jie Wang5909" w:date="2026-10-14T00:02:00Z">
              <w:r w:rsidRPr="797C4670">
                <w:rPr>
                  <w:sz w:val="18"/>
                  <w:szCs w:val="18"/>
                </w:rPr>
                <w:t>(%w/w)</w:t>
              </w:r>
            </w:ins>
          </w:p>
        </w:tc>
        <w:tc>
          <w:tcPr>
            <w:tcW w:w="0" w:type="auto"/>
            <w:vMerge/>
            <w:vAlign w:val="center"/>
          </w:tcPr>
          <w:p w14:paraId="6352E1C3" w14:textId="2A29BF47" w:rsidR="00B81441" w:rsidRPr="008A796B" w:rsidRDefault="00B81441" w:rsidP="004C712B">
            <w:pPr>
              <w:spacing w:line="276" w:lineRule="auto"/>
              <w:ind w:rightChars="-1" w:right="-2"/>
              <w:jc w:val="center"/>
              <w:rPr>
                <w:ins w:id="1420" w:author="Jie Wang5909" w:date="2026-10-14T00:02:00Z"/>
                <w:sz w:val="18"/>
                <w:szCs w:val="18"/>
              </w:rPr>
            </w:pPr>
          </w:p>
        </w:tc>
        <w:tc>
          <w:tcPr>
            <w:tcW w:w="0" w:type="auto"/>
            <w:vMerge/>
            <w:vAlign w:val="center"/>
          </w:tcPr>
          <w:p w14:paraId="7DABDCF0" w14:textId="433BEC6F" w:rsidR="00B81441" w:rsidRPr="008A796B" w:rsidRDefault="00B81441" w:rsidP="004C712B">
            <w:pPr>
              <w:spacing w:line="276" w:lineRule="auto"/>
              <w:ind w:rightChars="-1" w:right="-2"/>
              <w:jc w:val="center"/>
              <w:rPr>
                <w:ins w:id="1421" w:author="Jie Wang5909" w:date="2026-10-14T00:02:00Z"/>
                <w:sz w:val="18"/>
                <w:szCs w:val="18"/>
              </w:rPr>
            </w:pPr>
          </w:p>
        </w:tc>
      </w:tr>
      <w:tr w:rsidR="00FF56FE" w:rsidRPr="008A796B" w14:paraId="65D64222" w14:textId="77777777" w:rsidTr="4F9E693F">
        <w:trPr>
          <w:trHeight w:val="300"/>
          <w:ins w:id="1422" w:author="Jie Wang5909" w:date="2026-10-14T00:02:00Z"/>
        </w:trPr>
        <w:tc>
          <w:tcPr>
            <w:tcW w:w="0" w:type="auto"/>
            <w:vMerge/>
            <w:vAlign w:val="center"/>
            <w:hideMark/>
          </w:tcPr>
          <w:p w14:paraId="718F4936" w14:textId="77777777" w:rsidR="002852C6" w:rsidRPr="008A796B" w:rsidRDefault="002852C6" w:rsidP="004C712B">
            <w:pPr>
              <w:jc w:val="center"/>
              <w:rPr>
                <w:ins w:id="1423" w:author="Jie Wang5909" w:date="2026-10-14T00:02:00Z"/>
              </w:rPr>
            </w:pPr>
          </w:p>
        </w:tc>
        <w:tc>
          <w:tcPr>
            <w:tcW w:w="0" w:type="auto"/>
            <w:vAlign w:val="center"/>
            <w:hideMark/>
          </w:tcPr>
          <w:p w14:paraId="20F88DC3" w14:textId="77777777" w:rsidR="002852C6" w:rsidRPr="008A796B" w:rsidRDefault="002852C6" w:rsidP="004C712B">
            <w:pPr>
              <w:spacing w:line="276" w:lineRule="auto"/>
              <w:ind w:rightChars="-1" w:right="-2"/>
              <w:jc w:val="center"/>
              <w:rPr>
                <w:ins w:id="1424" w:author="Jie Wang5909" w:date="2026-10-14T00:02:00Z"/>
                <w:sz w:val="18"/>
                <w:szCs w:val="18"/>
              </w:rPr>
            </w:pPr>
            <w:ins w:id="1425" w:author="Jie Wang5909" w:date="2026-10-14T00:02:00Z">
              <w:r w:rsidRPr="008A796B">
                <w:rPr>
                  <w:sz w:val="18"/>
                  <w:szCs w:val="18"/>
                </w:rPr>
                <w:t>Water content by KF</w:t>
              </w:r>
            </w:ins>
          </w:p>
        </w:tc>
        <w:tc>
          <w:tcPr>
            <w:tcW w:w="0" w:type="auto"/>
            <w:vAlign w:val="center"/>
            <w:hideMark/>
          </w:tcPr>
          <w:p w14:paraId="7A63301A" w14:textId="77777777" w:rsidR="002852C6" w:rsidRPr="008A796B" w:rsidRDefault="002852C6" w:rsidP="004C712B">
            <w:pPr>
              <w:spacing w:line="276" w:lineRule="auto"/>
              <w:ind w:rightChars="-1" w:right="-2"/>
              <w:jc w:val="center"/>
              <w:rPr>
                <w:ins w:id="1426" w:author="Jie Wang5909" w:date="2026-10-14T00:02:00Z"/>
                <w:sz w:val="18"/>
                <w:szCs w:val="18"/>
              </w:rPr>
            </w:pPr>
            <w:ins w:id="1427" w:author="Jie Wang5909" w:date="2026-10-14T00:02:00Z">
              <w:r w:rsidRPr="008A796B">
                <w:rPr>
                  <w:sz w:val="18"/>
                  <w:szCs w:val="18"/>
                </w:rPr>
                <w:t>AM-140021-002</w:t>
              </w:r>
            </w:ins>
          </w:p>
        </w:tc>
        <w:tc>
          <w:tcPr>
            <w:tcW w:w="0" w:type="auto"/>
            <w:gridSpan w:val="2"/>
            <w:vAlign w:val="center"/>
            <w:hideMark/>
          </w:tcPr>
          <w:p w14:paraId="4A395379" w14:textId="77777777" w:rsidR="002852C6" w:rsidRPr="008A796B" w:rsidRDefault="002852C6" w:rsidP="004C712B">
            <w:pPr>
              <w:spacing w:line="276" w:lineRule="auto"/>
              <w:ind w:rightChars="-1" w:right="-2"/>
              <w:jc w:val="center"/>
              <w:rPr>
                <w:ins w:id="1428" w:author="Jie Wang5909" w:date="2026-10-14T00:02:00Z"/>
                <w:sz w:val="18"/>
                <w:szCs w:val="18"/>
              </w:rPr>
            </w:pPr>
            <w:ins w:id="1429" w:author="Jie Wang5909" w:date="2026-10-14T00:02:00Z">
              <w:r w:rsidRPr="008A796B">
                <w:rPr>
                  <w:sz w:val="18"/>
                  <w:szCs w:val="18"/>
                </w:rPr>
                <w:t>≤ 2.0%w/w</w:t>
              </w:r>
            </w:ins>
          </w:p>
        </w:tc>
        <w:tc>
          <w:tcPr>
            <w:tcW w:w="0" w:type="auto"/>
            <w:vAlign w:val="center"/>
            <w:hideMark/>
          </w:tcPr>
          <w:p w14:paraId="144436E1" w14:textId="77777777" w:rsidR="002852C6" w:rsidRPr="008A796B" w:rsidRDefault="002852C6" w:rsidP="004C712B">
            <w:pPr>
              <w:spacing w:line="276" w:lineRule="auto"/>
              <w:ind w:rightChars="-1" w:right="-2"/>
              <w:jc w:val="center"/>
              <w:rPr>
                <w:ins w:id="1430" w:author="Jie Wang5909" w:date="2026-10-14T00:02:00Z"/>
                <w:sz w:val="18"/>
                <w:szCs w:val="18"/>
              </w:rPr>
            </w:pPr>
            <w:ins w:id="1431" w:author="Jie Wang5909" w:date="2026-10-14T00:02:00Z">
              <w:r w:rsidRPr="008A796B">
                <w:rPr>
                  <w:sz w:val="18"/>
                  <w:szCs w:val="18"/>
                </w:rPr>
                <w:t>AM-140021-002</w:t>
              </w:r>
            </w:ins>
          </w:p>
        </w:tc>
        <w:tc>
          <w:tcPr>
            <w:tcW w:w="0" w:type="auto"/>
            <w:gridSpan w:val="2"/>
            <w:vAlign w:val="center"/>
            <w:hideMark/>
          </w:tcPr>
          <w:p w14:paraId="17FA1B20" w14:textId="0EAAAEFA" w:rsidR="002852C6" w:rsidRPr="008A796B" w:rsidRDefault="009429C6" w:rsidP="797C4670">
            <w:pPr>
              <w:spacing w:line="276" w:lineRule="auto"/>
              <w:rPr>
                <w:ins w:id="1432" w:author="Jie Wang5909" w:date="2026-10-14T00:02:00Z"/>
                <w:sz w:val="18"/>
                <w:szCs w:val="18"/>
              </w:rPr>
            </w:pPr>
            <w:commentRangeStart w:id="1433"/>
            <w:commentRangeStart w:id="1434"/>
            <w:ins w:id="1435" w:author="Jie Wang5909" w:date="2026-10-14T00:02:00Z">
              <w:del w:id="1436" w:author="Yu Zhang12718" w:date="2026-10-15T06:18:00Z">
                <w:r w:rsidRPr="797C4670" w:rsidDel="0666E824">
                  <w:rPr>
                    <w:sz w:val="18"/>
                    <w:szCs w:val="18"/>
                  </w:rPr>
                  <w:delText>TBD</w:delText>
                </w:r>
              </w:del>
            </w:ins>
            <w:commentRangeEnd w:id="1433"/>
            <w:r w:rsidRPr="797C4670">
              <w:rPr>
                <w:rStyle w:val="a4"/>
                <w:sz w:val="18"/>
                <w:szCs w:val="18"/>
              </w:rPr>
              <w:commentReference w:id="1433"/>
            </w:r>
            <w:commentRangeEnd w:id="1434"/>
            <w:r>
              <w:rPr>
                <w:rStyle w:val="a4"/>
              </w:rPr>
              <w:commentReference w:id="1434"/>
            </w:r>
            <w:r w:rsidR="797C4670" w:rsidRPr="797C4670">
              <w:rPr>
                <w:sz w:val="18"/>
                <w:szCs w:val="18"/>
              </w:rPr>
              <w:t>Report</w:t>
            </w:r>
          </w:p>
        </w:tc>
        <w:tc>
          <w:tcPr>
            <w:tcW w:w="0" w:type="auto"/>
            <w:vAlign w:val="center"/>
          </w:tcPr>
          <w:p w14:paraId="1CC48DDF" w14:textId="77777777" w:rsidR="00B81441" w:rsidRDefault="00B81441" w:rsidP="00B81441">
            <w:pPr>
              <w:jc w:val="center"/>
              <w:rPr>
                <w:ins w:id="1437" w:author="Yongle Liu" w:date="2026-10-14T10:09:00Z"/>
                <w:sz w:val="18"/>
                <w:szCs w:val="18"/>
              </w:rPr>
            </w:pPr>
            <w:ins w:id="1438" w:author="Yongle Liu" w:date="2026-10-14T10:09:00Z">
              <w:r>
                <w:rPr>
                  <w:rFonts w:hint="eastAsia"/>
                  <w:sz w:val="18"/>
                  <w:szCs w:val="18"/>
                </w:rPr>
                <w:t>A</w:t>
              </w:r>
              <w:r>
                <w:rPr>
                  <w:sz w:val="18"/>
                  <w:szCs w:val="18"/>
                </w:rPr>
                <w:t>M-140021-002-VP-01.01</w:t>
              </w:r>
            </w:ins>
          </w:p>
          <w:p w14:paraId="7FD96824" w14:textId="1126E8FB" w:rsidR="00B81441" w:rsidRDefault="00B81441" w:rsidP="00B81441">
            <w:pPr>
              <w:jc w:val="center"/>
              <w:rPr>
                <w:ins w:id="1439" w:author="Yongle Liu" w:date="2026-10-14T10:09:00Z"/>
                <w:rFonts w:eastAsia="Times New Roman"/>
                <w:color w:val="000000" w:themeColor="text1"/>
                <w:sz w:val="18"/>
                <w:szCs w:val="18"/>
              </w:rPr>
            </w:pPr>
            <w:ins w:id="1440" w:author="Yongle Liu" w:date="2026-10-14T10:09:00Z">
              <w:r w:rsidRPr="3D7E87D4">
                <w:rPr>
                  <w:rFonts w:eastAsia="Times New Roman"/>
                  <w:color w:val="000000" w:themeColor="text1"/>
                  <w:sz w:val="18"/>
                  <w:szCs w:val="18"/>
                </w:rPr>
                <w:t>(Effective</w:t>
              </w:r>
            </w:ins>
          </w:p>
          <w:p w14:paraId="70EF55BE" w14:textId="4B4DCD26" w:rsidR="002852C6" w:rsidRPr="008A796B" w:rsidRDefault="00B81441" w:rsidP="00B81441">
            <w:pPr>
              <w:spacing w:line="276" w:lineRule="auto"/>
              <w:ind w:rightChars="-1" w:right="-2"/>
              <w:jc w:val="center"/>
              <w:rPr>
                <w:ins w:id="1441" w:author="Jie Wang5909" w:date="2026-10-14T00:02:00Z"/>
                <w:sz w:val="18"/>
                <w:szCs w:val="18"/>
              </w:rPr>
            </w:pPr>
            <w:ins w:id="1442" w:author="Yongle Liu" w:date="2026-10-14T10:09:00Z">
              <w:r>
                <w:rPr>
                  <w:rFonts w:eastAsia="Times New Roman"/>
                  <w:color w:val="000000" w:themeColor="text1"/>
                  <w:sz w:val="18"/>
                  <w:szCs w:val="18"/>
                </w:rPr>
                <w:t>Date:</w:t>
              </w:r>
              <w:r>
                <w:rPr>
                  <w:sz w:val="18"/>
                  <w:szCs w:val="18"/>
                </w:rPr>
                <w:t xml:space="preserve"> </w:t>
              </w:r>
              <w:r>
                <w:rPr>
                  <w:rFonts w:hint="eastAsia"/>
                  <w:sz w:val="18"/>
                  <w:szCs w:val="18"/>
                </w:rPr>
                <w:t>0</w:t>
              </w:r>
              <w:r>
                <w:rPr>
                  <w:sz w:val="18"/>
                  <w:szCs w:val="18"/>
                </w:rPr>
                <w:t>8/27/2024)</w:t>
              </w:r>
            </w:ins>
            <w:ins w:id="1443" w:author="Jie Wang5909" w:date="2026-10-14T00:02:00Z">
              <w:del w:id="1444" w:author="Yongle Liu" w:date="2026-10-14T10:09:00Z">
                <w:r w:rsidR="002852C6" w:rsidRPr="008A796B" w:rsidDel="00B81441">
                  <w:rPr>
                    <w:sz w:val="18"/>
                    <w:szCs w:val="18"/>
                  </w:rPr>
                  <w:delText>For review</w:delText>
                </w:r>
              </w:del>
            </w:ins>
          </w:p>
        </w:tc>
        <w:tc>
          <w:tcPr>
            <w:tcW w:w="0" w:type="auto"/>
            <w:vAlign w:val="center"/>
          </w:tcPr>
          <w:p w14:paraId="28B93FED" w14:textId="00EA7188" w:rsidR="002852C6" w:rsidRPr="008A796B" w:rsidRDefault="00B81441" w:rsidP="004C712B">
            <w:pPr>
              <w:spacing w:line="276" w:lineRule="auto"/>
              <w:ind w:rightChars="-1" w:right="-2"/>
              <w:jc w:val="center"/>
              <w:rPr>
                <w:ins w:id="1445" w:author="Jie Wang5909" w:date="2026-10-14T00:02:00Z"/>
                <w:sz w:val="18"/>
                <w:szCs w:val="18"/>
              </w:rPr>
            </w:pPr>
            <w:ins w:id="1446" w:author="Yongle Liu" w:date="2026-10-14T10:09:00Z">
              <w:del w:id="1447" w:author="Yu Zhang12718" w:date="2026-10-15T06:12:00Z">
                <w:r w:rsidRPr="797C4670" w:rsidDel="72C834EE">
                  <w:rPr>
                    <w:sz w:val="18"/>
                    <w:szCs w:val="18"/>
                  </w:rPr>
                  <w:delText>finished</w:delText>
                </w:r>
              </w:del>
            </w:ins>
            <w:ins w:id="1448" w:author="Yu Zhang12718" w:date="2026-10-15T06:12:00Z">
              <w:r w:rsidR="11676458" w:rsidRPr="797C4670">
                <w:rPr>
                  <w:sz w:val="18"/>
                  <w:szCs w:val="18"/>
                </w:rPr>
                <w:t>Completed</w:t>
              </w:r>
            </w:ins>
            <w:ins w:id="1449" w:author="Jie Wang5909" w:date="2026-10-14T00:02:00Z">
              <w:del w:id="1450" w:author="Yongle Liu" w:date="2026-10-14T10:09:00Z">
                <w:r w:rsidRPr="797C4670" w:rsidDel="002852C6">
                  <w:rPr>
                    <w:sz w:val="18"/>
                    <w:szCs w:val="18"/>
                  </w:rPr>
                  <w:delText>Pending</w:delText>
                </w:r>
              </w:del>
            </w:ins>
          </w:p>
        </w:tc>
      </w:tr>
      <w:tr w:rsidR="00FF56FE" w:rsidRPr="008A796B" w14:paraId="056E9CB7" w14:textId="77777777" w:rsidTr="4F9E693F">
        <w:trPr>
          <w:trHeight w:val="794"/>
          <w:ins w:id="1451" w:author="Jie Wang5909" w:date="2026-10-14T00:02:00Z"/>
        </w:trPr>
        <w:tc>
          <w:tcPr>
            <w:tcW w:w="0" w:type="auto"/>
            <w:vMerge/>
            <w:vAlign w:val="center"/>
            <w:hideMark/>
          </w:tcPr>
          <w:p w14:paraId="67B406CA" w14:textId="77777777" w:rsidR="002852C6" w:rsidRPr="008A796B" w:rsidRDefault="002852C6" w:rsidP="004C712B">
            <w:pPr>
              <w:spacing w:line="276" w:lineRule="auto"/>
              <w:ind w:rightChars="-1" w:right="-2"/>
              <w:jc w:val="center"/>
              <w:rPr>
                <w:ins w:id="1452" w:author="Jie Wang5909" w:date="2026-10-14T00:02:00Z"/>
                <w:sz w:val="18"/>
                <w:szCs w:val="18"/>
              </w:rPr>
            </w:pPr>
          </w:p>
        </w:tc>
        <w:tc>
          <w:tcPr>
            <w:tcW w:w="0" w:type="auto"/>
            <w:vAlign w:val="center"/>
            <w:hideMark/>
          </w:tcPr>
          <w:p w14:paraId="00755791" w14:textId="77777777" w:rsidR="002852C6" w:rsidRPr="008A796B" w:rsidRDefault="002852C6" w:rsidP="004C712B">
            <w:pPr>
              <w:spacing w:line="276" w:lineRule="auto"/>
              <w:ind w:rightChars="-1" w:right="-2"/>
              <w:jc w:val="center"/>
              <w:rPr>
                <w:ins w:id="1453" w:author="Jie Wang5909" w:date="2026-10-14T00:02:00Z"/>
                <w:sz w:val="18"/>
                <w:szCs w:val="18"/>
              </w:rPr>
            </w:pPr>
            <w:proofErr w:type="spellStart"/>
            <w:ins w:id="1454" w:author="Jie Wang5909" w:date="2026-10-14T00:02:00Z">
              <w:r w:rsidRPr="008A796B">
                <w:rPr>
                  <w:sz w:val="18"/>
                  <w:szCs w:val="18"/>
                </w:rPr>
                <w:t>Trifluoroacetic</w:t>
              </w:r>
              <w:proofErr w:type="spellEnd"/>
              <w:r w:rsidRPr="008A796B">
                <w:rPr>
                  <w:sz w:val="18"/>
                  <w:szCs w:val="18"/>
                </w:rPr>
                <w:t xml:space="preserve"> acid content by HPLC</w:t>
              </w:r>
            </w:ins>
          </w:p>
        </w:tc>
        <w:tc>
          <w:tcPr>
            <w:tcW w:w="0" w:type="auto"/>
            <w:vAlign w:val="center"/>
            <w:hideMark/>
          </w:tcPr>
          <w:p w14:paraId="30AD0388" w14:textId="77777777" w:rsidR="002852C6" w:rsidRPr="008A796B" w:rsidRDefault="002852C6" w:rsidP="004C712B">
            <w:pPr>
              <w:spacing w:line="276" w:lineRule="auto"/>
              <w:ind w:rightChars="-1" w:right="-2"/>
              <w:jc w:val="center"/>
              <w:rPr>
                <w:ins w:id="1455" w:author="Jie Wang5909" w:date="2026-10-14T00:02:00Z"/>
                <w:sz w:val="18"/>
                <w:szCs w:val="18"/>
              </w:rPr>
            </w:pPr>
            <w:ins w:id="1456" w:author="Jie Wang5909" w:date="2026-10-14T00:02:00Z">
              <w:r w:rsidRPr="008A796B">
                <w:rPr>
                  <w:sz w:val="18"/>
                  <w:szCs w:val="18"/>
                </w:rPr>
                <w:t>AM-140021-004</w:t>
              </w:r>
            </w:ins>
          </w:p>
        </w:tc>
        <w:tc>
          <w:tcPr>
            <w:tcW w:w="0" w:type="auto"/>
            <w:gridSpan w:val="2"/>
            <w:vAlign w:val="center"/>
            <w:hideMark/>
          </w:tcPr>
          <w:p w14:paraId="786D588A" w14:textId="77777777" w:rsidR="002852C6" w:rsidRPr="008A796B" w:rsidRDefault="002852C6" w:rsidP="004C712B">
            <w:pPr>
              <w:spacing w:line="276" w:lineRule="auto"/>
              <w:ind w:rightChars="-1" w:right="-2"/>
              <w:jc w:val="center"/>
              <w:rPr>
                <w:ins w:id="1457" w:author="Jie Wang5909" w:date="2026-10-14T00:02:00Z"/>
                <w:sz w:val="18"/>
                <w:szCs w:val="18"/>
              </w:rPr>
            </w:pPr>
            <w:ins w:id="1458" w:author="Jie Wang5909" w:date="2026-10-14T00:02:00Z">
              <w:r w:rsidRPr="008A796B">
                <w:rPr>
                  <w:sz w:val="18"/>
                  <w:szCs w:val="18"/>
                </w:rPr>
                <w:t>≤ 0.1%</w:t>
              </w:r>
            </w:ins>
          </w:p>
        </w:tc>
        <w:tc>
          <w:tcPr>
            <w:tcW w:w="0" w:type="auto"/>
            <w:vAlign w:val="center"/>
            <w:hideMark/>
          </w:tcPr>
          <w:p w14:paraId="15EA8D33" w14:textId="77777777" w:rsidR="002852C6" w:rsidRPr="008A796B" w:rsidRDefault="002852C6" w:rsidP="004C712B">
            <w:pPr>
              <w:spacing w:line="276" w:lineRule="auto"/>
              <w:ind w:rightChars="-1" w:right="-2"/>
              <w:jc w:val="center"/>
              <w:rPr>
                <w:ins w:id="1459" w:author="Jie Wang5909" w:date="2026-10-14T00:02:00Z"/>
                <w:sz w:val="18"/>
                <w:szCs w:val="18"/>
              </w:rPr>
            </w:pPr>
            <w:ins w:id="1460" w:author="Jie Wang5909" w:date="2026-10-14T00:02:00Z">
              <w:r w:rsidRPr="008A796B">
                <w:rPr>
                  <w:sz w:val="18"/>
                  <w:szCs w:val="18"/>
                </w:rPr>
                <w:t>AM-140021-004</w:t>
              </w:r>
            </w:ins>
          </w:p>
        </w:tc>
        <w:tc>
          <w:tcPr>
            <w:tcW w:w="0" w:type="auto"/>
            <w:gridSpan w:val="2"/>
            <w:vMerge w:val="restart"/>
            <w:vAlign w:val="center"/>
            <w:hideMark/>
          </w:tcPr>
          <w:p w14:paraId="62379E57" w14:textId="6E9D8373" w:rsidR="002852C6" w:rsidRPr="008A796B" w:rsidRDefault="009429C6" w:rsidP="797C4670">
            <w:pPr>
              <w:spacing w:line="276" w:lineRule="auto"/>
              <w:rPr>
                <w:ins w:id="1461" w:author="Jie Wang5909" w:date="2026-10-14T00:02:00Z"/>
                <w:sz w:val="18"/>
                <w:szCs w:val="18"/>
              </w:rPr>
            </w:pPr>
            <w:ins w:id="1462" w:author="Jie Wang5909" w:date="2026-10-14T00:02:00Z">
              <w:del w:id="1463" w:author="Yu Zhang12718" w:date="2026-10-15T06:18:00Z">
                <w:r w:rsidRPr="797C4670" w:rsidDel="0666E824">
                  <w:rPr>
                    <w:sz w:val="18"/>
                    <w:szCs w:val="18"/>
                  </w:rPr>
                  <w:delText>TBD</w:delText>
                </w:r>
              </w:del>
            </w:ins>
            <w:r w:rsidR="797C4670" w:rsidRPr="797C4670">
              <w:rPr>
                <w:sz w:val="18"/>
                <w:szCs w:val="18"/>
              </w:rPr>
              <w:t>Report*</w:t>
            </w:r>
          </w:p>
          <w:p w14:paraId="6F3AC441" w14:textId="28A05E84" w:rsidR="0666E824" w:rsidRDefault="0666E824" w:rsidP="797C4670">
            <w:pPr>
              <w:spacing w:line="276" w:lineRule="auto"/>
              <w:ind w:rightChars="-1" w:right="-2"/>
              <w:jc w:val="center"/>
              <w:rPr>
                <w:ins w:id="1464" w:author="Jie Wang5909" w:date="2026-10-14T00:02:00Z"/>
                <w:rFonts w:eastAsia="Times New Roman"/>
                <w:sz w:val="18"/>
                <w:szCs w:val="18"/>
              </w:rPr>
            </w:pPr>
            <w:ins w:id="1465" w:author="Jie Wang5909" w:date="2026-10-14T00:02:00Z">
              <w:del w:id="1466" w:author="Yu Zhang12718" w:date="2026-10-15T06:18:00Z">
                <w:r w:rsidRPr="797C4670" w:rsidDel="0666E824">
                  <w:rPr>
                    <w:sz w:val="18"/>
                    <w:szCs w:val="18"/>
                  </w:rPr>
                  <w:delText>TBD</w:delText>
                </w:r>
              </w:del>
            </w:ins>
          </w:p>
          <w:p w14:paraId="73BDDF5F" w14:textId="3DCE7CA8" w:rsidR="0666E824" w:rsidRDefault="0666E824" w:rsidP="797C4670">
            <w:pPr>
              <w:spacing w:line="276" w:lineRule="auto"/>
              <w:ind w:rightChars="-1" w:right="-2"/>
              <w:jc w:val="center"/>
              <w:rPr>
                <w:ins w:id="1467" w:author="Jie Wang5909" w:date="2026-10-14T00:02:00Z"/>
                <w:rFonts w:eastAsia="Times New Roman"/>
                <w:sz w:val="18"/>
                <w:szCs w:val="18"/>
              </w:rPr>
            </w:pPr>
            <w:ins w:id="1468" w:author="Jie Wang5909" w:date="2026-10-14T00:02:00Z">
              <w:del w:id="1469" w:author="Yu Zhang12718" w:date="2026-10-15T06:18:00Z">
                <w:r w:rsidRPr="797C4670" w:rsidDel="0666E824">
                  <w:rPr>
                    <w:sz w:val="18"/>
                    <w:szCs w:val="18"/>
                  </w:rPr>
                  <w:delText>TBD</w:delText>
                </w:r>
              </w:del>
            </w:ins>
          </w:p>
        </w:tc>
        <w:tc>
          <w:tcPr>
            <w:tcW w:w="0" w:type="auto"/>
            <w:vAlign w:val="center"/>
          </w:tcPr>
          <w:p w14:paraId="26B78B69" w14:textId="78F13A11" w:rsidR="00B81441" w:rsidRDefault="72C834EE">
            <w:pPr>
              <w:jc w:val="center"/>
              <w:rPr>
                <w:ins w:id="1470" w:author="Yongle Liu" w:date="2026-10-14T10:10:00Z"/>
                <w:sz w:val="18"/>
                <w:szCs w:val="18"/>
              </w:rPr>
              <w:pPrChange w:id="1471" w:author="Yu Zhang12718" w:date="2026-10-15T09:27:00Z">
                <w:pPr/>
              </w:pPrChange>
            </w:pPr>
            <w:ins w:id="1472" w:author="Yongle Liu" w:date="2026-10-14T10:10:00Z">
              <w:r w:rsidRPr="797C4670">
                <w:rPr>
                  <w:sz w:val="18"/>
                  <w:szCs w:val="18"/>
                </w:rPr>
                <w:t>AM-140021-004-VP-01.01</w:t>
              </w:r>
            </w:ins>
          </w:p>
          <w:p w14:paraId="6030D9AC" w14:textId="051C38B1" w:rsidR="00B81441" w:rsidRDefault="00B81441" w:rsidP="00B81441">
            <w:pPr>
              <w:jc w:val="center"/>
              <w:rPr>
                <w:ins w:id="1473" w:author="Yongle Liu" w:date="2026-10-14T10:10:00Z"/>
                <w:rFonts w:eastAsia="Times New Roman"/>
                <w:color w:val="000000" w:themeColor="text1"/>
                <w:sz w:val="18"/>
                <w:szCs w:val="18"/>
              </w:rPr>
            </w:pPr>
            <w:ins w:id="1474" w:author="Yongle Liu" w:date="2026-10-14T10:10:00Z">
              <w:r w:rsidRPr="3D7E87D4">
                <w:rPr>
                  <w:rFonts w:eastAsia="Times New Roman"/>
                  <w:color w:val="000000" w:themeColor="text1"/>
                  <w:sz w:val="18"/>
                  <w:szCs w:val="18"/>
                </w:rPr>
                <w:t>(Effective</w:t>
              </w:r>
            </w:ins>
          </w:p>
          <w:p w14:paraId="0AC24E05" w14:textId="363F3DAF" w:rsidR="002852C6" w:rsidRPr="008A796B" w:rsidRDefault="00B81441" w:rsidP="00B81441">
            <w:pPr>
              <w:spacing w:line="276" w:lineRule="auto"/>
              <w:ind w:rightChars="-1" w:right="-2"/>
              <w:jc w:val="center"/>
              <w:rPr>
                <w:ins w:id="1475" w:author="Jie Wang5909" w:date="2026-10-14T00:02:00Z"/>
                <w:sz w:val="18"/>
                <w:szCs w:val="18"/>
              </w:rPr>
            </w:pPr>
            <w:ins w:id="1476" w:author="Yongle Liu" w:date="2026-10-14T10:10:00Z">
              <w:r>
                <w:rPr>
                  <w:rFonts w:eastAsia="Times New Roman"/>
                  <w:color w:val="000000" w:themeColor="text1"/>
                  <w:sz w:val="18"/>
                  <w:szCs w:val="18"/>
                </w:rPr>
                <w:t xml:space="preserve">Date: </w:t>
              </w:r>
              <w:r>
                <w:rPr>
                  <w:rFonts w:hint="eastAsia"/>
                  <w:sz w:val="18"/>
                  <w:szCs w:val="18"/>
                </w:rPr>
                <w:t>0</w:t>
              </w:r>
              <w:r>
                <w:rPr>
                  <w:sz w:val="18"/>
                  <w:szCs w:val="18"/>
                </w:rPr>
                <w:t>8/24/2024)</w:t>
              </w:r>
            </w:ins>
            <w:ins w:id="1477" w:author="Jie Wang5909" w:date="2026-10-14T00:02:00Z">
              <w:del w:id="1478" w:author="Yongle Liu" w:date="2026-10-14T10:10:00Z">
                <w:r w:rsidR="002852C6" w:rsidRPr="008A796B" w:rsidDel="00B81441">
                  <w:rPr>
                    <w:sz w:val="18"/>
                    <w:szCs w:val="18"/>
                  </w:rPr>
                  <w:delText>For review</w:delText>
                </w:r>
              </w:del>
            </w:ins>
          </w:p>
        </w:tc>
        <w:tc>
          <w:tcPr>
            <w:tcW w:w="0" w:type="auto"/>
            <w:vAlign w:val="center"/>
          </w:tcPr>
          <w:p w14:paraId="5B37C432" w14:textId="7AE7D0C4" w:rsidR="002852C6" w:rsidRPr="008A796B" w:rsidRDefault="002852C6" w:rsidP="004C712B">
            <w:pPr>
              <w:spacing w:line="276" w:lineRule="auto"/>
              <w:ind w:rightChars="-1" w:right="-2"/>
              <w:jc w:val="center"/>
              <w:rPr>
                <w:ins w:id="1479" w:author="Jie Wang5909" w:date="2026-10-14T00:02:00Z"/>
                <w:sz w:val="18"/>
                <w:szCs w:val="18"/>
              </w:rPr>
            </w:pPr>
            <w:ins w:id="1480" w:author="Jie Wang5909" w:date="2026-10-14T00:02:00Z">
              <w:del w:id="1481" w:author="Yongle Liu" w:date="2026-10-14T10:10:00Z">
                <w:r w:rsidRPr="797C4670" w:rsidDel="002852C6">
                  <w:rPr>
                    <w:sz w:val="18"/>
                    <w:szCs w:val="18"/>
                  </w:rPr>
                  <w:delText>Pending</w:delText>
                </w:r>
              </w:del>
            </w:ins>
            <w:ins w:id="1482" w:author="Yongle Liu" w:date="2026-10-14T10:10:00Z">
              <w:del w:id="1483" w:author="Yu Zhang12718" w:date="2026-10-15T06:12:00Z">
                <w:r w:rsidRPr="797C4670" w:rsidDel="72C834EE">
                  <w:rPr>
                    <w:sz w:val="18"/>
                    <w:szCs w:val="18"/>
                  </w:rPr>
                  <w:delText>finished</w:delText>
                </w:r>
              </w:del>
            </w:ins>
            <w:ins w:id="1484" w:author="Yu Zhang12718" w:date="2026-10-15T06:12:00Z">
              <w:r w:rsidR="11676458" w:rsidRPr="797C4670">
                <w:rPr>
                  <w:sz w:val="18"/>
                  <w:szCs w:val="18"/>
                </w:rPr>
                <w:t>Completed</w:t>
              </w:r>
            </w:ins>
          </w:p>
        </w:tc>
      </w:tr>
      <w:tr w:rsidR="00FF56FE" w:rsidRPr="008A796B" w14:paraId="727B6754" w14:textId="77777777" w:rsidTr="4F9E693F">
        <w:trPr>
          <w:trHeight w:val="607"/>
          <w:ins w:id="1485" w:author="Jie Wang5909" w:date="2026-10-14T00:02:00Z"/>
        </w:trPr>
        <w:tc>
          <w:tcPr>
            <w:tcW w:w="0" w:type="auto"/>
            <w:vMerge/>
            <w:vAlign w:val="center"/>
            <w:hideMark/>
          </w:tcPr>
          <w:p w14:paraId="7F7ED731" w14:textId="77777777" w:rsidR="002852C6" w:rsidRPr="008A796B" w:rsidRDefault="002852C6" w:rsidP="004C712B">
            <w:pPr>
              <w:spacing w:line="276" w:lineRule="auto"/>
              <w:ind w:rightChars="-1" w:right="-2"/>
              <w:jc w:val="center"/>
              <w:rPr>
                <w:ins w:id="1486" w:author="Jie Wang5909" w:date="2026-10-14T00:02:00Z"/>
                <w:sz w:val="18"/>
                <w:szCs w:val="18"/>
              </w:rPr>
            </w:pPr>
          </w:p>
        </w:tc>
        <w:tc>
          <w:tcPr>
            <w:tcW w:w="0" w:type="auto"/>
            <w:vAlign w:val="center"/>
            <w:hideMark/>
          </w:tcPr>
          <w:p w14:paraId="40127447" w14:textId="77777777" w:rsidR="002852C6" w:rsidRPr="008A796B" w:rsidRDefault="002852C6" w:rsidP="004C712B">
            <w:pPr>
              <w:spacing w:line="276" w:lineRule="auto"/>
              <w:ind w:rightChars="-1" w:right="-2"/>
              <w:jc w:val="center"/>
              <w:rPr>
                <w:ins w:id="1487" w:author="Jie Wang5909" w:date="2026-10-14T00:02:00Z"/>
                <w:sz w:val="18"/>
                <w:szCs w:val="18"/>
              </w:rPr>
            </w:pPr>
            <w:ins w:id="1488" w:author="Jie Wang5909" w:date="2026-10-14T00:02:00Z">
              <w:r w:rsidRPr="008A796B">
                <w:rPr>
                  <w:sz w:val="18"/>
                  <w:szCs w:val="18"/>
                </w:rPr>
                <w:t>Residual CH</w:t>
              </w:r>
              <w:r w:rsidRPr="008A796B">
                <w:rPr>
                  <w:sz w:val="18"/>
                  <w:szCs w:val="18"/>
                  <w:vertAlign w:val="subscript"/>
                </w:rPr>
                <w:t>2</w:t>
              </w:r>
              <w:r w:rsidRPr="008A796B">
                <w:rPr>
                  <w:sz w:val="18"/>
                  <w:szCs w:val="18"/>
                </w:rPr>
                <w:t>I</w:t>
              </w:r>
              <w:r w:rsidRPr="008A796B">
                <w:rPr>
                  <w:sz w:val="18"/>
                  <w:szCs w:val="18"/>
                  <w:vertAlign w:val="subscript"/>
                </w:rPr>
                <w:t>2</w:t>
              </w:r>
              <w:r w:rsidRPr="008A796B">
                <w:rPr>
                  <w:sz w:val="18"/>
                  <w:szCs w:val="18"/>
                </w:rPr>
                <w:t xml:space="preserve"> by UHPLC</w:t>
              </w:r>
            </w:ins>
          </w:p>
        </w:tc>
        <w:tc>
          <w:tcPr>
            <w:tcW w:w="0" w:type="auto"/>
            <w:vAlign w:val="center"/>
            <w:hideMark/>
          </w:tcPr>
          <w:p w14:paraId="1F039CD7" w14:textId="77777777" w:rsidR="002852C6" w:rsidRPr="008A796B" w:rsidRDefault="002852C6" w:rsidP="004C712B">
            <w:pPr>
              <w:spacing w:line="276" w:lineRule="auto"/>
              <w:ind w:rightChars="-1" w:right="-2"/>
              <w:jc w:val="center"/>
              <w:rPr>
                <w:ins w:id="1489" w:author="Jie Wang5909" w:date="2026-10-14T00:02:00Z"/>
                <w:sz w:val="18"/>
                <w:szCs w:val="18"/>
              </w:rPr>
            </w:pPr>
            <w:ins w:id="1490" w:author="Jie Wang5909" w:date="2026-10-14T00:02:00Z">
              <w:r w:rsidRPr="008A796B">
                <w:rPr>
                  <w:sz w:val="18"/>
                  <w:szCs w:val="18"/>
                </w:rPr>
                <w:t>AM-140021-024</w:t>
              </w:r>
            </w:ins>
          </w:p>
        </w:tc>
        <w:tc>
          <w:tcPr>
            <w:tcW w:w="0" w:type="auto"/>
            <w:gridSpan w:val="2"/>
            <w:vAlign w:val="center"/>
            <w:hideMark/>
          </w:tcPr>
          <w:p w14:paraId="68A49DCC" w14:textId="77777777" w:rsidR="002852C6" w:rsidRPr="008A796B" w:rsidRDefault="002852C6" w:rsidP="004C712B">
            <w:pPr>
              <w:spacing w:line="276" w:lineRule="auto"/>
              <w:ind w:rightChars="-1" w:right="-2"/>
              <w:jc w:val="center"/>
              <w:rPr>
                <w:ins w:id="1491" w:author="Jie Wang5909" w:date="2026-10-14T00:02:00Z"/>
                <w:sz w:val="18"/>
                <w:szCs w:val="18"/>
              </w:rPr>
            </w:pPr>
            <w:ins w:id="1492" w:author="Jie Wang5909" w:date="2026-10-14T00:02:00Z">
              <w:r w:rsidRPr="008A796B">
                <w:rPr>
                  <w:sz w:val="18"/>
                  <w:szCs w:val="18"/>
                </w:rPr>
                <w:t>≤ 0.06%</w:t>
              </w:r>
            </w:ins>
          </w:p>
        </w:tc>
        <w:tc>
          <w:tcPr>
            <w:tcW w:w="0" w:type="auto"/>
            <w:vAlign w:val="center"/>
            <w:hideMark/>
          </w:tcPr>
          <w:p w14:paraId="0E469612" w14:textId="77777777" w:rsidR="002852C6" w:rsidRPr="008A796B" w:rsidRDefault="002852C6" w:rsidP="004C712B">
            <w:pPr>
              <w:spacing w:line="276" w:lineRule="auto"/>
              <w:ind w:rightChars="-1" w:right="-2"/>
              <w:jc w:val="center"/>
              <w:rPr>
                <w:ins w:id="1493" w:author="Jie Wang5909" w:date="2026-10-14T00:02:00Z"/>
                <w:sz w:val="18"/>
                <w:szCs w:val="18"/>
              </w:rPr>
            </w:pPr>
            <w:ins w:id="1494" w:author="Jie Wang5909" w:date="2026-10-14T00:02:00Z">
              <w:r w:rsidRPr="008A796B">
                <w:rPr>
                  <w:sz w:val="18"/>
                  <w:szCs w:val="18"/>
                </w:rPr>
                <w:t>AM-140021-024</w:t>
              </w:r>
            </w:ins>
          </w:p>
        </w:tc>
        <w:tc>
          <w:tcPr>
            <w:tcW w:w="0" w:type="auto"/>
            <w:gridSpan w:val="2"/>
            <w:vMerge/>
            <w:vAlign w:val="center"/>
            <w:hideMark/>
          </w:tcPr>
          <w:p w14:paraId="44F7E6CA" w14:textId="6BF616F8" w:rsidR="002852C6" w:rsidRPr="008A796B" w:rsidRDefault="009429C6" w:rsidP="004C712B">
            <w:pPr>
              <w:spacing w:line="276" w:lineRule="auto"/>
              <w:ind w:rightChars="-1" w:right="-2"/>
              <w:jc w:val="center"/>
              <w:rPr>
                <w:ins w:id="1495" w:author="Jie Wang5909" w:date="2026-10-14T00:02:00Z"/>
                <w:sz w:val="18"/>
                <w:szCs w:val="18"/>
              </w:rPr>
            </w:pPr>
            <w:ins w:id="1496" w:author="Jie Wang5909" w:date="2026-10-14T00:02:00Z">
              <w:r>
                <w:rPr>
                  <w:sz w:val="18"/>
                  <w:szCs w:val="18"/>
                </w:rPr>
                <w:t>TBD</w:t>
              </w:r>
            </w:ins>
          </w:p>
        </w:tc>
        <w:tc>
          <w:tcPr>
            <w:tcW w:w="0" w:type="auto"/>
            <w:vAlign w:val="center"/>
          </w:tcPr>
          <w:p w14:paraId="28820604" w14:textId="77777777" w:rsidR="00B81441" w:rsidRDefault="00B81441" w:rsidP="004C712B">
            <w:pPr>
              <w:spacing w:line="276" w:lineRule="auto"/>
              <w:ind w:rightChars="-1" w:right="-2"/>
              <w:jc w:val="center"/>
              <w:rPr>
                <w:ins w:id="1497" w:author="Yongle Liu" w:date="2026-10-14T10:11:00Z"/>
                <w:sz w:val="18"/>
                <w:szCs w:val="18"/>
              </w:rPr>
            </w:pPr>
            <w:ins w:id="1498" w:author="Yongle Liu" w:date="2026-10-14T10:10:00Z">
              <w:r>
                <w:rPr>
                  <w:rFonts w:hint="eastAsia"/>
                  <w:sz w:val="18"/>
                  <w:szCs w:val="18"/>
                </w:rPr>
                <w:t>A</w:t>
              </w:r>
              <w:r>
                <w:rPr>
                  <w:sz w:val="18"/>
                  <w:szCs w:val="18"/>
                </w:rPr>
                <w:t>M-140021-02</w:t>
              </w:r>
              <w:r>
                <w:rPr>
                  <w:rFonts w:hint="eastAsia"/>
                  <w:sz w:val="18"/>
                  <w:szCs w:val="18"/>
                </w:rPr>
                <w:t>4</w:t>
              </w:r>
              <w:r>
                <w:rPr>
                  <w:sz w:val="18"/>
                  <w:szCs w:val="18"/>
                </w:rPr>
                <w:t>-VP-01.01</w:t>
              </w:r>
            </w:ins>
          </w:p>
          <w:p w14:paraId="2DF75662" w14:textId="77777777" w:rsidR="00B81441" w:rsidRDefault="00B81441" w:rsidP="00B81441">
            <w:pPr>
              <w:jc w:val="center"/>
              <w:rPr>
                <w:ins w:id="1499" w:author="Yongle Liu" w:date="2026-10-14T10:11:00Z"/>
                <w:rFonts w:eastAsia="Times New Roman"/>
                <w:color w:val="000000" w:themeColor="text1"/>
                <w:sz w:val="18"/>
                <w:szCs w:val="18"/>
              </w:rPr>
            </w:pPr>
            <w:ins w:id="1500" w:author="Yongle Liu" w:date="2026-10-14T10:11:00Z">
              <w:r w:rsidRPr="3D7E87D4">
                <w:rPr>
                  <w:rFonts w:eastAsia="Times New Roman"/>
                  <w:color w:val="000000" w:themeColor="text1"/>
                  <w:sz w:val="18"/>
                  <w:szCs w:val="18"/>
                </w:rPr>
                <w:t>(Effective</w:t>
              </w:r>
            </w:ins>
          </w:p>
          <w:p w14:paraId="755D9A56" w14:textId="6D378135" w:rsidR="002852C6" w:rsidRPr="008A796B" w:rsidRDefault="00B81441" w:rsidP="00B81441">
            <w:pPr>
              <w:spacing w:line="276" w:lineRule="auto"/>
              <w:ind w:rightChars="-1" w:right="-2"/>
              <w:jc w:val="center"/>
              <w:rPr>
                <w:ins w:id="1501" w:author="Jie Wang5909" w:date="2026-10-14T00:02:00Z"/>
                <w:sz w:val="18"/>
                <w:szCs w:val="18"/>
              </w:rPr>
            </w:pPr>
            <w:ins w:id="1502" w:author="Yongle Liu" w:date="2026-10-14T10:11:00Z">
              <w:r>
                <w:rPr>
                  <w:rFonts w:eastAsia="Times New Roman"/>
                  <w:color w:val="000000" w:themeColor="text1"/>
                  <w:sz w:val="18"/>
                  <w:szCs w:val="18"/>
                </w:rPr>
                <w:t>Date:</w:t>
              </w:r>
              <w:r>
                <w:rPr>
                  <w:rFonts w:hint="eastAsia"/>
                  <w:sz w:val="18"/>
                  <w:szCs w:val="18"/>
                </w:rPr>
                <w:t xml:space="preserve"> 0</w:t>
              </w:r>
              <w:r>
                <w:rPr>
                  <w:sz w:val="18"/>
                  <w:szCs w:val="18"/>
                </w:rPr>
                <w:t>9/2</w:t>
              </w:r>
              <w:r>
                <w:rPr>
                  <w:rFonts w:hint="eastAsia"/>
                  <w:sz w:val="18"/>
                  <w:szCs w:val="18"/>
                </w:rPr>
                <w:t>7</w:t>
              </w:r>
              <w:r>
                <w:rPr>
                  <w:sz w:val="18"/>
                  <w:szCs w:val="18"/>
                </w:rPr>
                <w:t>/2024)</w:t>
              </w:r>
            </w:ins>
            <w:ins w:id="1503" w:author="Jie Wang5909" w:date="2026-10-14T00:02:00Z">
              <w:del w:id="1504" w:author="Yongle Liu" w:date="2026-10-14T10:10:00Z">
                <w:r w:rsidR="002852C6" w:rsidRPr="008A796B" w:rsidDel="00B81441">
                  <w:rPr>
                    <w:sz w:val="18"/>
                    <w:szCs w:val="18"/>
                  </w:rPr>
                  <w:delText>For review</w:delText>
                </w:r>
              </w:del>
            </w:ins>
          </w:p>
        </w:tc>
        <w:tc>
          <w:tcPr>
            <w:tcW w:w="0" w:type="auto"/>
            <w:vAlign w:val="center"/>
          </w:tcPr>
          <w:p w14:paraId="22F6D5F9" w14:textId="32590CCA" w:rsidR="002852C6" w:rsidRPr="008A796B" w:rsidRDefault="002852C6" w:rsidP="004C712B">
            <w:pPr>
              <w:spacing w:line="276" w:lineRule="auto"/>
              <w:ind w:rightChars="-1" w:right="-2"/>
              <w:jc w:val="center"/>
              <w:rPr>
                <w:ins w:id="1505" w:author="Jie Wang5909" w:date="2026-10-14T00:02:00Z"/>
                <w:sz w:val="18"/>
                <w:szCs w:val="18"/>
              </w:rPr>
            </w:pPr>
            <w:ins w:id="1506" w:author="Jie Wang5909" w:date="2026-10-14T00:02:00Z">
              <w:del w:id="1507" w:author="Yongle Liu" w:date="2026-10-14T10:10:00Z">
                <w:r w:rsidRPr="797C4670" w:rsidDel="002852C6">
                  <w:rPr>
                    <w:sz w:val="18"/>
                    <w:szCs w:val="18"/>
                  </w:rPr>
                  <w:delText>Pending</w:delText>
                </w:r>
              </w:del>
            </w:ins>
            <w:ins w:id="1508" w:author="Yongle Liu" w:date="2026-10-14T10:10:00Z">
              <w:del w:id="1509" w:author="Yu Zhang12718" w:date="2026-10-15T06:12:00Z">
                <w:r w:rsidRPr="797C4670" w:rsidDel="72C834EE">
                  <w:rPr>
                    <w:sz w:val="18"/>
                    <w:szCs w:val="18"/>
                  </w:rPr>
                  <w:delText>finished</w:delText>
                </w:r>
              </w:del>
            </w:ins>
            <w:ins w:id="1510" w:author="Yu Zhang12718" w:date="2026-10-15T06:12:00Z">
              <w:r w:rsidR="11676458" w:rsidRPr="797C4670">
                <w:rPr>
                  <w:sz w:val="18"/>
                  <w:szCs w:val="18"/>
                </w:rPr>
                <w:t>Completed</w:t>
              </w:r>
            </w:ins>
          </w:p>
        </w:tc>
      </w:tr>
      <w:tr w:rsidR="00FF56FE" w:rsidRPr="008A796B" w14:paraId="69FDE912" w14:textId="77777777" w:rsidTr="4F9E693F">
        <w:trPr>
          <w:trHeight w:val="607"/>
          <w:ins w:id="1511" w:author="Jie Wang5909" w:date="2026-10-14T00:02:00Z"/>
        </w:trPr>
        <w:tc>
          <w:tcPr>
            <w:tcW w:w="0" w:type="auto"/>
            <w:vMerge/>
            <w:vAlign w:val="center"/>
            <w:hideMark/>
          </w:tcPr>
          <w:p w14:paraId="0337F25D" w14:textId="77777777" w:rsidR="002852C6" w:rsidRPr="008A796B" w:rsidRDefault="002852C6" w:rsidP="004C712B">
            <w:pPr>
              <w:spacing w:line="276" w:lineRule="auto"/>
              <w:ind w:rightChars="-1" w:right="-2"/>
              <w:jc w:val="center"/>
              <w:rPr>
                <w:ins w:id="1512" w:author="Jie Wang5909" w:date="2026-10-14T00:02:00Z"/>
                <w:sz w:val="18"/>
                <w:szCs w:val="18"/>
              </w:rPr>
            </w:pPr>
          </w:p>
        </w:tc>
        <w:tc>
          <w:tcPr>
            <w:tcW w:w="0" w:type="auto"/>
            <w:vAlign w:val="center"/>
            <w:hideMark/>
          </w:tcPr>
          <w:p w14:paraId="14597C2E" w14:textId="77777777" w:rsidR="002852C6" w:rsidRPr="008A796B" w:rsidRDefault="002852C6" w:rsidP="004C712B">
            <w:pPr>
              <w:spacing w:line="276" w:lineRule="auto"/>
              <w:ind w:rightChars="-1" w:right="-2"/>
              <w:jc w:val="center"/>
              <w:rPr>
                <w:ins w:id="1513" w:author="Jie Wang5909" w:date="2026-10-14T00:02:00Z"/>
                <w:sz w:val="18"/>
                <w:szCs w:val="18"/>
              </w:rPr>
            </w:pPr>
            <w:ins w:id="1514" w:author="Jie Wang5909" w:date="2026-10-14T00:02:00Z">
              <w:r w:rsidRPr="008A796B">
                <w:rPr>
                  <w:sz w:val="18"/>
                  <w:szCs w:val="18"/>
                </w:rPr>
                <w:t>Residual TCEP&amp;TCEP-oxide</w:t>
              </w:r>
            </w:ins>
          </w:p>
          <w:p w14:paraId="47FDB280" w14:textId="77777777" w:rsidR="002852C6" w:rsidRPr="008A796B" w:rsidRDefault="002852C6" w:rsidP="004C712B">
            <w:pPr>
              <w:spacing w:line="276" w:lineRule="auto"/>
              <w:ind w:rightChars="-1" w:right="-2"/>
              <w:jc w:val="center"/>
              <w:rPr>
                <w:ins w:id="1515" w:author="Jie Wang5909" w:date="2026-10-14T00:02:00Z"/>
                <w:sz w:val="18"/>
                <w:szCs w:val="18"/>
              </w:rPr>
            </w:pPr>
            <w:ins w:id="1516" w:author="Jie Wang5909" w:date="2026-10-14T00:02:00Z">
              <w:r w:rsidRPr="008A796B">
                <w:rPr>
                  <w:sz w:val="18"/>
                  <w:szCs w:val="18"/>
                </w:rPr>
                <w:t>by HPLC</w:t>
              </w:r>
            </w:ins>
          </w:p>
        </w:tc>
        <w:tc>
          <w:tcPr>
            <w:tcW w:w="0" w:type="auto"/>
            <w:vAlign w:val="center"/>
            <w:hideMark/>
          </w:tcPr>
          <w:p w14:paraId="6AB5B569" w14:textId="77777777" w:rsidR="002852C6" w:rsidRPr="008A796B" w:rsidRDefault="002852C6" w:rsidP="004C712B">
            <w:pPr>
              <w:spacing w:line="276" w:lineRule="auto"/>
              <w:ind w:rightChars="-1" w:right="-2"/>
              <w:jc w:val="center"/>
              <w:rPr>
                <w:ins w:id="1517" w:author="Jie Wang5909" w:date="2026-10-14T00:02:00Z"/>
                <w:sz w:val="18"/>
                <w:szCs w:val="18"/>
              </w:rPr>
            </w:pPr>
            <w:ins w:id="1518" w:author="Jie Wang5909" w:date="2026-10-14T00:02:00Z">
              <w:r w:rsidRPr="008A796B">
                <w:rPr>
                  <w:sz w:val="18"/>
                  <w:szCs w:val="18"/>
                </w:rPr>
                <w:t>AM-140021-025</w:t>
              </w:r>
            </w:ins>
          </w:p>
        </w:tc>
        <w:tc>
          <w:tcPr>
            <w:tcW w:w="0" w:type="auto"/>
            <w:gridSpan w:val="2"/>
            <w:vAlign w:val="center"/>
            <w:hideMark/>
          </w:tcPr>
          <w:p w14:paraId="57FD5FF9" w14:textId="77777777" w:rsidR="002852C6" w:rsidRPr="008A796B" w:rsidRDefault="002852C6" w:rsidP="004C712B">
            <w:pPr>
              <w:spacing w:line="276" w:lineRule="auto"/>
              <w:ind w:rightChars="-1" w:right="-2"/>
              <w:jc w:val="center"/>
              <w:rPr>
                <w:ins w:id="1519" w:author="Jie Wang5909" w:date="2026-10-14T00:02:00Z"/>
                <w:sz w:val="18"/>
                <w:szCs w:val="18"/>
              </w:rPr>
            </w:pPr>
            <w:ins w:id="1520" w:author="Jie Wang5909" w:date="2026-10-14T00:02:00Z">
              <w:r w:rsidRPr="008A796B">
                <w:rPr>
                  <w:sz w:val="18"/>
                  <w:szCs w:val="18"/>
                </w:rPr>
                <w:t>Report</w:t>
              </w:r>
            </w:ins>
          </w:p>
        </w:tc>
        <w:tc>
          <w:tcPr>
            <w:tcW w:w="0" w:type="auto"/>
            <w:vAlign w:val="center"/>
            <w:hideMark/>
          </w:tcPr>
          <w:p w14:paraId="2E57C3B3" w14:textId="77777777" w:rsidR="002852C6" w:rsidRPr="008A796B" w:rsidRDefault="002852C6" w:rsidP="004C712B">
            <w:pPr>
              <w:spacing w:line="276" w:lineRule="auto"/>
              <w:ind w:rightChars="-1" w:right="-2"/>
              <w:jc w:val="center"/>
              <w:rPr>
                <w:ins w:id="1521" w:author="Jie Wang5909" w:date="2026-10-14T00:02:00Z"/>
                <w:sz w:val="18"/>
                <w:szCs w:val="18"/>
              </w:rPr>
            </w:pPr>
            <w:ins w:id="1522" w:author="Jie Wang5909" w:date="2026-10-14T00:02:00Z">
              <w:r w:rsidRPr="008A796B">
                <w:rPr>
                  <w:sz w:val="18"/>
                  <w:szCs w:val="18"/>
                </w:rPr>
                <w:t>AM-140021-025</w:t>
              </w:r>
            </w:ins>
          </w:p>
        </w:tc>
        <w:tc>
          <w:tcPr>
            <w:tcW w:w="0" w:type="auto"/>
            <w:gridSpan w:val="2"/>
            <w:vMerge/>
            <w:vAlign w:val="center"/>
            <w:hideMark/>
          </w:tcPr>
          <w:p w14:paraId="77FB879C" w14:textId="56816554" w:rsidR="002852C6" w:rsidRPr="008A796B" w:rsidRDefault="009429C6" w:rsidP="004C712B">
            <w:pPr>
              <w:spacing w:line="276" w:lineRule="auto"/>
              <w:ind w:rightChars="-1" w:right="-2"/>
              <w:jc w:val="center"/>
              <w:rPr>
                <w:ins w:id="1523" w:author="Jie Wang5909" w:date="2026-10-14T00:02:00Z"/>
                <w:sz w:val="18"/>
                <w:szCs w:val="18"/>
              </w:rPr>
            </w:pPr>
            <w:ins w:id="1524" w:author="Jie Wang5909" w:date="2026-10-14T00:02:00Z">
              <w:r>
                <w:rPr>
                  <w:sz w:val="18"/>
                  <w:szCs w:val="18"/>
                </w:rPr>
                <w:t>TBD</w:t>
              </w:r>
            </w:ins>
          </w:p>
        </w:tc>
        <w:tc>
          <w:tcPr>
            <w:tcW w:w="0" w:type="auto"/>
            <w:vAlign w:val="center"/>
          </w:tcPr>
          <w:p w14:paraId="0395E4DD" w14:textId="77777777" w:rsidR="00B81441" w:rsidRDefault="00B81441" w:rsidP="004C712B">
            <w:pPr>
              <w:spacing w:line="276" w:lineRule="auto"/>
              <w:ind w:rightChars="-1" w:right="-2"/>
              <w:jc w:val="center"/>
              <w:rPr>
                <w:ins w:id="1525" w:author="Yongle Liu" w:date="2026-10-14T10:11:00Z"/>
                <w:sz w:val="18"/>
                <w:szCs w:val="18"/>
              </w:rPr>
            </w:pPr>
            <w:ins w:id="1526" w:author="Yongle Liu" w:date="2026-10-14T10:11:00Z">
              <w:r>
                <w:rPr>
                  <w:rFonts w:hint="eastAsia"/>
                  <w:sz w:val="18"/>
                  <w:szCs w:val="18"/>
                </w:rPr>
                <w:t>A</w:t>
              </w:r>
              <w:r>
                <w:rPr>
                  <w:sz w:val="18"/>
                  <w:szCs w:val="18"/>
                </w:rPr>
                <w:t>M-140021-025-VP-01.01</w:t>
              </w:r>
            </w:ins>
          </w:p>
          <w:p w14:paraId="02036831" w14:textId="77777777" w:rsidR="00B81441" w:rsidRDefault="00B81441" w:rsidP="00B81441">
            <w:pPr>
              <w:jc w:val="center"/>
              <w:rPr>
                <w:ins w:id="1527" w:author="Yongle Liu" w:date="2026-10-14T10:12:00Z"/>
                <w:rFonts w:eastAsia="Times New Roman"/>
                <w:color w:val="000000" w:themeColor="text1"/>
                <w:sz w:val="18"/>
                <w:szCs w:val="18"/>
              </w:rPr>
            </w:pPr>
            <w:ins w:id="1528" w:author="Yongle Liu" w:date="2026-10-14T10:12:00Z">
              <w:r w:rsidRPr="3D7E87D4">
                <w:rPr>
                  <w:rFonts w:eastAsia="Times New Roman"/>
                  <w:color w:val="000000" w:themeColor="text1"/>
                  <w:sz w:val="18"/>
                  <w:szCs w:val="18"/>
                </w:rPr>
                <w:t>(Effective</w:t>
              </w:r>
            </w:ins>
          </w:p>
          <w:p w14:paraId="078E66DC" w14:textId="1557E94B" w:rsidR="002852C6" w:rsidRPr="008A796B" w:rsidRDefault="00B81441" w:rsidP="00B81441">
            <w:pPr>
              <w:spacing w:line="276" w:lineRule="auto"/>
              <w:ind w:rightChars="-1" w:right="-2"/>
              <w:jc w:val="center"/>
              <w:rPr>
                <w:ins w:id="1529" w:author="Jie Wang5909" w:date="2026-10-14T00:02:00Z"/>
                <w:sz w:val="18"/>
                <w:szCs w:val="18"/>
              </w:rPr>
            </w:pPr>
            <w:ins w:id="1530" w:author="Yongle Liu" w:date="2026-10-14T10:12:00Z">
              <w:r>
                <w:rPr>
                  <w:rFonts w:eastAsia="Times New Roman"/>
                  <w:color w:val="000000" w:themeColor="text1"/>
                  <w:sz w:val="18"/>
                  <w:szCs w:val="18"/>
                </w:rPr>
                <w:t>Date:</w:t>
              </w:r>
              <w:r>
                <w:rPr>
                  <w:rFonts w:hint="eastAsia"/>
                  <w:sz w:val="18"/>
                  <w:szCs w:val="18"/>
                </w:rPr>
                <w:t xml:space="preserve"> 0</w:t>
              </w:r>
              <w:r>
                <w:rPr>
                  <w:sz w:val="18"/>
                  <w:szCs w:val="18"/>
                </w:rPr>
                <w:t>9/2</w:t>
              </w:r>
              <w:r>
                <w:rPr>
                  <w:rFonts w:hint="eastAsia"/>
                  <w:sz w:val="18"/>
                  <w:szCs w:val="18"/>
                </w:rPr>
                <w:t>7</w:t>
              </w:r>
              <w:r>
                <w:rPr>
                  <w:sz w:val="18"/>
                  <w:szCs w:val="18"/>
                </w:rPr>
                <w:t>/2024)</w:t>
              </w:r>
            </w:ins>
            <w:ins w:id="1531" w:author="Jie Wang5909" w:date="2026-10-14T00:02:00Z">
              <w:del w:id="1532" w:author="Yongle Liu" w:date="2026-10-14T10:11:00Z">
                <w:r w:rsidR="002852C6" w:rsidRPr="008A796B" w:rsidDel="00B81441">
                  <w:rPr>
                    <w:sz w:val="18"/>
                    <w:szCs w:val="18"/>
                  </w:rPr>
                  <w:delText>For review</w:delText>
                </w:r>
              </w:del>
            </w:ins>
          </w:p>
        </w:tc>
        <w:tc>
          <w:tcPr>
            <w:tcW w:w="0" w:type="auto"/>
            <w:vAlign w:val="center"/>
          </w:tcPr>
          <w:p w14:paraId="7D0CAAB5" w14:textId="4D706ED4" w:rsidR="002852C6" w:rsidRPr="008A796B" w:rsidRDefault="00B81441" w:rsidP="004C712B">
            <w:pPr>
              <w:spacing w:line="276" w:lineRule="auto"/>
              <w:ind w:rightChars="-1" w:right="-2"/>
              <w:jc w:val="center"/>
              <w:rPr>
                <w:ins w:id="1533" w:author="Jie Wang5909" w:date="2026-10-14T00:02:00Z"/>
                <w:sz w:val="18"/>
                <w:szCs w:val="18"/>
              </w:rPr>
            </w:pPr>
            <w:ins w:id="1534" w:author="Yongle Liu" w:date="2026-10-14T10:11:00Z">
              <w:del w:id="1535" w:author="Yu Zhang12718" w:date="2026-10-15T06:12:00Z">
                <w:r w:rsidRPr="797C4670" w:rsidDel="72C834EE">
                  <w:rPr>
                    <w:sz w:val="18"/>
                    <w:szCs w:val="18"/>
                  </w:rPr>
                  <w:delText>finished</w:delText>
                </w:r>
              </w:del>
            </w:ins>
            <w:ins w:id="1536" w:author="Yu Zhang12718" w:date="2026-10-15T06:12:00Z">
              <w:r w:rsidR="11676458" w:rsidRPr="797C4670">
                <w:rPr>
                  <w:sz w:val="18"/>
                  <w:szCs w:val="18"/>
                </w:rPr>
                <w:t>Completed</w:t>
              </w:r>
            </w:ins>
            <w:ins w:id="1537" w:author="Jie Wang5909" w:date="2026-10-14T00:02:00Z">
              <w:del w:id="1538" w:author="Yongle Liu" w:date="2026-10-14T10:11:00Z">
                <w:r w:rsidRPr="797C4670" w:rsidDel="002852C6">
                  <w:rPr>
                    <w:sz w:val="18"/>
                    <w:szCs w:val="18"/>
                  </w:rPr>
                  <w:delText>Pending</w:delText>
                </w:r>
              </w:del>
            </w:ins>
          </w:p>
        </w:tc>
      </w:tr>
      <w:tr w:rsidR="00FF56FE" w:rsidRPr="008A796B" w14:paraId="2FA06BDC" w14:textId="77777777" w:rsidTr="4F9E693F">
        <w:trPr>
          <w:trHeight w:val="420"/>
          <w:ins w:id="1539" w:author="Jie Wang5909" w:date="2026-10-14T00:02:00Z"/>
        </w:trPr>
        <w:tc>
          <w:tcPr>
            <w:tcW w:w="0" w:type="auto"/>
            <w:vMerge/>
            <w:vAlign w:val="center"/>
            <w:hideMark/>
          </w:tcPr>
          <w:p w14:paraId="4CE3598A" w14:textId="77777777" w:rsidR="002852C6" w:rsidRPr="008A796B" w:rsidRDefault="002852C6" w:rsidP="004C712B">
            <w:pPr>
              <w:spacing w:line="276" w:lineRule="auto"/>
              <w:ind w:rightChars="-1" w:right="-2"/>
              <w:jc w:val="center"/>
              <w:rPr>
                <w:ins w:id="1540" w:author="Jie Wang5909" w:date="2026-10-14T00:02:00Z"/>
                <w:sz w:val="18"/>
                <w:szCs w:val="18"/>
              </w:rPr>
            </w:pPr>
          </w:p>
        </w:tc>
        <w:tc>
          <w:tcPr>
            <w:tcW w:w="0" w:type="auto"/>
            <w:vMerge w:val="restart"/>
            <w:vAlign w:val="center"/>
            <w:hideMark/>
          </w:tcPr>
          <w:p w14:paraId="48EEE297" w14:textId="77777777" w:rsidR="002852C6" w:rsidRPr="008A796B" w:rsidRDefault="002852C6" w:rsidP="004C712B">
            <w:pPr>
              <w:spacing w:line="276" w:lineRule="auto"/>
              <w:ind w:rightChars="-1" w:right="-2"/>
              <w:jc w:val="center"/>
              <w:rPr>
                <w:ins w:id="1541" w:author="Jie Wang5909" w:date="2026-10-14T00:02:00Z"/>
                <w:sz w:val="18"/>
                <w:szCs w:val="18"/>
              </w:rPr>
            </w:pPr>
            <w:commentRangeStart w:id="1542"/>
            <w:commentRangeStart w:id="1543"/>
            <w:ins w:id="1544" w:author="Jie Wang5909" w:date="2026-10-14T00:02:00Z">
              <w:r w:rsidRPr="797C4670">
                <w:rPr>
                  <w:sz w:val="18"/>
                  <w:szCs w:val="18"/>
                </w:rPr>
                <w:t>Residual organic</w:t>
              </w:r>
            </w:ins>
          </w:p>
          <w:p w14:paraId="0F77A46F" w14:textId="77777777" w:rsidR="002852C6" w:rsidRPr="008A796B" w:rsidRDefault="002852C6" w:rsidP="004C712B">
            <w:pPr>
              <w:spacing w:line="276" w:lineRule="auto"/>
              <w:ind w:rightChars="-1" w:right="-2"/>
              <w:jc w:val="center"/>
              <w:rPr>
                <w:ins w:id="1545" w:author="Jie Wang5909" w:date="2026-10-14T00:02:00Z"/>
                <w:sz w:val="18"/>
                <w:szCs w:val="18"/>
              </w:rPr>
            </w:pPr>
            <w:ins w:id="1546" w:author="Jie Wang5909" w:date="2026-10-14T00:02:00Z">
              <w:r w:rsidRPr="008A796B">
                <w:rPr>
                  <w:sz w:val="18"/>
                  <w:szCs w:val="18"/>
                </w:rPr>
                <w:t>solvents by HS-GC</w:t>
              </w:r>
            </w:ins>
          </w:p>
        </w:tc>
        <w:tc>
          <w:tcPr>
            <w:tcW w:w="0" w:type="auto"/>
            <w:vMerge w:val="restart"/>
            <w:vAlign w:val="center"/>
            <w:hideMark/>
          </w:tcPr>
          <w:p w14:paraId="7BEBE72D" w14:textId="77777777" w:rsidR="002852C6" w:rsidRPr="008A796B" w:rsidRDefault="002852C6" w:rsidP="004C712B">
            <w:pPr>
              <w:spacing w:line="276" w:lineRule="auto"/>
              <w:ind w:rightChars="-1" w:right="-2"/>
              <w:jc w:val="center"/>
              <w:rPr>
                <w:ins w:id="1547" w:author="Jie Wang5909" w:date="2026-10-14T00:02:00Z"/>
                <w:sz w:val="18"/>
                <w:szCs w:val="18"/>
              </w:rPr>
            </w:pPr>
            <w:ins w:id="1548" w:author="Jie Wang5909" w:date="2026-10-14T00:02:00Z">
              <w:r w:rsidRPr="008A796B">
                <w:rPr>
                  <w:sz w:val="18"/>
                  <w:szCs w:val="18"/>
                </w:rPr>
                <w:t>AM-140021-005</w:t>
              </w:r>
            </w:ins>
          </w:p>
        </w:tc>
        <w:tc>
          <w:tcPr>
            <w:tcW w:w="1248" w:type="dxa"/>
            <w:vAlign w:val="center"/>
            <w:hideMark/>
          </w:tcPr>
          <w:p w14:paraId="241093AC" w14:textId="77777777" w:rsidR="002852C6" w:rsidRPr="008A796B" w:rsidRDefault="002852C6" w:rsidP="004C712B">
            <w:pPr>
              <w:spacing w:line="276" w:lineRule="auto"/>
              <w:ind w:rightChars="-1" w:right="-2"/>
              <w:jc w:val="center"/>
              <w:rPr>
                <w:ins w:id="1549" w:author="Jie Wang5909" w:date="2026-10-14T00:02:00Z"/>
                <w:sz w:val="18"/>
                <w:szCs w:val="18"/>
              </w:rPr>
            </w:pPr>
            <w:ins w:id="1550" w:author="Jie Wang5909" w:date="2026-10-14T00:02:00Z">
              <w:r w:rsidRPr="008A796B">
                <w:rPr>
                  <w:sz w:val="18"/>
                  <w:szCs w:val="18"/>
                </w:rPr>
                <w:t>Methanol</w:t>
              </w:r>
            </w:ins>
          </w:p>
        </w:tc>
        <w:tc>
          <w:tcPr>
            <w:tcW w:w="700" w:type="dxa"/>
            <w:vAlign w:val="center"/>
            <w:hideMark/>
          </w:tcPr>
          <w:p w14:paraId="2AFDFDBC" w14:textId="77777777" w:rsidR="002852C6" w:rsidRPr="008A796B" w:rsidRDefault="002852C6" w:rsidP="004C712B">
            <w:pPr>
              <w:spacing w:line="276" w:lineRule="auto"/>
              <w:ind w:rightChars="-1" w:right="-2"/>
              <w:jc w:val="center"/>
              <w:rPr>
                <w:ins w:id="1551" w:author="Jie Wang5909" w:date="2026-10-14T00:02:00Z"/>
                <w:sz w:val="18"/>
                <w:szCs w:val="18"/>
              </w:rPr>
            </w:pPr>
            <w:ins w:id="1552" w:author="Jie Wang5909" w:date="2026-10-14T00:02:00Z">
              <w:r w:rsidRPr="008A796B">
                <w:rPr>
                  <w:sz w:val="18"/>
                  <w:szCs w:val="18"/>
                </w:rPr>
                <w:t>Report</w:t>
              </w:r>
            </w:ins>
          </w:p>
        </w:tc>
        <w:tc>
          <w:tcPr>
            <w:tcW w:w="0" w:type="auto"/>
            <w:vMerge w:val="restart"/>
            <w:vAlign w:val="center"/>
            <w:hideMark/>
          </w:tcPr>
          <w:p w14:paraId="6CFBDD60" w14:textId="77777777" w:rsidR="002852C6" w:rsidRPr="008A796B" w:rsidRDefault="002852C6" w:rsidP="004C712B">
            <w:pPr>
              <w:spacing w:line="276" w:lineRule="auto"/>
              <w:ind w:rightChars="-1" w:right="-2"/>
              <w:jc w:val="center"/>
              <w:rPr>
                <w:ins w:id="1553" w:author="Jie Wang5909" w:date="2026-10-14T00:02:00Z"/>
                <w:sz w:val="18"/>
                <w:szCs w:val="18"/>
              </w:rPr>
            </w:pPr>
            <w:ins w:id="1554" w:author="Jie Wang5909" w:date="2026-10-14T00:02:00Z">
              <w:r w:rsidRPr="008A796B">
                <w:rPr>
                  <w:sz w:val="18"/>
                  <w:szCs w:val="18"/>
                </w:rPr>
                <w:t>AM-140021-005</w:t>
              </w:r>
            </w:ins>
          </w:p>
        </w:tc>
        <w:tc>
          <w:tcPr>
            <w:tcW w:w="0" w:type="auto"/>
            <w:vAlign w:val="center"/>
            <w:hideMark/>
          </w:tcPr>
          <w:p w14:paraId="1568A20A" w14:textId="77777777" w:rsidR="002852C6" w:rsidRPr="008A796B" w:rsidRDefault="002852C6" w:rsidP="004C712B">
            <w:pPr>
              <w:spacing w:line="276" w:lineRule="auto"/>
              <w:ind w:rightChars="-1" w:right="-2"/>
              <w:jc w:val="center"/>
              <w:rPr>
                <w:ins w:id="1555" w:author="Jie Wang5909" w:date="2026-10-14T00:02:00Z"/>
                <w:sz w:val="18"/>
                <w:szCs w:val="18"/>
              </w:rPr>
            </w:pPr>
            <w:ins w:id="1556" w:author="Jie Wang5909" w:date="2026-10-14T00:02:00Z">
              <w:r w:rsidRPr="008A796B">
                <w:rPr>
                  <w:sz w:val="18"/>
                  <w:szCs w:val="18"/>
                </w:rPr>
                <w:t>Methanol</w:t>
              </w:r>
            </w:ins>
          </w:p>
        </w:tc>
        <w:tc>
          <w:tcPr>
            <w:tcW w:w="512" w:type="dxa"/>
            <w:vMerge w:val="restart"/>
            <w:vAlign w:val="center"/>
            <w:hideMark/>
          </w:tcPr>
          <w:p w14:paraId="6A1D1E57" w14:textId="7BE4218B" w:rsidR="002852C6" w:rsidRPr="008A796B" w:rsidRDefault="009429C6" w:rsidP="004C712B">
            <w:pPr>
              <w:spacing w:line="276" w:lineRule="auto"/>
              <w:ind w:rightChars="-1" w:right="-2"/>
              <w:jc w:val="center"/>
              <w:rPr>
                <w:ins w:id="1557" w:author="Jie Wang5909" w:date="2026-10-14T00:02:00Z"/>
                <w:del w:id="1558" w:author="Yu Zhang12718" w:date="2026-10-15T08:26:00Z"/>
                <w:sz w:val="18"/>
                <w:szCs w:val="18"/>
              </w:rPr>
            </w:pPr>
            <w:ins w:id="1559" w:author="Jie Wang5909" w:date="2026-10-14T00:02:00Z">
              <w:del w:id="1560" w:author="Yu Zhang12718" w:date="2026-10-15T08:25:00Z">
                <w:r w:rsidRPr="797C4670" w:rsidDel="0666E824">
                  <w:rPr>
                    <w:sz w:val="18"/>
                    <w:szCs w:val="18"/>
                  </w:rPr>
                  <w:delText>TBD</w:delText>
                </w:r>
              </w:del>
            </w:ins>
          </w:p>
          <w:p w14:paraId="1A0AE5BA" w14:textId="4D6A23C1" w:rsidR="0666E824" w:rsidRDefault="0666E824" w:rsidP="797C4670">
            <w:pPr>
              <w:spacing w:line="276" w:lineRule="auto"/>
              <w:ind w:rightChars="-1" w:right="-2"/>
              <w:jc w:val="center"/>
              <w:rPr>
                <w:ins w:id="1561" w:author="Jie Wang5909" w:date="2026-10-14T00:02:00Z"/>
                <w:del w:id="1562" w:author="Yu Zhang12718" w:date="2026-10-15T08:26:00Z"/>
                <w:sz w:val="18"/>
                <w:szCs w:val="18"/>
              </w:rPr>
            </w:pPr>
            <w:ins w:id="1563" w:author="Jie Wang5909" w:date="2026-10-14T00:02:00Z">
              <w:del w:id="1564" w:author="Yu Zhang12718" w:date="2026-10-15T08:26:00Z">
                <w:r w:rsidRPr="797C4670" w:rsidDel="0666E824">
                  <w:rPr>
                    <w:sz w:val="18"/>
                    <w:szCs w:val="18"/>
                  </w:rPr>
                  <w:delText>TBD</w:delText>
                </w:r>
              </w:del>
            </w:ins>
            <w:ins w:id="1565" w:author="Yu Zhang12718" w:date="2026-10-15T08:27:00Z">
              <w:r w:rsidR="6614D96B" w:rsidRPr="797C4670">
                <w:rPr>
                  <w:sz w:val="18"/>
                  <w:szCs w:val="18"/>
                </w:rPr>
                <w:t>Report*</w:t>
              </w:r>
            </w:ins>
          </w:p>
          <w:p w14:paraId="36DAB17A" w14:textId="171C8A7C" w:rsidR="797C4670" w:rsidRDefault="797C4670" w:rsidP="797C4670">
            <w:pPr>
              <w:spacing w:line="276" w:lineRule="auto"/>
              <w:ind w:rightChars="-1" w:right="-2"/>
              <w:jc w:val="center"/>
              <w:rPr>
                <w:ins w:id="1566" w:author="Jie Wang5909" w:date="2026-10-14T00:02:00Z"/>
                <w:sz w:val="18"/>
                <w:szCs w:val="18"/>
              </w:rPr>
            </w:pPr>
          </w:p>
        </w:tc>
        <w:tc>
          <w:tcPr>
            <w:tcW w:w="0" w:type="auto"/>
            <w:vMerge w:val="restart"/>
            <w:vAlign w:val="center"/>
          </w:tcPr>
          <w:p w14:paraId="48DF4107" w14:textId="4F43CB1A" w:rsidR="00B81441" w:rsidRDefault="00B81441" w:rsidP="004C712B">
            <w:pPr>
              <w:spacing w:line="276" w:lineRule="auto"/>
              <w:ind w:rightChars="-1" w:right="-2"/>
              <w:jc w:val="center"/>
              <w:rPr>
                <w:ins w:id="1567" w:author="Yongle Liu" w:date="2026-10-14T10:12:00Z"/>
                <w:sz w:val="18"/>
                <w:szCs w:val="18"/>
              </w:rPr>
            </w:pPr>
            <w:ins w:id="1568" w:author="Yongle Liu" w:date="2026-10-14T10:12:00Z">
              <w:r>
                <w:rPr>
                  <w:rFonts w:hint="eastAsia"/>
                  <w:sz w:val="18"/>
                  <w:szCs w:val="18"/>
                </w:rPr>
                <w:t>A</w:t>
              </w:r>
              <w:r>
                <w:rPr>
                  <w:sz w:val="18"/>
                  <w:szCs w:val="18"/>
                </w:rPr>
                <w:t>M-140021-005-VP-01.01</w:t>
              </w:r>
            </w:ins>
          </w:p>
          <w:p w14:paraId="3E15D34C" w14:textId="77777777" w:rsidR="00B81441" w:rsidRDefault="00B81441" w:rsidP="00B81441">
            <w:pPr>
              <w:jc w:val="center"/>
              <w:rPr>
                <w:ins w:id="1569" w:author="Yongle Liu" w:date="2026-10-14T10:12:00Z"/>
                <w:rFonts w:eastAsia="Times New Roman"/>
                <w:color w:val="000000" w:themeColor="text1"/>
                <w:sz w:val="18"/>
                <w:szCs w:val="18"/>
              </w:rPr>
            </w:pPr>
            <w:ins w:id="1570" w:author="Yongle Liu" w:date="2026-10-14T10:12:00Z">
              <w:r w:rsidRPr="3D7E87D4">
                <w:rPr>
                  <w:rFonts w:eastAsia="Times New Roman"/>
                  <w:color w:val="000000" w:themeColor="text1"/>
                  <w:sz w:val="18"/>
                  <w:szCs w:val="18"/>
                </w:rPr>
                <w:t>(Effective</w:t>
              </w:r>
            </w:ins>
          </w:p>
          <w:p w14:paraId="76D38F37" w14:textId="11B260AA" w:rsidR="00B81441" w:rsidRDefault="00B81441" w:rsidP="00B81441">
            <w:pPr>
              <w:spacing w:line="276" w:lineRule="auto"/>
              <w:ind w:rightChars="-1" w:right="-2"/>
              <w:jc w:val="center"/>
              <w:rPr>
                <w:ins w:id="1571" w:author="Yongle Liu" w:date="2026-10-14T10:12:00Z"/>
                <w:sz w:val="18"/>
                <w:szCs w:val="18"/>
              </w:rPr>
            </w:pPr>
            <w:ins w:id="1572" w:author="Yongle Liu" w:date="2026-10-14T10:12:00Z">
              <w:r>
                <w:rPr>
                  <w:rFonts w:eastAsia="Times New Roman"/>
                  <w:color w:val="000000" w:themeColor="text1"/>
                  <w:sz w:val="18"/>
                  <w:szCs w:val="18"/>
                </w:rPr>
                <w:t>Date:</w:t>
              </w:r>
              <w:r>
                <w:rPr>
                  <w:rFonts w:hint="eastAsia"/>
                  <w:sz w:val="18"/>
                  <w:szCs w:val="18"/>
                </w:rPr>
                <w:t xml:space="preserve"> 0</w:t>
              </w:r>
              <w:r>
                <w:rPr>
                  <w:sz w:val="18"/>
                  <w:szCs w:val="18"/>
                </w:rPr>
                <w:t>9/21/2024)</w:t>
              </w:r>
            </w:ins>
          </w:p>
          <w:p w14:paraId="7A21DF18" w14:textId="6E442F80" w:rsidR="002852C6" w:rsidRPr="008A796B" w:rsidRDefault="002852C6" w:rsidP="004C712B">
            <w:pPr>
              <w:spacing w:line="276" w:lineRule="auto"/>
              <w:ind w:rightChars="-1" w:right="-2"/>
              <w:jc w:val="center"/>
              <w:rPr>
                <w:ins w:id="1573" w:author="Jie Wang5909" w:date="2026-10-14T00:02:00Z"/>
                <w:sz w:val="18"/>
                <w:szCs w:val="18"/>
              </w:rPr>
            </w:pPr>
            <w:ins w:id="1574" w:author="Jie Wang5909" w:date="2026-10-14T00:02:00Z">
              <w:del w:id="1575" w:author="Yongle Liu" w:date="2026-10-14T10:12:00Z">
                <w:r w:rsidRPr="008A796B" w:rsidDel="00B81441">
                  <w:rPr>
                    <w:sz w:val="18"/>
                    <w:szCs w:val="18"/>
                  </w:rPr>
                  <w:delText>For review</w:delText>
                </w:r>
              </w:del>
            </w:ins>
          </w:p>
        </w:tc>
        <w:tc>
          <w:tcPr>
            <w:tcW w:w="0" w:type="auto"/>
            <w:vMerge w:val="restart"/>
            <w:vAlign w:val="center"/>
          </w:tcPr>
          <w:p w14:paraId="0078A6B7" w14:textId="06979E5A" w:rsidR="002852C6" w:rsidRPr="008A796B" w:rsidRDefault="00B81441" w:rsidP="004C712B">
            <w:pPr>
              <w:spacing w:line="276" w:lineRule="auto"/>
              <w:ind w:rightChars="-1" w:right="-2"/>
              <w:jc w:val="center"/>
              <w:rPr>
                <w:ins w:id="1576" w:author="Jie Wang5909" w:date="2026-10-14T00:02:00Z"/>
                <w:sz w:val="18"/>
                <w:szCs w:val="18"/>
              </w:rPr>
            </w:pPr>
            <w:ins w:id="1577" w:author="Yongle Liu" w:date="2026-10-14T10:11:00Z">
              <w:del w:id="1578" w:author="Yu Zhang12718" w:date="2026-10-15T06:12:00Z">
                <w:r w:rsidRPr="797C4670" w:rsidDel="72C834EE">
                  <w:rPr>
                    <w:sz w:val="18"/>
                    <w:szCs w:val="18"/>
                  </w:rPr>
                  <w:delText>finished</w:delText>
                </w:r>
              </w:del>
            </w:ins>
            <w:ins w:id="1579" w:author="Yu Zhang12718" w:date="2026-10-15T06:12:00Z">
              <w:r w:rsidR="11676458" w:rsidRPr="797C4670">
                <w:rPr>
                  <w:sz w:val="18"/>
                  <w:szCs w:val="18"/>
                </w:rPr>
                <w:t>Completed</w:t>
              </w:r>
            </w:ins>
            <w:ins w:id="1580" w:author="Jie Wang5909" w:date="2026-10-14T00:02:00Z">
              <w:del w:id="1581" w:author="Yongle Liu" w:date="2026-10-14T10:11:00Z">
                <w:r w:rsidRPr="797C4670" w:rsidDel="002852C6">
                  <w:rPr>
                    <w:sz w:val="18"/>
                    <w:szCs w:val="18"/>
                  </w:rPr>
                  <w:delText>Pending</w:delText>
                </w:r>
              </w:del>
            </w:ins>
            <w:commentRangeEnd w:id="1542"/>
            <w:r w:rsidRPr="008A796B">
              <w:rPr>
                <w:rStyle w:val="a4"/>
                <w:sz w:val="18"/>
                <w:szCs w:val="18"/>
              </w:rPr>
              <w:commentReference w:id="1542"/>
            </w:r>
            <w:commentRangeEnd w:id="1543"/>
            <w:r>
              <w:rPr>
                <w:rStyle w:val="a4"/>
              </w:rPr>
              <w:commentReference w:id="1543"/>
            </w:r>
          </w:p>
        </w:tc>
      </w:tr>
      <w:tr w:rsidR="00FF56FE" w:rsidRPr="008A796B" w14:paraId="7991FF7E" w14:textId="77777777" w:rsidTr="4F9E693F">
        <w:trPr>
          <w:trHeight w:val="420"/>
          <w:ins w:id="1582" w:author="Jie Wang5909" w:date="2026-10-14T00:02:00Z"/>
        </w:trPr>
        <w:tc>
          <w:tcPr>
            <w:tcW w:w="0" w:type="auto"/>
            <w:vMerge/>
            <w:vAlign w:val="center"/>
            <w:hideMark/>
          </w:tcPr>
          <w:p w14:paraId="3856A54D" w14:textId="77777777" w:rsidR="002852C6" w:rsidRPr="008A796B" w:rsidRDefault="002852C6" w:rsidP="004C712B">
            <w:pPr>
              <w:spacing w:line="276" w:lineRule="auto"/>
              <w:ind w:rightChars="-1" w:right="-2"/>
              <w:jc w:val="center"/>
              <w:rPr>
                <w:ins w:id="1583" w:author="Jie Wang5909" w:date="2026-10-14T00:02:00Z"/>
                <w:sz w:val="18"/>
                <w:szCs w:val="18"/>
              </w:rPr>
            </w:pPr>
          </w:p>
        </w:tc>
        <w:tc>
          <w:tcPr>
            <w:tcW w:w="0" w:type="auto"/>
            <w:vMerge/>
            <w:vAlign w:val="center"/>
            <w:hideMark/>
          </w:tcPr>
          <w:p w14:paraId="6F1039CC" w14:textId="77777777" w:rsidR="002852C6" w:rsidRPr="008A796B" w:rsidRDefault="002852C6" w:rsidP="004C712B">
            <w:pPr>
              <w:spacing w:line="276" w:lineRule="auto"/>
              <w:ind w:rightChars="-1" w:right="-2"/>
              <w:jc w:val="center"/>
              <w:rPr>
                <w:ins w:id="1584" w:author="Jie Wang5909" w:date="2026-10-14T00:02:00Z"/>
                <w:sz w:val="18"/>
                <w:szCs w:val="18"/>
              </w:rPr>
            </w:pPr>
          </w:p>
        </w:tc>
        <w:tc>
          <w:tcPr>
            <w:tcW w:w="0" w:type="auto"/>
            <w:vMerge/>
            <w:vAlign w:val="center"/>
            <w:hideMark/>
          </w:tcPr>
          <w:p w14:paraId="5C863FE4" w14:textId="77777777" w:rsidR="002852C6" w:rsidRPr="008A796B" w:rsidRDefault="002852C6" w:rsidP="004C712B">
            <w:pPr>
              <w:spacing w:line="276" w:lineRule="auto"/>
              <w:ind w:rightChars="-1" w:right="-2"/>
              <w:jc w:val="center"/>
              <w:rPr>
                <w:ins w:id="1585" w:author="Jie Wang5909" w:date="2026-10-14T00:02:00Z"/>
                <w:sz w:val="18"/>
                <w:szCs w:val="18"/>
              </w:rPr>
            </w:pPr>
          </w:p>
        </w:tc>
        <w:tc>
          <w:tcPr>
            <w:tcW w:w="1248" w:type="dxa"/>
            <w:vAlign w:val="center"/>
            <w:hideMark/>
          </w:tcPr>
          <w:p w14:paraId="254E068A" w14:textId="77777777" w:rsidR="002852C6" w:rsidRPr="008A796B" w:rsidRDefault="002852C6" w:rsidP="004C712B">
            <w:pPr>
              <w:spacing w:line="276" w:lineRule="auto"/>
              <w:ind w:rightChars="-1" w:right="-2"/>
              <w:jc w:val="center"/>
              <w:rPr>
                <w:ins w:id="1586" w:author="Jie Wang5909" w:date="2026-10-14T00:02:00Z"/>
                <w:sz w:val="18"/>
                <w:szCs w:val="18"/>
              </w:rPr>
            </w:pPr>
            <w:ins w:id="1587" w:author="Jie Wang5909" w:date="2026-10-14T00:02:00Z">
              <w:r w:rsidRPr="008A796B">
                <w:rPr>
                  <w:sz w:val="18"/>
                  <w:szCs w:val="18"/>
                </w:rPr>
                <w:t>Acetonitrile</w:t>
              </w:r>
            </w:ins>
          </w:p>
        </w:tc>
        <w:tc>
          <w:tcPr>
            <w:tcW w:w="700" w:type="dxa"/>
            <w:vAlign w:val="center"/>
            <w:hideMark/>
          </w:tcPr>
          <w:p w14:paraId="3D5DA783" w14:textId="77777777" w:rsidR="002852C6" w:rsidRPr="008A796B" w:rsidRDefault="002852C6" w:rsidP="004C712B">
            <w:pPr>
              <w:spacing w:line="276" w:lineRule="auto"/>
              <w:ind w:rightChars="-1" w:right="-2"/>
              <w:jc w:val="center"/>
              <w:rPr>
                <w:ins w:id="1588" w:author="Jie Wang5909" w:date="2026-10-14T00:02:00Z"/>
                <w:sz w:val="18"/>
                <w:szCs w:val="18"/>
              </w:rPr>
            </w:pPr>
            <w:ins w:id="1589" w:author="Jie Wang5909" w:date="2026-10-14T00:02:00Z">
              <w:r w:rsidRPr="008A796B">
                <w:rPr>
                  <w:sz w:val="18"/>
                  <w:szCs w:val="18"/>
                </w:rPr>
                <w:t>Report</w:t>
              </w:r>
            </w:ins>
          </w:p>
        </w:tc>
        <w:tc>
          <w:tcPr>
            <w:tcW w:w="0" w:type="auto"/>
            <w:vMerge/>
            <w:vAlign w:val="center"/>
            <w:hideMark/>
          </w:tcPr>
          <w:p w14:paraId="4CF01C17" w14:textId="77777777" w:rsidR="002852C6" w:rsidRPr="008A796B" w:rsidRDefault="002852C6" w:rsidP="004C712B">
            <w:pPr>
              <w:spacing w:line="276" w:lineRule="auto"/>
              <w:ind w:rightChars="-1" w:right="-2"/>
              <w:jc w:val="center"/>
              <w:rPr>
                <w:ins w:id="1590" w:author="Jie Wang5909" w:date="2026-10-14T00:02:00Z"/>
                <w:sz w:val="18"/>
                <w:szCs w:val="18"/>
              </w:rPr>
            </w:pPr>
          </w:p>
        </w:tc>
        <w:tc>
          <w:tcPr>
            <w:tcW w:w="0" w:type="auto"/>
            <w:vAlign w:val="center"/>
            <w:hideMark/>
          </w:tcPr>
          <w:p w14:paraId="32726D7B" w14:textId="77777777" w:rsidR="002852C6" w:rsidRPr="008A796B" w:rsidRDefault="002852C6" w:rsidP="004C712B">
            <w:pPr>
              <w:spacing w:line="276" w:lineRule="auto"/>
              <w:ind w:rightChars="-1" w:right="-2"/>
              <w:jc w:val="center"/>
              <w:rPr>
                <w:ins w:id="1591" w:author="Jie Wang5909" w:date="2026-10-14T00:02:00Z"/>
                <w:sz w:val="18"/>
                <w:szCs w:val="18"/>
              </w:rPr>
            </w:pPr>
            <w:ins w:id="1592" w:author="Jie Wang5909" w:date="2026-10-14T00:02:00Z">
              <w:r w:rsidRPr="008A796B">
                <w:rPr>
                  <w:sz w:val="18"/>
                  <w:szCs w:val="18"/>
                </w:rPr>
                <w:t>Acetonitrile</w:t>
              </w:r>
            </w:ins>
          </w:p>
        </w:tc>
        <w:tc>
          <w:tcPr>
            <w:tcW w:w="512" w:type="dxa"/>
            <w:vMerge/>
            <w:vAlign w:val="center"/>
            <w:hideMark/>
          </w:tcPr>
          <w:p w14:paraId="6ADEDA54" w14:textId="54D14C13" w:rsidR="002852C6" w:rsidRPr="008A796B" w:rsidRDefault="009429C6" w:rsidP="004C712B">
            <w:pPr>
              <w:spacing w:line="276" w:lineRule="auto"/>
              <w:ind w:rightChars="-1" w:right="-2"/>
              <w:jc w:val="center"/>
              <w:rPr>
                <w:ins w:id="1593" w:author="Jie Wang5909" w:date="2026-10-14T00:02:00Z"/>
                <w:sz w:val="18"/>
                <w:szCs w:val="18"/>
              </w:rPr>
            </w:pPr>
            <w:ins w:id="1594" w:author="Jie Wang5909" w:date="2026-10-14T00:02:00Z">
              <w:r>
                <w:rPr>
                  <w:sz w:val="18"/>
                  <w:szCs w:val="18"/>
                </w:rPr>
                <w:t>TBD</w:t>
              </w:r>
            </w:ins>
          </w:p>
        </w:tc>
        <w:tc>
          <w:tcPr>
            <w:tcW w:w="0" w:type="auto"/>
            <w:vMerge/>
            <w:vAlign w:val="center"/>
          </w:tcPr>
          <w:p w14:paraId="026AAFC5" w14:textId="77777777" w:rsidR="002852C6" w:rsidRPr="008A796B" w:rsidRDefault="002852C6" w:rsidP="004C712B">
            <w:pPr>
              <w:spacing w:line="276" w:lineRule="auto"/>
              <w:ind w:rightChars="-1" w:right="-2"/>
              <w:jc w:val="center"/>
              <w:rPr>
                <w:ins w:id="1595" w:author="Jie Wang5909" w:date="2026-10-14T00:02:00Z"/>
                <w:sz w:val="18"/>
                <w:szCs w:val="18"/>
              </w:rPr>
            </w:pPr>
          </w:p>
        </w:tc>
        <w:tc>
          <w:tcPr>
            <w:tcW w:w="0" w:type="auto"/>
            <w:vMerge/>
            <w:vAlign w:val="center"/>
          </w:tcPr>
          <w:p w14:paraId="51E5D7BB" w14:textId="77777777" w:rsidR="002852C6" w:rsidRPr="008A796B" w:rsidRDefault="002852C6" w:rsidP="004C712B">
            <w:pPr>
              <w:spacing w:line="276" w:lineRule="auto"/>
              <w:ind w:rightChars="-1" w:right="-2"/>
              <w:jc w:val="center"/>
              <w:rPr>
                <w:ins w:id="1596" w:author="Jie Wang5909" w:date="2026-10-14T00:02:00Z"/>
                <w:sz w:val="18"/>
                <w:szCs w:val="18"/>
              </w:rPr>
            </w:pPr>
          </w:p>
        </w:tc>
      </w:tr>
      <w:tr w:rsidR="00FF56FE" w:rsidRPr="008A796B" w14:paraId="4713CC49" w14:textId="77777777" w:rsidTr="4F9E693F">
        <w:trPr>
          <w:trHeight w:val="420"/>
          <w:ins w:id="1597" w:author="Jie Wang5909" w:date="2026-10-14T00:02:00Z"/>
        </w:trPr>
        <w:tc>
          <w:tcPr>
            <w:tcW w:w="0" w:type="auto"/>
            <w:vMerge/>
            <w:vAlign w:val="center"/>
            <w:hideMark/>
          </w:tcPr>
          <w:p w14:paraId="71037E74" w14:textId="77777777" w:rsidR="002852C6" w:rsidRPr="008A796B" w:rsidRDefault="002852C6" w:rsidP="004C712B">
            <w:pPr>
              <w:spacing w:line="276" w:lineRule="auto"/>
              <w:ind w:rightChars="-1" w:right="-2"/>
              <w:jc w:val="center"/>
              <w:rPr>
                <w:ins w:id="1598" w:author="Jie Wang5909" w:date="2026-10-14T00:02:00Z"/>
                <w:sz w:val="18"/>
                <w:szCs w:val="18"/>
              </w:rPr>
            </w:pPr>
          </w:p>
        </w:tc>
        <w:tc>
          <w:tcPr>
            <w:tcW w:w="0" w:type="auto"/>
            <w:vMerge/>
            <w:vAlign w:val="center"/>
            <w:hideMark/>
          </w:tcPr>
          <w:p w14:paraId="2E1727BF" w14:textId="77777777" w:rsidR="002852C6" w:rsidRPr="008A796B" w:rsidRDefault="002852C6" w:rsidP="004C712B">
            <w:pPr>
              <w:spacing w:line="276" w:lineRule="auto"/>
              <w:ind w:rightChars="-1" w:right="-2"/>
              <w:jc w:val="center"/>
              <w:rPr>
                <w:ins w:id="1599" w:author="Jie Wang5909" w:date="2026-10-14T00:02:00Z"/>
                <w:sz w:val="18"/>
                <w:szCs w:val="18"/>
              </w:rPr>
            </w:pPr>
          </w:p>
        </w:tc>
        <w:tc>
          <w:tcPr>
            <w:tcW w:w="0" w:type="auto"/>
            <w:vMerge/>
            <w:vAlign w:val="center"/>
            <w:hideMark/>
          </w:tcPr>
          <w:p w14:paraId="495C8AC0" w14:textId="77777777" w:rsidR="002852C6" w:rsidRPr="008A796B" w:rsidRDefault="002852C6" w:rsidP="004C712B">
            <w:pPr>
              <w:spacing w:line="276" w:lineRule="auto"/>
              <w:ind w:rightChars="-1" w:right="-2"/>
              <w:jc w:val="center"/>
              <w:rPr>
                <w:ins w:id="1600" w:author="Jie Wang5909" w:date="2026-10-14T00:02:00Z"/>
                <w:sz w:val="18"/>
                <w:szCs w:val="18"/>
              </w:rPr>
            </w:pPr>
          </w:p>
        </w:tc>
        <w:tc>
          <w:tcPr>
            <w:tcW w:w="1248" w:type="dxa"/>
            <w:vAlign w:val="center"/>
            <w:hideMark/>
          </w:tcPr>
          <w:p w14:paraId="7E43C2B6" w14:textId="77777777" w:rsidR="002852C6" w:rsidRPr="008A796B" w:rsidRDefault="002852C6" w:rsidP="004C712B">
            <w:pPr>
              <w:spacing w:line="276" w:lineRule="auto"/>
              <w:ind w:rightChars="-1" w:right="-2"/>
              <w:jc w:val="center"/>
              <w:rPr>
                <w:ins w:id="1601" w:author="Jie Wang5909" w:date="2026-10-14T00:02:00Z"/>
                <w:sz w:val="18"/>
                <w:szCs w:val="18"/>
              </w:rPr>
            </w:pPr>
            <w:ins w:id="1602" w:author="Jie Wang5909" w:date="2026-10-14T00:02:00Z">
              <w:r w:rsidRPr="008A796B">
                <w:rPr>
                  <w:sz w:val="18"/>
                  <w:szCs w:val="18"/>
                </w:rPr>
                <w:t>Dichloromethane</w:t>
              </w:r>
            </w:ins>
          </w:p>
        </w:tc>
        <w:tc>
          <w:tcPr>
            <w:tcW w:w="700" w:type="dxa"/>
            <w:vAlign w:val="center"/>
            <w:hideMark/>
          </w:tcPr>
          <w:p w14:paraId="0891AD97" w14:textId="77777777" w:rsidR="002852C6" w:rsidRPr="008A796B" w:rsidRDefault="002852C6" w:rsidP="004C712B">
            <w:pPr>
              <w:spacing w:line="276" w:lineRule="auto"/>
              <w:ind w:rightChars="-1" w:right="-2"/>
              <w:jc w:val="center"/>
              <w:rPr>
                <w:ins w:id="1603" w:author="Jie Wang5909" w:date="2026-10-14T00:02:00Z"/>
                <w:sz w:val="18"/>
                <w:szCs w:val="18"/>
              </w:rPr>
            </w:pPr>
            <w:ins w:id="1604" w:author="Jie Wang5909" w:date="2026-10-14T00:02:00Z">
              <w:r w:rsidRPr="008A796B">
                <w:rPr>
                  <w:sz w:val="18"/>
                  <w:szCs w:val="18"/>
                </w:rPr>
                <w:t>≤600ppm</w:t>
              </w:r>
            </w:ins>
          </w:p>
        </w:tc>
        <w:tc>
          <w:tcPr>
            <w:tcW w:w="0" w:type="auto"/>
            <w:vMerge/>
            <w:vAlign w:val="center"/>
            <w:hideMark/>
          </w:tcPr>
          <w:p w14:paraId="57BD3BDE" w14:textId="77777777" w:rsidR="002852C6" w:rsidRPr="008A796B" w:rsidRDefault="002852C6" w:rsidP="004C712B">
            <w:pPr>
              <w:spacing w:line="276" w:lineRule="auto"/>
              <w:ind w:rightChars="-1" w:right="-2"/>
              <w:jc w:val="center"/>
              <w:rPr>
                <w:ins w:id="1605" w:author="Jie Wang5909" w:date="2026-10-14T00:02:00Z"/>
                <w:sz w:val="18"/>
                <w:szCs w:val="18"/>
              </w:rPr>
            </w:pPr>
          </w:p>
        </w:tc>
        <w:tc>
          <w:tcPr>
            <w:tcW w:w="0" w:type="auto"/>
            <w:vAlign w:val="center"/>
            <w:hideMark/>
          </w:tcPr>
          <w:p w14:paraId="11AE8E77" w14:textId="77777777" w:rsidR="002852C6" w:rsidRPr="008A796B" w:rsidRDefault="002852C6" w:rsidP="004C712B">
            <w:pPr>
              <w:spacing w:line="276" w:lineRule="auto"/>
              <w:ind w:rightChars="-1" w:right="-2"/>
              <w:jc w:val="center"/>
              <w:rPr>
                <w:ins w:id="1606" w:author="Jie Wang5909" w:date="2026-10-14T00:02:00Z"/>
                <w:sz w:val="18"/>
                <w:szCs w:val="18"/>
              </w:rPr>
            </w:pPr>
            <w:ins w:id="1607" w:author="Jie Wang5909" w:date="2026-10-14T00:02:00Z">
              <w:r w:rsidRPr="008A796B">
                <w:rPr>
                  <w:sz w:val="18"/>
                  <w:szCs w:val="18"/>
                </w:rPr>
                <w:t>Dichloromethane</w:t>
              </w:r>
            </w:ins>
          </w:p>
        </w:tc>
        <w:tc>
          <w:tcPr>
            <w:tcW w:w="512" w:type="dxa"/>
            <w:vMerge/>
            <w:vAlign w:val="center"/>
            <w:hideMark/>
          </w:tcPr>
          <w:p w14:paraId="709C2466" w14:textId="47AB22E8" w:rsidR="002852C6" w:rsidRPr="008A796B" w:rsidRDefault="009429C6" w:rsidP="004C712B">
            <w:pPr>
              <w:spacing w:line="276" w:lineRule="auto"/>
              <w:ind w:rightChars="-1" w:right="-2"/>
              <w:jc w:val="center"/>
              <w:rPr>
                <w:ins w:id="1608" w:author="Jie Wang5909" w:date="2026-10-14T00:02:00Z"/>
                <w:sz w:val="18"/>
                <w:szCs w:val="18"/>
              </w:rPr>
            </w:pPr>
            <w:ins w:id="1609" w:author="Jie Wang5909" w:date="2026-10-14T00:02:00Z">
              <w:r>
                <w:rPr>
                  <w:sz w:val="18"/>
                  <w:szCs w:val="18"/>
                </w:rPr>
                <w:t>TBD</w:t>
              </w:r>
            </w:ins>
          </w:p>
        </w:tc>
        <w:tc>
          <w:tcPr>
            <w:tcW w:w="0" w:type="auto"/>
            <w:vMerge/>
            <w:vAlign w:val="center"/>
          </w:tcPr>
          <w:p w14:paraId="312D4D99" w14:textId="77777777" w:rsidR="002852C6" w:rsidRPr="008A796B" w:rsidRDefault="002852C6" w:rsidP="004C712B">
            <w:pPr>
              <w:spacing w:line="276" w:lineRule="auto"/>
              <w:ind w:rightChars="-1" w:right="-2"/>
              <w:jc w:val="center"/>
              <w:rPr>
                <w:ins w:id="1610" w:author="Jie Wang5909" w:date="2026-10-14T00:02:00Z"/>
                <w:sz w:val="18"/>
                <w:szCs w:val="18"/>
              </w:rPr>
            </w:pPr>
          </w:p>
        </w:tc>
        <w:tc>
          <w:tcPr>
            <w:tcW w:w="0" w:type="auto"/>
            <w:vMerge/>
            <w:vAlign w:val="center"/>
          </w:tcPr>
          <w:p w14:paraId="3206B9D4" w14:textId="77777777" w:rsidR="002852C6" w:rsidRPr="008A796B" w:rsidRDefault="002852C6" w:rsidP="004C712B">
            <w:pPr>
              <w:spacing w:line="276" w:lineRule="auto"/>
              <w:ind w:rightChars="-1" w:right="-2"/>
              <w:jc w:val="center"/>
              <w:rPr>
                <w:ins w:id="1611" w:author="Jie Wang5909" w:date="2026-10-14T00:02:00Z"/>
                <w:sz w:val="18"/>
                <w:szCs w:val="18"/>
              </w:rPr>
            </w:pPr>
          </w:p>
        </w:tc>
      </w:tr>
      <w:tr w:rsidR="00FF56FE" w:rsidRPr="008A796B" w14:paraId="3615F0DE" w14:textId="77777777" w:rsidTr="4F9E693F">
        <w:trPr>
          <w:trHeight w:val="420"/>
          <w:ins w:id="1612" w:author="Jie Wang5909" w:date="2026-10-14T00:02:00Z"/>
        </w:trPr>
        <w:tc>
          <w:tcPr>
            <w:tcW w:w="0" w:type="auto"/>
            <w:vMerge/>
            <w:vAlign w:val="center"/>
            <w:hideMark/>
          </w:tcPr>
          <w:p w14:paraId="5D90F74A" w14:textId="77777777" w:rsidR="002852C6" w:rsidRPr="008A796B" w:rsidRDefault="002852C6" w:rsidP="004C712B">
            <w:pPr>
              <w:spacing w:line="276" w:lineRule="auto"/>
              <w:ind w:rightChars="-1" w:right="-2"/>
              <w:jc w:val="center"/>
              <w:rPr>
                <w:ins w:id="1613" w:author="Jie Wang5909" w:date="2026-10-14T00:02:00Z"/>
                <w:sz w:val="18"/>
                <w:szCs w:val="18"/>
              </w:rPr>
            </w:pPr>
          </w:p>
        </w:tc>
        <w:tc>
          <w:tcPr>
            <w:tcW w:w="0" w:type="auto"/>
            <w:vMerge/>
            <w:vAlign w:val="center"/>
            <w:hideMark/>
          </w:tcPr>
          <w:p w14:paraId="1D6BCBDE" w14:textId="77777777" w:rsidR="002852C6" w:rsidRPr="008A796B" w:rsidRDefault="002852C6" w:rsidP="004C712B">
            <w:pPr>
              <w:spacing w:line="276" w:lineRule="auto"/>
              <w:ind w:rightChars="-1" w:right="-2"/>
              <w:jc w:val="center"/>
              <w:rPr>
                <w:ins w:id="1614" w:author="Jie Wang5909" w:date="2026-10-14T00:02:00Z"/>
                <w:sz w:val="18"/>
                <w:szCs w:val="18"/>
              </w:rPr>
            </w:pPr>
          </w:p>
        </w:tc>
        <w:tc>
          <w:tcPr>
            <w:tcW w:w="0" w:type="auto"/>
            <w:vMerge/>
            <w:vAlign w:val="center"/>
            <w:hideMark/>
          </w:tcPr>
          <w:p w14:paraId="4B78D266" w14:textId="77777777" w:rsidR="002852C6" w:rsidRPr="008A796B" w:rsidRDefault="002852C6" w:rsidP="004C712B">
            <w:pPr>
              <w:spacing w:line="276" w:lineRule="auto"/>
              <w:ind w:rightChars="-1" w:right="-2"/>
              <w:jc w:val="center"/>
              <w:rPr>
                <w:ins w:id="1615" w:author="Jie Wang5909" w:date="2026-10-14T00:02:00Z"/>
                <w:sz w:val="18"/>
                <w:szCs w:val="18"/>
              </w:rPr>
            </w:pPr>
          </w:p>
        </w:tc>
        <w:tc>
          <w:tcPr>
            <w:tcW w:w="1248" w:type="dxa"/>
            <w:vAlign w:val="center"/>
            <w:hideMark/>
          </w:tcPr>
          <w:p w14:paraId="752C6938" w14:textId="77777777" w:rsidR="002852C6" w:rsidRPr="008A796B" w:rsidRDefault="002852C6" w:rsidP="004C712B">
            <w:pPr>
              <w:spacing w:line="276" w:lineRule="auto"/>
              <w:ind w:rightChars="-1" w:right="-2"/>
              <w:jc w:val="center"/>
              <w:rPr>
                <w:ins w:id="1616" w:author="Jie Wang5909" w:date="2026-10-14T00:02:00Z"/>
                <w:sz w:val="18"/>
                <w:szCs w:val="18"/>
              </w:rPr>
            </w:pPr>
            <w:ins w:id="1617" w:author="Jie Wang5909" w:date="2026-10-14T00:02:00Z">
              <w:r w:rsidRPr="008A796B">
                <w:rPr>
                  <w:sz w:val="18"/>
                  <w:szCs w:val="18"/>
                </w:rPr>
                <w:t xml:space="preserve">Methyl </w:t>
              </w:r>
              <w:proofErr w:type="spellStart"/>
              <w:r w:rsidRPr="008A796B">
                <w:rPr>
                  <w:sz w:val="18"/>
                  <w:szCs w:val="18"/>
                </w:rPr>
                <w:t>tert</w:t>
              </w:r>
              <w:proofErr w:type="spellEnd"/>
              <w:r w:rsidRPr="008A796B">
                <w:rPr>
                  <w:sz w:val="18"/>
                  <w:szCs w:val="18"/>
                </w:rPr>
                <w:t>-Butyl Ether</w:t>
              </w:r>
            </w:ins>
          </w:p>
        </w:tc>
        <w:tc>
          <w:tcPr>
            <w:tcW w:w="700" w:type="dxa"/>
            <w:vAlign w:val="center"/>
            <w:hideMark/>
          </w:tcPr>
          <w:p w14:paraId="43CD8533" w14:textId="77777777" w:rsidR="002852C6" w:rsidRPr="008A796B" w:rsidRDefault="002852C6" w:rsidP="004C712B">
            <w:pPr>
              <w:spacing w:line="276" w:lineRule="auto"/>
              <w:ind w:rightChars="-1" w:right="-2"/>
              <w:jc w:val="center"/>
              <w:rPr>
                <w:ins w:id="1618" w:author="Jie Wang5909" w:date="2026-10-14T00:02:00Z"/>
                <w:sz w:val="18"/>
                <w:szCs w:val="18"/>
              </w:rPr>
            </w:pPr>
            <w:ins w:id="1619" w:author="Jie Wang5909" w:date="2026-10-14T00:02:00Z">
              <w:r w:rsidRPr="008A796B">
                <w:rPr>
                  <w:sz w:val="18"/>
                  <w:szCs w:val="18"/>
                </w:rPr>
                <w:t>Report</w:t>
              </w:r>
            </w:ins>
          </w:p>
        </w:tc>
        <w:tc>
          <w:tcPr>
            <w:tcW w:w="0" w:type="auto"/>
            <w:vMerge/>
            <w:vAlign w:val="center"/>
            <w:hideMark/>
          </w:tcPr>
          <w:p w14:paraId="3E7BD91C" w14:textId="77777777" w:rsidR="002852C6" w:rsidRPr="008A796B" w:rsidRDefault="002852C6" w:rsidP="004C712B">
            <w:pPr>
              <w:spacing w:line="276" w:lineRule="auto"/>
              <w:ind w:rightChars="-1" w:right="-2"/>
              <w:jc w:val="center"/>
              <w:rPr>
                <w:ins w:id="1620" w:author="Jie Wang5909" w:date="2026-10-14T00:02:00Z"/>
                <w:sz w:val="18"/>
                <w:szCs w:val="18"/>
              </w:rPr>
            </w:pPr>
          </w:p>
        </w:tc>
        <w:tc>
          <w:tcPr>
            <w:tcW w:w="0" w:type="auto"/>
            <w:vAlign w:val="center"/>
            <w:hideMark/>
          </w:tcPr>
          <w:p w14:paraId="3044CA02" w14:textId="77777777" w:rsidR="002852C6" w:rsidRPr="008A796B" w:rsidRDefault="002852C6" w:rsidP="004C712B">
            <w:pPr>
              <w:spacing w:line="276" w:lineRule="auto"/>
              <w:ind w:rightChars="-1" w:right="-2"/>
              <w:jc w:val="center"/>
              <w:rPr>
                <w:ins w:id="1621" w:author="Jie Wang5909" w:date="2026-10-14T00:02:00Z"/>
                <w:sz w:val="18"/>
                <w:szCs w:val="18"/>
              </w:rPr>
            </w:pPr>
            <w:ins w:id="1622" w:author="Jie Wang5909" w:date="2026-10-14T00:02:00Z">
              <w:r w:rsidRPr="008A796B">
                <w:rPr>
                  <w:sz w:val="18"/>
                  <w:szCs w:val="18"/>
                </w:rPr>
                <w:t xml:space="preserve">Methyl </w:t>
              </w:r>
              <w:proofErr w:type="spellStart"/>
              <w:r w:rsidRPr="008A796B">
                <w:rPr>
                  <w:sz w:val="18"/>
                  <w:szCs w:val="18"/>
                </w:rPr>
                <w:t>tert</w:t>
              </w:r>
              <w:proofErr w:type="spellEnd"/>
              <w:r w:rsidRPr="008A796B">
                <w:rPr>
                  <w:sz w:val="18"/>
                  <w:szCs w:val="18"/>
                </w:rPr>
                <w:t>-Butyl Ether</w:t>
              </w:r>
            </w:ins>
          </w:p>
        </w:tc>
        <w:tc>
          <w:tcPr>
            <w:tcW w:w="512" w:type="dxa"/>
            <w:vMerge/>
            <w:vAlign w:val="center"/>
            <w:hideMark/>
          </w:tcPr>
          <w:p w14:paraId="5A068977" w14:textId="73530898" w:rsidR="002852C6" w:rsidRPr="008A796B" w:rsidRDefault="009429C6" w:rsidP="004C712B">
            <w:pPr>
              <w:spacing w:line="276" w:lineRule="auto"/>
              <w:ind w:rightChars="-1" w:right="-2"/>
              <w:jc w:val="center"/>
              <w:rPr>
                <w:ins w:id="1623" w:author="Jie Wang5909" w:date="2026-10-14T00:02:00Z"/>
                <w:sz w:val="18"/>
                <w:szCs w:val="18"/>
              </w:rPr>
            </w:pPr>
            <w:ins w:id="1624" w:author="Jie Wang5909" w:date="2026-10-14T00:02:00Z">
              <w:r>
                <w:rPr>
                  <w:sz w:val="18"/>
                  <w:szCs w:val="18"/>
                </w:rPr>
                <w:t>TBD</w:t>
              </w:r>
            </w:ins>
          </w:p>
        </w:tc>
        <w:tc>
          <w:tcPr>
            <w:tcW w:w="0" w:type="auto"/>
            <w:vMerge/>
            <w:vAlign w:val="center"/>
          </w:tcPr>
          <w:p w14:paraId="47D472CC" w14:textId="77777777" w:rsidR="002852C6" w:rsidRPr="008A796B" w:rsidRDefault="002852C6" w:rsidP="004C712B">
            <w:pPr>
              <w:spacing w:line="276" w:lineRule="auto"/>
              <w:ind w:rightChars="-1" w:right="-2"/>
              <w:jc w:val="center"/>
              <w:rPr>
                <w:ins w:id="1625" w:author="Jie Wang5909" w:date="2026-10-14T00:02:00Z"/>
                <w:sz w:val="18"/>
                <w:szCs w:val="18"/>
              </w:rPr>
            </w:pPr>
          </w:p>
        </w:tc>
        <w:tc>
          <w:tcPr>
            <w:tcW w:w="0" w:type="auto"/>
            <w:vMerge/>
            <w:vAlign w:val="center"/>
          </w:tcPr>
          <w:p w14:paraId="3C44CA69" w14:textId="77777777" w:rsidR="002852C6" w:rsidRPr="008A796B" w:rsidRDefault="002852C6" w:rsidP="004C712B">
            <w:pPr>
              <w:spacing w:line="276" w:lineRule="auto"/>
              <w:ind w:rightChars="-1" w:right="-2"/>
              <w:jc w:val="center"/>
              <w:rPr>
                <w:ins w:id="1626" w:author="Jie Wang5909" w:date="2026-10-14T00:02:00Z"/>
                <w:sz w:val="18"/>
                <w:szCs w:val="18"/>
              </w:rPr>
            </w:pPr>
          </w:p>
        </w:tc>
      </w:tr>
      <w:tr w:rsidR="00FF56FE" w:rsidRPr="008A796B" w14:paraId="285233FA" w14:textId="77777777" w:rsidTr="4F9E693F">
        <w:trPr>
          <w:trHeight w:val="420"/>
          <w:ins w:id="1627" w:author="Jie Wang5909" w:date="2026-10-14T00:02:00Z"/>
        </w:trPr>
        <w:tc>
          <w:tcPr>
            <w:tcW w:w="0" w:type="auto"/>
            <w:vMerge/>
            <w:vAlign w:val="center"/>
            <w:hideMark/>
          </w:tcPr>
          <w:p w14:paraId="02C63C82" w14:textId="77777777" w:rsidR="002852C6" w:rsidRPr="008A796B" w:rsidRDefault="002852C6" w:rsidP="004C712B">
            <w:pPr>
              <w:spacing w:line="276" w:lineRule="auto"/>
              <w:ind w:rightChars="-1" w:right="-2"/>
              <w:jc w:val="center"/>
              <w:rPr>
                <w:ins w:id="1628" w:author="Jie Wang5909" w:date="2026-10-14T00:02:00Z"/>
                <w:sz w:val="18"/>
                <w:szCs w:val="18"/>
              </w:rPr>
            </w:pPr>
          </w:p>
        </w:tc>
        <w:tc>
          <w:tcPr>
            <w:tcW w:w="0" w:type="auto"/>
            <w:vMerge/>
            <w:vAlign w:val="center"/>
            <w:hideMark/>
          </w:tcPr>
          <w:p w14:paraId="0A0C0220" w14:textId="77777777" w:rsidR="002852C6" w:rsidRPr="008A796B" w:rsidRDefault="002852C6" w:rsidP="004C712B">
            <w:pPr>
              <w:spacing w:line="276" w:lineRule="auto"/>
              <w:ind w:rightChars="-1" w:right="-2"/>
              <w:jc w:val="center"/>
              <w:rPr>
                <w:ins w:id="1629" w:author="Jie Wang5909" w:date="2026-10-14T00:02:00Z"/>
                <w:sz w:val="18"/>
                <w:szCs w:val="18"/>
              </w:rPr>
            </w:pPr>
          </w:p>
        </w:tc>
        <w:tc>
          <w:tcPr>
            <w:tcW w:w="0" w:type="auto"/>
            <w:vMerge/>
            <w:vAlign w:val="center"/>
            <w:hideMark/>
          </w:tcPr>
          <w:p w14:paraId="09BA3044" w14:textId="77777777" w:rsidR="002852C6" w:rsidRPr="008A796B" w:rsidRDefault="002852C6" w:rsidP="004C712B">
            <w:pPr>
              <w:spacing w:line="276" w:lineRule="auto"/>
              <w:ind w:rightChars="-1" w:right="-2"/>
              <w:jc w:val="center"/>
              <w:rPr>
                <w:ins w:id="1630" w:author="Jie Wang5909" w:date="2026-10-14T00:02:00Z"/>
                <w:sz w:val="18"/>
                <w:szCs w:val="18"/>
              </w:rPr>
            </w:pPr>
          </w:p>
        </w:tc>
        <w:tc>
          <w:tcPr>
            <w:tcW w:w="1248" w:type="dxa"/>
            <w:vAlign w:val="center"/>
            <w:hideMark/>
          </w:tcPr>
          <w:p w14:paraId="46DA525F" w14:textId="77777777" w:rsidR="002852C6" w:rsidRPr="008A796B" w:rsidRDefault="002852C6" w:rsidP="004C712B">
            <w:pPr>
              <w:spacing w:line="276" w:lineRule="auto"/>
              <w:ind w:rightChars="-1" w:right="-2"/>
              <w:jc w:val="center"/>
              <w:rPr>
                <w:ins w:id="1631" w:author="Jie Wang5909" w:date="2026-10-14T00:02:00Z"/>
                <w:sz w:val="18"/>
                <w:szCs w:val="18"/>
              </w:rPr>
            </w:pPr>
            <w:ins w:id="1632" w:author="Jie Wang5909" w:date="2026-10-14T00:02:00Z">
              <w:r w:rsidRPr="008A796B">
                <w:rPr>
                  <w:i/>
                  <w:iCs/>
                  <w:sz w:val="18"/>
                  <w:szCs w:val="18"/>
                </w:rPr>
                <w:t>n</w:t>
              </w:r>
              <w:r w:rsidRPr="008A796B">
                <w:rPr>
                  <w:sz w:val="18"/>
                  <w:szCs w:val="18"/>
                </w:rPr>
                <w:t>-Heptane</w:t>
              </w:r>
            </w:ins>
          </w:p>
        </w:tc>
        <w:tc>
          <w:tcPr>
            <w:tcW w:w="700" w:type="dxa"/>
            <w:vAlign w:val="center"/>
            <w:hideMark/>
          </w:tcPr>
          <w:p w14:paraId="4096E181" w14:textId="77777777" w:rsidR="002852C6" w:rsidRPr="008A796B" w:rsidRDefault="002852C6" w:rsidP="004C712B">
            <w:pPr>
              <w:spacing w:line="276" w:lineRule="auto"/>
              <w:ind w:rightChars="-1" w:right="-2"/>
              <w:jc w:val="center"/>
              <w:rPr>
                <w:ins w:id="1633" w:author="Jie Wang5909" w:date="2026-10-14T00:02:00Z"/>
                <w:sz w:val="18"/>
                <w:szCs w:val="18"/>
              </w:rPr>
            </w:pPr>
            <w:ins w:id="1634" w:author="Jie Wang5909" w:date="2026-10-14T00:02:00Z">
              <w:r w:rsidRPr="008A796B">
                <w:rPr>
                  <w:sz w:val="18"/>
                  <w:szCs w:val="18"/>
                </w:rPr>
                <w:t>Report</w:t>
              </w:r>
            </w:ins>
          </w:p>
        </w:tc>
        <w:tc>
          <w:tcPr>
            <w:tcW w:w="0" w:type="auto"/>
            <w:vMerge/>
            <w:vAlign w:val="center"/>
            <w:hideMark/>
          </w:tcPr>
          <w:p w14:paraId="7755E063" w14:textId="77777777" w:rsidR="002852C6" w:rsidRPr="008A796B" w:rsidRDefault="002852C6" w:rsidP="004C712B">
            <w:pPr>
              <w:spacing w:line="276" w:lineRule="auto"/>
              <w:ind w:rightChars="-1" w:right="-2"/>
              <w:jc w:val="center"/>
              <w:rPr>
                <w:ins w:id="1635" w:author="Jie Wang5909" w:date="2026-10-14T00:02:00Z"/>
                <w:sz w:val="18"/>
                <w:szCs w:val="18"/>
              </w:rPr>
            </w:pPr>
          </w:p>
        </w:tc>
        <w:tc>
          <w:tcPr>
            <w:tcW w:w="0" w:type="auto"/>
            <w:vAlign w:val="center"/>
            <w:hideMark/>
          </w:tcPr>
          <w:p w14:paraId="348E1D97" w14:textId="77777777" w:rsidR="002852C6" w:rsidRPr="008A796B" w:rsidRDefault="002852C6" w:rsidP="004C712B">
            <w:pPr>
              <w:spacing w:line="276" w:lineRule="auto"/>
              <w:ind w:rightChars="-1" w:right="-2"/>
              <w:jc w:val="center"/>
              <w:rPr>
                <w:ins w:id="1636" w:author="Jie Wang5909" w:date="2026-10-14T00:02:00Z"/>
                <w:sz w:val="18"/>
                <w:szCs w:val="18"/>
              </w:rPr>
            </w:pPr>
            <w:ins w:id="1637" w:author="Jie Wang5909" w:date="2026-10-14T00:02:00Z">
              <w:r w:rsidRPr="008A796B">
                <w:rPr>
                  <w:i/>
                  <w:iCs/>
                  <w:sz w:val="18"/>
                  <w:szCs w:val="18"/>
                </w:rPr>
                <w:t>n</w:t>
              </w:r>
              <w:r w:rsidRPr="008A796B">
                <w:rPr>
                  <w:sz w:val="18"/>
                  <w:szCs w:val="18"/>
                </w:rPr>
                <w:t>-Heptane</w:t>
              </w:r>
            </w:ins>
          </w:p>
        </w:tc>
        <w:tc>
          <w:tcPr>
            <w:tcW w:w="512" w:type="dxa"/>
            <w:vMerge/>
            <w:vAlign w:val="center"/>
            <w:hideMark/>
          </w:tcPr>
          <w:p w14:paraId="4B120BC9" w14:textId="7968D7B6" w:rsidR="002852C6" w:rsidRPr="008A796B" w:rsidRDefault="009429C6" w:rsidP="004C712B">
            <w:pPr>
              <w:spacing w:line="276" w:lineRule="auto"/>
              <w:ind w:rightChars="-1" w:right="-2"/>
              <w:jc w:val="center"/>
              <w:rPr>
                <w:ins w:id="1638" w:author="Jie Wang5909" w:date="2026-10-14T00:02:00Z"/>
                <w:sz w:val="18"/>
                <w:szCs w:val="18"/>
              </w:rPr>
            </w:pPr>
            <w:ins w:id="1639" w:author="Jie Wang5909" w:date="2026-10-14T00:02:00Z">
              <w:r>
                <w:rPr>
                  <w:sz w:val="18"/>
                  <w:szCs w:val="18"/>
                </w:rPr>
                <w:t>TBD</w:t>
              </w:r>
            </w:ins>
          </w:p>
        </w:tc>
        <w:tc>
          <w:tcPr>
            <w:tcW w:w="0" w:type="auto"/>
            <w:vMerge/>
            <w:vAlign w:val="center"/>
          </w:tcPr>
          <w:p w14:paraId="0E5B075F" w14:textId="77777777" w:rsidR="002852C6" w:rsidRPr="008A796B" w:rsidRDefault="002852C6" w:rsidP="004C712B">
            <w:pPr>
              <w:spacing w:line="276" w:lineRule="auto"/>
              <w:ind w:rightChars="-1" w:right="-2"/>
              <w:jc w:val="center"/>
              <w:rPr>
                <w:ins w:id="1640" w:author="Jie Wang5909" w:date="2026-10-14T00:02:00Z"/>
                <w:sz w:val="18"/>
                <w:szCs w:val="18"/>
              </w:rPr>
            </w:pPr>
          </w:p>
        </w:tc>
        <w:tc>
          <w:tcPr>
            <w:tcW w:w="0" w:type="auto"/>
            <w:vMerge/>
            <w:vAlign w:val="center"/>
          </w:tcPr>
          <w:p w14:paraId="553689D3" w14:textId="77777777" w:rsidR="002852C6" w:rsidRPr="008A796B" w:rsidRDefault="002852C6" w:rsidP="004C712B">
            <w:pPr>
              <w:spacing w:line="276" w:lineRule="auto"/>
              <w:ind w:rightChars="-1" w:right="-2"/>
              <w:jc w:val="center"/>
              <w:rPr>
                <w:ins w:id="1641" w:author="Jie Wang5909" w:date="2026-10-14T00:02:00Z"/>
                <w:sz w:val="18"/>
                <w:szCs w:val="18"/>
              </w:rPr>
            </w:pPr>
          </w:p>
        </w:tc>
      </w:tr>
      <w:tr w:rsidR="00FF56FE" w:rsidRPr="008A796B" w14:paraId="5E80E4DD" w14:textId="77777777" w:rsidTr="4F9E693F">
        <w:trPr>
          <w:trHeight w:val="420"/>
          <w:ins w:id="1642" w:author="Jie Wang5909" w:date="2026-10-14T00:02:00Z"/>
        </w:trPr>
        <w:tc>
          <w:tcPr>
            <w:tcW w:w="0" w:type="auto"/>
            <w:vMerge/>
            <w:vAlign w:val="center"/>
            <w:hideMark/>
          </w:tcPr>
          <w:p w14:paraId="74A0CCDE" w14:textId="77777777" w:rsidR="002852C6" w:rsidRPr="008A796B" w:rsidRDefault="002852C6" w:rsidP="004C712B">
            <w:pPr>
              <w:spacing w:line="276" w:lineRule="auto"/>
              <w:ind w:rightChars="-1" w:right="-2"/>
              <w:jc w:val="center"/>
              <w:rPr>
                <w:ins w:id="1643" w:author="Jie Wang5909" w:date="2026-10-14T00:02:00Z"/>
                <w:sz w:val="18"/>
                <w:szCs w:val="18"/>
              </w:rPr>
            </w:pPr>
          </w:p>
        </w:tc>
        <w:tc>
          <w:tcPr>
            <w:tcW w:w="0" w:type="auto"/>
            <w:vMerge/>
            <w:vAlign w:val="center"/>
            <w:hideMark/>
          </w:tcPr>
          <w:p w14:paraId="57E052B0" w14:textId="77777777" w:rsidR="002852C6" w:rsidRPr="008A796B" w:rsidRDefault="002852C6" w:rsidP="004C712B">
            <w:pPr>
              <w:spacing w:line="276" w:lineRule="auto"/>
              <w:ind w:rightChars="-1" w:right="-2"/>
              <w:jc w:val="center"/>
              <w:rPr>
                <w:ins w:id="1644" w:author="Jie Wang5909" w:date="2026-10-14T00:02:00Z"/>
                <w:sz w:val="18"/>
                <w:szCs w:val="18"/>
              </w:rPr>
            </w:pPr>
          </w:p>
        </w:tc>
        <w:tc>
          <w:tcPr>
            <w:tcW w:w="0" w:type="auto"/>
            <w:vMerge/>
            <w:vAlign w:val="center"/>
            <w:hideMark/>
          </w:tcPr>
          <w:p w14:paraId="53D11575" w14:textId="77777777" w:rsidR="002852C6" w:rsidRPr="008A796B" w:rsidRDefault="002852C6" w:rsidP="004C712B">
            <w:pPr>
              <w:spacing w:line="276" w:lineRule="auto"/>
              <w:ind w:rightChars="-1" w:right="-2"/>
              <w:jc w:val="center"/>
              <w:rPr>
                <w:ins w:id="1645" w:author="Jie Wang5909" w:date="2026-10-14T00:02:00Z"/>
                <w:sz w:val="18"/>
                <w:szCs w:val="18"/>
              </w:rPr>
            </w:pPr>
          </w:p>
        </w:tc>
        <w:tc>
          <w:tcPr>
            <w:tcW w:w="1248" w:type="dxa"/>
            <w:vAlign w:val="center"/>
            <w:hideMark/>
          </w:tcPr>
          <w:p w14:paraId="17311C72" w14:textId="77777777" w:rsidR="002852C6" w:rsidRPr="008A796B" w:rsidRDefault="002852C6" w:rsidP="004C712B">
            <w:pPr>
              <w:spacing w:line="276" w:lineRule="auto"/>
              <w:ind w:rightChars="-1" w:right="-2"/>
              <w:jc w:val="center"/>
              <w:rPr>
                <w:ins w:id="1646" w:author="Jie Wang5909" w:date="2026-10-14T00:02:00Z"/>
                <w:sz w:val="18"/>
                <w:szCs w:val="18"/>
              </w:rPr>
            </w:pPr>
            <w:ins w:id="1647" w:author="Jie Wang5909" w:date="2026-10-14T00:02:00Z">
              <w:r w:rsidRPr="008A796B">
                <w:rPr>
                  <w:sz w:val="18"/>
                  <w:szCs w:val="18"/>
                </w:rPr>
                <w:t>Ethyl acetate</w:t>
              </w:r>
            </w:ins>
          </w:p>
        </w:tc>
        <w:tc>
          <w:tcPr>
            <w:tcW w:w="700" w:type="dxa"/>
            <w:vAlign w:val="center"/>
            <w:hideMark/>
          </w:tcPr>
          <w:p w14:paraId="521D0D51" w14:textId="77777777" w:rsidR="002852C6" w:rsidRPr="008A796B" w:rsidRDefault="002852C6" w:rsidP="004C712B">
            <w:pPr>
              <w:spacing w:line="276" w:lineRule="auto"/>
              <w:ind w:rightChars="-1" w:right="-2"/>
              <w:jc w:val="center"/>
              <w:rPr>
                <w:ins w:id="1648" w:author="Jie Wang5909" w:date="2026-10-14T00:02:00Z"/>
                <w:sz w:val="18"/>
                <w:szCs w:val="18"/>
              </w:rPr>
            </w:pPr>
            <w:ins w:id="1649" w:author="Jie Wang5909" w:date="2026-10-14T00:02:00Z">
              <w:r w:rsidRPr="008A796B">
                <w:rPr>
                  <w:sz w:val="18"/>
                  <w:szCs w:val="18"/>
                </w:rPr>
                <w:t>Report</w:t>
              </w:r>
            </w:ins>
          </w:p>
        </w:tc>
        <w:tc>
          <w:tcPr>
            <w:tcW w:w="0" w:type="auto"/>
            <w:vMerge/>
            <w:vAlign w:val="center"/>
            <w:hideMark/>
          </w:tcPr>
          <w:p w14:paraId="3F94B657" w14:textId="77777777" w:rsidR="002852C6" w:rsidRPr="008A796B" w:rsidRDefault="002852C6" w:rsidP="004C712B">
            <w:pPr>
              <w:spacing w:line="276" w:lineRule="auto"/>
              <w:ind w:rightChars="-1" w:right="-2"/>
              <w:jc w:val="center"/>
              <w:rPr>
                <w:ins w:id="1650" w:author="Jie Wang5909" w:date="2026-10-14T00:02:00Z"/>
                <w:sz w:val="18"/>
                <w:szCs w:val="18"/>
              </w:rPr>
            </w:pPr>
          </w:p>
        </w:tc>
        <w:tc>
          <w:tcPr>
            <w:tcW w:w="0" w:type="auto"/>
            <w:vAlign w:val="center"/>
            <w:hideMark/>
          </w:tcPr>
          <w:p w14:paraId="4724003F" w14:textId="77777777" w:rsidR="002852C6" w:rsidRPr="008A796B" w:rsidRDefault="002852C6" w:rsidP="004C712B">
            <w:pPr>
              <w:spacing w:line="276" w:lineRule="auto"/>
              <w:ind w:rightChars="-1" w:right="-2"/>
              <w:jc w:val="center"/>
              <w:rPr>
                <w:ins w:id="1651" w:author="Jie Wang5909" w:date="2026-10-14T00:02:00Z"/>
                <w:sz w:val="18"/>
                <w:szCs w:val="18"/>
              </w:rPr>
            </w:pPr>
            <w:ins w:id="1652" w:author="Jie Wang5909" w:date="2026-10-14T00:02:00Z">
              <w:r w:rsidRPr="008A796B">
                <w:rPr>
                  <w:sz w:val="18"/>
                  <w:szCs w:val="18"/>
                </w:rPr>
                <w:t>Ethyl acetate</w:t>
              </w:r>
            </w:ins>
          </w:p>
        </w:tc>
        <w:tc>
          <w:tcPr>
            <w:tcW w:w="512" w:type="dxa"/>
            <w:vMerge/>
            <w:vAlign w:val="center"/>
            <w:hideMark/>
          </w:tcPr>
          <w:p w14:paraId="4B2A4628" w14:textId="0E3C1E7F" w:rsidR="002852C6" w:rsidRPr="008A796B" w:rsidRDefault="009429C6" w:rsidP="004C712B">
            <w:pPr>
              <w:spacing w:line="276" w:lineRule="auto"/>
              <w:ind w:rightChars="-1" w:right="-2"/>
              <w:jc w:val="center"/>
              <w:rPr>
                <w:ins w:id="1653" w:author="Jie Wang5909" w:date="2026-10-14T00:02:00Z"/>
                <w:sz w:val="18"/>
                <w:szCs w:val="18"/>
              </w:rPr>
            </w:pPr>
            <w:ins w:id="1654" w:author="Jie Wang5909" w:date="2026-10-14T00:02:00Z">
              <w:r>
                <w:rPr>
                  <w:sz w:val="18"/>
                  <w:szCs w:val="18"/>
                </w:rPr>
                <w:t>TBD</w:t>
              </w:r>
            </w:ins>
          </w:p>
        </w:tc>
        <w:tc>
          <w:tcPr>
            <w:tcW w:w="0" w:type="auto"/>
            <w:vMerge/>
            <w:vAlign w:val="center"/>
          </w:tcPr>
          <w:p w14:paraId="2FD23B22" w14:textId="77777777" w:rsidR="002852C6" w:rsidRPr="008A796B" w:rsidRDefault="002852C6" w:rsidP="004C712B">
            <w:pPr>
              <w:spacing w:line="276" w:lineRule="auto"/>
              <w:ind w:rightChars="-1" w:right="-2"/>
              <w:jc w:val="center"/>
              <w:rPr>
                <w:ins w:id="1655" w:author="Jie Wang5909" w:date="2026-10-14T00:02:00Z"/>
                <w:sz w:val="18"/>
                <w:szCs w:val="18"/>
              </w:rPr>
            </w:pPr>
          </w:p>
        </w:tc>
        <w:tc>
          <w:tcPr>
            <w:tcW w:w="0" w:type="auto"/>
            <w:vMerge/>
            <w:vAlign w:val="center"/>
          </w:tcPr>
          <w:p w14:paraId="2F334F95" w14:textId="77777777" w:rsidR="002852C6" w:rsidRPr="008A796B" w:rsidRDefault="002852C6" w:rsidP="004C712B">
            <w:pPr>
              <w:spacing w:line="276" w:lineRule="auto"/>
              <w:ind w:rightChars="-1" w:right="-2"/>
              <w:jc w:val="center"/>
              <w:rPr>
                <w:ins w:id="1656" w:author="Jie Wang5909" w:date="2026-10-14T00:02:00Z"/>
                <w:sz w:val="18"/>
                <w:szCs w:val="18"/>
              </w:rPr>
            </w:pPr>
          </w:p>
        </w:tc>
      </w:tr>
      <w:tr w:rsidR="00FF56FE" w:rsidRPr="008A796B" w14:paraId="442FC3B1" w14:textId="77777777" w:rsidTr="4F9E693F">
        <w:trPr>
          <w:trHeight w:val="420"/>
          <w:ins w:id="1657" w:author="Jie Wang5909" w:date="2026-10-14T00:02:00Z"/>
        </w:trPr>
        <w:tc>
          <w:tcPr>
            <w:tcW w:w="0" w:type="auto"/>
            <w:vMerge/>
            <w:vAlign w:val="center"/>
            <w:hideMark/>
          </w:tcPr>
          <w:p w14:paraId="11D8D50B" w14:textId="77777777" w:rsidR="002852C6" w:rsidRPr="008A796B" w:rsidRDefault="002852C6" w:rsidP="004C712B">
            <w:pPr>
              <w:spacing w:line="276" w:lineRule="auto"/>
              <w:ind w:rightChars="-1" w:right="-2"/>
              <w:jc w:val="center"/>
              <w:rPr>
                <w:ins w:id="1658" w:author="Jie Wang5909" w:date="2026-10-14T00:02:00Z"/>
                <w:sz w:val="18"/>
                <w:szCs w:val="18"/>
              </w:rPr>
            </w:pPr>
          </w:p>
        </w:tc>
        <w:tc>
          <w:tcPr>
            <w:tcW w:w="0" w:type="auto"/>
            <w:vMerge/>
            <w:vAlign w:val="center"/>
            <w:hideMark/>
          </w:tcPr>
          <w:p w14:paraId="4671C9E8" w14:textId="77777777" w:rsidR="002852C6" w:rsidRPr="008A796B" w:rsidRDefault="002852C6" w:rsidP="004C712B">
            <w:pPr>
              <w:spacing w:line="276" w:lineRule="auto"/>
              <w:ind w:rightChars="-1" w:right="-2"/>
              <w:jc w:val="center"/>
              <w:rPr>
                <w:ins w:id="1659" w:author="Jie Wang5909" w:date="2026-10-14T00:02:00Z"/>
                <w:sz w:val="18"/>
                <w:szCs w:val="18"/>
              </w:rPr>
            </w:pPr>
          </w:p>
        </w:tc>
        <w:tc>
          <w:tcPr>
            <w:tcW w:w="0" w:type="auto"/>
            <w:vMerge/>
            <w:vAlign w:val="center"/>
            <w:hideMark/>
          </w:tcPr>
          <w:p w14:paraId="165BAAFE" w14:textId="77777777" w:rsidR="002852C6" w:rsidRPr="008A796B" w:rsidRDefault="002852C6" w:rsidP="004C712B">
            <w:pPr>
              <w:spacing w:line="276" w:lineRule="auto"/>
              <w:ind w:rightChars="-1" w:right="-2"/>
              <w:jc w:val="center"/>
              <w:rPr>
                <w:ins w:id="1660" w:author="Jie Wang5909" w:date="2026-10-14T00:02:00Z"/>
                <w:sz w:val="18"/>
                <w:szCs w:val="18"/>
              </w:rPr>
            </w:pPr>
          </w:p>
        </w:tc>
        <w:tc>
          <w:tcPr>
            <w:tcW w:w="1248" w:type="dxa"/>
            <w:vAlign w:val="center"/>
            <w:hideMark/>
          </w:tcPr>
          <w:p w14:paraId="55BB805A" w14:textId="77777777" w:rsidR="002852C6" w:rsidRPr="008A796B" w:rsidRDefault="002852C6" w:rsidP="004C712B">
            <w:pPr>
              <w:spacing w:line="276" w:lineRule="auto"/>
              <w:ind w:rightChars="-1" w:right="-2"/>
              <w:jc w:val="center"/>
              <w:rPr>
                <w:ins w:id="1661" w:author="Jie Wang5909" w:date="2026-10-14T00:02:00Z"/>
                <w:sz w:val="18"/>
                <w:szCs w:val="18"/>
              </w:rPr>
            </w:pPr>
            <w:ins w:id="1662" w:author="Jie Wang5909" w:date="2026-10-14T00:02:00Z">
              <w:r w:rsidRPr="008A796B">
                <w:rPr>
                  <w:i/>
                  <w:iCs/>
                  <w:sz w:val="18"/>
                  <w:szCs w:val="18"/>
                </w:rPr>
                <w:t>N,N</w:t>
              </w:r>
              <w:r w:rsidRPr="008A796B">
                <w:rPr>
                  <w:sz w:val="18"/>
                  <w:szCs w:val="18"/>
                </w:rPr>
                <w:t>-</w:t>
              </w:r>
              <w:proofErr w:type="spellStart"/>
              <w:r w:rsidRPr="008A796B">
                <w:rPr>
                  <w:sz w:val="18"/>
                  <w:szCs w:val="18"/>
                </w:rPr>
                <w:t>Dimethylformamide</w:t>
              </w:r>
              <w:proofErr w:type="spellEnd"/>
            </w:ins>
          </w:p>
        </w:tc>
        <w:tc>
          <w:tcPr>
            <w:tcW w:w="700" w:type="dxa"/>
            <w:vAlign w:val="center"/>
            <w:hideMark/>
          </w:tcPr>
          <w:p w14:paraId="1537F1BC" w14:textId="77777777" w:rsidR="002852C6" w:rsidRPr="008A796B" w:rsidRDefault="002852C6" w:rsidP="004C712B">
            <w:pPr>
              <w:spacing w:line="276" w:lineRule="auto"/>
              <w:ind w:rightChars="-1" w:right="-2"/>
              <w:jc w:val="center"/>
              <w:rPr>
                <w:ins w:id="1663" w:author="Jie Wang5909" w:date="2026-10-14T00:02:00Z"/>
                <w:sz w:val="18"/>
                <w:szCs w:val="18"/>
              </w:rPr>
            </w:pPr>
            <w:ins w:id="1664" w:author="Jie Wang5909" w:date="2026-10-14T00:02:00Z">
              <w:r w:rsidRPr="008A796B">
                <w:rPr>
                  <w:sz w:val="18"/>
                  <w:szCs w:val="18"/>
                </w:rPr>
                <w:t>≤880ppm</w:t>
              </w:r>
            </w:ins>
          </w:p>
        </w:tc>
        <w:tc>
          <w:tcPr>
            <w:tcW w:w="0" w:type="auto"/>
            <w:vMerge/>
            <w:vAlign w:val="center"/>
            <w:hideMark/>
          </w:tcPr>
          <w:p w14:paraId="1E418880" w14:textId="77777777" w:rsidR="002852C6" w:rsidRPr="008A796B" w:rsidRDefault="002852C6" w:rsidP="004C712B">
            <w:pPr>
              <w:spacing w:line="276" w:lineRule="auto"/>
              <w:ind w:rightChars="-1" w:right="-2"/>
              <w:jc w:val="center"/>
              <w:rPr>
                <w:ins w:id="1665" w:author="Jie Wang5909" w:date="2026-10-14T00:02:00Z"/>
                <w:sz w:val="18"/>
                <w:szCs w:val="18"/>
              </w:rPr>
            </w:pPr>
          </w:p>
        </w:tc>
        <w:tc>
          <w:tcPr>
            <w:tcW w:w="0" w:type="auto"/>
            <w:vAlign w:val="center"/>
            <w:hideMark/>
          </w:tcPr>
          <w:p w14:paraId="531E49C0" w14:textId="77777777" w:rsidR="002852C6" w:rsidRPr="008A796B" w:rsidRDefault="002852C6" w:rsidP="004C712B">
            <w:pPr>
              <w:spacing w:line="276" w:lineRule="auto"/>
              <w:ind w:rightChars="-1" w:right="-2"/>
              <w:jc w:val="center"/>
              <w:rPr>
                <w:ins w:id="1666" w:author="Jie Wang5909" w:date="2026-10-14T00:02:00Z"/>
                <w:sz w:val="18"/>
                <w:szCs w:val="18"/>
              </w:rPr>
            </w:pPr>
            <w:ins w:id="1667" w:author="Jie Wang5909" w:date="2026-10-14T00:02:00Z">
              <w:r w:rsidRPr="008A796B">
                <w:rPr>
                  <w:i/>
                  <w:iCs/>
                  <w:sz w:val="18"/>
                  <w:szCs w:val="18"/>
                </w:rPr>
                <w:t>N,N</w:t>
              </w:r>
              <w:r w:rsidRPr="008A796B">
                <w:rPr>
                  <w:sz w:val="18"/>
                  <w:szCs w:val="18"/>
                </w:rPr>
                <w:t>-</w:t>
              </w:r>
              <w:proofErr w:type="spellStart"/>
              <w:r w:rsidRPr="008A796B">
                <w:rPr>
                  <w:sz w:val="18"/>
                  <w:szCs w:val="18"/>
                </w:rPr>
                <w:t>Dimethylformamide</w:t>
              </w:r>
              <w:proofErr w:type="spellEnd"/>
            </w:ins>
          </w:p>
        </w:tc>
        <w:tc>
          <w:tcPr>
            <w:tcW w:w="512" w:type="dxa"/>
            <w:vMerge/>
            <w:vAlign w:val="center"/>
            <w:hideMark/>
          </w:tcPr>
          <w:p w14:paraId="4C002DE1" w14:textId="380AA652" w:rsidR="002852C6" w:rsidRPr="008A796B" w:rsidRDefault="002852C6" w:rsidP="004C712B">
            <w:pPr>
              <w:spacing w:line="276" w:lineRule="auto"/>
              <w:ind w:rightChars="-1" w:right="-2"/>
              <w:jc w:val="center"/>
              <w:rPr>
                <w:ins w:id="1668" w:author="Jie Wang5909" w:date="2026-10-14T00:02:00Z"/>
                <w:sz w:val="18"/>
                <w:szCs w:val="18"/>
              </w:rPr>
            </w:pPr>
            <w:bookmarkStart w:id="1669" w:name="OLE_LINK2"/>
            <w:bookmarkStart w:id="1670" w:name="OLE_LINK3"/>
            <w:ins w:id="1671" w:author="Jie Wang5909" w:date="2026-10-14T00:02:00Z">
              <w:r w:rsidRPr="008A796B">
                <w:rPr>
                  <w:sz w:val="18"/>
                  <w:szCs w:val="18"/>
                </w:rPr>
                <w:t>TBD</w:t>
              </w:r>
              <w:bookmarkEnd w:id="1669"/>
              <w:bookmarkEnd w:id="1670"/>
            </w:ins>
          </w:p>
        </w:tc>
        <w:tc>
          <w:tcPr>
            <w:tcW w:w="0" w:type="auto"/>
            <w:vMerge/>
            <w:vAlign w:val="center"/>
          </w:tcPr>
          <w:p w14:paraId="3DECF67E" w14:textId="77777777" w:rsidR="002852C6" w:rsidRPr="008A796B" w:rsidRDefault="002852C6" w:rsidP="004C712B">
            <w:pPr>
              <w:spacing w:line="276" w:lineRule="auto"/>
              <w:ind w:rightChars="-1" w:right="-2"/>
              <w:jc w:val="center"/>
              <w:rPr>
                <w:ins w:id="1672" w:author="Jie Wang5909" w:date="2026-10-14T00:02:00Z"/>
                <w:sz w:val="18"/>
                <w:szCs w:val="18"/>
              </w:rPr>
            </w:pPr>
          </w:p>
        </w:tc>
        <w:tc>
          <w:tcPr>
            <w:tcW w:w="0" w:type="auto"/>
            <w:vMerge/>
            <w:vAlign w:val="center"/>
          </w:tcPr>
          <w:p w14:paraId="46B90CE0" w14:textId="77777777" w:rsidR="002852C6" w:rsidRPr="008A796B" w:rsidRDefault="002852C6" w:rsidP="004C712B">
            <w:pPr>
              <w:spacing w:line="276" w:lineRule="auto"/>
              <w:ind w:rightChars="-1" w:right="-2"/>
              <w:jc w:val="center"/>
              <w:rPr>
                <w:ins w:id="1673" w:author="Jie Wang5909" w:date="2026-10-14T00:02:00Z"/>
                <w:sz w:val="18"/>
                <w:szCs w:val="18"/>
              </w:rPr>
            </w:pPr>
          </w:p>
        </w:tc>
      </w:tr>
      <w:tr w:rsidR="00FF56FE" w:rsidRPr="008A796B" w14:paraId="4468A3F7" w14:textId="77777777" w:rsidTr="4F9E693F">
        <w:trPr>
          <w:trHeight w:val="514"/>
          <w:ins w:id="1674" w:author="Jie Wang5909" w:date="2026-10-14T00:02:00Z"/>
        </w:trPr>
        <w:tc>
          <w:tcPr>
            <w:tcW w:w="0" w:type="auto"/>
            <w:vMerge/>
            <w:vAlign w:val="center"/>
            <w:hideMark/>
          </w:tcPr>
          <w:p w14:paraId="777340BA" w14:textId="77777777" w:rsidR="002852C6" w:rsidRPr="008A796B" w:rsidRDefault="002852C6" w:rsidP="004C712B">
            <w:pPr>
              <w:spacing w:line="276" w:lineRule="auto"/>
              <w:ind w:rightChars="-1" w:right="-2"/>
              <w:jc w:val="center"/>
              <w:rPr>
                <w:ins w:id="1675" w:author="Jie Wang5909" w:date="2026-10-14T00:02:00Z"/>
                <w:sz w:val="18"/>
                <w:szCs w:val="18"/>
              </w:rPr>
            </w:pPr>
          </w:p>
        </w:tc>
        <w:tc>
          <w:tcPr>
            <w:tcW w:w="0" w:type="auto"/>
            <w:vMerge/>
            <w:vAlign w:val="center"/>
            <w:hideMark/>
          </w:tcPr>
          <w:p w14:paraId="1B872133" w14:textId="77777777" w:rsidR="002852C6" w:rsidRPr="008A796B" w:rsidRDefault="002852C6" w:rsidP="004C712B">
            <w:pPr>
              <w:spacing w:line="276" w:lineRule="auto"/>
              <w:ind w:rightChars="-1" w:right="-2"/>
              <w:jc w:val="center"/>
              <w:rPr>
                <w:ins w:id="1676" w:author="Jie Wang5909" w:date="2026-10-14T00:02:00Z"/>
                <w:sz w:val="18"/>
                <w:szCs w:val="18"/>
              </w:rPr>
            </w:pPr>
          </w:p>
        </w:tc>
        <w:tc>
          <w:tcPr>
            <w:tcW w:w="0" w:type="auto"/>
            <w:vMerge w:val="restart"/>
            <w:vAlign w:val="center"/>
            <w:hideMark/>
          </w:tcPr>
          <w:p w14:paraId="2A115E4C" w14:textId="77777777" w:rsidR="002852C6" w:rsidRPr="008A796B" w:rsidRDefault="002852C6" w:rsidP="004C712B">
            <w:pPr>
              <w:spacing w:line="276" w:lineRule="auto"/>
              <w:ind w:rightChars="-1" w:right="-2"/>
              <w:jc w:val="center"/>
              <w:rPr>
                <w:ins w:id="1677" w:author="Jie Wang5909" w:date="2026-10-14T00:02:00Z"/>
                <w:sz w:val="18"/>
                <w:szCs w:val="18"/>
              </w:rPr>
            </w:pPr>
            <w:ins w:id="1678" w:author="Jie Wang5909" w:date="2026-10-14T00:02:00Z">
              <w:r w:rsidRPr="008A796B">
                <w:rPr>
                  <w:sz w:val="18"/>
                  <w:szCs w:val="18"/>
                </w:rPr>
                <w:t>AM-140021-020</w:t>
              </w:r>
            </w:ins>
          </w:p>
        </w:tc>
        <w:tc>
          <w:tcPr>
            <w:tcW w:w="1248" w:type="dxa"/>
            <w:vAlign w:val="center"/>
            <w:hideMark/>
          </w:tcPr>
          <w:p w14:paraId="775B48FF" w14:textId="77777777" w:rsidR="002852C6" w:rsidRPr="008A796B" w:rsidRDefault="002852C6" w:rsidP="004C712B">
            <w:pPr>
              <w:spacing w:line="276" w:lineRule="auto"/>
              <w:ind w:rightChars="-1" w:right="-2"/>
              <w:jc w:val="center"/>
              <w:rPr>
                <w:ins w:id="1679" w:author="Jie Wang5909" w:date="2026-10-14T00:02:00Z"/>
                <w:sz w:val="18"/>
                <w:szCs w:val="18"/>
              </w:rPr>
            </w:pPr>
            <w:ins w:id="1680" w:author="Jie Wang5909" w:date="2026-10-14T00:02:00Z">
              <w:r w:rsidRPr="008A796B">
                <w:rPr>
                  <w:sz w:val="18"/>
                  <w:szCs w:val="18"/>
                </w:rPr>
                <w:t>2-Methyltetrahydrofuran</w:t>
              </w:r>
            </w:ins>
          </w:p>
        </w:tc>
        <w:tc>
          <w:tcPr>
            <w:tcW w:w="700" w:type="dxa"/>
            <w:vAlign w:val="center"/>
            <w:hideMark/>
          </w:tcPr>
          <w:p w14:paraId="040C521B" w14:textId="77777777" w:rsidR="002852C6" w:rsidRPr="008A796B" w:rsidRDefault="002852C6" w:rsidP="004C712B">
            <w:pPr>
              <w:spacing w:line="276" w:lineRule="auto"/>
              <w:ind w:rightChars="-1" w:right="-2"/>
              <w:jc w:val="center"/>
              <w:rPr>
                <w:ins w:id="1681" w:author="Jie Wang5909" w:date="2026-10-14T00:02:00Z"/>
                <w:sz w:val="18"/>
                <w:szCs w:val="18"/>
              </w:rPr>
            </w:pPr>
            <w:ins w:id="1682" w:author="Jie Wang5909" w:date="2026-10-14T00:02:00Z">
              <w:r w:rsidRPr="008A796B">
                <w:rPr>
                  <w:sz w:val="18"/>
                  <w:szCs w:val="18"/>
                </w:rPr>
                <w:t>Report</w:t>
              </w:r>
            </w:ins>
          </w:p>
        </w:tc>
        <w:tc>
          <w:tcPr>
            <w:tcW w:w="0" w:type="auto"/>
            <w:vMerge w:val="restart"/>
            <w:vAlign w:val="center"/>
            <w:hideMark/>
          </w:tcPr>
          <w:p w14:paraId="67B685D6" w14:textId="77777777" w:rsidR="002852C6" w:rsidRPr="008A796B" w:rsidRDefault="002852C6" w:rsidP="004C712B">
            <w:pPr>
              <w:spacing w:line="276" w:lineRule="auto"/>
              <w:ind w:rightChars="-1" w:right="-2"/>
              <w:jc w:val="center"/>
              <w:rPr>
                <w:ins w:id="1683" w:author="Jie Wang5909" w:date="2026-10-14T00:02:00Z"/>
                <w:sz w:val="18"/>
                <w:szCs w:val="18"/>
              </w:rPr>
            </w:pPr>
            <w:ins w:id="1684" w:author="Jie Wang5909" w:date="2026-10-14T00:02:00Z">
              <w:r w:rsidRPr="008A796B">
                <w:rPr>
                  <w:sz w:val="18"/>
                  <w:szCs w:val="18"/>
                </w:rPr>
                <w:t>AM-140021-020</w:t>
              </w:r>
            </w:ins>
          </w:p>
        </w:tc>
        <w:tc>
          <w:tcPr>
            <w:tcW w:w="0" w:type="auto"/>
            <w:vAlign w:val="center"/>
            <w:hideMark/>
          </w:tcPr>
          <w:p w14:paraId="60394D24" w14:textId="77777777" w:rsidR="002852C6" w:rsidRPr="008A796B" w:rsidRDefault="002852C6" w:rsidP="004C712B">
            <w:pPr>
              <w:spacing w:line="276" w:lineRule="auto"/>
              <w:ind w:rightChars="-1" w:right="-2"/>
              <w:jc w:val="center"/>
              <w:rPr>
                <w:ins w:id="1685" w:author="Jie Wang5909" w:date="2026-10-14T00:02:00Z"/>
                <w:sz w:val="18"/>
                <w:szCs w:val="18"/>
              </w:rPr>
            </w:pPr>
            <w:ins w:id="1686" w:author="Jie Wang5909" w:date="2026-10-14T00:02:00Z">
              <w:r w:rsidRPr="008A796B">
                <w:rPr>
                  <w:sz w:val="18"/>
                  <w:szCs w:val="18"/>
                </w:rPr>
                <w:t>2-Methyltetrahydrofuran</w:t>
              </w:r>
            </w:ins>
          </w:p>
        </w:tc>
        <w:tc>
          <w:tcPr>
            <w:tcW w:w="512" w:type="dxa"/>
            <w:vMerge/>
            <w:vAlign w:val="center"/>
            <w:hideMark/>
          </w:tcPr>
          <w:p w14:paraId="11513539" w14:textId="4A672B99" w:rsidR="002852C6" w:rsidRPr="008A796B" w:rsidRDefault="00B8548C" w:rsidP="004C712B">
            <w:pPr>
              <w:spacing w:line="276" w:lineRule="auto"/>
              <w:ind w:rightChars="-1" w:right="-2"/>
              <w:jc w:val="center"/>
              <w:rPr>
                <w:ins w:id="1687" w:author="Jie Wang5909" w:date="2026-10-14T00:02:00Z"/>
                <w:sz w:val="18"/>
                <w:szCs w:val="18"/>
              </w:rPr>
            </w:pPr>
            <w:ins w:id="1688" w:author="Jie Wang5909" w:date="2026-10-14T00:02:00Z">
              <w:r>
                <w:rPr>
                  <w:sz w:val="18"/>
                  <w:szCs w:val="18"/>
                </w:rPr>
                <w:t>TBD</w:t>
              </w:r>
            </w:ins>
          </w:p>
        </w:tc>
        <w:tc>
          <w:tcPr>
            <w:tcW w:w="0" w:type="auto"/>
            <w:vMerge w:val="restart"/>
            <w:vAlign w:val="center"/>
          </w:tcPr>
          <w:p w14:paraId="65E84A87" w14:textId="5A02CE2C" w:rsidR="00B81441" w:rsidRDefault="00B81441" w:rsidP="004C712B">
            <w:pPr>
              <w:spacing w:line="276" w:lineRule="auto"/>
              <w:ind w:rightChars="-1" w:right="-2"/>
              <w:jc w:val="center"/>
              <w:rPr>
                <w:ins w:id="1689" w:author="Yongle Liu" w:date="2026-10-14T10:13:00Z"/>
                <w:sz w:val="18"/>
                <w:szCs w:val="18"/>
              </w:rPr>
            </w:pPr>
            <w:ins w:id="1690" w:author="Yongle Liu" w:date="2026-10-14T10:13:00Z">
              <w:r>
                <w:rPr>
                  <w:rFonts w:hint="eastAsia"/>
                  <w:sz w:val="18"/>
                  <w:szCs w:val="18"/>
                </w:rPr>
                <w:t>A</w:t>
              </w:r>
              <w:r>
                <w:rPr>
                  <w:sz w:val="18"/>
                  <w:szCs w:val="18"/>
                </w:rPr>
                <w:t>M-140021-020-VP-01.01</w:t>
              </w:r>
            </w:ins>
          </w:p>
          <w:p w14:paraId="5B65410C" w14:textId="77777777" w:rsidR="00B81441" w:rsidRDefault="00B81441" w:rsidP="00B81441">
            <w:pPr>
              <w:jc w:val="center"/>
              <w:rPr>
                <w:ins w:id="1691" w:author="Yongle Liu" w:date="2026-10-14T10:13:00Z"/>
                <w:rFonts w:eastAsia="Times New Roman"/>
                <w:color w:val="000000" w:themeColor="text1"/>
                <w:sz w:val="18"/>
                <w:szCs w:val="18"/>
              </w:rPr>
            </w:pPr>
            <w:ins w:id="1692" w:author="Yongle Liu" w:date="2026-10-14T10:13:00Z">
              <w:r w:rsidRPr="3D7E87D4">
                <w:rPr>
                  <w:rFonts w:eastAsia="Times New Roman"/>
                  <w:color w:val="000000" w:themeColor="text1"/>
                  <w:sz w:val="18"/>
                  <w:szCs w:val="18"/>
                </w:rPr>
                <w:t>(Effective</w:t>
              </w:r>
            </w:ins>
          </w:p>
          <w:p w14:paraId="38AC63EC" w14:textId="77CB13CD" w:rsidR="00B81441" w:rsidRDefault="00B81441" w:rsidP="00B81441">
            <w:pPr>
              <w:spacing w:line="276" w:lineRule="auto"/>
              <w:ind w:rightChars="-1" w:right="-2"/>
              <w:jc w:val="center"/>
              <w:rPr>
                <w:ins w:id="1693" w:author="Yongle Liu" w:date="2026-10-14T10:13:00Z"/>
                <w:sz w:val="18"/>
                <w:szCs w:val="18"/>
              </w:rPr>
            </w:pPr>
            <w:ins w:id="1694" w:author="Yongle Liu" w:date="2026-10-14T10:13:00Z">
              <w:r>
                <w:rPr>
                  <w:rFonts w:eastAsia="Times New Roman"/>
                  <w:color w:val="000000" w:themeColor="text1"/>
                  <w:sz w:val="18"/>
                  <w:szCs w:val="18"/>
                </w:rPr>
                <w:t xml:space="preserve">Date: </w:t>
              </w:r>
              <w:r>
                <w:rPr>
                  <w:rFonts w:hint="eastAsia"/>
                  <w:sz w:val="18"/>
                  <w:szCs w:val="18"/>
                </w:rPr>
                <w:t>0</w:t>
              </w:r>
              <w:r>
                <w:rPr>
                  <w:sz w:val="18"/>
                  <w:szCs w:val="18"/>
                </w:rPr>
                <w:t>9/21/2024)</w:t>
              </w:r>
            </w:ins>
          </w:p>
          <w:p w14:paraId="737388B2" w14:textId="5F9B5A69" w:rsidR="002852C6" w:rsidRPr="008A796B" w:rsidRDefault="002852C6" w:rsidP="004C712B">
            <w:pPr>
              <w:spacing w:line="276" w:lineRule="auto"/>
              <w:ind w:rightChars="-1" w:right="-2"/>
              <w:jc w:val="center"/>
              <w:rPr>
                <w:ins w:id="1695" w:author="Jie Wang5909" w:date="2026-10-14T00:02:00Z"/>
                <w:sz w:val="18"/>
                <w:szCs w:val="18"/>
              </w:rPr>
            </w:pPr>
            <w:ins w:id="1696" w:author="Jie Wang5909" w:date="2026-10-14T00:02:00Z">
              <w:del w:id="1697" w:author="Yongle Liu" w:date="2026-10-14T10:13:00Z">
                <w:r w:rsidRPr="008A796B" w:rsidDel="00B81441">
                  <w:rPr>
                    <w:sz w:val="18"/>
                    <w:szCs w:val="18"/>
                  </w:rPr>
                  <w:delText>For review</w:delText>
                </w:r>
              </w:del>
            </w:ins>
          </w:p>
        </w:tc>
        <w:tc>
          <w:tcPr>
            <w:tcW w:w="0" w:type="auto"/>
            <w:vMerge w:val="restart"/>
            <w:vAlign w:val="center"/>
          </w:tcPr>
          <w:p w14:paraId="32500F53" w14:textId="1DBE3D12" w:rsidR="002852C6" w:rsidRPr="008A796B" w:rsidRDefault="00B81441" w:rsidP="004C712B">
            <w:pPr>
              <w:spacing w:line="276" w:lineRule="auto"/>
              <w:ind w:rightChars="-1" w:right="-2"/>
              <w:jc w:val="center"/>
              <w:rPr>
                <w:ins w:id="1698" w:author="Jie Wang5909" w:date="2026-10-14T00:02:00Z"/>
                <w:sz w:val="18"/>
                <w:szCs w:val="18"/>
              </w:rPr>
            </w:pPr>
            <w:ins w:id="1699" w:author="Yongle Liu" w:date="2026-10-14T10:11:00Z">
              <w:del w:id="1700" w:author="Yu Zhang12718" w:date="2026-10-15T06:12:00Z">
                <w:r w:rsidRPr="797C4670" w:rsidDel="72C834EE">
                  <w:rPr>
                    <w:sz w:val="18"/>
                    <w:szCs w:val="18"/>
                  </w:rPr>
                  <w:delText>finished</w:delText>
                </w:r>
              </w:del>
            </w:ins>
            <w:ins w:id="1701" w:author="Yu Zhang12718" w:date="2026-10-15T06:12:00Z">
              <w:r w:rsidR="11676458" w:rsidRPr="797C4670">
                <w:rPr>
                  <w:sz w:val="18"/>
                  <w:szCs w:val="18"/>
                </w:rPr>
                <w:t>Completed</w:t>
              </w:r>
            </w:ins>
            <w:ins w:id="1702" w:author="Jie Wang5909" w:date="2026-10-14T00:02:00Z">
              <w:del w:id="1703" w:author="Yongle Liu" w:date="2026-10-14T10:11:00Z">
                <w:r w:rsidRPr="797C4670" w:rsidDel="002852C6">
                  <w:rPr>
                    <w:sz w:val="18"/>
                    <w:szCs w:val="18"/>
                  </w:rPr>
                  <w:delText>Pending</w:delText>
                </w:r>
              </w:del>
            </w:ins>
          </w:p>
        </w:tc>
      </w:tr>
      <w:tr w:rsidR="00FF56FE" w:rsidRPr="008A796B" w14:paraId="73CA18D0" w14:textId="77777777" w:rsidTr="4F9E693F">
        <w:trPr>
          <w:trHeight w:val="514"/>
          <w:ins w:id="1704" w:author="Jie Wang5909" w:date="2026-10-14T00:02:00Z"/>
        </w:trPr>
        <w:tc>
          <w:tcPr>
            <w:tcW w:w="0" w:type="auto"/>
            <w:vMerge/>
            <w:vAlign w:val="center"/>
            <w:hideMark/>
          </w:tcPr>
          <w:p w14:paraId="7D671923" w14:textId="77777777" w:rsidR="002852C6" w:rsidRPr="008A796B" w:rsidRDefault="002852C6" w:rsidP="004C712B">
            <w:pPr>
              <w:spacing w:line="276" w:lineRule="auto"/>
              <w:ind w:rightChars="-1" w:right="-2"/>
              <w:jc w:val="center"/>
              <w:rPr>
                <w:ins w:id="1705" w:author="Jie Wang5909" w:date="2026-10-14T00:02:00Z"/>
                <w:sz w:val="18"/>
                <w:szCs w:val="18"/>
              </w:rPr>
            </w:pPr>
          </w:p>
        </w:tc>
        <w:tc>
          <w:tcPr>
            <w:tcW w:w="0" w:type="auto"/>
            <w:vMerge/>
            <w:vAlign w:val="center"/>
            <w:hideMark/>
          </w:tcPr>
          <w:p w14:paraId="773C4ED2" w14:textId="77777777" w:rsidR="002852C6" w:rsidRPr="008A796B" w:rsidRDefault="002852C6" w:rsidP="004C712B">
            <w:pPr>
              <w:spacing w:line="276" w:lineRule="auto"/>
              <w:ind w:rightChars="-1" w:right="-2"/>
              <w:jc w:val="center"/>
              <w:rPr>
                <w:ins w:id="1706" w:author="Jie Wang5909" w:date="2026-10-14T00:02:00Z"/>
                <w:sz w:val="18"/>
                <w:szCs w:val="18"/>
              </w:rPr>
            </w:pPr>
          </w:p>
        </w:tc>
        <w:tc>
          <w:tcPr>
            <w:tcW w:w="0" w:type="auto"/>
            <w:vMerge/>
            <w:vAlign w:val="center"/>
            <w:hideMark/>
          </w:tcPr>
          <w:p w14:paraId="5FA8B8E9" w14:textId="77777777" w:rsidR="002852C6" w:rsidRPr="008A796B" w:rsidRDefault="002852C6" w:rsidP="004C712B">
            <w:pPr>
              <w:spacing w:line="276" w:lineRule="auto"/>
              <w:ind w:rightChars="-1" w:right="-2"/>
              <w:jc w:val="center"/>
              <w:rPr>
                <w:ins w:id="1707" w:author="Jie Wang5909" w:date="2026-10-14T00:02:00Z"/>
                <w:sz w:val="18"/>
                <w:szCs w:val="18"/>
              </w:rPr>
            </w:pPr>
          </w:p>
        </w:tc>
        <w:tc>
          <w:tcPr>
            <w:tcW w:w="1248" w:type="dxa"/>
            <w:vAlign w:val="center"/>
            <w:hideMark/>
          </w:tcPr>
          <w:p w14:paraId="66CAAEC4" w14:textId="77777777" w:rsidR="002852C6" w:rsidRPr="008A796B" w:rsidRDefault="002852C6" w:rsidP="004C712B">
            <w:pPr>
              <w:spacing w:line="276" w:lineRule="auto"/>
              <w:ind w:rightChars="-1" w:right="-2"/>
              <w:jc w:val="center"/>
              <w:rPr>
                <w:ins w:id="1708" w:author="Jie Wang5909" w:date="2026-10-14T00:02:00Z"/>
                <w:sz w:val="18"/>
                <w:szCs w:val="18"/>
              </w:rPr>
            </w:pPr>
            <w:ins w:id="1709" w:author="Jie Wang5909" w:date="2026-10-14T00:02:00Z">
              <w:r w:rsidRPr="008A796B">
                <w:rPr>
                  <w:sz w:val="18"/>
                  <w:szCs w:val="18"/>
                </w:rPr>
                <w:t>Isopropyl acetate</w:t>
              </w:r>
            </w:ins>
          </w:p>
        </w:tc>
        <w:tc>
          <w:tcPr>
            <w:tcW w:w="700" w:type="dxa"/>
            <w:vAlign w:val="center"/>
            <w:hideMark/>
          </w:tcPr>
          <w:p w14:paraId="089F732B" w14:textId="77777777" w:rsidR="002852C6" w:rsidRPr="008A796B" w:rsidRDefault="002852C6" w:rsidP="004C712B">
            <w:pPr>
              <w:spacing w:line="276" w:lineRule="auto"/>
              <w:ind w:rightChars="-1" w:right="-2"/>
              <w:jc w:val="center"/>
              <w:rPr>
                <w:ins w:id="1710" w:author="Jie Wang5909" w:date="2026-10-14T00:02:00Z"/>
                <w:sz w:val="18"/>
                <w:szCs w:val="18"/>
              </w:rPr>
            </w:pPr>
            <w:ins w:id="1711" w:author="Jie Wang5909" w:date="2026-10-14T00:02:00Z">
              <w:r w:rsidRPr="008A796B">
                <w:rPr>
                  <w:sz w:val="18"/>
                  <w:szCs w:val="18"/>
                </w:rPr>
                <w:t>≤5000ppm</w:t>
              </w:r>
            </w:ins>
          </w:p>
        </w:tc>
        <w:tc>
          <w:tcPr>
            <w:tcW w:w="0" w:type="auto"/>
            <w:vMerge/>
            <w:vAlign w:val="center"/>
            <w:hideMark/>
          </w:tcPr>
          <w:p w14:paraId="6811E38E" w14:textId="77777777" w:rsidR="002852C6" w:rsidRPr="008A796B" w:rsidRDefault="002852C6" w:rsidP="004C712B">
            <w:pPr>
              <w:spacing w:line="276" w:lineRule="auto"/>
              <w:ind w:rightChars="-1" w:right="-2"/>
              <w:jc w:val="center"/>
              <w:rPr>
                <w:ins w:id="1712" w:author="Jie Wang5909" w:date="2026-10-14T00:02:00Z"/>
                <w:sz w:val="18"/>
                <w:szCs w:val="18"/>
              </w:rPr>
            </w:pPr>
          </w:p>
        </w:tc>
        <w:tc>
          <w:tcPr>
            <w:tcW w:w="0" w:type="auto"/>
            <w:vAlign w:val="center"/>
            <w:hideMark/>
          </w:tcPr>
          <w:p w14:paraId="11539B80" w14:textId="77777777" w:rsidR="002852C6" w:rsidRPr="008A796B" w:rsidRDefault="002852C6" w:rsidP="004C712B">
            <w:pPr>
              <w:spacing w:line="276" w:lineRule="auto"/>
              <w:ind w:rightChars="-1" w:right="-2"/>
              <w:jc w:val="center"/>
              <w:rPr>
                <w:ins w:id="1713" w:author="Jie Wang5909" w:date="2026-10-14T00:02:00Z"/>
                <w:sz w:val="18"/>
                <w:szCs w:val="18"/>
              </w:rPr>
            </w:pPr>
            <w:ins w:id="1714" w:author="Jie Wang5909" w:date="2026-10-14T00:02:00Z">
              <w:r w:rsidRPr="008A796B">
                <w:rPr>
                  <w:sz w:val="18"/>
                  <w:szCs w:val="18"/>
                </w:rPr>
                <w:t>Isopropyl acetate</w:t>
              </w:r>
            </w:ins>
          </w:p>
        </w:tc>
        <w:tc>
          <w:tcPr>
            <w:tcW w:w="512" w:type="dxa"/>
            <w:vMerge/>
            <w:vAlign w:val="center"/>
            <w:hideMark/>
          </w:tcPr>
          <w:p w14:paraId="4F8139F7" w14:textId="3D72448A" w:rsidR="002852C6" w:rsidRPr="008A796B" w:rsidRDefault="00B8548C" w:rsidP="004C712B">
            <w:pPr>
              <w:spacing w:line="276" w:lineRule="auto"/>
              <w:ind w:rightChars="-1" w:right="-2"/>
              <w:jc w:val="center"/>
              <w:rPr>
                <w:ins w:id="1715" w:author="Jie Wang5909" w:date="2026-10-14T00:02:00Z"/>
                <w:sz w:val="18"/>
                <w:szCs w:val="18"/>
              </w:rPr>
            </w:pPr>
            <w:ins w:id="1716" w:author="Jie Wang5909" w:date="2026-10-14T00:02:00Z">
              <w:r>
                <w:rPr>
                  <w:sz w:val="18"/>
                  <w:szCs w:val="18"/>
                </w:rPr>
                <w:t>TBD</w:t>
              </w:r>
            </w:ins>
          </w:p>
        </w:tc>
        <w:tc>
          <w:tcPr>
            <w:tcW w:w="0" w:type="auto"/>
            <w:vMerge/>
            <w:vAlign w:val="center"/>
          </w:tcPr>
          <w:p w14:paraId="2B99A8FA" w14:textId="77777777" w:rsidR="002852C6" w:rsidRPr="008A796B" w:rsidRDefault="002852C6" w:rsidP="004C712B">
            <w:pPr>
              <w:spacing w:line="276" w:lineRule="auto"/>
              <w:ind w:rightChars="-1" w:right="-2"/>
              <w:jc w:val="center"/>
              <w:rPr>
                <w:ins w:id="1717" w:author="Jie Wang5909" w:date="2026-10-14T00:02:00Z"/>
                <w:sz w:val="18"/>
                <w:szCs w:val="18"/>
              </w:rPr>
            </w:pPr>
          </w:p>
        </w:tc>
        <w:tc>
          <w:tcPr>
            <w:tcW w:w="0" w:type="auto"/>
            <w:vMerge/>
            <w:vAlign w:val="center"/>
          </w:tcPr>
          <w:p w14:paraId="40F4360B" w14:textId="77777777" w:rsidR="002852C6" w:rsidRPr="008A796B" w:rsidRDefault="002852C6" w:rsidP="004C712B">
            <w:pPr>
              <w:spacing w:line="276" w:lineRule="auto"/>
              <w:ind w:rightChars="-1" w:right="-2"/>
              <w:jc w:val="center"/>
              <w:rPr>
                <w:ins w:id="1718" w:author="Jie Wang5909" w:date="2026-10-14T00:02:00Z"/>
                <w:sz w:val="18"/>
                <w:szCs w:val="18"/>
              </w:rPr>
            </w:pPr>
          </w:p>
        </w:tc>
      </w:tr>
      <w:tr w:rsidR="00FF56FE" w:rsidRPr="008A796B" w14:paraId="72B56992" w14:textId="77777777" w:rsidTr="4F9E693F">
        <w:trPr>
          <w:trHeight w:val="514"/>
          <w:ins w:id="1719" w:author="Jie Wang5909" w:date="2026-10-14T00:02:00Z"/>
        </w:trPr>
        <w:tc>
          <w:tcPr>
            <w:tcW w:w="0" w:type="auto"/>
            <w:vMerge/>
            <w:vAlign w:val="center"/>
            <w:hideMark/>
          </w:tcPr>
          <w:p w14:paraId="2B26D515" w14:textId="77777777" w:rsidR="002852C6" w:rsidRPr="008A796B" w:rsidRDefault="002852C6" w:rsidP="004C712B">
            <w:pPr>
              <w:spacing w:line="276" w:lineRule="auto"/>
              <w:ind w:rightChars="-1" w:right="-2"/>
              <w:jc w:val="center"/>
              <w:rPr>
                <w:ins w:id="1720" w:author="Jie Wang5909" w:date="2026-10-14T00:02:00Z"/>
                <w:sz w:val="18"/>
                <w:szCs w:val="18"/>
              </w:rPr>
            </w:pPr>
          </w:p>
        </w:tc>
        <w:tc>
          <w:tcPr>
            <w:tcW w:w="0" w:type="auto"/>
            <w:vMerge/>
            <w:vAlign w:val="center"/>
            <w:hideMark/>
          </w:tcPr>
          <w:p w14:paraId="0BC9414D" w14:textId="77777777" w:rsidR="002852C6" w:rsidRPr="008A796B" w:rsidRDefault="002852C6" w:rsidP="004C712B">
            <w:pPr>
              <w:spacing w:line="276" w:lineRule="auto"/>
              <w:ind w:rightChars="-1" w:right="-2"/>
              <w:jc w:val="center"/>
              <w:rPr>
                <w:ins w:id="1721" w:author="Jie Wang5909" w:date="2026-10-14T00:02:00Z"/>
                <w:sz w:val="18"/>
                <w:szCs w:val="18"/>
              </w:rPr>
            </w:pPr>
          </w:p>
        </w:tc>
        <w:tc>
          <w:tcPr>
            <w:tcW w:w="0" w:type="auto"/>
            <w:vMerge/>
            <w:vAlign w:val="center"/>
            <w:hideMark/>
          </w:tcPr>
          <w:p w14:paraId="42DAE311" w14:textId="77777777" w:rsidR="002852C6" w:rsidRPr="008A796B" w:rsidRDefault="002852C6" w:rsidP="004C712B">
            <w:pPr>
              <w:spacing w:line="276" w:lineRule="auto"/>
              <w:ind w:rightChars="-1" w:right="-2"/>
              <w:jc w:val="center"/>
              <w:rPr>
                <w:ins w:id="1722" w:author="Jie Wang5909" w:date="2026-10-14T00:02:00Z"/>
                <w:sz w:val="18"/>
                <w:szCs w:val="18"/>
              </w:rPr>
            </w:pPr>
          </w:p>
        </w:tc>
        <w:tc>
          <w:tcPr>
            <w:tcW w:w="1248" w:type="dxa"/>
            <w:vAlign w:val="center"/>
            <w:hideMark/>
          </w:tcPr>
          <w:p w14:paraId="6245D093" w14:textId="77777777" w:rsidR="002852C6" w:rsidRPr="008A796B" w:rsidRDefault="002852C6" w:rsidP="004C712B">
            <w:pPr>
              <w:spacing w:line="276" w:lineRule="auto"/>
              <w:ind w:rightChars="-1" w:right="-2"/>
              <w:jc w:val="center"/>
              <w:rPr>
                <w:ins w:id="1723" w:author="Jie Wang5909" w:date="2026-10-14T00:02:00Z"/>
                <w:sz w:val="18"/>
                <w:szCs w:val="18"/>
              </w:rPr>
            </w:pPr>
            <w:ins w:id="1724" w:author="Jie Wang5909" w:date="2026-10-14T00:02:00Z">
              <w:r w:rsidRPr="008A796B">
                <w:rPr>
                  <w:sz w:val="18"/>
                  <w:szCs w:val="18"/>
                </w:rPr>
                <w:t>N,N-</w:t>
              </w:r>
              <w:proofErr w:type="spellStart"/>
              <w:r w:rsidRPr="008A796B">
                <w:rPr>
                  <w:sz w:val="18"/>
                  <w:szCs w:val="18"/>
                </w:rPr>
                <w:t>Diisopropylethylamine</w:t>
              </w:r>
              <w:proofErr w:type="spellEnd"/>
            </w:ins>
          </w:p>
        </w:tc>
        <w:tc>
          <w:tcPr>
            <w:tcW w:w="700" w:type="dxa"/>
            <w:vAlign w:val="center"/>
            <w:hideMark/>
          </w:tcPr>
          <w:p w14:paraId="2B5F8998" w14:textId="77777777" w:rsidR="002852C6" w:rsidRPr="008A796B" w:rsidRDefault="002852C6" w:rsidP="004C712B">
            <w:pPr>
              <w:spacing w:line="276" w:lineRule="auto"/>
              <w:ind w:rightChars="-1" w:right="-2"/>
              <w:jc w:val="center"/>
              <w:rPr>
                <w:ins w:id="1725" w:author="Jie Wang5909" w:date="2026-10-14T00:02:00Z"/>
                <w:sz w:val="18"/>
                <w:szCs w:val="18"/>
              </w:rPr>
            </w:pPr>
            <w:ins w:id="1726" w:author="Jie Wang5909" w:date="2026-10-14T00:02:00Z">
              <w:r w:rsidRPr="008A796B">
                <w:rPr>
                  <w:sz w:val="18"/>
                  <w:szCs w:val="18"/>
                </w:rPr>
                <w:t>≤1500ppm</w:t>
              </w:r>
            </w:ins>
          </w:p>
        </w:tc>
        <w:tc>
          <w:tcPr>
            <w:tcW w:w="0" w:type="auto"/>
            <w:vMerge/>
            <w:vAlign w:val="center"/>
            <w:hideMark/>
          </w:tcPr>
          <w:p w14:paraId="0B2E5F2B" w14:textId="77777777" w:rsidR="002852C6" w:rsidRPr="008A796B" w:rsidRDefault="002852C6" w:rsidP="004C712B">
            <w:pPr>
              <w:spacing w:line="276" w:lineRule="auto"/>
              <w:ind w:rightChars="-1" w:right="-2"/>
              <w:jc w:val="center"/>
              <w:rPr>
                <w:ins w:id="1727" w:author="Jie Wang5909" w:date="2026-10-14T00:02:00Z"/>
                <w:sz w:val="18"/>
                <w:szCs w:val="18"/>
              </w:rPr>
            </w:pPr>
          </w:p>
        </w:tc>
        <w:tc>
          <w:tcPr>
            <w:tcW w:w="0" w:type="auto"/>
            <w:vAlign w:val="center"/>
            <w:hideMark/>
          </w:tcPr>
          <w:p w14:paraId="0D05AB06" w14:textId="77777777" w:rsidR="002852C6" w:rsidRPr="008A796B" w:rsidRDefault="002852C6" w:rsidP="004C712B">
            <w:pPr>
              <w:spacing w:line="276" w:lineRule="auto"/>
              <w:ind w:rightChars="-1" w:right="-2"/>
              <w:jc w:val="center"/>
              <w:rPr>
                <w:ins w:id="1728" w:author="Jie Wang5909" w:date="2026-10-14T00:02:00Z"/>
                <w:sz w:val="18"/>
                <w:szCs w:val="18"/>
              </w:rPr>
            </w:pPr>
            <w:ins w:id="1729" w:author="Jie Wang5909" w:date="2026-10-14T00:02:00Z">
              <w:r w:rsidRPr="008A796B">
                <w:rPr>
                  <w:i/>
                  <w:iCs/>
                  <w:sz w:val="18"/>
                  <w:szCs w:val="18"/>
                </w:rPr>
                <w:t>N,N</w:t>
              </w:r>
              <w:r w:rsidRPr="008A796B">
                <w:rPr>
                  <w:sz w:val="18"/>
                  <w:szCs w:val="18"/>
                </w:rPr>
                <w:t>-</w:t>
              </w:r>
              <w:proofErr w:type="spellStart"/>
              <w:r w:rsidRPr="008A796B">
                <w:rPr>
                  <w:sz w:val="18"/>
                  <w:szCs w:val="18"/>
                </w:rPr>
                <w:t>Diisopropylethylamine</w:t>
              </w:r>
              <w:proofErr w:type="spellEnd"/>
            </w:ins>
          </w:p>
        </w:tc>
        <w:tc>
          <w:tcPr>
            <w:tcW w:w="512" w:type="dxa"/>
            <w:vMerge/>
            <w:vAlign w:val="center"/>
            <w:hideMark/>
          </w:tcPr>
          <w:p w14:paraId="2D7EB3B6" w14:textId="38C3311C" w:rsidR="002852C6" w:rsidRPr="008A796B" w:rsidRDefault="00B8548C" w:rsidP="004C712B">
            <w:pPr>
              <w:spacing w:line="276" w:lineRule="auto"/>
              <w:ind w:rightChars="-1" w:right="-2"/>
              <w:jc w:val="center"/>
              <w:rPr>
                <w:ins w:id="1730" w:author="Jie Wang5909" w:date="2026-10-14T00:02:00Z"/>
                <w:sz w:val="18"/>
                <w:szCs w:val="18"/>
              </w:rPr>
            </w:pPr>
            <w:ins w:id="1731" w:author="Jie Wang5909" w:date="2026-10-14T00:02:00Z">
              <w:r>
                <w:rPr>
                  <w:sz w:val="18"/>
                  <w:szCs w:val="18"/>
                </w:rPr>
                <w:t>TBD</w:t>
              </w:r>
            </w:ins>
          </w:p>
        </w:tc>
        <w:tc>
          <w:tcPr>
            <w:tcW w:w="0" w:type="auto"/>
            <w:vMerge/>
            <w:vAlign w:val="center"/>
          </w:tcPr>
          <w:p w14:paraId="70C11F3C" w14:textId="77777777" w:rsidR="002852C6" w:rsidRPr="008A796B" w:rsidRDefault="002852C6" w:rsidP="004C712B">
            <w:pPr>
              <w:spacing w:line="276" w:lineRule="auto"/>
              <w:ind w:rightChars="-1" w:right="-2"/>
              <w:jc w:val="center"/>
              <w:rPr>
                <w:ins w:id="1732" w:author="Jie Wang5909" w:date="2026-10-14T00:02:00Z"/>
                <w:sz w:val="18"/>
                <w:szCs w:val="18"/>
              </w:rPr>
            </w:pPr>
          </w:p>
        </w:tc>
        <w:tc>
          <w:tcPr>
            <w:tcW w:w="0" w:type="auto"/>
            <w:vMerge/>
            <w:vAlign w:val="center"/>
          </w:tcPr>
          <w:p w14:paraId="3BD843FF" w14:textId="77777777" w:rsidR="002852C6" w:rsidRPr="008A796B" w:rsidRDefault="002852C6" w:rsidP="004C712B">
            <w:pPr>
              <w:spacing w:line="276" w:lineRule="auto"/>
              <w:ind w:rightChars="-1" w:right="-2"/>
              <w:jc w:val="center"/>
              <w:rPr>
                <w:ins w:id="1733" w:author="Jie Wang5909" w:date="2026-10-14T00:02:00Z"/>
                <w:sz w:val="18"/>
                <w:szCs w:val="18"/>
              </w:rPr>
            </w:pPr>
          </w:p>
        </w:tc>
      </w:tr>
      <w:tr w:rsidR="00FF56FE" w:rsidRPr="008A796B" w14:paraId="599C937A" w14:textId="77777777" w:rsidTr="4F9E693F">
        <w:trPr>
          <w:trHeight w:val="514"/>
          <w:ins w:id="1734" w:author="Jie Wang5909" w:date="2026-10-14T00:02:00Z"/>
        </w:trPr>
        <w:tc>
          <w:tcPr>
            <w:tcW w:w="0" w:type="auto"/>
            <w:vMerge/>
            <w:vAlign w:val="center"/>
            <w:hideMark/>
          </w:tcPr>
          <w:p w14:paraId="34A0015F" w14:textId="77777777" w:rsidR="002852C6" w:rsidRPr="008A796B" w:rsidRDefault="002852C6" w:rsidP="004C712B">
            <w:pPr>
              <w:spacing w:line="276" w:lineRule="auto"/>
              <w:ind w:rightChars="-1" w:right="-2"/>
              <w:jc w:val="center"/>
              <w:rPr>
                <w:ins w:id="1735" w:author="Jie Wang5909" w:date="2026-10-14T00:02:00Z"/>
                <w:sz w:val="18"/>
                <w:szCs w:val="18"/>
              </w:rPr>
            </w:pPr>
          </w:p>
        </w:tc>
        <w:tc>
          <w:tcPr>
            <w:tcW w:w="0" w:type="auto"/>
            <w:vMerge/>
            <w:vAlign w:val="center"/>
            <w:hideMark/>
          </w:tcPr>
          <w:p w14:paraId="796172C0" w14:textId="77777777" w:rsidR="002852C6" w:rsidRPr="008A796B" w:rsidRDefault="002852C6" w:rsidP="004C712B">
            <w:pPr>
              <w:spacing w:line="276" w:lineRule="auto"/>
              <w:ind w:rightChars="-1" w:right="-2"/>
              <w:jc w:val="center"/>
              <w:rPr>
                <w:ins w:id="1736" w:author="Jie Wang5909" w:date="2026-10-14T00:02:00Z"/>
                <w:sz w:val="18"/>
                <w:szCs w:val="18"/>
              </w:rPr>
            </w:pPr>
          </w:p>
        </w:tc>
        <w:tc>
          <w:tcPr>
            <w:tcW w:w="0" w:type="auto"/>
            <w:vMerge/>
            <w:vAlign w:val="center"/>
            <w:hideMark/>
          </w:tcPr>
          <w:p w14:paraId="2A7C1667" w14:textId="77777777" w:rsidR="002852C6" w:rsidRPr="008A796B" w:rsidRDefault="002852C6" w:rsidP="004C712B">
            <w:pPr>
              <w:spacing w:line="276" w:lineRule="auto"/>
              <w:ind w:rightChars="-1" w:right="-2"/>
              <w:jc w:val="center"/>
              <w:rPr>
                <w:ins w:id="1737" w:author="Jie Wang5909" w:date="2026-10-14T00:02:00Z"/>
                <w:sz w:val="18"/>
                <w:szCs w:val="18"/>
              </w:rPr>
            </w:pPr>
          </w:p>
        </w:tc>
        <w:tc>
          <w:tcPr>
            <w:tcW w:w="1248" w:type="dxa"/>
            <w:vAlign w:val="center"/>
            <w:hideMark/>
          </w:tcPr>
          <w:p w14:paraId="7574418F" w14:textId="77777777" w:rsidR="002852C6" w:rsidRPr="008A796B" w:rsidRDefault="002852C6" w:rsidP="004C712B">
            <w:pPr>
              <w:spacing w:line="276" w:lineRule="auto"/>
              <w:ind w:rightChars="-1" w:right="-2"/>
              <w:jc w:val="center"/>
              <w:rPr>
                <w:ins w:id="1738" w:author="Jie Wang5909" w:date="2026-10-14T00:02:00Z"/>
                <w:sz w:val="18"/>
                <w:szCs w:val="18"/>
              </w:rPr>
            </w:pPr>
            <w:ins w:id="1739" w:author="Jie Wang5909" w:date="2026-10-14T00:02:00Z">
              <w:r w:rsidRPr="008A796B">
                <w:rPr>
                  <w:sz w:val="18"/>
                  <w:szCs w:val="18"/>
                </w:rPr>
                <w:t>Pyridine</w:t>
              </w:r>
            </w:ins>
          </w:p>
        </w:tc>
        <w:tc>
          <w:tcPr>
            <w:tcW w:w="700" w:type="dxa"/>
            <w:vAlign w:val="center"/>
            <w:hideMark/>
          </w:tcPr>
          <w:p w14:paraId="08040A7B" w14:textId="77777777" w:rsidR="002852C6" w:rsidRPr="008A796B" w:rsidRDefault="002852C6" w:rsidP="004C712B">
            <w:pPr>
              <w:spacing w:line="276" w:lineRule="auto"/>
              <w:ind w:rightChars="-1" w:right="-2"/>
              <w:jc w:val="center"/>
              <w:rPr>
                <w:ins w:id="1740" w:author="Jie Wang5909" w:date="2026-10-14T00:02:00Z"/>
                <w:sz w:val="18"/>
                <w:szCs w:val="18"/>
              </w:rPr>
            </w:pPr>
            <w:ins w:id="1741" w:author="Jie Wang5909" w:date="2026-10-14T00:02:00Z">
              <w:r w:rsidRPr="008A796B">
                <w:rPr>
                  <w:sz w:val="18"/>
                  <w:szCs w:val="18"/>
                </w:rPr>
                <w:t>Report</w:t>
              </w:r>
            </w:ins>
          </w:p>
        </w:tc>
        <w:tc>
          <w:tcPr>
            <w:tcW w:w="0" w:type="auto"/>
            <w:vMerge/>
            <w:vAlign w:val="center"/>
            <w:hideMark/>
          </w:tcPr>
          <w:p w14:paraId="1E12CA28" w14:textId="77777777" w:rsidR="002852C6" w:rsidRPr="008A796B" w:rsidRDefault="002852C6" w:rsidP="004C712B">
            <w:pPr>
              <w:spacing w:line="276" w:lineRule="auto"/>
              <w:ind w:rightChars="-1" w:right="-2"/>
              <w:jc w:val="center"/>
              <w:rPr>
                <w:ins w:id="1742" w:author="Jie Wang5909" w:date="2026-10-14T00:02:00Z"/>
                <w:sz w:val="18"/>
                <w:szCs w:val="18"/>
              </w:rPr>
            </w:pPr>
          </w:p>
        </w:tc>
        <w:tc>
          <w:tcPr>
            <w:tcW w:w="0" w:type="auto"/>
            <w:vAlign w:val="center"/>
            <w:hideMark/>
          </w:tcPr>
          <w:p w14:paraId="51E22038" w14:textId="77777777" w:rsidR="002852C6" w:rsidRPr="008A796B" w:rsidRDefault="002852C6" w:rsidP="004C712B">
            <w:pPr>
              <w:spacing w:line="276" w:lineRule="auto"/>
              <w:ind w:rightChars="-1" w:right="-2"/>
              <w:jc w:val="center"/>
              <w:rPr>
                <w:ins w:id="1743" w:author="Jie Wang5909" w:date="2026-10-14T00:02:00Z"/>
                <w:sz w:val="18"/>
                <w:szCs w:val="18"/>
              </w:rPr>
            </w:pPr>
            <w:ins w:id="1744" w:author="Jie Wang5909" w:date="2026-10-14T00:02:00Z">
              <w:r w:rsidRPr="008A796B">
                <w:rPr>
                  <w:sz w:val="18"/>
                  <w:szCs w:val="18"/>
                </w:rPr>
                <w:t>Pyridine</w:t>
              </w:r>
            </w:ins>
          </w:p>
        </w:tc>
        <w:tc>
          <w:tcPr>
            <w:tcW w:w="512" w:type="dxa"/>
            <w:vMerge/>
            <w:vAlign w:val="center"/>
            <w:hideMark/>
          </w:tcPr>
          <w:p w14:paraId="6AFAED51" w14:textId="33073EE8" w:rsidR="002852C6" w:rsidRPr="008A796B" w:rsidRDefault="00B8548C" w:rsidP="004C712B">
            <w:pPr>
              <w:spacing w:line="276" w:lineRule="auto"/>
              <w:ind w:rightChars="-1" w:right="-2"/>
              <w:jc w:val="center"/>
              <w:rPr>
                <w:ins w:id="1745" w:author="Jie Wang5909" w:date="2026-10-14T00:02:00Z"/>
                <w:rFonts w:eastAsia="Times New Roman"/>
                <w:color w:val="D13438"/>
                <w:sz w:val="18"/>
                <w:szCs w:val="18"/>
              </w:rPr>
            </w:pPr>
            <w:ins w:id="1746" w:author="Jie Wang5909" w:date="2026-10-14T00:02:00Z">
              <w:r>
                <w:rPr>
                  <w:rFonts w:eastAsia="Times New Roman"/>
                  <w:color w:val="D13438"/>
                  <w:sz w:val="18"/>
                  <w:szCs w:val="18"/>
                </w:rPr>
                <w:t>TBD</w:t>
              </w:r>
            </w:ins>
          </w:p>
        </w:tc>
        <w:tc>
          <w:tcPr>
            <w:tcW w:w="0" w:type="auto"/>
            <w:vMerge/>
            <w:vAlign w:val="center"/>
          </w:tcPr>
          <w:p w14:paraId="376F28A0" w14:textId="77777777" w:rsidR="002852C6" w:rsidRPr="008A796B" w:rsidRDefault="002852C6" w:rsidP="004C712B">
            <w:pPr>
              <w:spacing w:line="276" w:lineRule="auto"/>
              <w:ind w:rightChars="-1" w:right="-2"/>
              <w:jc w:val="center"/>
              <w:rPr>
                <w:ins w:id="1747" w:author="Jie Wang5909" w:date="2026-10-14T00:02:00Z"/>
                <w:sz w:val="18"/>
                <w:szCs w:val="18"/>
              </w:rPr>
            </w:pPr>
          </w:p>
        </w:tc>
        <w:tc>
          <w:tcPr>
            <w:tcW w:w="0" w:type="auto"/>
            <w:vMerge/>
            <w:vAlign w:val="center"/>
          </w:tcPr>
          <w:p w14:paraId="3E7640B1" w14:textId="77777777" w:rsidR="002852C6" w:rsidRPr="008A796B" w:rsidRDefault="002852C6" w:rsidP="004C712B">
            <w:pPr>
              <w:spacing w:line="276" w:lineRule="auto"/>
              <w:ind w:rightChars="-1" w:right="-2"/>
              <w:jc w:val="center"/>
              <w:rPr>
                <w:ins w:id="1748" w:author="Jie Wang5909" w:date="2026-10-14T00:02:00Z"/>
                <w:sz w:val="18"/>
                <w:szCs w:val="18"/>
              </w:rPr>
            </w:pPr>
          </w:p>
        </w:tc>
      </w:tr>
      <w:tr w:rsidR="00FF56FE" w:rsidRPr="008A796B" w14:paraId="21EAF63F" w14:textId="77777777" w:rsidTr="4F9E693F">
        <w:trPr>
          <w:trHeight w:val="514"/>
          <w:ins w:id="1749" w:author="Jie Wang5909" w:date="2026-10-14T00:02:00Z"/>
        </w:trPr>
        <w:tc>
          <w:tcPr>
            <w:tcW w:w="0" w:type="auto"/>
            <w:vMerge/>
            <w:vAlign w:val="center"/>
            <w:hideMark/>
          </w:tcPr>
          <w:p w14:paraId="66D28C9B" w14:textId="77777777" w:rsidR="002852C6" w:rsidRPr="008A796B" w:rsidRDefault="002852C6" w:rsidP="004C712B">
            <w:pPr>
              <w:spacing w:line="276" w:lineRule="auto"/>
              <w:ind w:rightChars="-1" w:right="-2"/>
              <w:jc w:val="center"/>
              <w:rPr>
                <w:ins w:id="1750" w:author="Jie Wang5909" w:date="2026-10-14T00:02:00Z"/>
                <w:sz w:val="18"/>
                <w:szCs w:val="18"/>
              </w:rPr>
            </w:pPr>
          </w:p>
        </w:tc>
        <w:tc>
          <w:tcPr>
            <w:tcW w:w="0" w:type="auto"/>
            <w:vMerge/>
            <w:vAlign w:val="center"/>
            <w:hideMark/>
          </w:tcPr>
          <w:p w14:paraId="3668F59E" w14:textId="77777777" w:rsidR="002852C6" w:rsidRPr="008A796B" w:rsidRDefault="002852C6" w:rsidP="004C712B">
            <w:pPr>
              <w:spacing w:line="276" w:lineRule="auto"/>
              <w:ind w:rightChars="-1" w:right="-2"/>
              <w:jc w:val="center"/>
              <w:rPr>
                <w:ins w:id="1751" w:author="Jie Wang5909" w:date="2026-10-14T00:02:00Z"/>
                <w:sz w:val="18"/>
                <w:szCs w:val="18"/>
              </w:rPr>
            </w:pPr>
          </w:p>
        </w:tc>
        <w:tc>
          <w:tcPr>
            <w:tcW w:w="0" w:type="auto"/>
            <w:vMerge/>
            <w:vAlign w:val="center"/>
            <w:hideMark/>
          </w:tcPr>
          <w:p w14:paraId="73A38A08" w14:textId="77777777" w:rsidR="002852C6" w:rsidRPr="008A796B" w:rsidRDefault="002852C6" w:rsidP="004C712B">
            <w:pPr>
              <w:spacing w:line="276" w:lineRule="auto"/>
              <w:ind w:rightChars="-1" w:right="-2"/>
              <w:jc w:val="center"/>
              <w:rPr>
                <w:ins w:id="1752" w:author="Jie Wang5909" w:date="2026-10-14T00:02:00Z"/>
                <w:sz w:val="18"/>
                <w:szCs w:val="18"/>
              </w:rPr>
            </w:pPr>
          </w:p>
        </w:tc>
        <w:tc>
          <w:tcPr>
            <w:tcW w:w="1248" w:type="dxa"/>
            <w:vAlign w:val="center"/>
            <w:hideMark/>
          </w:tcPr>
          <w:p w14:paraId="63F35ABA" w14:textId="77777777" w:rsidR="002852C6" w:rsidRPr="008A796B" w:rsidRDefault="002852C6" w:rsidP="004C712B">
            <w:pPr>
              <w:spacing w:line="276" w:lineRule="auto"/>
              <w:ind w:rightChars="-1" w:right="-2"/>
              <w:jc w:val="center"/>
              <w:rPr>
                <w:ins w:id="1753" w:author="Jie Wang5909" w:date="2026-10-14T00:02:00Z"/>
                <w:sz w:val="18"/>
                <w:szCs w:val="18"/>
              </w:rPr>
            </w:pPr>
            <w:proofErr w:type="spellStart"/>
            <w:ins w:id="1754" w:author="Jie Wang5909" w:date="2026-10-14T00:02:00Z">
              <w:r w:rsidRPr="008A796B">
                <w:rPr>
                  <w:sz w:val="18"/>
                  <w:szCs w:val="18"/>
                </w:rPr>
                <w:t>Piperidine</w:t>
              </w:r>
              <w:proofErr w:type="spellEnd"/>
            </w:ins>
          </w:p>
        </w:tc>
        <w:tc>
          <w:tcPr>
            <w:tcW w:w="700" w:type="dxa"/>
            <w:vAlign w:val="center"/>
            <w:hideMark/>
          </w:tcPr>
          <w:p w14:paraId="09EC7B4C" w14:textId="77777777" w:rsidR="002852C6" w:rsidRPr="008A796B" w:rsidRDefault="002852C6" w:rsidP="004C712B">
            <w:pPr>
              <w:spacing w:line="276" w:lineRule="auto"/>
              <w:ind w:rightChars="-1" w:right="-2"/>
              <w:jc w:val="center"/>
              <w:rPr>
                <w:ins w:id="1755" w:author="Jie Wang5909" w:date="2026-10-14T00:02:00Z"/>
                <w:sz w:val="18"/>
                <w:szCs w:val="18"/>
              </w:rPr>
            </w:pPr>
            <w:ins w:id="1756" w:author="Jie Wang5909" w:date="2026-10-14T00:02:00Z">
              <w:r w:rsidRPr="008A796B">
                <w:rPr>
                  <w:sz w:val="18"/>
                  <w:szCs w:val="18"/>
                </w:rPr>
                <w:t>Report</w:t>
              </w:r>
            </w:ins>
          </w:p>
        </w:tc>
        <w:tc>
          <w:tcPr>
            <w:tcW w:w="0" w:type="auto"/>
            <w:vMerge/>
            <w:vAlign w:val="center"/>
            <w:hideMark/>
          </w:tcPr>
          <w:p w14:paraId="5042D166" w14:textId="77777777" w:rsidR="002852C6" w:rsidRPr="008A796B" w:rsidRDefault="002852C6" w:rsidP="004C712B">
            <w:pPr>
              <w:spacing w:line="276" w:lineRule="auto"/>
              <w:ind w:rightChars="-1" w:right="-2"/>
              <w:jc w:val="center"/>
              <w:rPr>
                <w:ins w:id="1757" w:author="Jie Wang5909" w:date="2026-10-14T00:02:00Z"/>
                <w:sz w:val="18"/>
                <w:szCs w:val="18"/>
              </w:rPr>
            </w:pPr>
          </w:p>
        </w:tc>
        <w:tc>
          <w:tcPr>
            <w:tcW w:w="0" w:type="auto"/>
            <w:vAlign w:val="center"/>
            <w:hideMark/>
          </w:tcPr>
          <w:p w14:paraId="2E681823" w14:textId="77777777" w:rsidR="002852C6" w:rsidRPr="008A796B" w:rsidRDefault="002852C6" w:rsidP="004C712B">
            <w:pPr>
              <w:spacing w:line="276" w:lineRule="auto"/>
              <w:ind w:rightChars="-1" w:right="-2"/>
              <w:jc w:val="center"/>
              <w:rPr>
                <w:ins w:id="1758" w:author="Jie Wang5909" w:date="2026-10-14T00:02:00Z"/>
                <w:sz w:val="18"/>
                <w:szCs w:val="18"/>
              </w:rPr>
            </w:pPr>
            <w:proofErr w:type="spellStart"/>
            <w:ins w:id="1759" w:author="Jie Wang5909" w:date="2026-10-14T00:02:00Z">
              <w:r w:rsidRPr="008A796B">
                <w:rPr>
                  <w:sz w:val="18"/>
                  <w:szCs w:val="18"/>
                </w:rPr>
                <w:t>Piperidine</w:t>
              </w:r>
              <w:proofErr w:type="spellEnd"/>
            </w:ins>
          </w:p>
        </w:tc>
        <w:tc>
          <w:tcPr>
            <w:tcW w:w="512" w:type="dxa"/>
            <w:vMerge/>
            <w:vAlign w:val="center"/>
            <w:hideMark/>
          </w:tcPr>
          <w:p w14:paraId="6A72C7A3" w14:textId="3DC5D126" w:rsidR="002852C6" w:rsidRPr="008A796B" w:rsidRDefault="00B8548C" w:rsidP="004C712B">
            <w:pPr>
              <w:spacing w:line="276" w:lineRule="auto"/>
              <w:ind w:rightChars="-1" w:right="-2"/>
              <w:jc w:val="center"/>
              <w:rPr>
                <w:ins w:id="1760" w:author="Jie Wang5909" w:date="2026-10-14T00:02:00Z"/>
                <w:rFonts w:eastAsia="Times New Roman"/>
                <w:color w:val="D13438"/>
                <w:sz w:val="18"/>
                <w:szCs w:val="18"/>
              </w:rPr>
            </w:pPr>
            <w:ins w:id="1761" w:author="Jie Wang5909" w:date="2026-10-14T00:02:00Z">
              <w:r>
                <w:rPr>
                  <w:rFonts w:eastAsia="Times New Roman"/>
                  <w:color w:val="D13438"/>
                  <w:sz w:val="18"/>
                  <w:szCs w:val="18"/>
                </w:rPr>
                <w:t>TBD</w:t>
              </w:r>
            </w:ins>
          </w:p>
        </w:tc>
        <w:tc>
          <w:tcPr>
            <w:tcW w:w="0" w:type="auto"/>
            <w:vMerge/>
            <w:vAlign w:val="center"/>
          </w:tcPr>
          <w:p w14:paraId="506198A6" w14:textId="77777777" w:rsidR="002852C6" w:rsidRPr="008A796B" w:rsidRDefault="002852C6" w:rsidP="004C712B">
            <w:pPr>
              <w:spacing w:line="276" w:lineRule="auto"/>
              <w:ind w:rightChars="-1" w:right="-2"/>
              <w:jc w:val="center"/>
              <w:rPr>
                <w:ins w:id="1762" w:author="Jie Wang5909" w:date="2026-10-14T00:02:00Z"/>
                <w:sz w:val="18"/>
                <w:szCs w:val="18"/>
              </w:rPr>
            </w:pPr>
          </w:p>
        </w:tc>
        <w:tc>
          <w:tcPr>
            <w:tcW w:w="0" w:type="auto"/>
            <w:vMerge/>
            <w:vAlign w:val="center"/>
          </w:tcPr>
          <w:p w14:paraId="4B29E960" w14:textId="77777777" w:rsidR="002852C6" w:rsidRPr="008A796B" w:rsidRDefault="002852C6" w:rsidP="004C712B">
            <w:pPr>
              <w:spacing w:line="276" w:lineRule="auto"/>
              <w:ind w:rightChars="-1" w:right="-2"/>
              <w:jc w:val="center"/>
              <w:rPr>
                <w:ins w:id="1763" w:author="Jie Wang5909" w:date="2026-10-14T00:02:00Z"/>
                <w:sz w:val="18"/>
                <w:szCs w:val="18"/>
              </w:rPr>
            </w:pPr>
          </w:p>
        </w:tc>
      </w:tr>
    </w:tbl>
    <w:p w14:paraId="2F8FF277" w14:textId="15FD5580" w:rsidR="24DF72DD" w:rsidRDefault="69E16CC7" w:rsidP="76D61610">
      <w:pPr>
        <w:spacing w:beforeLines="50" w:before="120" w:afterLines="50" w:after="120"/>
        <w:contextualSpacing/>
        <w:jc w:val="both"/>
        <w:rPr>
          <w:ins w:id="1764" w:author="Yu Zhang12718" w:date="2026-10-15T08:24:00Z"/>
          <w:rFonts w:ascii="Times New Roman" w:eastAsia="Times New Roman" w:hAnsi="Times New Roman" w:cs="Times New Roman"/>
          <w:sz w:val="21"/>
          <w:szCs w:val="21"/>
          <w:rPrChange w:id="1765" w:author="Yu Zhang12718" w:date="2026-10-15T08:24:00Z">
            <w:rPr>
              <w:ins w:id="1766" w:author="Yu Zhang12718" w:date="2026-10-15T08:24:00Z"/>
              <w:rFonts w:ascii="Times New Roman" w:eastAsia="Times New Roman" w:hAnsi="Times New Roman" w:cs="Times New Roman"/>
              <w:b/>
              <w:bCs/>
              <w:sz w:val="21"/>
              <w:szCs w:val="21"/>
            </w:rPr>
          </w:rPrChange>
        </w:rPr>
      </w:pPr>
      <w:ins w:id="1767" w:author="Yu Zhang12718" w:date="2026-10-15T08:27:00Z">
        <w:r w:rsidRPr="76D61610">
          <w:rPr>
            <w:rFonts w:ascii="Times New Roman" w:eastAsia="Times New Roman" w:hAnsi="Times New Roman" w:cs="Times New Roman"/>
            <w:sz w:val="21"/>
            <w:szCs w:val="21"/>
          </w:rPr>
          <w:t>*</w:t>
        </w:r>
      </w:ins>
      <w:ins w:id="1768" w:author="Yu Zhang12718" w:date="2026-10-15T08:24:00Z">
        <w:r w:rsidR="282E1084" w:rsidRPr="76D61610">
          <w:rPr>
            <w:rFonts w:ascii="Times New Roman" w:eastAsia="Times New Roman" w:hAnsi="Times New Roman" w:cs="Times New Roman"/>
            <w:sz w:val="21"/>
            <w:szCs w:val="21"/>
            <w:rPrChange w:id="1769" w:author="Yu Zhang12718" w:date="2026-10-15T08:24:00Z">
              <w:rPr>
                <w:rFonts w:ascii="Arial" w:hAnsi="Arial" w:cs="Arial"/>
                <w:b/>
                <w:bCs/>
                <w:sz w:val="21"/>
                <w:szCs w:val="21"/>
              </w:rPr>
            </w:rPrChange>
          </w:rPr>
          <w:t xml:space="preserve">Note: Residual solvent limits remain unchanged from the current specification. These solvents are monitored through a characterization protocol and are not included as formal PPQ release limits; the results are reported </w:t>
        </w:r>
        <w:del w:id="1770" w:author="Emma Ryan" w:date="2026-10-16T09:59:00Z">
          <w:r w:rsidR="24DF72DD" w:rsidRPr="76D61610" w:rsidDel="282E1084">
            <w:rPr>
              <w:rFonts w:ascii="Times New Roman" w:eastAsia="Times New Roman" w:hAnsi="Times New Roman" w:cs="Times New Roman"/>
              <w:sz w:val="21"/>
              <w:szCs w:val="21"/>
              <w:rPrChange w:id="1771" w:author="Yu Zhang12718" w:date="2026-10-15T08:24:00Z">
                <w:rPr>
                  <w:rFonts w:ascii="Arial" w:hAnsi="Arial" w:cs="Arial"/>
                  <w:b/>
                  <w:bCs/>
                  <w:sz w:val="21"/>
                  <w:szCs w:val="21"/>
                </w:rPr>
              </w:rPrChange>
            </w:rPr>
            <w:delText>(Report)</w:delText>
          </w:r>
        </w:del>
        <w:r w:rsidR="282E1084" w:rsidRPr="76D61610">
          <w:rPr>
            <w:rFonts w:ascii="Times New Roman" w:eastAsia="Times New Roman" w:hAnsi="Times New Roman" w:cs="Times New Roman"/>
            <w:sz w:val="21"/>
            <w:szCs w:val="21"/>
            <w:rPrChange w:id="1772" w:author="Yu Zhang12718" w:date="2026-10-15T08:24:00Z">
              <w:rPr>
                <w:rFonts w:ascii="Arial" w:hAnsi="Arial" w:cs="Arial"/>
                <w:b/>
                <w:bCs/>
                <w:sz w:val="21"/>
                <w:szCs w:val="21"/>
              </w:rPr>
            </w:rPrChange>
          </w:rPr>
          <w:t xml:space="preserve"> for process understanding.</w:t>
        </w:r>
      </w:ins>
    </w:p>
    <w:p w14:paraId="3C225407" w14:textId="77777777" w:rsidR="004648F2" w:rsidRDefault="004648F2" w:rsidP="004648F2">
      <w:pPr>
        <w:spacing w:beforeLines="50" w:before="120" w:afterLines="50" w:after="120"/>
        <w:contextualSpacing/>
        <w:jc w:val="both"/>
        <w:rPr>
          <w:ins w:id="1773" w:author="Jie Wang5909" w:date="2026-10-14T00:11:00Z"/>
          <w:rFonts w:ascii="Arial" w:hAnsi="Arial" w:cs="Arial"/>
          <w:b/>
          <w:sz w:val="21"/>
          <w:szCs w:val="21"/>
        </w:rPr>
      </w:pPr>
      <w:ins w:id="1774" w:author="Jie Wang5909" w:date="2026-10-14T00:11:00Z">
        <w:r w:rsidRPr="002B4614">
          <w:rPr>
            <w:rFonts w:ascii="Arial" w:hAnsi="Arial" w:cs="Arial"/>
            <w:b/>
            <w:sz w:val="21"/>
            <w:szCs w:val="21"/>
          </w:rPr>
          <w:t xml:space="preserve">Conclusion: </w:t>
        </w:r>
      </w:ins>
    </w:p>
    <w:p w14:paraId="778120BF" w14:textId="54051A85" w:rsidR="004648F2" w:rsidRDefault="004648F2" w:rsidP="00EE71D5">
      <w:pPr>
        <w:spacing w:beforeLines="50" w:before="120" w:afterLines="50" w:after="120" w:line="360" w:lineRule="auto"/>
        <w:contextualSpacing/>
        <w:jc w:val="both"/>
        <w:rPr>
          <w:ins w:id="1775" w:author="Jie Wang5909" w:date="2026-10-14T00:13:00Z"/>
          <w:rFonts w:ascii="Arial" w:hAnsi="Arial" w:cs="Arial"/>
          <w:sz w:val="21"/>
          <w:szCs w:val="21"/>
        </w:rPr>
      </w:pPr>
      <w:ins w:id="1776" w:author="Jie Wang5909" w:date="2026-10-14T00:11:00Z">
        <w:r w:rsidRPr="00E82B76">
          <w:rPr>
            <w:rFonts w:ascii="Arial" w:hAnsi="Arial" w:cs="Arial"/>
            <w:sz w:val="21"/>
            <w:szCs w:val="21"/>
          </w:rPr>
          <w:t xml:space="preserve">The majority of PPQ </w:t>
        </w:r>
      </w:ins>
      <w:ins w:id="1777" w:author="Yongle Liu" w:date="2026-10-14T10:15:00Z">
        <w:r w:rsidR="00091A83">
          <w:rPr>
            <w:rFonts w:ascii="Arial" w:hAnsi="Arial" w:cs="Arial"/>
            <w:sz w:val="21"/>
            <w:szCs w:val="21"/>
          </w:rPr>
          <w:t xml:space="preserve">release </w:t>
        </w:r>
      </w:ins>
      <w:ins w:id="1778" w:author="Jie Wang5909" w:date="2026-10-14T00:11:00Z">
        <w:r w:rsidRPr="00E82B76">
          <w:rPr>
            <w:rFonts w:ascii="Arial" w:hAnsi="Arial" w:cs="Arial"/>
            <w:sz w:val="21"/>
            <w:szCs w:val="21"/>
          </w:rPr>
          <w:t xml:space="preserve">analytical methods </w:t>
        </w:r>
      </w:ins>
      <w:ins w:id="1779" w:author="Yongle Liu" w:date="2026-10-14T10:15:00Z">
        <w:r w:rsidR="00091A83">
          <w:rPr>
            <w:rFonts w:ascii="Arial" w:hAnsi="Arial" w:cs="Arial"/>
            <w:sz w:val="21"/>
            <w:szCs w:val="21"/>
          </w:rPr>
          <w:t>have been v</w:t>
        </w:r>
      </w:ins>
      <w:ins w:id="1780" w:author="Yongle Liu" w:date="2026-10-14T10:16:00Z">
        <w:r w:rsidR="00091A83">
          <w:rPr>
            <w:rFonts w:ascii="Arial" w:hAnsi="Arial" w:cs="Arial"/>
            <w:sz w:val="21"/>
            <w:szCs w:val="21"/>
          </w:rPr>
          <w:t xml:space="preserve">alidated; the supplemental validation protocol </w:t>
        </w:r>
      </w:ins>
      <w:ins w:id="1781" w:author="Jie Wang5909" w:date="2026-10-14T00:11:00Z">
        <w:r w:rsidRPr="00E82B76">
          <w:rPr>
            <w:rFonts w:ascii="Arial" w:hAnsi="Arial" w:cs="Arial"/>
            <w:sz w:val="21"/>
            <w:szCs w:val="21"/>
          </w:rPr>
          <w:t xml:space="preserve">are currently under review with validation </w:t>
        </w:r>
      </w:ins>
      <w:ins w:id="1782" w:author="Yongle Liu" w:date="2026-10-14T10:17:00Z">
        <w:r w:rsidR="00091A83">
          <w:rPr>
            <w:rFonts w:ascii="Arial" w:hAnsi="Arial" w:cs="Arial"/>
            <w:sz w:val="21"/>
            <w:szCs w:val="21"/>
          </w:rPr>
          <w:t xml:space="preserve">experiment </w:t>
        </w:r>
      </w:ins>
      <w:ins w:id="1783" w:author="Jie Wang5909" w:date="2026-10-14T00:11:00Z">
        <w:r w:rsidRPr="00E82B76">
          <w:rPr>
            <w:rFonts w:ascii="Arial" w:hAnsi="Arial" w:cs="Arial"/>
            <w:sz w:val="21"/>
            <w:szCs w:val="21"/>
          </w:rPr>
          <w:t xml:space="preserve">pending, to be completed prior to PPQ </w:t>
        </w:r>
        <w:del w:id="1784" w:author="Yongle Liu" w:date="2026-10-14T10:17:00Z">
          <w:r w:rsidRPr="00E82B76" w:rsidDel="00091A83">
            <w:rPr>
              <w:rFonts w:ascii="Arial" w:hAnsi="Arial" w:cs="Arial"/>
              <w:sz w:val="21"/>
              <w:szCs w:val="21"/>
            </w:rPr>
            <w:delText>start</w:delText>
          </w:r>
        </w:del>
      </w:ins>
      <w:ins w:id="1785" w:author="Yongle Liu" w:date="2026-10-14T10:17:00Z">
        <w:r w:rsidR="00091A83">
          <w:rPr>
            <w:rFonts w:ascii="Arial" w:hAnsi="Arial" w:cs="Arial"/>
            <w:sz w:val="21"/>
            <w:szCs w:val="21"/>
          </w:rPr>
          <w:t>release testing</w:t>
        </w:r>
      </w:ins>
      <w:ins w:id="1786" w:author="Jie Wang5909" w:date="2026-10-14T00:11:00Z">
        <w:r w:rsidRPr="00E82B76">
          <w:rPr>
            <w:rFonts w:ascii="Arial" w:hAnsi="Arial" w:cs="Arial"/>
            <w:sz w:val="21"/>
            <w:szCs w:val="21"/>
          </w:rPr>
          <w:t>.</w:t>
        </w:r>
      </w:ins>
      <w:ins w:id="1787" w:author="Jie Wang5909" w:date="2026-10-14T01:30:00Z">
        <w:r w:rsidR="00901B2C">
          <w:rPr>
            <w:rFonts w:ascii="Arial" w:hAnsi="Arial" w:cs="Arial"/>
            <w:sz w:val="21"/>
            <w:szCs w:val="21"/>
          </w:rPr>
          <w:t xml:space="preserve"> </w:t>
        </w:r>
      </w:ins>
      <w:ins w:id="1788" w:author="Jie Wang5909" w:date="2026-10-14T01:31:00Z">
        <w:r w:rsidR="00901B2C" w:rsidRPr="00E82B76">
          <w:rPr>
            <w:rFonts w:ascii="Arial" w:hAnsi="Arial" w:cs="Arial"/>
            <w:sz w:val="21"/>
            <w:szCs w:val="21"/>
          </w:rPr>
          <w:t>These gaps do not affect product quality.</w:t>
        </w:r>
      </w:ins>
      <w:ins w:id="1789" w:author="Jie Wang5909" w:date="2026-10-14T01:33:00Z">
        <w:r w:rsidR="00687E68">
          <w:rPr>
            <w:rFonts w:ascii="Arial" w:hAnsi="Arial" w:cs="Arial"/>
            <w:sz w:val="21"/>
            <w:szCs w:val="21"/>
          </w:rPr>
          <w:t xml:space="preserve"> </w:t>
        </w:r>
      </w:ins>
    </w:p>
    <w:p w14:paraId="43EDB054" w14:textId="6C9259EA" w:rsidR="004648F2" w:rsidRPr="00E82B76" w:rsidRDefault="004648F2" w:rsidP="00E82B76">
      <w:pPr>
        <w:spacing w:beforeLines="50" w:before="120" w:afterLines="50" w:after="120" w:line="360" w:lineRule="auto"/>
        <w:contextualSpacing/>
        <w:jc w:val="both"/>
        <w:rPr>
          <w:ins w:id="1790" w:author="Jie Wang5909" w:date="2026-10-14T00:13:00Z"/>
          <w:rFonts w:ascii="Arial" w:hAnsi="Arial" w:cs="Arial"/>
          <w:b/>
          <w:sz w:val="21"/>
          <w:szCs w:val="21"/>
        </w:rPr>
      </w:pPr>
      <w:ins w:id="1791" w:author="Jie Wang5909" w:date="2026-10-14T00:14:00Z">
        <w:r>
          <w:rPr>
            <w:rFonts w:ascii="Arial" w:hAnsi="Arial" w:cs="Arial"/>
            <w:b/>
            <w:sz w:val="21"/>
            <w:szCs w:val="21"/>
          </w:rPr>
          <w:t xml:space="preserve">d) </w:t>
        </w:r>
      </w:ins>
      <w:ins w:id="1792" w:author="Jie Wang5909" w:date="2026-10-14T00:13:00Z">
        <w:r w:rsidRPr="00E82B76">
          <w:rPr>
            <w:rFonts w:ascii="Arial" w:hAnsi="Arial" w:cs="Arial"/>
            <w:b/>
            <w:sz w:val="21"/>
            <w:szCs w:val="21"/>
          </w:rPr>
          <w:t>Laboratory Status</w:t>
        </w:r>
      </w:ins>
    </w:p>
    <w:p w14:paraId="1092515F" w14:textId="77777777" w:rsidR="004648F2" w:rsidRPr="00E82B76" w:rsidRDefault="004648F2" w:rsidP="00E82B76">
      <w:pPr>
        <w:spacing w:beforeLines="50" w:before="120" w:afterLines="50" w:after="120" w:line="360" w:lineRule="auto"/>
        <w:contextualSpacing/>
        <w:jc w:val="both"/>
        <w:rPr>
          <w:ins w:id="1793" w:author="Jie Wang5909" w:date="2026-10-14T00:13:00Z"/>
          <w:rFonts w:ascii="Arial" w:hAnsi="Arial" w:cs="Arial"/>
          <w:sz w:val="21"/>
          <w:szCs w:val="21"/>
        </w:rPr>
      </w:pPr>
      <w:ins w:id="1794" w:author="Jie Wang5909" w:date="2026-10-14T00:13:00Z">
        <w:r w:rsidRPr="00E82B76">
          <w:rPr>
            <w:rFonts w:ascii="Arial" w:hAnsi="Arial" w:cs="Arial"/>
            <w:sz w:val="21"/>
            <w:szCs w:val="21"/>
          </w:rPr>
          <w:t xml:space="preserve">Laboratory facilities and systems supporting Steps 1-3 IPC and PPQ testing have been reviewed. All critical analytical instruments are qualified (IQ/OQ/PQ completed) and within valid calibration periods. Laboratory environment (temperature, humidity, fume hoods) meets the requirements for the intended analytical procedures. Consumables including chromatography columns, sample vials, filters and solvents are available and released for use. </w:t>
        </w:r>
        <w:r w:rsidRPr="00E82B76">
          <w:rPr>
            <w:rFonts w:ascii="Arial" w:hAnsi="Arial" w:cs="Arial"/>
            <w:sz w:val="21"/>
            <w:szCs w:val="21"/>
          </w:rPr>
          <w:lastRenderedPageBreak/>
          <w:t>Laboratory data acquisition systems are accessible and configured properly for data recording, electronic traceability and GMP compliance.</w:t>
        </w:r>
      </w:ins>
    </w:p>
    <w:p w14:paraId="58486E98" w14:textId="06CE8300" w:rsidR="004648F2" w:rsidRPr="00E82B76" w:rsidRDefault="004648F2" w:rsidP="00E82B76">
      <w:pPr>
        <w:spacing w:beforeLines="50" w:before="120" w:afterLines="50" w:after="120" w:line="360" w:lineRule="auto"/>
        <w:contextualSpacing/>
        <w:jc w:val="both"/>
        <w:rPr>
          <w:ins w:id="1795" w:author="Jie Wang5909" w:date="2026-10-14T00:13:00Z"/>
          <w:rFonts w:ascii="Arial" w:hAnsi="Arial" w:cs="Arial"/>
          <w:b/>
          <w:sz w:val="21"/>
          <w:szCs w:val="21"/>
        </w:rPr>
      </w:pPr>
      <w:ins w:id="1796" w:author="Jie Wang5909" w:date="2026-10-14T00:14:00Z">
        <w:r>
          <w:rPr>
            <w:rFonts w:ascii="Arial" w:hAnsi="Arial" w:cs="Arial"/>
            <w:b/>
            <w:sz w:val="21"/>
            <w:szCs w:val="21"/>
          </w:rPr>
          <w:t xml:space="preserve">e) </w:t>
        </w:r>
      </w:ins>
      <w:ins w:id="1797" w:author="Jie Wang5909" w:date="2026-10-14T00:13:00Z">
        <w:r w:rsidRPr="00E82B76">
          <w:rPr>
            <w:rFonts w:ascii="Arial" w:hAnsi="Arial" w:cs="Arial"/>
            <w:b/>
            <w:sz w:val="21"/>
            <w:szCs w:val="21"/>
          </w:rPr>
          <w:t>Analyst Qualification</w:t>
        </w:r>
      </w:ins>
    </w:p>
    <w:p w14:paraId="6DC7A930" w14:textId="59612C95" w:rsidR="004648F2" w:rsidRPr="00E82B76" w:rsidRDefault="004648F2" w:rsidP="00E82B76">
      <w:pPr>
        <w:spacing w:beforeLines="50" w:before="120" w:afterLines="50" w:after="120" w:line="360" w:lineRule="auto"/>
        <w:contextualSpacing/>
        <w:jc w:val="both"/>
        <w:rPr>
          <w:ins w:id="1798" w:author="Jie Wang5909" w:date="2026-10-14T00:14:00Z"/>
          <w:rFonts w:ascii="Arial" w:hAnsi="Arial" w:cs="Arial"/>
          <w:sz w:val="21"/>
          <w:szCs w:val="21"/>
        </w:rPr>
      </w:pPr>
      <w:ins w:id="1799" w:author="Jie Wang5909" w:date="2026-10-14T00:13:00Z">
        <w:r w:rsidRPr="00E82B76">
          <w:rPr>
            <w:rFonts w:ascii="Arial" w:hAnsi="Arial" w:cs="Arial"/>
            <w:sz w:val="21"/>
            <w:szCs w:val="21"/>
          </w:rPr>
          <w:t xml:space="preserve">All analysts assigned to perform Steps 1-3 IPC and PPQ testing have completed required GMP training, </w:t>
        </w:r>
      </w:ins>
      <w:ins w:id="1800" w:author="Yongle Liu" w:date="2026-10-14T10:19:00Z">
        <w:r w:rsidR="00091A83">
          <w:rPr>
            <w:rFonts w:ascii="Arial" w:hAnsi="Arial" w:cs="Arial"/>
            <w:sz w:val="21"/>
            <w:szCs w:val="21"/>
          </w:rPr>
          <w:t xml:space="preserve">the training of </w:t>
        </w:r>
      </w:ins>
      <w:ins w:id="1801" w:author="Jie Wang5909" w:date="2026-10-14T00:13:00Z">
        <w:r w:rsidRPr="00E82B76">
          <w:rPr>
            <w:rFonts w:ascii="Arial" w:hAnsi="Arial" w:cs="Arial"/>
            <w:sz w:val="21"/>
            <w:szCs w:val="21"/>
          </w:rPr>
          <w:t>method</w:t>
        </w:r>
      </w:ins>
      <w:ins w:id="1802" w:author="Yongle Liu" w:date="2026-10-14T10:19:00Z">
        <w:r w:rsidR="00091A83">
          <w:rPr>
            <w:rFonts w:ascii="Arial" w:hAnsi="Arial" w:cs="Arial" w:hint="eastAsia"/>
            <w:sz w:val="21"/>
            <w:szCs w:val="21"/>
          </w:rPr>
          <w:t>s</w:t>
        </w:r>
      </w:ins>
      <w:ins w:id="1803" w:author="Jie Wang5909" w:date="2026-10-14T00:13:00Z">
        <w:r w:rsidRPr="00E82B76">
          <w:rPr>
            <w:rFonts w:ascii="Arial" w:hAnsi="Arial" w:cs="Arial"/>
            <w:sz w:val="21"/>
            <w:szCs w:val="21"/>
          </w:rPr>
          <w:t xml:space="preserve"> </w:t>
        </w:r>
        <w:del w:id="1804" w:author="Yongle Liu" w:date="2026-10-14T10:19:00Z">
          <w:r w:rsidRPr="00E82B76" w:rsidDel="00091A83">
            <w:rPr>
              <w:rFonts w:ascii="Arial" w:hAnsi="Arial" w:cs="Arial"/>
              <w:sz w:val="21"/>
              <w:szCs w:val="21"/>
            </w:rPr>
            <w:delText xml:space="preserve">specific training </w:delText>
          </w:r>
        </w:del>
        <w:r w:rsidRPr="00E82B76">
          <w:rPr>
            <w:rFonts w:ascii="Arial" w:hAnsi="Arial" w:cs="Arial"/>
            <w:sz w:val="21"/>
            <w:szCs w:val="21"/>
          </w:rPr>
          <w:t>and hands on practical exercises for the relevant test methods</w:t>
        </w:r>
      </w:ins>
      <w:ins w:id="1805" w:author="Yongle Liu" w:date="2026-10-14T10:19:00Z">
        <w:r w:rsidR="00091A83">
          <w:rPr>
            <w:rFonts w:ascii="Arial" w:hAnsi="Arial" w:cs="Arial"/>
            <w:sz w:val="21"/>
            <w:szCs w:val="21"/>
          </w:rPr>
          <w:t xml:space="preserve"> will be completed p</w:t>
        </w:r>
      </w:ins>
      <w:ins w:id="1806" w:author="Yongle Liu" w:date="2026-10-14T10:21:00Z">
        <w:r w:rsidR="006D1170">
          <w:rPr>
            <w:rFonts w:ascii="Arial" w:hAnsi="Arial" w:cs="Arial"/>
            <w:sz w:val="21"/>
            <w:szCs w:val="21"/>
          </w:rPr>
          <w:t>r</w:t>
        </w:r>
      </w:ins>
      <w:ins w:id="1807" w:author="Yongle Liu" w:date="2026-10-14T10:20:00Z">
        <w:r w:rsidR="006D1170">
          <w:rPr>
            <w:rFonts w:ascii="Arial" w:hAnsi="Arial" w:cs="Arial"/>
            <w:sz w:val="21"/>
            <w:szCs w:val="21"/>
          </w:rPr>
          <w:t xml:space="preserve">ior to </w:t>
        </w:r>
      </w:ins>
      <w:ins w:id="1808" w:author="Yongle Liu" w:date="2026-10-14T10:22:00Z">
        <w:r w:rsidR="006D1170">
          <w:rPr>
            <w:rFonts w:ascii="Arial" w:hAnsi="Arial" w:cs="Arial"/>
            <w:sz w:val="21"/>
            <w:szCs w:val="21"/>
          </w:rPr>
          <w:t>usage of the methods</w:t>
        </w:r>
      </w:ins>
      <w:ins w:id="1809" w:author="Jie Wang5909" w:date="2026-10-14T00:13:00Z">
        <w:r w:rsidRPr="00E82B76">
          <w:rPr>
            <w:rFonts w:ascii="Arial" w:hAnsi="Arial" w:cs="Arial"/>
            <w:sz w:val="21"/>
            <w:szCs w:val="21"/>
          </w:rPr>
          <w:t>. Analyst qualification assessments (proficiency tests) have been conducted. Only analysts with successfully passed qualification are authorized to perform the corresponding IPC and PPQ sample testing. Training records and qualification documentation are maintained on file. No unqualified personnel will conduct testing activities for PPQ campaign.</w:t>
        </w:r>
      </w:ins>
    </w:p>
    <w:p w14:paraId="2FA7CD6B" w14:textId="1E404250" w:rsidR="004648F2" w:rsidRPr="002B4614" w:rsidRDefault="004648F2" w:rsidP="004648F2">
      <w:pPr>
        <w:spacing w:beforeLines="50" w:before="120" w:afterLines="50" w:after="120" w:line="360" w:lineRule="auto"/>
        <w:contextualSpacing/>
        <w:jc w:val="both"/>
        <w:rPr>
          <w:ins w:id="1810" w:author="Jie Wang5909" w:date="2026-10-14T00:14:00Z"/>
          <w:rFonts w:ascii="Arial" w:hAnsi="Arial" w:cs="Arial"/>
          <w:b/>
          <w:sz w:val="21"/>
          <w:szCs w:val="21"/>
        </w:rPr>
      </w:pPr>
      <w:ins w:id="1811" w:author="Jie Wang5909" w:date="2026-10-14T00:14:00Z">
        <w:r>
          <w:rPr>
            <w:rFonts w:ascii="Arial" w:hAnsi="Arial" w:cs="Arial"/>
            <w:b/>
            <w:sz w:val="21"/>
            <w:szCs w:val="21"/>
          </w:rPr>
          <w:t xml:space="preserve">f) </w:t>
        </w:r>
      </w:ins>
      <w:ins w:id="1812" w:author="Jie Wang5909" w:date="2026-10-14T00:15:00Z">
        <w:r>
          <w:rPr>
            <w:rFonts w:ascii="Arial" w:hAnsi="Arial" w:cs="Arial"/>
            <w:b/>
            <w:sz w:val="21"/>
            <w:szCs w:val="21"/>
          </w:rPr>
          <w:t>R</w:t>
        </w:r>
        <w:r w:rsidRPr="00E82B76">
          <w:rPr>
            <w:rFonts w:ascii="Arial" w:hAnsi="Arial" w:cs="Arial"/>
            <w:b/>
            <w:sz w:val="21"/>
            <w:szCs w:val="21"/>
          </w:rPr>
          <w:t>eference standard qualification status</w:t>
        </w:r>
      </w:ins>
    </w:p>
    <w:p w14:paraId="4EA93952" w14:textId="1532A5C6" w:rsidR="004648F2" w:rsidRPr="00323411" w:rsidRDefault="004648F2">
      <w:pPr>
        <w:spacing w:beforeLines="50" w:before="120" w:afterLines="50" w:after="120" w:line="360" w:lineRule="auto"/>
        <w:contextualSpacing/>
        <w:jc w:val="both"/>
        <w:rPr>
          <w:ins w:id="1813" w:author="Jie Wang5909" w:date="2026-10-14T00:13:00Z"/>
          <w:rFonts w:ascii="Arial" w:hAnsi="Arial" w:cs="Arial"/>
          <w:sz w:val="21"/>
          <w:szCs w:val="21"/>
        </w:rPr>
      </w:pPr>
      <w:ins w:id="1814" w:author="Jie Wang5909" w:date="2026-10-14T00:18:00Z">
        <w:r w:rsidRPr="00E82B76">
          <w:rPr>
            <w:rFonts w:ascii="Arial" w:hAnsi="Arial" w:cs="Arial"/>
            <w:sz w:val="21"/>
            <w:szCs w:val="21"/>
          </w:rPr>
          <w:t xml:space="preserve">All reference standards used for Steps 1–3 IPC and PPQ testing have been qualified and are within their valid expiry periods. </w:t>
        </w:r>
        <w:r>
          <w:rPr>
            <w:rFonts w:ascii="Arial" w:hAnsi="Arial" w:cs="Arial"/>
            <w:sz w:val="21"/>
            <w:szCs w:val="21"/>
          </w:rPr>
          <w:t>S</w:t>
        </w:r>
        <w:r w:rsidRPr="00E82B76">
          <w:rPr>
            <w:rFonts w:ascii="Arial" w:hAnsi="Arial" w:cs="Arial"/>
            <w:sz w:val="21"/>
            <w:szCs w:val="21"/>
          </w:rPr>
          <w:t xml:space="preserve">ufficient inventory is available to support the entire PPQ campaign. </w:t>
        </w:r>
      </w:ins>
      <w:ins w:id="1815" w:author="Jie Wang5909" w:date="2026-10-16T23:05:00Z">
        <w:r w:rsidR="00323411" w:rsidRPr="00323411">
          <w:rPr>
            <w:rFonts w:ascii="Arial" w:hAnsi="Arial" w:cs="Arial"/>
            <w:sz w:val="21"/>
            <w:szCs w:val="21"/>
            <w:rPrChange w:id="1816" w:author="Jie Wang5909" w:date="2026-10-16T23:05:00Z">
              <w:rPr/>
            </w:rPrChange>
          </w:rPr>
          <w:t>The only exception is the dimer reference standard, which is currently under preparation. The preparation progress of this reference standard has been included in the action plan with a defined owner and target date, and does not affect PPQ initiation. No testing activities relying on this reference standard will be initiated until it is ready.</w:t>
        </w:r>
      </w:ins>
    </w:p>
    <w:p w14:paraId="082AC160" w14:textId="0810D4FD" w:rsidR="00C32BCD" w:rsidRPr="000D3FE0" w:rsidRDefault="00C32BCD" w:rsidP="00E82B76">
      <w:pPr>
        <w:pStyle w:val="2"/>
        <w:spacing w:beforeLines="10" w:before="24" w:afterLines="10" w:after="24" w:line="360" w:lineRule="auto"/>
        <w:contextualSpacing/>
        <w:rPr>
          <w:ins w:id="1817" w:author="Jie Wang5909" w:date="2026-10-14T00:20:00Z"/>
          <w:rFonts w:ascii="Arial" w:eastAsia="Times New Roman" w:hAnsi="Arial" w:cs="Arial"/>
          <w:sz w:val="21"/>
          <w:szCs w:val="21"/>
        </w:rPr>
      </w:pPr>
      <w:bookmarkStart w:id="1818" w:name="_Toc243079871"/>
      <w:ins w:id="1819" w:author="Jie Wang5909" w:date="2026-10-14T00:20:00Z">
        <w:r>
          <w:rPr>
            <w:rFonts w:ascii="Arial" w:eastAsia="Times New Roman" w:hAnsi="Arial" w:cs="Arial"/>
            <w:sz w:val="21"/>
            <w:szCs w:val="21"/>
          </w:rPr>
          <w:t>3.5</w:t>
        </w:r>
        <w:r w:rsidR="00BE7A98">
          <w:rPr>
            <w:rFonts w:ascii="Arial" w:eastAsia="Times New Roman" w:hAnsi="Arial" w:cs="Arial"/>
            <w:sz w:val="21"/>
            <w:szCs w:val="21"/>
          </w:rPr>
          <w:t xml:space="preserve"> </w:t>
        </w:r>
      </w:ins>
      <w:ins w:id="1820" w:author="Jie Wang5909" w:date="2026-10-14T00:22:00Z">
        <w:r w:rsidR="00BE7A98">
          <w:rPr>
            <w:rFonts w:ascii="Arial" w:eastAsia="Times New Roman" w:hAnsi="Arial" w:cs="Arial"/>
            <w:sz w:val="21"/>
            <w:szCs w:val="21"/>
          </w:rPr>
          <w:t>Cleaning Validation</w:t>
        </w:r>
      </w:ins>
      <w:bookmarkEnd w:id="1818"/>
      <w:ins w:id="1821" w:author="Jie Wang5909" w:date="2026-10-14T00:23:00Z">
        <w:r w:rsidR="00BE7A98">
          <w:rPr>
            <w:rFonts w:ascii="Arial" w:eastAsia="Times New Roman" w:hAnsi="Arial" w:cs="Arial"/>
            <w:sz w:val="21"/>
            <w:szCs w:val="21"/>
          </w:rPr>
          <w:t xml:space="preserve"> </w:t>
        </w:r>
      </w:ins>
    </w:p>
    <w:p w14:paraId="6FF0CF73" w14:textId="522F66F2" w:rsidR="004648F2" w:rsidRPr="00E82B76" w:rsidRDefault="003B4A7E" w:rsidP="00E82B76">
      <w:pPr>
        <w:rPr>
          <w:ins w:id="1822" w:author="Jie Wang5909" w:date="2026-10-14T00:53:00Z"/>
          <w:rFonts w:ascii="Arial" w:hAnsi="Arial" w:cs="Arial"/>
          <w:b/>
          <w:bCs/>
          <w:sz w:val="21"/>
          <w:szCs w:val="21"/>
        </w:rPr>
      </w:pPr>
      <w:ins w:id="1823" w:author="Jie Wang5909" w:date="2026-10-14T01:06:00Z">
        <w:r w:rsidRPr="002B4614">
          <w:rPr>
            <w:rFonts w:ascii="Arial" w:eastAsia="Times New Roman" w:hAnsi="Arial" w:cs="Arial"/>
            <w:b/>
            <w:bCs/>
            <w:sz w:val="21"/>
            <w:szCs w:val="21"/>
          </w:rPr>
          <w:t xml:space="preserve">Table </w:t>
        </w:r>
        <w:r>
          <w:rPr>
            <w:rFonts w:ascii="Arial" w:eastAsia="Times New Roman" w:hAnsi="Arial" w:cs="Arial"/>
            <w:b/>
            <w:bCs/>
            <w:sz w:val="21"/>
            <w:szCs w:val="21"/>
          </w:rPr>
          <w:t>13</w:t>
        </w:r>
        <w:r w:rsidRPr="002B4614">
          <w:rPr>
            <w:rFonts w:ascii="Arial" w:eastAsia="Times New Roman" w:hAnsi="Arial" w:cs="Arial"/>
            <w:b/>
            <w:bCs/>
            <w:sz w:val="21"/>
            <w:szCs w:val="21"/>
          </w:rPr>
          <w:t xml:space="preserve">: The </w:t>
        </w:r>
        <w:r>
          <w:rPr>
            <w:rFonts w:ascii="Arial" w:eastAsia="Times New Roman" w:hAnsi="Arial" w:cs="Arial"/>
            <w:b/>
            <w:bCs/>
            <w:sz w:val="21"/>
            <w:szCs w:val="21"/>
          </w:rPr>
          <w:t>Gap Analysis for Cleaning Validation</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68"/>
        <w:gridCol w:w="3162"/>
        <w:gridCol w:w="3480"/>
        <w:gridCol w:w="620"/>
      </w:tblGrid>
      <w:tr w:rsidR="00335AEF" w:rsidRPr="00335AEF" w14:paraId="718F4230" w14:textId="77777777" w:rsidTr="00E82B76">
        <w:trPr>
          <w:trHeight w:val="454"/>
          <w:tblHeader/>
          <w:ins w:id="1824" w:author="Jie Wang5909" w:date="2026-10-14T00:53:00Z"/>
        </w:trPr>
        <w:tc>
          <w:tcPr>
            <w:tcW w:w="793" w:type="pct"/>
            <w:shd w:val="clear" w:color="auto" w:fill="1F4E79" w:themeFill="accent1" w:themeFillShade="80"/>
            <w:vAlign w:val="center"/>
          </w:tcPr>
          <w:p w14:paraId="02280929" w14:textId="4A667A77" w:rsidR="00335AEF" w:rsidRPr="00E82B76" w:rsidRDefault="00335AEF" w:rsidP="00E82B76">
            <w:pPr>
              <w:spacing w:after="0" w:line="240" w:lineRule="auto"/>
              <w:jc w:val="center"/>
              <w:rPr>
                <w:ins w:id="1825" w:author="Jie Wang5909" w:date="2026-10-14T00:53:00Z"/>
                <w:rFonts w:ascii="Times New Roman" w:hAnsi="Times New Roman" w:cs="Times New Roman"/>
                <w:b/>
                <w:color w:val="FFFFFF" w:themeColor="background1"/>
                <w:sz w:val="18"/>
                <w:szCs w:val="18"/>
              </w:rPr>
            </w:pPr>
            <w:ins w:id="1826" w:author="Jie Wang5909" w:date="2026-10-14T00:53:00Z">
              <w:r w:rsidRPr="00E82B76">
                <w:rPr>
                  <w:rFonts w:ascii="Times New Roman" w:hAnsi="Times New Roman" w:cs="Times New Roman"/>
                  <w:b/>
                  <w:color w:val="FFFFFF" w:themeColor="background1"/>
                  <w:sz w:val="18"/>
                  <w:szCs w:val="18"/>
                </w:rPr>
                <w:t>Focus Area</w:t>
              </w:r>
            </w:ins>
          </w:p>
        </w:tc>
        <w:tc>
          <w:tcPr>
            <w:tcW w:w="1832" w:type="pct"/>
            <w:shd w:val="clear" w:color="auto" w:fill="1F4E79" w:themeFill="accent1" w:themeFillShade="80"/>
            <w:vAlign w:val="center"/>
          </w:tcPr>
          <w:p w14:paraId="54F41C9F" w14:textId="58750A49" w:rsidR="00335AEF" w:rsidRPr="00E82B76" w:rsidRDefault="00335AEF" w:rsidP="00E82B76">
            <w:pPr>
              <w:spacing w:after="0" w:line="240" w:lineRule="auto"/>
              <w:jc w:val="center"/>
              <w:rPr>
                <w:ins w:id="1827" w:author="Jie Wang5909" w:date="2026-10-14T00:53:00Z"/>
                <w:rFonts w:ascii="Times New Roman" w:hAnsi="Times New Roman" w:cs="Times New Roman"/>
                <w:b/>
                <w:color w:val="FFFFFF" w:themeColor="background1"/>
                <w:sz w:val="18"/>
                <w:szCs w:val="18"/>
              </w:rPr>
            </w:pPr>
            <w:ins w:id="1828" w:author="Jie Wang5909" w:date="2026-10-14T00:53:00Z">
              <w:r w:rsidRPr="00E82B76">
                <w:rPr>
                  <w:rFonts w:ascii="Times New Roman" w:hAnsi="Times New Roman" w:cs="Times New Roman"/>
                  <w:b/>
                  <w:color w:val="FFFFFF" w:themeColor="background1"/>
                  <w:sz w:val="18"/>
                  <w:szCs w:val="18"/>
                </w:rPr>
                <w:t>Current Status</w:t>
              </w:r>
            </w:ins>
          </w:p>
        </w:tc>
        <w:tc>
          <w:tcPr>
            <w:tcW w:w="2016" w:type="pct"/>
            <w:shd w:val="clear" w:color="auto" w:fill="1F4E79" w:themeFill="accent1" w:themeFillShade="80"/>
            <w:vAlign w:val="center"/>
          </w:tcPr>
          <w:p w14:paraId="33FAD87B" w14:textId="736A6A87" w:rsidR="00335AEF" w:rsidRPr="00E82B76" w:rsidRDefault="00335AEF" w:rsidP="00E82B76">
            <w:pPr>
              <w:spacing w:after="0" w:line="240" w:lineRule="auto"/>
              <w:jc w:val="center"/>
              <w:rPr>
                <w:ins w:id="1829" w:author="Jie Wang5909" w:date="2026-10-14T00:53:00Z"/>
                <w:rFonts w:ascii="Times New Roman" w:hAnsi="Times New Roman" w:cs="Times New Roman"/>
                <w:b/>
                <w:color w:val="FFFFFF" w:themeColor="background1"/>
                <w:sz w:val="18"/>
                <w:szCs w:val="18"/>
              </w:rPr>
            </w:pPr>
            <w:ins w:id="1830" w:author="Jie Wang5909" w:date="2026-10-14T00:53:00Z">
              <w:r w:rsidRPr="00E82B76">
                <w:rPr>
                  <w:rFonts w:ascii="Times New Roman" w:hAnsi="Times New Roman" w:cs="Times New Roman"/>
                  <w:b/>
                  <w:color w:val="FFFFFF" w:themeColor="background1"/>
                  <w:sz w:val="18"/>
                  <w:szCs w:val="18"/>
                </w:rPr>
                <w:t>Gap</w:t>
              </w:r>
            </w:ins>
            <w:ins w:id="1831" w:author="Jie Wang5909" w:date="2026-10-14T00:56:00Z">
              <w:r w:rsidR="008279C4">
                <w:rPr>
                  <w:rFonts w:ascii="Times New Roman" w:hAnsi="Times New Roman" w:cs="Times New Roman"/>
                  <w:b/>
                  <w:color w:val="FFFFFF" w:themeColor="background1"/>
                  <w:sz w:val="18"/>
                  <w:szCs w:val="18"/>
                </w:rPr>
                <w:t xml:space="preserve"> Analysis</w:t>
              </w:r>
            </w:ins>
          </w:p>
        </w:tc>
        <w:tc>
          <w:tcPr>
            <w:tcW w:w="359" w:type="pct"/>
            <w:shd w:val="clear" w:color="auto" w:fill="1F4E79" w:themeFill="accent1" w:themeFillShade="80"/>
            <w:vAlign w:val="center"/>
          </w:tcPr>
          <w:p w14:paraId="394FB390" w14:textId="4DBF8E8F" w:rsidR="00335AEF" w:rsidRPr="00E82B76" w:rsidRDefault="00335AEF" w:rsidP="00E82B76">
            <w:pPr>
              <w:spacing w:after="0" w:line="240" w:lineRule="auto"/>
              <w:jc w:val="center"/>
              <w:rPr>
                <w:ins w:id="1832" w:author="Jie Wang5909" w:date="2026-10-14T00:53:00Z"/>
                <w:rFonts w:ascii="Times New Roman" w:hAnsi="Times New Roman" w:cs="Times New Roman"/>
                <w:b/>
                <w:color w:val="FFFFFF" w:themeColor="background1"/>
                <w:sz w:val="18"/>
                <w:szCs w:val="18"/>
              </w:rPr>
            </w:pPr>
            <w:ins w:id="1833" w:author="Jie Wang5909" w:date="2026-10-14T00:53:00Z">
              <w:r w:rsidRPr="00E82B76">
                <w:rPr>
                  <w:rFonts w:ascii="Times New Roman" w:hAnsi="Times New Roman" w:cs="Times New Roman"/>
                  <w:b/>
                  <w:color w:val="FFFFFF" w:themeColor="background1"/>
                  <w:sz w:val="18"/>
                  <w:szCs w:val="18"/>
                </w:rPr>
                <w:t>Risk</w:t>
              </w:r>
            </w:ins>
          </w:p>
        </w:tc>
      </w:tr>
      <w:tr w:rsidR="008279C4" w:rsidRPr="003B4A7E" w14:paraId="71ACBFB6" w14:textId="77777777" w:rsidTr="00E82B76">
        <w:trPr>
          <w:trHeight w:val="454"/>
          <w:ins w:id="1834" w:author="Jie Wang5909" w:date="2026-10-14T00:53:00Z"/>
        </w:trPr>
        <w:tc>
          <w:tcPr>
            <w:tcW w:w="793" w:type="pct"/>
            <w:shd w:val="clear" w:color="auto" w:fill="FFFFFF" w:themeFill="background1"/>
            <w:vAlign w:val="center"/>
          </w:tcPr>
          <w:p w14:paraId="1FEB2460" w14:textId="74BA618E" w:rsidR="008279C4" w:rsidRPr="00E82B76" w:rsidRDefault="008279C4" w:rsidP="00E82B76">
            <w:pPr>
              <w:spacing w:after="0" w:line="276" w:lineRule="auto"/>
              <w:ind w:rightChars="-1" w:right="-2"/>
              <w:jc w:val="center"/>
              <w:rPr>
                <w:ins w:id="1835" w:author="Jie Wang5909" w:date="2026-10-14T00:53:00Z"/>
                <w:rFonts w:ascii="Times New Roman" w:hAnsi="Times New Roman" w:cs="Times New Roman"/>
                <w:sz w:val="18"/>
                <w:szCs w:val="18"/>
              </w:rPr>
            </w:pPr>
            <w:ins w:id="1836" w:author="Jie Wang5909" w:date="2026-10-14T00:54:00Z">
              <w:r w:rsidRPr="00E82B76">
                <w:rPr>
                  <w:rFonts w:ascii="Times New Roman" w:eastAsia="宋体" w:hAnsi="Times New Roman" w:cs="Times New Roman"/>
                  <w:sz w:val="18"/>
                  <w:szCs w:val="18"/>
                </w:rPr>
                <w:t>Current cleaning validation status</w:t>
              </w:r>
            </w:ins>
          </w:p>
        </w:tc>
        <w:tc>
          <w:tcPr>
            <w:tcW w:w="1832" w:type="pct"/>
            <w:shd w:val="clear" w:color="auto" w:fill="FFFFFF" w:themeFill="background1"/>
            <w:vAlign w:val="center"/>
          </w:tcPr>
          <w:p w14:paraId="19591240" w14:textId="77777777" w:rsidR="00F46675" w:rsidRPr="00E82B76" w:rsidRDefault="008279C4" w:rsidP="00E82B76">
            <w:pPr>
              <w:spacing w:after="0" w:line="276" w:lineRule="auto"/>
              <w:ind w:rightChars="-1" w:right="-2"/>
              <w:jc w:val="center"/>
              <w:rPr>
                <w:ins w:id="1837" w:author="Jie Wang5909" w:date="2026-10-14T00:56:00Z"/>
                <w:rFonts w:ascii="Times New Roman" w:hAnsi="Times New Roman" w:cs="Times New Roman"/>
                <w:sz w:val="18"/>
                <w:szCs w:val="18"/>
              </w:rPr>
            </w:pPr>
            <w:ins w:id="1838" w:author="Jie Wang5909" w:date="2026-10-14T00:54:00Z">
              <w:r w:rsidRPr="00E82B76">
                <w:rPr>
                  <w:rFonts w:ascii="Times New Roman" w:eastAsia="宋体" w:hAnsi="Times New Roman" w:cs="Times New Roman"/>
                  <w:sz w:val="18"/>
                  <w:szCs w:val="18"/>
                </w:rPr>
                <w:t xml:space="preserve">Step 1 CVP under revision; </w:t>
              </w:r>
            </w:ins>
          </w:p>
          <w:p w14:paraId="1ADF30F2" w14:textId="15813849" w:rsidR="008279C4" w:rsidRPr="00E82B76" w:rsidRDefault="008279C4" w:rsidP="00E82B76">
            <w:pPr>
              <w:spacing w:after="0" w:line="276" w:lineRule="auto"/>
              <w:ind w:rightChars="-1" w:right="-2"/>
              <w:jc w:val="center"/>
              <w:rPr>
                <w:ins w:id="1839" w:author="Jie Wang5909" w:date="2026-10-14T00:53:00Z"/>
                <w:rFonts w:ascii="Times New Roman" w:hAnsi="Times New Roman" w:cs="Times New Roman"/>
                <w:sz w:val="18"/>
                <w:szCs w:val="18"/>
              </w:rPr>
            </w:pPr>
            <w:ins w:id="1840" w:author="Jie Wang5909" w:date="2026-10-14T00:54:00Z">
              <w:r w:rsidRPr="00E82B76">
                <w:rPr>
                  <w:rFonts w:ascii="Times New Roman" w:eastAsia="宋体" w:hAnsi="Times New Roman" w:cs="Times New Roman"/>
                  <w:sz w:val="18"/>
                  <w:szCs w:val="18"/>
                </w:rPr>
                <w:t xml:space="preserve">Step 2 and Step 3 </w:t>
              </w:r>
            </w:ins>
            <w:ins w:id="1841" w:author="Jie Wang5909" w:date="2026-10-14T00:56:00Z">
              <w:r w:rsidR="00F46675" w:rsidRPr="00E82B76">
                <w:rPr>
                  <w:rFonts w:ascii="Times New Roman" w:hAnsi="Times New Roman" w:cs="Times New Roman"/>
                  <w:sz w:val="18"/>
                  <w:szCs w:val="18"/>
                </w:rPr>
                <w:t xml:space="preserve">CVP </w:t>
              </w:r>
            </w:ins>
            <w:ins w:id="1842" w:author="Jie Wang5909" w:date="2026-10-14T00:54:00Z">
              <w:r w:rsidRPr="00E82B76">
                <w:rPr>
                  <w:rFonts w:ascii="Times New Roman" w:eastAsia="宋体" w:hAnsi="Times New Roman" w:cs="Times New Roman"/>
                  <w:sz w:val="18"/>
                  <w:szCs w:val="18"/>
                </w:rPr>
                <w:t>drafts pending review</w:t>
              </w:r>
            </w:ins>
          </w:p>
        </w:tc>
        <w:tc>
          <w:tcPr>
            <w:tcW w:w="2016" w:type="pct"/>
            <w:shd w:val="clear" w:color="auto" w:fill="FFFFFF" w:themeFill="background1"/>
            <w:vAlign w:val="center"/>
          </w:tcPr>
          <w:p w14:paraId="7F6584FC" w14:textId="6917D784" w:rsidR="008279C4" w:rsidRPr="00E82B76" w:rsidRDefault="008279C4" w:rsidP="00E82B76">
            <w:pPr>
              <w:spacing w:after="0" w:line="276" w:lineRule="auto"/>
              <w:ind w:rightChars="-1" w:right="-2"/>
              <w:jc w:val="center"/>
              <w:rPr>
                <w:ins w:id="1843" w:author="Jie Wang5909" w:date="2026-10-14T00:53:00Z"/>
                <w:rFonts w:ascii="Times New Roman" w:hAnsi="Times New Roman" w:cs="Times New Roman"/>
                <w:sz w:val="18"/>
                <w:szCs w:val="18"/>
              </w:rPr>
            </w:pPr>
            <w:ins w:id="1844" w:author="Jie Wang5909" w:date="2026-10-14T00:55:00Z">
              <w:r w:rsidRPr="00E82B76">
                <w:rPr>
                  <w:rFonts w:ascii="Times New Roman" w:eastAsia="宋体" w:hAnsi="Times New Roman" w:cs="Times New Roman"/>
                  <w:sz w:val="18"/>
                  <w:szCs w:val="18"/>
                </w:rPr>
                <w:t>CVPs not yet approved</w:t>
              </w:r>
            </w:ins>
          </w:p>
        </w:tc>
        <w:tc>
          <w:tcPr>
            <w:tcW w:w="359" w:type="pct"/>
            <w:shd w:val="clear" w:color="auto" w:fill="FFFFFF" w:themeFill="background1"/>
            <w:vAlign w:val="center"/>
          </w:tcPr>
          <w:p w14:paraId="74ABA5EA" w14:textId="6A60DDC9" w:rsidR="008279C4" w:rsidRPr="00E82B76" w:rsidRDefault="008279C4" w:rsidP="00E82B76">
            <w:pPr>
              <w:spacing w:after="0" w:line="276" w:lineRule="auto"/>
              <w:ind w:rightChars="-1" w:right="-2"/>
              <w:jc w:val="center"/>
              <w:rPr>
                <w:ins w:id="1845" w:author="Jie Wang5909" w:date="2026-10-14T00:53:00Z"/>
                <w:rFonts w:ascii="Times New Roman" w:hAnsi="Times New Roman" w:cs="Times New Roman"/>
                <w:sz w:val="18"/>
                <w:szCs w:val="18"/>
              </w:rPr>
            </w:pPr>
            <w:ins w:id="1846" w:author="Jie Wang5909" w:date="2026-10-14T00:55:00Z">
              <w:r w:rsidRPr="00E82B76">
                <w:rPr>
                  <w:rFonts w:ascii="Times New Roman" w:eastAsia="宋体" w:hAnsi="Times New Roman" w:cs="Times New Roman"/>
                  <w:sz w:val="18"/>
                  <w:szCs w:val="18"/>
                </w:rPr>
                <w:t>Medium</w:t>
              </w:r>
            </w:ins>
          </w:p>
        </w:tc>
      </w:tr>
      <w:tr w:rsidR="008279C4" w:rsidRPr="003B4A7E" w14:paraId="69293867" w14:textId="77777777" w:rsidTr="00E82B76">
        <w:trPr>
          <w:trHeight w:val="454"/>
          <w:ins w:id="1847" w:author="Jie Wang5909" w:date="2026-10-14T00:54:00Z"/>
        </w:trPr>
        <w:tc>
          <w:tcPr>
            <w:tcW w:w="793" w:type="pct"/>
            <w:shd w:val="clear" w:color="auto" w:fill="FFFFFF" w:themeFill="background1"/>
            <w:vAlign w:val="center"/>
          </w:tcPr>
          <w:p w14:paraId="1D75D2C9" w14:textId="2D3D7641" w:rsidR="008279C4" w:rsidRPr="00E82B76" w:rsidRDefault="008279C4" w:rsidP="00E82B76">
            <w:pPr>
              <w:spacing w:after="0" w:line="276" w:lineRule="auto"/>
              <w:ind w:rightChars="-1" w:right="-2"/>
              <w:jc w:val="center"/>
              <w:rPr>
                <w:ins w:id="1848" w:author="Jie Wang5909" w:date="2026-10-14T00:54:00Z"/>
                <w:rFonts w:ascii="Times New Roman" w:hAnsi="Times New Roman" w:cs="Times New Roman"/>
                <w:sz w:val="18"/>
                <w:szCs w:val="18"/>
              </w:rPr>
            </w:pPr>
            <w:ins w:id="1849" w:author="Jie Wang5909" w:date="2026-10-14T00:54:00Z">
              <w:r w:rsidRPr="00E82B76">
                <w:rPr>
                  <w:rFonts w:ascii="Times New Roman" w:eastAsia="宋体" w:hAnsi="Times New Roman" w:cs="Times New Roman"/>
                  <w:sz w:val="18"/>
                  <w:szCs w:val="18"/>
                </w:rPr>
                <w:t>Outstanding development activities</w:t>
              </w:r>
            </w:ins>
          </w:p>
        </w:tc>
        <w:tc>
          <w:tcPr>
            <w:tcW w:w="1832" w:type="pct"/>
            <w:shd w:val="clear" w:color="auto" w:fill="FFFFFF" w:themeFill="background1"/>
            <w:vAlign w:val="center"/>
          </w:tcPr>
          <w:p w14:paraId="4C242AA8" w14:textId="7FB7B063" w:rsidR="008279C4" w:rsidRPr="00E82B76" w:rsidRDefault="008279C4" w:rsidP="00E82B76">
            <w:pPr>
              <w:spacing w:after="0" w:line="276" w:lineRule="auto"/>
              <w:ind w:rightChars="-1" w:right="-2"/>
              <w:jc w:val="center"/>
              <w:rPr>
                <w:ins w:id="1850" w:author="Jie Wang5909" w:date="2026-10-14T00:54:00Z"/>
                <w:rFonts w:ascii="Times New Roman" w:hAnsi="Times New Roman" w:cs="Times New Roman"/>
                <w:sz w:val="18"/>
                <w:szCs w:val="18"/>
              </w:rPr>
            </w:pPr>
            <w:ins w:id="1851" w:author="Jie Wang5909" w:date="2026-10-14T00:54:00Z">
              <w:r w:rsidRPr="00E82B76">
                <w:rPr>
                  <w:rFonts w:ascii="Times New Roman" w:eastAsia="宋体" w:hAnsi="Times New Roman" w:cs="Times New Roman"/>
                  <w:sz w:val="18"/>
                  <w:szCs w:val="18"/>
                </w:rPr>
                <w:t>Solubility testing of target residues in candidate cleaning solvents has been completed</w:t>
              </w:r>
            </w:ins>
          </w:p>
        </w:tc>
        <w:tc>
          <w:tcPr>
            <w:tcW w:w="2016" w:type="pct"/>
            <w:shd w:val="clear" w:color="auto" w:fill="FFFFFF" w:themeFill="background1"/>
            <w:vAlign w:val="center"/>
          </w:tcPr>
          <w:p w14:paraId="22854D5E" w14:textId="61AB399E" w:rsidR="008279C4" w:rsidRPr="00E82B76" w:rsidRDefault="00C95502" w:rsidP="00E82B76">
            <w:pPr>
              <w:spacing w:after="0" w:line="276" w:lineRule="auto"/>
              <w:ind w:rightChars="-1" w:right="-2"/>
              <w:jc w:val="center"/>
              <w:rPr>
                <w:ins w:id="1852" w:author="Jie Wang5909" w:date="2026-10-14T00:54:00Z"/>
                <w:rFonts w:ascii="Times New Roman" w:hAnsi="Times New Roman" w:cs="Times New Roman"/>
                <w:sz w:val="18"/>
                <w:szCs w:val="18"/>
              </w:rPr>
            </w:pPr>
            <w:ins w:id="1853" w:author="Jie Wang5909" w:date="2026-10-14T01:00:00Z">
              <w:r w:rsidRPr="00E82B76">
                <w:rPr>
                  <w:rFonts w:ascii="Times New Roman" w:hAnsi="Times New Roman" w:cs="Times New Roman"/>
                  <w:sz w:val="18"/>
                  <w:szCs w:val="18"/>
                </w:rPr>
                <w:t>The cleaning frequency for Steps 2 and 3 requires further discussion.</w:t>
              </w:r>
            </w:ins>
          </w:p>
        </w:tc>
        <w:tc>
          <w:tcPr>
            <w:tcW w:w="359" w:type="pct"/>
            <w:shd w:val="clear" w:color="auto" w:fill="FFFFFF" w:themeFill="background1"/>
            <w:vAlign w:val="center"/>
          </w:tcPr>
          <w:p w14:paraId="6EF5DCEC" w14:textId="7BCAC1FB" w:rsidR="008279C4" w:rsidRPr="00E82B76" w:rsidRDefault="008279C4" w:rsidP="00E82B76">
            <w:pPr>
              <w:spacing w:after="0" w:line="276" w:lineRule="auto"/>
              <w:ind w:rightChars="-1" w:right="-2"/>
              <w:jc w:val="center"/>
              <w:rPr>
                <w:ins w:id="1854" w:author="Jie Wang5909" w:date="2026-10-14T00:54:00Z"/>
                <w:rFonts w:ascii="Times New Roman" w:hAnsi="Times New Roman" w:cs="Times New Roman"/>
                <w:sz w:val="18"/>
                <w:szCs w:val="18"/>
              </w:rPr>
            </w:pPr>
            <w:ins w:id="1855" w:author="Jie Wang5909" w:date="2026-10-14T00:55:00Z">
              <w:r w:rsidRPr="00E82B76">
                <w:rPr>
                  <w:rFonts w:ascii="Times New Roman" w:hAnsi="Times New Roman" w:cs="Times New Roman"/>
                  <w:sz w:val="18"/>
                  <w:szCs w:val="18"/>
                </w:rPr>
                <w:t>Low</w:t>
              </w:r>
            </w:ins>
          </w:p>
        </w:tc>
      </w:tr>
      <w:tr w:rsidR="008279C4" w:rsidRPr="003B4A7E" w14:paraId="124149A9" w14:textId="77777777" w:rsidTr="00E82B76">
        <w:trPr>
          <w:trHeight w:val="454"/>
          <w:ins w:id="1856" w:author="Jie Wang5909" w:date="2026-10-14T00:54:00Z"/>
        </w:trPr>
        <w:tc>
          <w:tcPr>
            <w:tcW w:w="793" w:type="pct"/>
            <w:shd w:val="clear" w:color="auto" w:fill="FFFFFF" w:themeFill="background1"/>
            <w:vAlign w:val="center"/>
          </w:tcPr>
          <w:p w14:paraId="184C01FE" w14:textId="29EE6438" w:rsidR="008279C4" w:rsidRPr="00E82B76" w:rsidRDefault="008279C4" w:rsidP="00E82B76">
            <w:pPr>
              <w:spacing w:after="0" w:line="276" w:lineRule="auto"/>
              <w:ind w:rightChars="-1" w:right="-2"/>
              <w:jc w:val="center"/>
              <w:rPr>
                <w:ins w:id="1857" w:author="Jie Wang5909" w:date="2026-10-14T00:54:00Z"/>
                <w:rFonts w:ascii="Times New Roman" w:hAnsi="Times New Roman" w:cs="Times New Roman"/>
                <w:sz w:val="18"/>
                <w:szCs w:val="18"/>
              </w:rPr>
            </w:pPr>
            <w:ins w:id="1858" w:author="Jie Wang5909" w:date="2026-10-14T00:54:00Z">
              <w:r w:rsidRPr="00E82B76">
                <w:rPr>
                  <w:rFonts w:ascii="Times New Roman" w:eastAsia="宋体" w:hAnsi="Times New Roman" w:cs="Times New Roman"/>
                  <w:sz w:val="18"/>
                  <w:szCs w:val="18"/>
                </w:rPr>
                <w:t>ARL/PDE strategy</w:t>
              </w:r>
            </w:ins>
          </w:p>
        </w:tc>
        <w:tc>
          <w:tcPr>
            <w:tcW w:w="1832" w:type="pct"/>
            <w:shd w:val="clear" w:color="auto" w:fill="FFFFFF" w:themeFill="background1"/>
            <w:vAlign w:val="center"/>
          </w:tcPr>
          <w:p w14:paraId="36F52A6A" w14:textId="44F6BF6C" w:rsidR="008279C4" w:rsidRPr="00E82B76" w:rsidRDefault="008279C4" w:rsidP="00E82B76">
            <w:pPr>
              <w:spacing w:after="0" w:line="276" w:lineRule="auto"/>
              <w:ind w:rightChars="-1" w:right="-2"/>
              <w:jc w:val="center"/>
              <w:rPr>
                <w:ins w:id="1859" w:author="Jie Wang5909" w:date="2026-10-14T00:54:00Z"/>
                <w:rFonts w:ascii="Times New Roman" w:hAnsi="Times New Roman" w:cs="Times New Roman"/>
                <w:sz w:val="18"/>
                <w:szCs w:val="18"/>
              </w:rPr>
            </w:pPr>
            <w:ins w:id="1860" w:author="Jie Wang5909" w:date="2026-10-14T00:54:00Z">
              <w:r w:rsidRPr="00E82B76">
                <w:rPr>
                  <w:rFonts w:ascii="Times New Roman" w:eastAsia="宋体" w:hAnsi="Times New Roman" w:cs="Times New Roman"/>
                  <w:sz w:val="18"/>
                  <w:szCs w:val="18"/>
                </w:rPr>
                <w:t>All determined</w:t>
              </w:r>
            </w:ins>
          </w:p>
        </w:tc>
        <w:tc>
          <w:tcPr>
            <w:tcW w:w="2016" w:type="pct"/>
            <w:shd w:val="clear" w:color="auto" w:fill="FFFFFF" w:themeFill="background1"/>
            <w:vAlign w:val="center"/>
          </w:tcPr>
          <w:p w14:paraId="766906BC" w14:textId="730A78A5" w:rsidR="008279C4" w:rsidRPr="00E82B76" w:rsidRDefault="00F46675" w:rsidP="00E82B76">
            <w:pPr>
              <w:spacing w:after="0" w:line="276" w:lineRule="auto"/>
              <w:ind w:rightChars="-1" w:right="-2"/>
              <w:jc w:val="center"/>
              <w:rPr>
                <w:ins w:id="1861" w:author="Jie Wang5909" w:date="2026-10-14T00:54:00Z"/>
                <w:rFonts w:ascii="Times New Roman" w:hAnsi="Times New Roman" w:cs="Times New Roman"/>
                <w:sz w:val="18"/>
                <w:szCs w:val="18"/>
              </w:rPr>
            </w:pPr>
            <w:ins w:id="1862" w:author="Jie Wang5909" w:date="2026-10-14T00:58:00Z">
              <w:r w:rsidRPr="00E82B76">
                <w:rPr>
                  <w:rFonts w:ascii="Times New Roman" w:hAnsi="Times New Roman" w:cs="Times New Roman"/>
                  <w:sz w:val="18"/>
                  <w:szCs w:val="18"/>
                </w:rPr>
                <w:t>No Gap</w:t>
              </w:r>
            </w:ins>
          </w:p>
        </w:tc>
        <w:tc>
          <w:tcPr>
            <w:tcW w:w="359" w:type="pct"/>
            <w:shd w:val="clear" w:color="auto" w:fill="FFFFFF" w:themeFill="background1"/>
            <w:vAlign w:val="center"/>
          </w:tcPr>
          <w:p w14:paraId="36345F85" w14:textId="48E9EE69" w:rsidR="008279C4" w:rsidRPr="00E82B76" w:rsidRDefault="008279C4" w:rsidP="00E82B76">
            <w:pPr>
              <w:spacing w:after="0" w:line="276" w:lineRule="auto"/>
              <w:ind w:rightChars="-1" w:right="-2"/>
              <w:jc w:val="center"/>
              <w:rPr>
                <w:ins w:id="1863" w:author="Jie Wang5909" w:date="2026-10-14T00:54:00Z"/>
                <w:rFonts w:ascii="Times New Roman" w:hAnsi="Times New Roman" w:cs="Times New Roman"/>
                <w:sz w:val="18"/>
                <w:szCs w:val="18"/>
              </w:rPr>
            </w:pPr>
            <w:ins w:id="1864" w:author="Jie Wang5909" w:date="2026-10-14T00:55:00Z">
              <w:r w:rsidRPr="00E82B76">
                <w:rPr>
                  <w:rFonts w:ascii="Times New Roman" w:eastAsia="宋体" w:hAnsi="Times New Roman" w:cs="Times New Roman"/>
                  <w:sz w:val="18"/>
                  <w:szCs w:val="18"/>
                </w:rPr>
                <w:t>Low</w:t>
              </w:r>
            </w:ins>
          </w:p>
        </w:tc>
      </w:tr>
      <w:tr w:rsidR="008279C4" w:rsidRPr="003B4A7E" w14:paraId="2215CA6E" w14:textId="77777777" w:rsidTr="00E82B76">
        <w:trPr>
          <w:trHeight w:val="454"/>
          <w:ins w:id="1865" w:author="Jie Wang5909" w:date="2026-10-14T00:54:00Z"/>
        </w:trPr>
        <w:tc>
          <w:tcPr>
            <w:tcW w:w="793" w:type="pct"/>
            <w:shd w:val="clear" w:color="auto" w:fill="FFFFFF" w:themeFill="background1"/>
            <w:vAlign w:val="center"/>
          </w:tcPr>
          <w:p w14:paraId="647B0FBC" w14:textId="3987928F" w:rsidR="008279C4" w:rsidRPr="00E82B76" w:rsidRDefault="008279C4" w:rsidP="00E82B76">
            <w:pPr>
              <w:spacing w:after="0" w:line="276" w:lineRule="auto"/>
              <w:ind w:rightChars="-1" w:right="-2"/>
              <w:jc w:val="center"/>
              <w:rPr>
                <w:ins w:id="1866" w:author="Jie Wang5909" w:date="2026-10-14T00:54:00Z"/>
                <w:rFonts w:ascii="Times New Roman" w:hAnsi="Times New Roman" w:cs="Times New Roman"/>
                <w:sz w:val="18"/>
                <w:szCs w:val="18"/>
              </w:rPr>
            </w:pPr>
            <w:ins w:id="1867" w:author="Jie Wang5909" w:date="2026-10-14T00:54:00Z">
              <w:r w:rsidRPr="00E82B76">
                <w:rPr>
                  <w:rFonts w:ascii="Times New Roman" w:eastAsia="宋体" w:hAnsi="Times New Roman" w:cs="Times New Roman"/>
                  <w:sz w:val="18"/>
                  <w:szCs w:val="18"/>
                </w:rPr>
                <w:t>Analytical method readiness</w:t>
              </w:r>
            </w:ins>
          </w:p>
        </w:tc>
        <w:tc>
          <w:tcPr>
            <w:tcW w:w="1832" w:type="pct"/>
            <w:shd w:val="clear" w:color="auto" w:fill="FFFFFF" w:themeFill="background1"/>
            <w:vAlign w:val="center"/>
          </w:tcPr>
          <w:p w14:paraId="35F8F03F" w14:textId="1806C0E1" w:rsidR="00F46675" w:rsidRPr="00E82B76" w:rsidRDefault="00F46675" w:rsidP="00E82B76">
            <w:pPr>
              <w:spacing w:after="0" w:line="276" w:lineRule="auto"/>
              <w:ind w:rightChars="-1" w:right="-2"/>
              <w:jc w:val="center"/>
              <w:rPr>
                <w:ins w:id="1868" w:author="Jie Wang5909" w:date="2026-10-14T00:57:00Z"/>
                <w:rFonts w:ascii="Times New Roman" w:hAnsi="Times New Roman" w:cs="Times New Roman"/>
                <w:sz w:val="18"/>
                <w:szCs w:val="18"/>
              </w:rPr>
            </w:pPr>
            <w:ins w:id="1869" w:author="Jie Wang5909" w:date="2026-10-14T00:57:00Z">
              <w:r w:rsidRPr="00E82B76">
                <w:rPr>
                  <w:rFonts w:ascii="Times New Roman" w:eastAsia="宋体" w:hAnsi="Times New Roman" w:cs="Times New Roman"/>
                  <w:sz w:val="18"/>
                  <w:szCs w:val="18"/>
                </w:rPr>
                <w:t>Cleaning de</w:t>
              </w:r>
              <w:r w:rsidRPr="00E82B76">
                <w:rPr>
                  <w:rFonts w:ascii="Times New Roman" w:hAnsi="Times New Roman" w:cs="Times New Roman"/>
                  <w:sz w:val="18"/>
                  <w:szCs w:val="18"/>
                </w:rPr>
                <w:t>tection method v</w:t>
              </w:r>
              <w:r w:rsidRPr="00E82B76">
                <w:rPr>
                  <w:rFonts w:ascii="Times New Roman" w:eastAsia="宋体" w:hAnsi="Times New Roman" w:cs="Times New Roman"/>
                  <w:sz w:val="18"/>
                  <w:szCs w:val="18"/>
                </w:rPr>
                <w:t>alidation completed</w:t>
              </w:r>
            </w:ins>
            <w:ins w:id="1870" w:author="Jie Wang5909" w:date="2026-10-14T00:58:00Z">
              <w:r w:rsidRPr="00E82B76">
                <w:rPr>
                  <w:rFonts w:ascii="Times New Roman" w:hAnsi="Times New Roman" w:cs="Times New Roman"/>
                  <w:sz w:val="18"/>
                  <w:szCs w:val="18"/>
                </w:rPr>
                <w:t xml:space="preserve"> for step 1</w:t>
              </w:r>
            </w:ins>
          </w:p>
          <w:p w14:paraId="6017826D" w14:textId="38FEF34E" w:rsidR="008279C4" w:rsidRPr="00E82B76" w:rsidRDefault="008279C4" w:rsidP="00E82B76">
            <w:pPr>
              <w:spacing w:after="0" w:line="276" w:lineRule="auto"/>
              <w:ind w:rightChars="-1" w:right="-2"/>
              <w:jc w:val="center"/>
              <w:rPr>
                <w:ins w:id="1871" w:author="Jie Wang5909" w:date="2026-10-14T00:54:00Z"/>
                <w:rFonts w:ascii="Times New Roman" w:hAnsi="Times New Roman" w:cs="Times New Roman"/>
                <w:sz w:val="18"/>
                <w:szCs w:val="18"/>
              </w:rPr>
            </w:pPr>
            <w:ins w:id="1872" w:author="Jie Wang5909" w:date="2026-10-14T00:54:00Z">
              <w:r w:rsidRPr="00E82B76">
                <w:rPr>
                  <w:rFonts w:ascii="Times New Roman" w:eastAsia="宋体" w:hAnsi="Times New Roman" w:cs="Times New Roman"/>
                  <w:sz w:val="18"/>
                  <w:szCs w:val="18"/>
                </w:rPr>
                <w:t>Cleaning detection method development and validation completed based on methanol as the cleaning solvent</w:t>
              </w:r>
            </w:ins>
            <w:ins w:id="1873" w:author="Jie Wang5909" w:date="2026-10-14T00:57:00Z">
              <w:r w:rsidR="00F46675" w:rsidRPr="00E82B76">
                <w:rPr>
                  <w:rFonts w:ascii="Times New Roman" w:hAnsi="Times New Roman" w:cs="Times New Roman"/>
                  <w:sz w:val="18"/>
                  <w:szCs w:val="18"/>
                </w:rPr>
                <w:t xml:space="preserve"> </w:t>
              </w:r>
            </w:ins>
            <w:ins w:id="1874" w:author="Jie Wang5909" w:date="2026-10-14T00:58:00Z">
              <w:r w:rsidR="00F46675" w:rsidRPr="00E82B76">
                <w:rPr>
                  <w:rFonts w:ascii="Times New Roman" w:hAnsi="Times New Roman" w:cs="Times New Roman"/>
                  <w:sz w:val="18"/>
                  <w:szCs w:val="18"/>
                </w:rPr>
                <w:t xml:space="preserve">for </w:t>
              </w:r>
            </w:ins>
            <w:ins w:id="1875" w:author="Jie Wang5909" w:date="2026-10-14T00:57:00Z">
              <w:r w:rsidR="00F46675" w:rsidRPr="00E82B76">
                <w:rPr>
                  <w:rFonts w:ascii="Times New Roman" w:hAnsi="Times New Roman" w:cs="Times New Roman"/>
                  <w:sz w:val="18"/>
                  <w:szCs w:val="18"/>
                </w:rPr>
                <w:t>step 2 and step 3</w:t>
              </w:r>
            </w:ins>
          </w:p>
        </w:tc>
        <w:tc>
          <w:tcPr>
            <w:tcW w:w="2016" w:type="pct"/>
            <w:shd w:val="clear" w:color="auto" w:fill="FFFFFF" w:themeFill="background1"/>
            <w:vAlign w:val="center"/>
          </w:tcPr>
          <w:p w14:paraId="00F3755B" w14:textId="6CDC2B87" w:rsidR="008279C4" w:rsidRPr="00E82B76" w:rsidRDefault="008279C4" w:rsidP="00E82B76">
            <w:pPr>
              <w:spacing w:after="0" w:line="276" w:lineRule="auto"/>
              <w:ind w:rightChars="-1" w:right="-2"/>
              <w:jc w:val="center"/>
              <w:rPr>
                <w:ins w:id="1876" w:author="Jie Wang5909" w:date="2026-10-14T00:54:00Z"/>
                <w:rFonts w:ascii="Times New Roman" w:hAnsi="Times New Roman" w:cs="Times New Roman"/>
                <w:sz w:val="18"/>
                <w:szCs w:val="18"/>
              </w:rPr>
            </w:pPr>
            <w:ins w:id="1877" w:author="Jie Wang5909" w:date="2026-10-14T00:55:00Z">
              <w:r w:rsidRPr="00E82B76">
                <w:rPr>
                  <w:rFonts w:ascii="Times New Roman" w:eastAsia="宋体" w:hAnsi="Times New Roman" w:cs="Times New Roman"/>
                  <w:sz w:val="18"/>
                  <w:szCs w:val="18"/>
                </w:rPr>
                <w:t xml:space="preserve">As the cleaning </w:t>
              </w:r>
              <w:r w:rsidR="00F46675" w:rsidRPr="00E82B76">
                <w:rPr>
                  <w:rFonts w:ascii="Times New Roman" w:hAnsi="Times New Roman" w:cs="Times New Roman"/>
                  <w:sz w:val="18"/>
                  <w:szCs w:val="18"/>
                </w:rPr>
                <w:t>solvent needs to be changed to</w:t>
              </w:r>
              <w:r w:rsidRPr="00E82B76">
                <w:rPr>
                  <w:rFonts w:ascii="Times New Roman" w:eastAsia="宋体" w:hAnsi="Times New Roman" w:cs="Times New Roman"/>
                  <w:sz w:val="18"/>
                  <w:szCs w:val="18"/>
                </w:rPr>
                <w:t xml:space="preserve"> process solvent, the cleaning detection methods for Steps 2 and 3 need to be re-developed and re-validated</w:t>
              </w:r>
            </w:ins>
          </w:p>
        </w:tc>
        <w:tc>
          <w:tcPr>
            <w:tcW w:w="359" w:type="pct"/>
            <w:shd w:val="clear" w:color="auto" w:fill="FFFFFF" w:themeFill="background1"/>
            <w:vAlign w:val="center"/>
          </w:tcPr>
          <w:p w14:paraId="16E9CACD" w14:textId="516C0829" w:rsidR="008279C4" w:rsidRPr="00E82B76" w:rsidRDefault="008279C4" w:rsidP="00E82B76">
            <w:pPr>
              <w:spacing w:after="0" w:line="276" w:lineRule="auto"/>
              <w:ind w:rightChars="-1" w:right="-2"/>
              <w:jc w:val="center"/>
              <w:rPr>
                <w:ins w:id="1878" w:author="Jie Wang5909" w:date="2026-10-14T00:54:00Z"/>
                <w:rFonts w:ascii="Times New Roman" w:hAnsi="Times New Roman" w:cs="Times New Roman"/>
                <w:sz w:val="18"/>
                <w:szCs w:val="18"/>
              </w:rPr>
            </w:pPr>
            <w:ins w:id="1879" w:author="Jie Wang5909" w:date="2026-10-14T00:55:00Z">
              <w:r w:rsidRPr="00E82B76">
                <w:rPr>
                  <w:rFonts w:ascii="Times New Roman" w:eastAsia="宋体" w:hAnsi="Times New Roman" w:cs="Times New Roman"/>
                  <w:sz w:val="18"/>
                  <w:szCs w:val="18"/>
                </w:rPr>
                <w:t>Medium</w:t>
              </w:r>
            </w:ins>
          </w:p>
        </w:tc>
      </w:tr>
      <w:tr w:rsidR="008279C4" w:rsidRPr="003B4A7E" w14:paraId="1448B76E" w14:textId="77777777" w:rsidTr="00E82B76">
        <w:trPr>
          <w:trHeight w:val="454"/>
          <w:ins w:id="1880" w:author="Jie Wang5909" w:date="2026-10-14T00:54:00Z"/>
        </w:trPr>
        <w:tc>
          <w:tcPr>
            <w:tcW w:w="793" w:type="pct"/>
            <w:shd w:val="clear" w:color="auto" w:fill="FFFFFF" w:themeFill="background1"/>
            <w:vAlign w:val="center"/>
          </w:tcPr>
          <w:p w14:paraId="79AB3EDB" w14:textId="210E461A" w:rsidR="008279C4" w:rsidRPr="00E82B76" w:rsidRDefault="008279C4" w:rsidP="00E82B76">
            <w:pPr>
              <w:spacing w:after="0" w:line="276" w:lineRule="auto"/>
              <w:ind w:rightChars="-1" w:right="-2"/>
              <w:jc w:val="center"/>
              <w:rPr>
                <w:ins w:id="1881" w:author="Jie Wang5909" w:date="2026-10-14T00:54:00Z"/>
                <w:rFonts w:ascii="Times New Roman" w:hAnsi="Times New Roman" w:cs="Times New Roman"/>
                <w:sz w:val="18"/>
                <w:szCs w:val="18"/>
              </w:rPr>
            </w:pPr>
            <w:ins w:id="1882" w:author="Jie Wang5909" w:date="2026-10-14T00:54:00Z">
              <w:r w:rsidRPr="00E82B76">
                <w:rPr>
                  <w:rFonts w:ascii="Times New Roman" w:eastAsia="宋体" w:hAnsi="Times New Roman" w:cs="Times New Roman"/>
                  <w:sz w:val="18"/>
                  <w:szCs w:val="18"/>
                </w:rPr>
                <w:t>Dirty hold time</w:t>
              </w:r>
            </w:ins>
          </w:p>
        </w:tc>
        <w:tc>
          <w:tcPr>
            <w:tcW w:w="1832" w:type="pct"/>
            <w:shd w:val="clear" w:color="auto" w:fill="FFFFFF" w:themeFill="background1"/>
            <w:vAlign w:val="center"/>
          </w:tcPr>
          <w:p w14:paraId="39974F4B" w14:textId="183A8959" w:rsidR="008279C4" w:rsidRPr="00E82B76" w:rsidRDefault="008279C4" w:rsidP="00E82B76">
            <w:pPr>
              <w:spacing w:after="0" w:line="276" w:lineRule="auto"/>
              <w:ind w:rightChars="-1" w:right="-2"/>
              <w:jc w:val="center"/>
              <w:rPr>
                <w:ins w:id="1883" w:author="Jie Wang5909" w:date="2026-10-14T00:54:00Z"/>
                <w:rFonts w:ascii="Times New Roman" w:hAnsi="Times New Roman" w:cs="Times New Roman"/>
                <w:sz w:val="18"/>
                <w:szCs w:val="18"/>
              </w:rPr>
            </w:pPr>
            <w:ins w:id="1884" w:author="Jie Wang5909" w:date="2026-10-14T00:54:00Z">
              <w:r w:rsidRPr="00E82B76">
                <w:rPr>
                  <w:rFonts w:ascii="Times New Roman" w:eastAsia="宋体" w:hAnsi="Times New Roman" w:cs="Times New Roman"/>
                  <w:sz w:val="18"/>
                  <w:szCs w:val="18"/>
                </w:rPr>
                <w:t>All determined</w:t>
              </w:r>
            </w:ins>
          </w:p>
        </w:tc>
        <w:tc>
          <w:tcPr>
            <w:tcW w:w="2016" w:type="pct"/>
            <w:shd w:val="clear" w:color="auto" w:fill="FFFFFF" w:themeFill="background1"/>
            <w:vAlign w:val="center"/>
          </w:tcPr>
          <w:p w14:paraId="7CC9D446" w14:textId="4A07A8D9" w:rsidR="008279C4" w:rsidRPr="00E82B76" w:rsidRDefault="00F46675" w:rsidP="00E82B76">
            <w:pPr>
              <w:spacing w:after="0" w:line="276" w:lineRule="auto"/>
              <w:ind w:rightChars="-1" w:right="-2"/>
              <w:jc w:val="center"/>
              <w:rPr>
                <w:ins w:id="1885" w:author="Jie Wang5909" w:date="2026-10-14T00:54:00Z"/>
                <w:rFonts w:ascii="Times New Roman" w:hAnsi="Times New Roman" w:cs="Times New Roman"/>
                <w:sz w:val="18"/>
                <w:szCs w:val="18"/>
              </w:rPr>
            </w:pPr>
            <w:ins w:id="1886" w:author="Jie Wang5909" w:date="2026-10-14T00:59:00Z">
              <w:r w:rsidRPr="00E82B76">
                <w:rPr>
                  <w:rFonts w:ascii="Times New Roman" w:hAnsi="Times New Roman" w:cs="Times New Roman"/>
                  <w:sz w:val="18"/>
                  <w:szCs w:val="18"/>
                </w:rPr>
                <w:t>No Gap</w:t>
              </w:r>
            </w:ins>
          </w:p>
        </w:tc>
        <w:tc>
          <w:tcPr>
            <w:tcW w:w="359" w:type="pct"/>
            <w:shd w:val="clear" w:color="auto" w:fill="FFFFFF" w:themeFill="background1"/>
            <w:vAlign w:val="center"/>
          </w:tcPr>
          <w:p w14:paraId="65E16E13" w14:textId="5DBC062E" w:rsidR="008279C4" w:rsidRPr="00E82B76" w:rsidRDefault="008279C4" w:rsidP="00E82B76">
            <w:pPr>
              <w:spacing w:after="0" w:line="276" w:lineRule="auto"/>
              <w:ind w:rightChars="-1" w:right="-2"/>
              <w:jc w:val="center"/>
              <w:rPr>
                <w:ins w:id="1887" w:author="Jie Wang5909" w:date="2026-10-14T00:54:00Z"/>
                <w:rFonts w:ascii="Times New Roman" w:hAnsi="Times New Roman" w:cs="Times New Roman"/>
                <w:sz w:val="18"/>
                <w:szCs w:val="18"/>
              </w:rPr>
            </w:pPr>
            <w:ins w:id="1888" w:author="Jie Wang5909" w:date="2026-10-14T00:55:00Z">
              <w:r w:rsidRPr="00E82B76">
                <w:rPr>
                  <w:rFonts w:ascii="Times New Roman" w:hAnsi="Times New Roman" w:cs="Times New Roman"/>
                  <w:sz w:val="18"/>
                  <w:szCs w:val="18"/>
                </w:rPr>
                <w:t>Low</w:t>
              </w:r>
            </w:ins>
          </w:p>
        </w:tc>
      </w:tr>
      <w:tr w:rsidR="008279C4" w:rsidRPr="003B4A7E" w14:paraId="063A4BC0" w14:textId="77777777" w:rsidTr="00E82B76">
        <w:trPr>
          <w:trHeight w:val="454"/>
          <w:ins w:id="1889" w:author="Jie Wang5909" w:date="2026-10-14T00:54:00Z"/>
        </w:trPr>
        <w:tc>
          <w:tcPr>
            <w:tcW w:w="793" w:type="pct"/>
            <w:shd w:val="clear" w:color="auto" w:fill="FFFFFF" w:themeFill="background1"/>
            <w:vAlign w:val="center"/>
          </w:tcPr>
          <w:p w14:paraId="1AF5A0F9" w14:textId="3BA4183B" w:rsidR="008279C4" w:rsidRPr="00E82B76" w:rsidRDefault="008279C4" w:rsidP="00E82B76">
            <w:pPr>
              <w:spacing w:after="0" w:line="276" w:lineRule="auto"/>
              <w:ind w:rightChars="-1" w:right="-2"/>
              <w:jc w:val="center"/>
              <w:rPr>
                <w:ins w:id="1890" w:author="Jie Wang5909" w:date="2026-10-14T00:54:00Z"/>
                <w:rFonts w:ascii="Times New Roman" w:hAnsi="Times New Roman" w:cs="Times New Roman"/>
                <w:sz w:val="18"/>
                <w:szCs w:val="18"/>
              </w:rPr>
            </w:pPr>
            <w:ins w:id="1891" w:author="Jie Wang5909" w:date="2026-10-14T00:54:00Z">
              <w:r w:rsidRPr="00E82B76">
                <w:rPr>
                  <w:rFonts w:ascii="Times New Roman" w:eastAsia="宋体" w:hAnsi="Times New Roman" w:cs="Times New Roman"/>
                  <w:sz w:val="18"/>
                  <w:szCs w:val="18"/>
                </w:rPr>
                <w:t>Clean hold time</w:t>
              </w:r>
            </w:ins>
          </w:p>
        </w:tc>
        <w:tc>
          <w:tcPr>
            <w:tcW w:w="1832" w:type="pct"/>
            <w:shd w:val="clear" w:color="auto" w:fill="FFFFFF" w:themeFill="background1"/>
            <w:vAlign w:val="center"/>
          </w:tcPr>
          <w:p w14:paraId="5C2D2B80" w14:textId="18B3EA16" w:rsidR="008279C4" w:rsidRPr="00E82B76" w:rsidRDefault="008279C4" w:rsidP="00E82B76">
            <w:pPr>
              <w:spacing w:after="0" w:line="276" w:lineRule="auto"/>
              <w:ind w:rightChars="-1" w:right="-2"/>
              <w:jc w:val="center"/>
              <w:rPr>
                <w:ins w:id="1892" w:author="Jie Wang5909" w:date="2026-10-14T00:54:00Z"/>
                <w:rFonts w:ascii="Times New Roman" w:hAnsi="Times New Roman" w:cs="Times New Roman"/>
                <w:sz w:val="18"/>
                <w:szCs w:val="18"/>
              </w:rPr>
            </w:pPr>
            <w:ins w:id="1893" w:author="Jie Wang5909" w:date="2026-10-14T00:54:00Z">
              <w:r w:rsidRPr="00E82B76">
                <w:rPr>
                  <w:rFonts w:ascii="Times New Roman" w:eastAsia="宋体" w:hAnsi="Times New Roman" w:cs="Times New Roman"/>
                  <w:sz w:val="18"/>
                  <w:szCs w:val="18"/>
                </w:rPr>
                <w:t>All determined</w:t>
              </w:r>
            </w:ins>
          </w:p>
        </w:tc>
        <w:tc>
          <w:tcPr>
            <w:tcW w:w="2016" w:type="pct"/>
            <w:shd w:val="clear" w:color="auto" w:fill="FFFFFF" w:themeFill="background1"/>
            <w:vAlign w:val="center"/>
          </w:tcPr>
          <w:p w14:paraId="4BEAAC6F" w14:textId="05D11931" w:rsidR="008279C4" w:rsidRPr="00E82B76" w:rsidRDefault="00F46675" w:rsidP="00E82B76">
            <w:pPr>
              <w:spacing w:after="0" w:line="276" w:lineRule="auto"/>
              <w:ind w:rightChars="-1" w:right="-2"/>
              <w:jc w:val="center"/>
              <w:rPr>
                <w:ins w:id="1894" w:author="Jie Wang5909" w:date="2026-10-14T00:54:00Z"/>
                <w:rFonts w:ascii="Times New Roman" w:hAnsi="Times New Roman" w:cs="Times New Roman"/>
                <w:sz w:val="18"/>
                <w:szCs w:val="18"/>
              </w:rPr>
            </w:pPr>
            <w:ins w:id="1895" w:author="Jie Wang5909" w:date="2026-10-14T00:59:00Z">
              <w:r w:rsidRPr="00E82B76">
                <w:rPr>
                  <w:rFonts w:ascii="Times New Roman" w:hAnsi="Times New Roman" w:cs="Times New Roman"/>
                  <w:sz w:val="18"/>
                  <w:szCs w:val="18"/>
                </w:rPr>
                <w:t>No Gap</w:t>
              </w:r>
            </w:ins>
          </w:p>
        </w:tc>
        <w:tc>
          <w:tcPr>
            <w:tcW w:w="359" w:type="pct"/>
            <w:shd w:val="clear" w:color="auto" w:fill="FFFFFF" w:themeFill="background1"/>
            <w:vAlign w:val="center"/>
          </w:tcPr>
          <w:p w14:paraId="04E5FD7D" w14:textId="6E9406D4" w:rsidR="008279C4" w:rsidRPr="00E82B76" w:rsidRDefault="008279C4" w:rsidP="00E82B76">
            <w:pPr>
              <w:spacing w:after="0" w:line="276" w:lineRule="auto"/>
              <w:ind w:rightChars="-1" w:right="-2"/>
              <w:jc w:val="center"/>
              <w:rPr>
                <w:ins w:id="1896" w:author="Jie Wang5909" w:date="2026-10-14T00:54:00Z"/>
                <w:rFonts w:ascii="Times New Roman" w:hAnsi="Times New Roman" w:cs="Times New Roman"/>
                <w:sz w:val="18"/>
                <w:szCs w:val="18"/>
              </w:rPr>
            </w:pPr>
            <w:ins w:id="1897" w:author="Jie Wang5909" w:date="2026-10-14T00:55:00Z">
              <w:r w:rsidRPr="00E82B76">
                <w:rPr>
                  <w:rFonts w:ascii="Times New Roman" w:hAnsi="Times New Roman" w:cs="Times New Roman"/>
                  <w:sz w:val="18"/>
                  <w:szCs w:val="18"/>
                </w:rPr>
                <w:t>Low</w:t>
              </w:r>
            </w:ins>
          </w:p>
        </w:tc>
      </w:tr>
    </w:tbl>
    <w:p w14:paraId="3A53C741" w14:textId="77777777" w:rsidR="00335AEF" w:rsidRPr="00E82B76" w:rsidRDefault="00335AEF" w:rsidP="00E82B76">
      <w:pPr>
        <w:spacing w:after="0" w:line="276" w:lineRule="auto"/>
        <w:ind w:rightChars="-1" w:right="-2"/>
        <w:jc w:val="center"/>
        <w:rPr>
          <w:ins w:id="1898" w:author="Jie Wang5909" w:date="2026-10-13T23:36:00Z"/>
          <w:rFonts w:ascii="Times New Roman" w:eastAsia="宋体" w:hAnsi="Times New Roman" w:cs="Times New Roman"/>
          <w:sz w:val="18"/>
          <w:szCs w:val="18"/>
        </w:rPr>
      </w:pPr>
    </w:p>
    <w:p w14:paraId="25851A8F" w14:textId="513DD04A" w:rsidR="00761A38" w:rsidRDefault="003B4A7E" w:rsidP="00EE71D5">
      <w:pPr>
        <w:spacing w:beforeLines="50" w:before="120" w:afterLines="50" w:after="120" w:line="360" w:lineRule="auto"/>
        <w:contextualSpacing/>
        <w:jc w:val="both"/>
        <w:rPr>
          <w:ins w:id="1899" w:author="Jie Wang5909" w:date="2026-10-14T01:05:00Z"/>
          <w:rFonts w:ascii="Arial" w:hAnsi="Arial" w:cs="Arial"/>
          <w:sz w:val="21"/>
          <w:szCs w:val="21"/>
        </w:rPr>
      </w:pPr>
      <w:ins w:id="1900" w:author="Jie Wang5909" w:date="2026-10-14T01:05:00Z">
        <w:r w:rsidRPr="00E82B76">
          <w:rPr>
            <w:rFonts w:ascii="Arial" w:hAnsi="Arial" w:cs="Arial"/>
            <w:sz w:val="21"/>
            <w:szCs w:val="21"/>
          </w:rPr>
          <w:lastRenderedPageBreak/>
          <w:t>Cleaning validation is a critical component of the contamination control strategy and PPQ readiness. The project consists of three steps. The Step 1 CVP is under revision, and the Step 2 and Step 3 CVPs have been drafted and are pending review. All three CVPs will be approved prior to PPQ execution. Cleaning validation will be executed concurrently with PPQ, and the CVR will be completed prior to product release. The outstanding development activities mainly involve the development and validation of cleaning detection methods for Steps 2 and 3 following the change of cleaning solvent. All gaps have been incorporated into the action plan with defined owners and target dates, and no adverse impact on PPQ execution or product quality is anticipated.</w:t>
        </w:r>
      </w:ins>
    </w:p>
    <w:p w14:paraId="2D42D565" w14:textId="77777777" w:rsidR="003B4A7E" w:rsidRPr="000D3FE0" w:rsidRDefault="003B4A7E" w:rsidP="00EE71D5">
      <w:pPr>
        <w:spacing w:beforeLines="50" w:before="120" w:afterLines="50" w:after="120" w:line="360" w:lineRule="auto"/>
        <w:contextualSpacing/>
        <w:jc w:val="both"/>
        <w:rPr>
          <w:rFonts w:ascii="Arial" w:hAnsi="Arial" w:cs="Arial"/>
          <w:sz w:val="21"/>
          <w:szCs w:val="21"/>
        </w:rPr>
        <w:sectPr w:rsidR="003B4A7E" w:rsidRPr="000D3FE0" w:rsidSect="00297E80">
          <w:headerReference w:type="default" r:id="rId23"/>
          <w:pgSz w:w="12240" w:h="15840"/>
          <w:pgMar w:top="1440" w:right="1800" w:bottom="1440" w:left="1800" w:header="890" w:footer="720" w:gutter="0"/>
          <w:cols w:space="720"/>
          <w:docGrid w:linePitch="360"/>
        </w:sectPr>
      </w:pPr>
    </w:p>
    <w:p w14:paraId="1EF1CDF6" w14:textId="3EC276A7" w:rsidR="005A4DDF" w:rsidRPr="00E82B76" w:rsidRDefault="005A4DDF" w:rsidP="00F64FB5">
      <w:pPr>
        <w:pStyle w:val="2"/>
        <w:spacing w:beforeLines="10" w:before="24" w:afterLines="10" w:after="24" w:line="360" w:lineRule="auto"/>
        <w:contextualSpacing/>
        <w:rPr>
          <w:rFonts w:ascii="Arial" w:eastAsia="Times New Roman" w:hAnsi="Arial" w:cs="Arial"/>
          <w:sz w:val="21"/>
          <w:szCs w:val="21"/>
        </w:rPr>
      </w:pPr>
      <w:bookmarkStart w:id="1901" w:name="_Toc243079872"/>
      <w:r w:rsidRPr="000D3FE0">
        <w:rPr>
          <w:rFonts w:ascii="Arial" w:eastAsia="Times New Roman" w:hAnsi="Arial" w:cs="Arial"/>
          <w:sz w:val="21"/>
          <w:szCs w:val="21"/>
        </w:rPr>
        <w:lastRenderedPageBreak/>
        <w:t>3.</w:t>
      </w:r>
      <w:ins w:id="1902" w:author="Jie Wang5909" w:date="2026-10-14T00:21:00Z">
        <w:r w:rsidR="00C32BCD">
          <w:rPr>
            <w:rFonts w:ascii="Arial" w:eastAsia="Times New Roman" w:hAnsi="Arial" w:cs="Arial"/>
            <w:sz w:val="21"/>
            <w:szCs w:val="21"/>
          </w:rPr>
          <w:t>6</w:t>
        </w:r>
      </w:ins>
      <w:del w:id="1903" w:author="Jie Wang5909" w:date="2026-10-14T00:21:00Z">
        <w:r w:rsidRPr="000D3FE0" w:rsidDel="00C32BCD">
          <w:rPr>
            <w:rFonts w:ascii="Arial" w:eastAsia="Times New Roman" w:hAnsi="Arial" w:cs="Arial"/>
            <w:sz w:val="21"/>
            <w:szCs w:val="21"/>
          </w:rPr>
          <w:delText>5</w:delText>
        </w:r>
      </w:del>
      <w:r w:rsidRPr="000D3FE0">
        <w:rPr>
          <w:rFonts w:ascii="Arial" w:eastAsia="Times New Roman" w:hAnsi="Arial" w:cs="Arial"/>
          <w:sz w:val="21"/>
          <w:szCs w:val="21"/>
        </w:rPr>
        <w:t xml:space="preserve"> Technology Transfer Gap Assessment (by Area)</w:t>
      </w:r>
      <w:bookmarkEnd w:id="1901"/>
      <w:r w:rsidRPr="000D3FE0">
        <w:rPr>
          <w:rFonts w:ascii="Arial" w:eastAsia="Times New Roman" w:hAnsi="Arial" w:cs="Arial"/>
          <w:sz w:val="21"/>
          <w:szCs w:val="21"/>
        </w:rPr>
        <w:t> </w:t>
      </w:r>
    </w:p>
    <w:p w14:paraId="3D7709D8" w14:textId="465821E6" w:rsidR="005A4DDF" w:rsidRDefault="005A4DDF" w:rsidP="797C4670">
      <w:pPr>
        <w:spacing w:beforeLines="50" w:before="120" w:afterLines="50" w:after="120" w:line="360" w:lineRule="auto"/>
        <w:contextualSpacing/>
        <w:jc w:val="both"/>
        <w:rPr>
          <w:ins w:id="1904" w:author="Yu Zhang12718" w:date="2026-10-15T08:39:00Z"/>
        </w:rPr>
      </w:pPr>
      <w:r w:rsidRPr="797C4670">
        <w:rPr>
          <w:rFonts w:ascii="Arial" w:hAnsi="Arial" w:cs="Arial"/>
          <w:sz w:val="21"/>
          <w:szCs w:val="21"/>
        </w:rPr>
        <w:t>The table below provides the structured gap assessment across all key technology transfer areas. Risk classification follows Table 2.</w:t>
      </w:r>
      <w:r w:rsidRPr="797C4670">
        <w:rPr>
          <w:rFonts w:ascii="Arial" w:eastAsia="Times New Roman" w:hAnsi="Arial" w:cs="Arial"/>
          <w:sz w:val="21"/>
          <w:szCs w:val="21"/>
        </w:rPr>
        <w:t> </w:t>
      </w:r>
    </w:p>
    <w:p w14:paraId="431275B6" w14:textId="55FB500A" w:rsidR="3F91C1E6" w:rsidRDefault="3F91C1E6">
      <w:pPr>
        <w:spacing w:before="120" w:after="120" w:line="360" w:lineRule="auto"/>
        <w:jc w:val="both"/>
        <w:rPr>
          <w:ins w:id="1905" w:author="Yu Zhang12718" w:date="2026-10-15T08:39:00Z"/>
          <w:rFonts w:ascii="Arial" w:eastAsia="Arial" w:hAnsi="Arial" w:cs="Arial"/>
          <w:sz w:val="21"/>
          <w:szCs w:val="21"/>
        </w:rPr>
        <w:pPrChange w:id="1906" w:author="Yu Zhang12718" w:date="2026-10-15T08:39:00Z">
          <w:pPr/>
        </w:pPrChange>
      </w:pPr>
      <w:ins w:id="1907" w:author="Yu Zhang12718" w:date="2026-10-15T08:39:00Z">
        <w:r w:rsidRPr="797C4670">
          <w:rPr>
            <w:rFonts w:ascii="Arial" w:eastAsia="Arial" w:hAnsi="Arial" w:cs="Arial"/>
            <w:sz w:val="21"/>
            <w:szCs w:val="21"/>
          </w:rPr>
          <w:t xml:space="preserve">The table below provides the structured gap assessment across all key technology transfer areas. Risk classification follows Table 2. </w:t>
        </w:r>
      </w:ins>
    </w:p>
    <w:p w14:paraId="6A6FFDEE" w14:textId="4986F577" w:rsidR="3F91C1E6" w:rsidRDefault="3F91C1E6">
      <w:pPr>
        <w:spacing w:before="120" w:after="120" w:line="360" w:lineRule="auto"/>
        <w:jc w:val="both"/>
        <w:rPr>
          <w:ins w:id="1908" w:author="Jie Wang5909" w:date="2026-10-13T13:49:00Z"/>
          <w:rFonts w:ascii="Times New Roman" w:eastAsia="Times New Roman" w:hAnsi="Times New Roman" w:cs="Times New Roman"/>
          <w:sz w:val="21"/>
          <w:szCs w:val="21"/>
        </w:rPr>
        <w:pPrChange w:id="1909" w:author="Yu Zhang12718" w:date="2026-10-15T08:39:00Z">
          <w:pPr/>
        </w:pPrChange>
      </w:pPr>
      <w:ins w:id="1910" w:author="Yu Zhang12718" w:date="2026-10-15T08:39:00Z">
        <w:r w:rsidRPr="797C4670">
          <w:rPr>
            <w:rFonts w:ascii="Times New Roman" w:eastAsia="Times New Roman" w:hAnsi="Times New Roman" w:cs="Times New Roman"/>
            <w:sz w:val="21"/>
            <w:szCs w:val="21"/>
          </w:rPr>
          <w:t>Per Table 2, risk ranking assumes no mitigation has been implemented. A 'Low' ranking is assigned only where available data or extensive prior knowledge demonstrate no or low correlation with CQAs, independent of planned future activities; the listed activity (e.g., routine training, document update) is a procedural prerequisite under the established quality system for an unchanged process, not a control for a new hazard. Items that rely on not-yet-completed validation, qualification or assessment to control risk are ranked Medium and tracked in Section 4 until completed.</w:t>
        </w:r>
      </w:ins>
    </w:p>
    <w:p w14:paraId="3E1945C7" w14:textId="73927138" w:rsidR="003E234A" w:rsidRPr="00E82B76" w:rsidRDefault="003E234A" w:rsidP="00E82B76">
      <w:pPr>
        <w:rPr>
          <w:rFonts w:ascii="Arial" w:eastAsia="Times New Roman" w:hAnsi="Arial" w:cs="Arial"/>
          <w:b/>
          <w:bCs/>
          <w:sz w:val="21"/>
          <w:szCs w:val="21"/>
        </w:rPr>
      </w:pPr>
      <w:ins w:id="1911" w:author="Jie Wang5909" w:date="2026-10-13T13:49:00Z">
        <w:r>
          <w:rPr>
            <w:rFonts w:ascii="Arial" w:eastAsia="Times New Roman" w:hAnsi="Arial" w:cs="Arial"/>
            <w:b/>
            <w:bCs/>
            <w:sz w:val="21"/>
            <w:szCs w:val="21"/>
          </w:rPr>
          <w:t xml:space="preserve">Table </w:t>
        </w:r>
      </w:ins>
      <w:ins w:id="1912" w:author="Jie Wang5909" w:date="2026-10-13T13:50:00Z">
        <w:r w:rsidR="004C712B">
          <w:rPr>
            <w:rFonts w:ascii="Arial" w:eastAsia="Times New Roman" w:hAnsi="Arial" w:cs="Arial"/>
            <w:b/>
            <w:bCs/>
            <w:sz w:val="21"/>
            <w:szCs w:val="21"/>
          </w:rPr>
          <w:t>1</w:t>
        </w:r>
      </w:ins>
      <w:ins w:id="1913" w:author="Jie Wang5909" w:date="2026-10-14T01:08:00Z">
        <w:r w:rsidR="004C712B">
          <w:rPr>
            <w:rFonts w:ascii="Arial" w:eastAsia="Times New Roman" w:hAnsi="Arial" w:cs="Arial"/>
            <w:b/>
            <w:bCs/>
            <w:sz w:val="21"/>
            <w:szCs w:val="21"/>
          </w:rPr>
          <w:t>4</w:t>
        </w:r>
      </w:ins>
      <w:ins w:id="1914" w:author="Jie Wang5909" w:date="2026-10-13T13:49:00Z">
        <w:r>
          <w:rPr>
            <w:rFonts w:ascii="Arial" w:eastAsia="Times New Roman" w:hAnsi="Arial" w:cs="Arial"/>
            <w:b/>
            <w:bCs/>
            <w:sz w:val="21"/>
            <w:szCs w:val="21"/>
          </w:rPr>
          <w:t>: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ins>
      <w:ins w:id="1915" w:author="Jie Wang5909" w:date="2026-10-13T13:50:00Z">
        <w:r>
          <w:rPr>
            <w:rFonts w:ascii="Arial" w:eastAsia="Times New Roman" w:hAnsi="Arial" w:cs="Arial"/>
            <w:b/>
            <w:bCs/>
            <w:sz w:val="21"/>
            <w:szCs w:val="21"/>
          </w:rPr>
          <w:t>T</w:t>
        </w:r>
        <w:r w:rsidRPr="00E82B76">
          <w:rPr>
            <w:rFonts w:ascii="Arial" w:eastAsia="Times New Roman" w:hAnsi="Arial" w:cs="Arial"/>
            <w:b/>
            <w:bCs/>
            <w:sz w:val="21"/>
            <w:szCs w:val="21"/>
          </w:rPr>
          <w:t>echnology Transfer</w:t>
        </w:r>
      </w:ins>
      <w:ins w:id="1916" w:author="Jie Wang5909" w:date="2026-10-13T13:49:00Z">
        <w:r w:rsidRPr="007D189F">
          <w:rPr>
            <w:rFonts w:ascii="Arial" w:eastAsia="Times New Roman" w:hAnsi="Arial" w:cs="Arial"/>
            <w:b/>
            <w:bCs/>
            <w:sz w:val="21"/>
            <w:szCs w:val="21"/>
          </w:rPr>
          <w:t xml:space="preserve"> Gap</w:t>
        </w:r>
        <w:r>
          <w:rPr>
            <w:rFonts w:ascii="Arial" w:eastAsia="Times New Roman" w:hAnsi="Arial" w:cs="Arial"/>
            <w:b/>
            <w:bCs/>
            <w:sz w:val="21"/>
            <w:szCs w:val="21"/>
          </w:rPr>
          <w:t xml:space="preserve"> A</w:t>
        </w:r>
        <w:r w:rsidRPr="007D189F">
          <w:rPr>
            <w:rFonts w:ascii="Arial" w:eastAsia="Times New Roman" w:hAnsi="Arial" w:cs="Arial" w:hint="eastAsia"/>
            <w:b/>
            <w:bCs/>
            <w:sz w:val="21"/>
            <w:szCs w:val="21"/>
          </w:rPr>
          <w:t>sse</w:t>
        </w:r>
        <w:r w:rsidRPr="007D189F">
          <w:rPr>
            <w:rFonts w:ascii="Arial" w:eastAsia="Times New Roman" w:hAnsi="Arial" w:cs="Arial"/>
            <w:b/>
            <w:bCs/>
            <w:sz w:val="21"/>
            <w:szCs w:val="21"/>
          </w:rPr>
          <w:t>ssment</w:t>
        </w:r>
      </w:ins>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7"/>
        <w:gridCol w:w="2547"/>
        <w:gridCol w:w="4007"/>
        <w:gridCol w:w="2607"/>
        <w:gridCol w:w="1976"/>
        <w:tblGridChange w:id="1917">
          <w:tblGrid>
            <w:gridCol w:w="360"/>
            <w:gridCol w:w="360"/>
            <w:gridCol w:w="720"/>
            <w:gridCol w:w="367"/>
            <w:gridCol w:w="353"/>
            <w:gridCol w:w="360"/>
            <w:gridCol w:w="1834"/>
            <w:gridCol w:w="4007"/>
            <w:gridCol w:w="2607"/>
            <w:gridCol w:w="1976"/>
          </w:tblGrid>
        </w:tblGridChange>
      </w:tblGrid>
      <w:tr w:rsidR="000D3FE0" w:rsidRPr="000D3FE0" w14:paraId="24BDA420" w14:textId="77777777" w:rsidTr="797C4670">
        <w:trPr>
          <w:trHeight w:val="300"/>
          <w:tblHeader/>
        </w:trPr>
        <w:tc>
          <w:tcPr>
            <w:tcW w:w="698"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AB7BF79" w14:textId="7995D377" w:rsidR="005A4DDF" w:rsidRPr="00C14565" w:rsidRDefault="005A4DDF" w:rsidP="007C71B9">
            <w:pPr>
              <w:rPr>
                <w:rFonts w:ascii="Arial" w:hAnsi="Arial" w:cs="Arial"/>
                <w:b/>
                <w:color w:val="FFFFFF" w:themeColor="background1"/>
                <w:sz w:val="18"/>
                <w:szCs w:val="18"/>
              </w:rPr>
            </w:pPr>
            <w:r w:rsidRPr="00C14565">
              <w:rPr>
                <w:rFonts w:ascii="Arial" w:hAnsi="Arial" w:cs="Arial"/>
                <w:color w:val="FFFFFF" w:themeColor="background1"/>
                <w:sz w:val="18"/>
                <w:szCs w:val="18"/>
              </w:rPr>
              <w:t> </w:t>
            </w:r>
            <w:r w:rsidRPr="00C14565">
              <w:rPr>
                <w:rFonts w:ascii="Arial" w:hAnsi="Arial" w:cs="Arial"/>
                <w:b/>
                <w:color w:val="FFFFFF" w:themeColor="background1"/>
                <w:sz w:val="18"/>
                <w:szCs w:val="18"/>
              </w:rPr>
              <w:t>Area Evaluated </w:t>
            </w:r>
          </w:p>
        </w:tc>
        <w:tc>
          <w:tcPr>
            <w:tcW w:w="1059"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46392CD2" w14:textId="3114BC3F" w:rsidR="005A4DDF" w:rsidRPr="00C14565" w:rsidRDefault="005A4DDF" w:rsidP="007C71B9">
            <w:pPr>
              <w:rPr>
                <w:rFonts w:ascii="Arial" w:hAnsi="Arial" w:cs="Arial"/>
                <w:b/>
                <w:color w:val="FFFFFF" w:themeColor="background1"/>
                <w:sz w:val="18"/>
                <w:szCs w:val="18"/>
              </w:rPr>
            </w:pPr>
            <w:commentRangeStart w:id="1918"/>
            <w:commentRangeStart w:id="1919"/>
            <w:r w:rsidRPr="00C14565">
              <w:rPr>
                <w:rFonts w:ascii="Arial" w:hAnsi="Arial" w:cs="Arial"/>
                <w:b/>
                <w:color w:val="FFFFFF" w:themeColor="background1"/>
                <w:sz w:val="18"/>
                <w:szCs w:val="18"/>
              </w:rPr>
              <w:t>Sending Site (</w:t>
            </w:r>
            <w:ins w:id="1920" w:author="Yu Zhang - Network" w:date="2026-08-19T06:47:00Z">
              <w:r w:rsidR="05033B1B" w:rsidRPr="4DC5776C">
                <w:rPr>
                  <w:rFonts w:ascii="Arial" w:hAnsi="Arial" w:cs="Arial"/>
                  <w:b/>
                  <w:bCs/>
                  <w:color w:val="FFFFFF" w:themeColor="background1"/>
                  <w:sz w:val="18"/>
                  <w:szCs w:val="18"/>
                </w:rPr>
                <w:t>AS</w:t>
              </w:r>
            </w:ins>
            <w:ins w:id="1921" w:author="Yu Zhang - Network" w:date="2026-08-19T06:48:00Z">
              <w:r w:rsidR="05033B1B" w:rsidRPr="4DC5776C">
                <w:rPr>
                  <w:rFonts w:ascii="Arial" w:hAnsi="Arial" w:cs="Arial"/>
                  <w:b/>
                  <w:bCs/>
                  <w:color w:val="FFFFFF" w:themeColor="background1"/>
                  <w:sz w:val="18"/>
                  <w:szCs w:val="18"/>
                </w:rPr>
                <w:t>YM</w:t>
              </w:r>
            </w:ins>
            <w:del w:id="1922" w:author="Yu Zhang - Network" w:date="2026-08-19T06:47:00Z">
              <w:r w:rsidRPr="00C14565">
                <w:rPr>
                  <w:rFonts w:ascii="Arial" w:hAnsi="Arial" w:cs="Arial"/>
                  <w:b/>
                  <w:color w:val="FFFFFF" w:themeColor="background1"/>
                  <w:sz w:val="18"/>
                  <w:szCs w:val="18"/>
                </w:rPr>
                <w:delText>Lilly</w:delText>
              </w:r>
            </w:del>
            <w:r w:rsidRPr="00C14565">
              <w:rPr>
                <w:rFonts w:ascii="Arial" w:hAnsi="Arial" w:cs="Arial"/>
                <w:b/>
                <w:color w:val="FFFFFF" w:themeColor="background1"/>
                <w:sz w:val="18"/>
                <w:szCs w:val="18"/>
              </w:rPr>
              <w:t xml:space="preserve"> / Current Process) </w:t>
            </w:r>
            <w:commentRangeEnd w:id="1918"/>
            <w:r w:rsidR="00D855D8" w:rsidRPr="00C14565">
              <w:rPr>
                <w:rStyle w:val="a4"/>
                <w:rFonts w:ascii="Arial" w:hAnsi="Arial" w:cs="Arial"/>
                <w:b/>
                <w:color w:val="FFFFFF" w:themeColor="background1"/>
                <w:sz w:val="18"/>
                <w:szCs w:val="18"/>
              </w:rPr>
              <w:commentReference w:id="1918"/>
            </w:r>
            <w:commentRangeEnd w:id="1919"/>
            <w:r>
              <w:rPr>
                <w:rStyle w:val="a4"/>
              </w:rPr>
              <w:commentReference w:id="1919"/>
            </w:r>
          </w:p>
        </w:tc>
        <w:tc>
          <w:tcPr>
            <w:tcW w:w="1783"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1A79400B" w14:textId="77777777" w:rsidR="005A4DDF" w:rsidRPr="00C14565" w:rsidRDefault="005A4DDF" w:rsidP="007C71B9">
            <w:pPr>
              <w:rPr>
                <w:rFonts w:ascii="Arial" w:hAnsi="Arial" w:cs="Arial"/>
                <w:b/>
                <w:color w:val="FFFFFF" w:themeColor="background1"/>
                <w:sz w:val="18"/>
                <w:szCs w:val="18"/>
              </w:rPr>
            </w:pPr>
            <w:r w:rsidRPr="00C14565">
              <w:rPr>
                <w:rFonts w:ascii="Arial" w:hAnsi="Arial" w:cs="Arial"/>
                <w:b/>
                <w:color w:val="FFFFFF" w:themeColor="background1"/>
                <w:sz w:val="18"/>
                <w:szCs w:val="18"/>
              </w:rPr>
              <w:t>Receiving Site Status — Challenges, Gaps or Differences </w:t>
            </w:r>
          </w:p>
        </w:tc>
        <w:tc>
          <w:tcPr>
            <w:tcW w:w="58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389AB1F9" w14:textId="330559E5" w:rsidR="005A4DDF" w:rsidRPr="00C14565" w:rsidRDefault="005A4DDF" w:rsidP="007C71B9">
            <w:pPr>
              <w:rPr>
                <w:rFonts w:ascii="Arial" w:hAnsi="Arial" w:cs="Arial"/>
                <w:b/>
                <w:color w:val="FFFFFF" w:themeColor="background1"/>
                <w:sz w:val="18"/>
                <w:szCs w:val="18"/>
              </w:rPr>
            </w:pPr>
            <w:r w:rsidRPr="00C14565">
              <w:rPr>
                <w:rFonts w:ascii="Arial" w:hAnsi="Arial" w:cs="Arial"/>
                <w:b/>
                <w:color w:val="FFFFFF" w:themeColor="background1"/>
                <w:sz w:val="18"/>
                <w:szCs w:val="18"/>
              </w:rPr>
              <w:t xml:space="preserve">Risk to </w:t>
            </w:r>
            <w:r w:rsidR="00901B79" w:rsidRPr="00C14565">
              <w:rPr>
                <w:rFonts w:ascii="Arial" w:hAnsi="Arial" w:cs="Arial"/>
                <w:b/>
                <w:color w:val="FFFFFF" w:themeColor="background1"/>
                <w:sz w:val="18"/>
                <w:szCs w:val="18"/>
              </w:rPr>
              <w:t>product</w:t>
            </w:r>
            <w:r w:rsidRPr="00C14565">
              <w:rPr>
                <w:rFonts w:ascii="Arial" w:hAnsi="Arial" w:cs="Arial"/>
                <w:b/>
                <w:color w:val="FFFFFF" w:themeColor="background1"/>
                <w:sz w:val="18"/>
                <w:szCs w:val="18"/>
              </w:rPr>
              <w:t xml:space="preserve"> Quality </w:t>
            </w:r>
          </w:p>
        </w:tc>
        <w:tc>
          <w:tcPr>
            <w:tcW w:w="875" w:type="pct"/>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1AA7E57" w14:textId="77777777" w:rsidR="005A4DDF" w:rsidRPr="00C14565" w:rsidRDefault="005A4DDF" w:rsidP="007C71B9">
            <w:pPr>
              <w:rPr>
                <w:rFonts w:ascii="Arial" w:hAnsi="Arial" w:cs="Arial"/>
                <w:b/>
                <w:color w:val="FFFFFF" w:themeColor="background1"/>
                <w:sz w:val="18"/>
                <w:szCs w:val="18"/>
              </w:rPr>
            </w:pPr>
            <w:r w:rsidRPr="00C14565">
              <w:rPr>
                <w:rFonts w:ascii="Arial" w:hAnsi="Arial" w:cs="Arial"/>
                <w:b/>
                <w:color w:val="FFFFFF" w:themeColor="background1"/>
                <w:sz w:val="18"/>
                <w:szCs w:val="18"/>
              </w:rPr>
              <w:t>Report Reference, Risk Ranking Rationale, Mitigation Plan and/or Action </w:t>
            </w:r>
          </w:p>
        </w:tc>
      </w:tr>
      <w:tr w:rsidR="005A4DDF" w:rsidRPr="000D3FE0" w14:paraId="455E6325" w14:textId="77777777" w:rsidTr="797C4670">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1A4E3545" w14:textId="77777777" w:rsidR="005A4DDF" w:rsidRPr="000D3FE0" w:rsidRDefault="005A4DDF" w:rsidP="007C71B9">
            <w:pPr>
              <w:rPr>
                <w:rFonts w:ascii="Arial" w:hAnsi="Arial" w:cs="Arial"/>
                <w:b/>
                <w:sz w:val="18"/>
                <w:szCs w:val="18"/>
              </w:rPr>
            </w:pPr>
            <w:r w:rsidRPr="000D3FE0">
              <w:rPr>
                <w:rFonts w:ascii="Arial" w:hAnsi="Arial" w:cs="Arial"/>
                <w:b/>
                <w:sz w:val="18"/>
                <w:szCs w:val="18"/>
              </w:rPr>
              <w:t>Due Diligence </w:t>
            </w:r>
          </w:p>
        </w:tc>
      </w:tr>
      <w:tr w:rsidR="000D3FE0" w:rsidRPr="000D3FE0" w14:paraId="4E462E61" w14:textId="77777777" w:rsidTr="797C4670">
        <w:trPr>
          <w:trHeight w:val="300"/>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10E5C6E" w14:textId="77777777" w:rsidR="005A4DDF" w:rsidRPr="000D3FE0" w:rsidRDefault="005A4DDF" w:rsidP="007C71B9">
            <w:pPr>
              <w:rPr>
                <w:rFonts w:ascii="Arial" w:hAnsi="Arial" w:cs="Arial"/>
                <w:sz w:val="18"/>
                <w:szCs w:val="18"/>
              </w:rPr>
            </w:pPr>
            <w:r w:rsidRPr="000D3FE0">
              <w:rPr>
                <w:rFonts w:ascii="Arial" w:hAnsi="Arial" w:cs="Arial"/>
                <w:sz w:val="18"/>
                <w:szCs w:val="18"/>
              </w:rPr>
              <w:t>Quality Due Diligence Assessment (QDDA)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EFCC792" w14:textId="77777777" w:rsidR="005A4DDF" w:rsidRPr="000D3FE0" w:rsidRDefault="005A4DDF" w:rsidP="007C71B9">
            <w:pPr>
              <w:rPr>
                <w:rFonts w:ascii="Arial" w:hAnsi="Arial" w:cs="Arial"/>
                <w:sz w:val="18"/>
                <w:szCs w:val="18"/>
              </w:rPr>
            </w:pPr>
            <w:r w:rsidRPr="000D3FE0">
              <w:rPr>
                <w:rFonts w:ascii="Arial" w:hAnsi="Arial" w:cs="Arial"/>
                <w:sz w:val="18"/>
                <w:szCs w:val="18"/>
              </w:rPr>
              <w:t>Provides outcomes and conclusions of the QDDA with any gaps and CAPAs identified </w:t>
            </w:r>
          </w:p>
          <w:p w14:paraId="3280FD30" w14:textId="3EF6EBB9" w:rsidR="005A4DDF" w:rsidRPr="000D3FE0" w:rsidRDefault="0DA12F85" w:rsidP="007C71B9">
            <w:pPr>
              <w:rPr>
                <w:rFonts w:ascii="Arial" w:hAnsi="Arial" w:cs="Arial"/>
                <w:sz w:val="18"/>
                <w:szCs w:val="18"/>
              </w:rPr>
            </w:pPr>
            <w:ins w:id="1923" w:author="Yu Zhang - Network" w:date="2026-08-19T06:48:00Z">
              <w:r w:rsidRPr="4DC5776C">
                <w:rPr>
                  <w:rFonts w:ascii="Arial" w:hAnsi="Arial" w:cs="Arial"/>
                  <w:sz w:val="18"/>
                  <w:szCs w:val="18"/>
                </w:rPr>
                <w:t>ASYM</w:t>
              </w:r>
            </w:ins>
            <w:del w:id="1924" w:author="Yu Zhang - Network" w:date="2026-08-19T06:48:00Z">
              <w:r w:rsidR="005A4DDF" w:rsidRPr="000D3FE0">
                <w:rPr>
                  <w:rFonts w:ascii="Arial" w:hAnsi="Arial" w:cs="Arial"/>
                  <w:sz w:val="18"/>
                  <w:szCs w:val="18"/>
                </w:rPr>
                <w:delText>Lilly</w:delText>
              </w:r>
            </w:del>
            <w:r w:rsidR="005A4DDF" w:rsidRPr="000D3FE0">
              <w:rPr>
                <w:rFonts w:ascii="Arial" w:hAnsi="Arial" w:cs="Arial"/>
                <w:sz w:val="18"/>
                <w:szCs w:val="18"/>
              </w:rPr>
              <w:t xml:space="preserve"> GQAAC pre-commercialization audit completed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77B86FF" w14:textId="77777777" w:rsidR="00D56124" w:rsidRPr="000D3FE0" w:rsidRDefault="00D56124" w:rsidP="007C71B9">
            <w:pPr>
              <w:rPr>
                <w:rFonts w:ascii="Arial" w:hAnsi="Arial" w:cs="Arial"/>
                <w:sz w:val="18"/>
                <w:szCs w:val="18"/>
              </w:rPr>
            </w:pPr>
            <w:r w:rsidRPr="000D3FE0">
              <w:rPr>
                <w:rFonts w:ascii="Arial" w:hAnsi="Arial" w:cs="Arial"/>
                <w:sz w:val="18"/>
                <w:szCs w:val="18"/>
              </w:rPr>
              <w:t>Relevant personnel shall be present on-site to accompany auditors and respond to all relevant inquiries.</w:t>
            </w:r>
          </w:p>
          <w:p w14:paraId="28F687B4" w14:textId="77777777" w:rsidR="00D56124" w:rsidRPr="000D3FE0" w:rsidRDefault="00D56124" w:rsidP="007C71B9">
            <w:pPr>
              <w:rPr>
                <w:rFonts w:ascii="Arial" w:hAnsi="Arial" w:cs="Arial"/>
                <w:sz w:val="18"/>
                <w:szCs w:val="18"/>
              </w:rPr>
            </w:pPr>
            <w:r w:rsidRPr="000D3FE0">
              <w:rPr>
                <w:rFonts w:ascii="Arial" w:hAnsi="Arial" w:cs="Arial"/>
                <w:sz w:val="18"/>
                <w:szCs w:val="18"/>
              </w:rPr>
              <w:t>Relevant documents and attachments shall be provided promptly upon request.</w:t>
            </w:r>
          </w:p>
          <w:p w14:paraId="66E9A79F" w14:textId="77777777" w:rsidR="0002713B" w:rsidRPr="000D3FE0" w:rsidRDefault="00D56124" w:rsidP="007C71B9">
            <w:pPr>
              <w:rPr>
                <w:rFonts w:ascii="Arial" w:hAnsi="Arial" w:cs="Arial"/>
                <w:sz w:val="18"/>
                <w:szCs w:val="18"/>
              </w:rPr>
            </w:pPr>
            <w:r w:rsidRPr="000D3FE0">
              <w:rPr>
                <w:rFonts w:ascii="Arial" w:hAnsi="Arial" w:cs="Arial"/>
                <w:sz w:val="18"/>
                <w:szCs w:val="18"/>
              </w:rPr>
              <w:t>Timely follow-up and confirmation shall be performed to verify resolution of all issues, preventing omissions in communication records.</w:t>
            </w:r>
          </w:p>
          <w:p w14:paraId="0E704C38" w14:textId="5DE16100" w:rsidR="005A4DDF" w:rsidRPr="000D3FE0" w:rsidRDefault="00D56124" w:rsidP="007C71B9">
            <w:pPr>
              <w:rPr>
                <w:rFonts w:ascii="Arial" w:hAnsi="Arial" w:cs="Arial"/>
                <w:sz w:val="18"/>
                <w:szCs w:val="18"/>
              </w:rPr>
            </w:pPr>
            <w:r w:rsidRPr="000D3FE0">
              <w:rPr>
                <w:rFonts w:ascii="Arial" w:hAnsi="Arial" w:cs="Arial"/>
                <w:sz w:val="18"/>
                <w:szCs w:val="18"/>
              </w:rPr>
              <w:t>The QA organization shall provide the corrective action plan to the customer within 30 calendar days and timely update the customer on the progress of corrective actions.</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528C97A" w14:textId="4025E8A8" w:rsidR="005A4DDF" w:rsidRPr="000D3FE0" w:rsidRDefault="2561B00D" w:rsidP="007C71B9">
            <w:pPr>
              <w:rPr>
                <w:rFonts w:ascii="Arial" w:hAnsi="Arial" w:cs="Arial"/>
                <w:sz w:val="18"/>
                <w:szCs w:val="18"/>
              </w:rPr>
            </w:pPr>
            <w:commentRangeStart w:id="1925"/>
            <w:commentRangeStart w:id="1926"/>
            <w:commentRangeStart w:id="1927"/>
            <w:commentRangeStart w:id="1928"/>
            <w:r w:rsidRPr="05912830">
              <w:rPr>
                <w:rFonts w:ascii="Arial" w:hAnsi="Arial" w:cs="Arial"/>
                <w:sz w:val="18"/>
                <w:szCs w:val="18"/>
              </w:rPr>
              <w:t>Low</w:t>
            </w:r>
            <w:commentRangeEnd w:id="1925"/>
            <w:r w:rsidR="00D56124" w:rsidRPr="000D3FE0">
              <w:rPr>
                <w:rStyle w:val="a4"/>
                <w:rFonts w:ascii="Arial" w:hAnsi="Arial" w:cs="Arial"/>
                <w:sz w:val="18"/>
                <w:szCs w:val="18"/>
              </w:rPr>
              <w:commentReference w:id="1925"/>
            </w:r>
            <w:commentRangeEnd w:id="1926"/>
            <w:r>
              <w:rPr>
                <w:rStyle w:val="a4"/>
              </w:rPr>
              <w:commentReference w:id="1926"/>
            </w:r>
            <w:commentRangeEnd w:id="1927"/>
            <w:r>
              <w:rPr>
                <w:rStyle w:val="a4"/>
              </w:rPr>
              <w:commentReference w:id="1927"/>
            </w:r>
            <w:commentRangeEnd w:id="1928"/>
            <w:r>
              <w:rPr>
                <w:rStyle w:val="a4"/>
              </w:rPr>
              <w:commentReference w:id="1928"/>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926BFFE" w14:textId="03E6C6CC" w:rsidR="005A4DDF" w:rsidRPr="000D3FE0" w:rsidRDefault="692AA0CF">
            <w:pPr>
              <w:spacing w:line="257" w:lineRule="auto"/>
              <w:rPr>
                <w:ins w:id="1929" w:author="Yu Zhang12718" w:date="2026-10-15T08:40:00Z"/>
                <w:rFonts w:ascii="Arial" w:hAnsi="Arial" w:cs="Arial"/>
                <w:sz w:val="18"/>
                <w:szCs w:val="18"/>
              </w:rPr>
              <w:pPrChange w:id="1930" w:author="Yu Zhang12718" w:date="2026-10-15T08:40:00Z">
                <w:pPr/>
              </w:pPrChange>
            </w:pPr>
            <w:ins w:id="1931" w:author="Yu Zhang12718" w:date="2026-10-15T08:40:00Z">
              <w:r w:rsidRPr="797C4670">
                <w:rPr>
                  <w:sz w:val="18"/>
                  <w:szCs w:val="18"/>
                  <w:rPrChange w:id="1932" w:author="Yu Zhang12718" w:date="2026-10-15T08:41:00Z">
                    <w:rPr>
                      <w:rFonts w:ascii="Arial" w:eastAsia="Arial" w:hAnsi="Arial" w:cs="Arial"/>
                      <w:b/>
                      <w:bCs/>
                      <w:color w:val="00B050"/>
                      <w:sz w:val="18"/>
                      <w:szCs w:val="18"/>
                    </w:rPr>
                  </w:rPrChange>
                </w:rPr>
                <w:t>Risk ranking rationale: QDDA completed; the CAPAs are administrative and have no process/CQA impact; per Table 2 there is no or low correlation with CQA.</w:t>
              </w:r>
              <w:r w:rsidRPr="797C4670">
                <w:rPr>
                  <w:sz w:val="18"/>
                  <w:szCs w:val="18"/>
                  <w:rPrChange w:id="1933" w:author="Yu Zhang12718" w:date="2026-10-15T08:41:00Z">
                    <w:rPr>
                      <w:rFonts w:ascii="Arial" w:hAnsi="Arial" w:cs="Arial"/>
                      <w:sz w:val="18"/>
                      <w:szCs w:val="18"/>
                    </w:rPr>
                  </w:rPrChange>
                </w:rPr>
                <w:t xml:space="preserve"> </w:t>
              </w:r>
            </w:ins>
          </w:p>
          <w:p w14:paraId="08C60B97" w14:textId="79530F5D" w:rsidR="005A4DDF" w:rsidRPr="000D3FE0" w:rsidRDefault="005A4DDF" w:rsidP="797C4670">
            <w:pPr>
              <w:rPr>
                <w:rFonts w:ascii="Arial" w:hAnsi="Arial" w:cs="Arial"/>
                <w:sz w:val="18"/>
                <w:szCs w:val="18"/>
              </w:rPr>
            </w:pPr>
            <w:r w:rsidRPr="797C4670">
              <w:rPr>
                <w:sz w:val="18"/>
                <w:szCs w:val="18"/>
                <w:rPrChange w:id="1934" w:author="Yu Zhang12718" w:date="2026-10-15T08:41:00Z">
                  <w:rPr>
                    <w:rFonts w:ascii="Arial" w:hAnsi="Arial" w:cs="Arial"/>
                    <w:sz w:val="18"/>
                    <w:szCs w:val="18"/>
                  </w:rPr>
                </w:rPrChange>
              </w:rPr>
              <w:t>Risk ranking rationale: </w:t>
            </w:r>
          </w:p>
          <w:p w14:paraId="30B75129" w14:textId="6670AB23" w:rsidR="005A4DDF" w:rsidRPr="000D3FE0" w:rsidRDefault="199D5D6A" w:rsidP="797C4670">
            <w:pPr>
              <w:rPr>
                <w:rFonts w:ascii="Arial" w:hAnsi="Arial" w:cs="Arial"/>
                <w:sz w:val="18"/>
                <w:szCs w:val="18"/>
              </w:rPr>
            </w:pPr>
            <w:r w:rsidRPr="797C4670">
              <w:rPr>
                <w:sz w:val="18"/>
                <w:szCs w:val="18"/>
                <w:rPrChange w:id="1935" w:author="Yu Zhang12718" w:date="2026-10-15T08:41:00Z">
                  <w:rPr>
                    <w:rFonts w:ascii="Arial" w:hAnsi="Arial" w:cs="Arial"/>
                    <w:sz w:val="18"/>
                    <w:szCs w:val="18"/>
                  </w:rPr>
                </w:rPrChange>
              </w:rPr>
              <w:t>QA shall archive all relevant audit documents</w:t>
            </w:r>
          </w:p>
          <w:p w14:paraId="45BBBCC8" w14:textId="5B6B4242" w:rsidR="005A4DDF" w:rsidRPr="000D3FE0" w:rsidRDefault="00D56124" w:rsidP="007C71B9">
            <w:pPr>
              <w:rPr>
                <w:rFonts w:ascii="Arial" w:hAnsi="Arial" w:cs="Arial"/>
                <w:sz w:val="18"/>
                <w:szCs w:val="18"/>
              </w:rPr>
            </w:pPr>
            <w:r w:rsidRPr="000D3FE0">
              <w:rPr>
                <w:rFonts w:ascii="Arial" w:hAnsi="Arial" w:cs="Arial"/>
                <w:sz w:val="18"/>
                <w:szCs w:val="18"/>
              </w:rPr>
              <w:lastRenderedPageBreak/>
              <w:t>Corrective Actions and Preventive Actions Management(QA-009)</w:t>
            </w:r>
          </w:p>
        </w:tc>
      </w:tr>
      <w:tr w:rsidR="005A4DDF" w:rsidRPr="000D3FE0" w14:paraId="1D76F269" w14:textId="77777777" w:rsidTr="797C4670">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756E2463" w14:textId="77777777" w:rsidR="005A4DDF" w:rsidRPr="000D3FE0" w:rsidRDefault="005A4DDF" w:rsidP="007C71B9">
            <w:pPr>
              <w:rPr>
                <w:rFonts w:ascii="Arial" w:hAnsi="Arial" w:cs="Arial"/>
                <w:b/>
                <w:sz w:val="18"/>
                <w:szCs w:val="18"/>
              </w:rPr>
            </w:pPr>
            <w:r w:rsidRPr="000D3FE0">
              <w:rPr>
                <w:rFonts w:ascii="Arial" w:hAnsi="Arial" w:cs="Arial"/>
                <w:b/>
                <w:sz w:val="18"/>
                <w:szCs w:val="18"/>
              </w:rPr>
              <w:lastRenderedPageBreak/>
              <w:t>Facility </w:t>
            </w:r>
          </w:p>
        </w:tc>
      </w:tr>
      <w:tr w:rsidR="000D3FE0" w:rsidRPr="000D3FE0" w14:paraId="152432A1"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1936"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1937"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38"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773E7724" w14:textId="77777777" w:rsidR="005A4DDF" w:rsidRPr="000D3FE0" w:rsidRDefault="005A4DDF" w:rsidP="007C71B9">
            <w:pPr>
              <w:rPr>
                <w:rFonts w:ascii="Arial" w:hAnsi="Arial" w:cs="Arial"/>
                <w:sz w:val="18"/>
                <w:szCs w:val="18"/>
              </w:rPr>
            </w:pPr>
            <w:r w:rsidRPr="000D3FE0">
              <w:rPr>
                <w:rFonts w:ascii="Arial" w:hAnsi="Arial" w:cs="Arial"/>
                <w:sz w:val="18"/>
                <w:szCs w:val="18"/>
              </w:rPr>
              <w:t>Facility Design, Capacity and Environmental Controls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39"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326D877B" w14:textId="3E282BAF" w:rsidR="005A4DDF" w:rsidRPr="000D3FE0" w:rsidRDefault="005A4DDF" w:rsidP="007C71B9">
            <w:pPr>
              <w:rPr>
                <w:rFonts w:ascii="Arial" w:hAnsi="Arial" w:cs="Arial"/>
                <w:sz w:val="18"/>
                <w:szCs w:val="18"/>
              </w:rPr>
            </w:pPr>
            <w:r w:rsidRPr="000D3FE0">
              <w:rPr>
                <w:rFonts w:ascii="Arial" w:hAnsi="Arial" w:cs="Arial"/>
                <w:sz w:val="18"/>
                <w:szCs w:val="18"/>
              </w:rPr>
              <w:t>Describe capacity adequacy, room classifications, process/material/waste flows, contamination control strategy (CCS) </w:t>
            </w:r>
          </w:p>
          <w:p w14:paraId="2EF346A3" w14:textId="77777777" w:rsidR="005A4DDF" w:rsidRPr="000D3FE0" w:rsidRDefault="005A4DDF" w:rsidP="007C71B9">
            <w:pPr>
              <w:rPr>
                <w:rFonts w:ascii="Arial" w:hAnsi="Arial" w:cs="Arial"/>
                <w:sz w:val="18"/>
                <w:szCs w:val="18"/>
              </w:rPr>
            </w:pPr>
            <w:r w:rsidRPr="000D3FE0">
              <w:rPr>
                <w:rFonts w:ascii="Arial" w:hAnsi="Arial" w:cs="Arial"/>
                <w:sz w:val="18"/>
                <w:szCs w:val="18"/>
              </w:rPr>
              <w:t>Any special temperature, humidity or light protection requirements </w:t>
            </w:r>
          </w:p>
          <w:p w14:paraId="45E9A398" w14:textId="77777777" w:rsidR="005A4DDF" w:rsidRPr="000D3FE0" w:rsidRDefault="005A4DDF" w:rsidP="007C71B9">
            <w:pPr>
              <w:rPr>
                <w:rFonts w:ascii="Arial" w:hAnsi="Arial" w:cs="Arial"/>
                <w:sz w:val="18"/>
                <w:szCs w:val="18"/>
              </w:rPr>
            </w:pPr>
            <w:r w:rsidRPr="000D3FE0">
              <w:rPr>
                <w:rFonts w:ascii="Arial" w:hAnsi="Arial" w:cs="Arial"/>
                <w:sz w:val="18"/>
                <w:szCs w:val="18"/>
              </w:rPr>
              <w:t>Cross-contamination controls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40"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425AAA57" w14:textId="59EA6FD2" w:rsidR="005A4DDF" w:rsidRPr="000D3FE0" w:rsidRDefault="00A879B3" w:rsidP="007C71B9">
            <w:pPr>
              <w:rPr>
                <w:rFonts w:ascii="Arial" w:hAnsi="Arial" w:cs="Arial"/>
                <w:sz w:val="18"/>
                <w:szCs w:val="18"/>
              </w:rPr>
            </w:pPr>
            <w:r w:rsidRPr="000D3FE0">
              <w:rPr>
                <w:rFonts w:ascii="Arial" w:hAnsi="Arial" w:cs="Arial"/>
                <w:sz w:val="18"/>
                <w:szCs w:val="18"/>
              </w:rPr>
              <w:t xml:space="preserve">The TJ4 site adopts cGMP-compliant facility design, with sufficient production space, qualified utility systems and production capacity to fully support the SPPS manufacturing activities. </w:t>
            </w:r>
            <w:r w:rsidR="00F04DA4" w:rsidRPr="000D3FE0">
              <w:rPr>
                <w:rFonts w:ascii="Arial" w:hAnsi="Arial" w:cs="Arial"/>
                <w:sz w:val="18"/>
                <w:szCs w:val="18"/>
              </w:rPr>
              <w:t>(SMF-TJ4-00</w:t>
            </w:r>
            <w:r w:rsidR="00660408" w:rsidRPr="000D3FE0">
              <w:rPr>
                <w:rFonts w:ascii="Arial" w:hAnsi="Arial" w:cs="Arial"/>
                <w:sz w:val="18"/>
                <w:szCs w:val="18"/>
              </w:rPr>
              <w:t>1</w:t>
            </w:r>
            <w:r w:rsidR="00F04DA4" w:rsidRPr="000D3FE0">
              <w:rPr>
                <w:rFonts w:ascii="Arial" w:hAnsi="Arial" w:cs="Arial"/>
                <w:sz w:val="18"/>
                <w:szCs w:val="18"/>
              </w:rPr>
              <w:t>)</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41"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B45B5A1" w14:textId="67D3986C" w:rsidR="005A4DDF" w:rsidRPr="000D3FE0" w:rsidRDefault="005A4DDF" w:rsidP="007C71B9">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42"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5197BC1" w14:textId="17F30EF8" w:rsidR="3204AED3" w:rsidRDefault="3204AED3">
            <w:pPr>
              <w:rPr>
                <w:ins w:id="1943" w:author="Yu Zhang12718" w:date="2026-10-15T08:42:00Z"/>
              </w:rPr>
            </w:pPr>
            <w:ins w:id="1944" w:author="Yu Zhang12718" w:date="2026-10-15T08:42:00Z">
              <w:r w:rsidRPr="797C4670">
                <w:rPr>
                  <w:rFonts w:ascii="Arial" w:hAnsi="Arial" w:cs="Arial"/>
                  <w:sz w:val="18"/>
                  <w:szCs w:val="18"/>
                </w:rPr>
                <w:t>Risk ranking rationale: facility qualified and in routine use; no facility change; no CQA impact.</w:t>
              </w:r>
            </w:ins>
          </w:p>
          <w:p w14:paraId="4CECAA99" w14:textId="5789934A" w:rsidR="008D66CB" w:rsidRPr="000D3FE0" w:rsidRDefault="008D66CB" w:rsidP="007C71B9">
            <w:pPr>
              <w:rPr>
                <w:rFonts w:ascii="Arial" w:hAnsi="Arial" w:cs="Arial"/>
                <w:sz w:val="18"/>
                <w:szCs w:val="18"/>
              </w:rPr>
            </w:pPr>
            <w:r w:rsidRPr="000D3FE0">
              <w:rPr>
                <w:rFonts w:ascii="Arial" w:hAnsi="Arial" w:cs="Arial"/>
                <w:sz w:val="18"/>
                <w:szCs w:val="18"/>
              </w:rPr>
              <w:t xml:space="preserve">Site Master File </w:t>
            </w:r>
            <w:r w:rsidR="00F82DE7" w:rsidRPr="000D3FE0">
              <w:rPr>
                <w:rFonts w:ascii="Arial" w:hAnsi="Arial" w:cs="Arial"/>
                <w:sz w:val="18"/>
                <w:szCs w:val="18"/>
              </w:rPr>
              <w:t xml:space="preserve">for </w:t>
            </w:r>
            <w:proofErr w:type="spellStart"/>
            <w:r w:rsidR="00F82DE7" w:rsidRPr="000D3FE0">
              <w:rPr>
                <w:rFonts w:ascii="Arial" w:hAnsi="Arial" w:cs="Arial"/>
                <w:sz w:val="18"/>
                <w:szCs w:val="18"/>
              </w:rPr>
              <w:t>Asymchem</w:t>
            </w:r>
            <w:proofErr w:type="spellEnd"/>
            <w:r w:rsidR="00F82DE7" w:rsidRPr="000D3FE0">
              <w:rPr>
                <w:rFonts w:ascii="Arial" w:hAnsi="Arial" w:cs="Arial"/>
                <w:sz w:val="18"/>
                <w:szCs w:val="18"/>
              </w:rPr>
              <w:t xml:space="preserve"> Life science (Tianjin) Co., Ltd </w:t>
            </w:r>
            <w:r w:rsidRPr="000D3FE0">
              <w:rPr>
                <w:rFonts w:ascii="Arial" w:hAnsi="Arial" w:cs="Arial"/>
                <w:sz w:val="18"/>
                <w:szCs w:val="18"/>
              </w:rPr>
              <w:t>(SMF-TJ4-001)</w:t>
            </w:r>
          </w:p>
          <w:p w14:paraId="701FF5C3" w14:textId="7AF57657" w:rsidR="005A4DDF" w:rsidRPr="000D3FE0" w:rsidRDefault="00CB1861" w:rsidP="00E37D71">
            <w:pPr>
              <w:rPr>
                <w:rFonts w:ascii="Arial" w:hAnsi="Arial" w:cs="Arial"/>
                <w:sz w:val="18"/>
                <w:szCs w:val="18"/>
              </w:rPr>
            </w:pPr>
            <w:r w:rsidRPr="000D3FE0">
              <w:rPr>
                <w:rFonts w:ascii="Arial" w:hAnsi="Arial" w:cs="Arial"/>
                <w:sz w:val="18"/>
                <w:szCs w:val="18"/>
              </w:rPr>
              <w:t>Risk Assessment Re</w:t>
            </w:r>
            <w:r w:rsidR="00D67CFC" w:rsidRPr="000D3FE0">
              <w:rPr>
                <w:rFonts w:ascii="Arial" w:hAnsi="Arial" w:cs="Arial"/>
                <w:sz w:val="18"/>
                <w:szCs w:val="18"/>
              </w:rPr>
              <w:t>p</w:t>
            </w:r>
            <w:r w:rsidRPr="000D3FE0">
              <w:rPr>
                <w:rFonts w:ascii="Arial" w:hAnsi="Arial" w:cs="Arial"/>
                <w:sz w:val="18"/>
                <w:szCs w:val="18"/>
              </w:rPr>
              <w:t xml:space="preserve">ort for Cross-contamination Control strategy in </w:t>
            </w:r>
            <w:r w:rsidR="00A65E15" w:rsidRPr="000D3FE0">
              <w:rPr>
                <w:rFonts w:ascii="Arial" w:hAnsi="Arial" w:cs="Arial"/>
                <w:sz w:val="18"/>
                <w:szCs w:val="18"/>
              </w:rPr>
              <w:t>LSN4182928/ASYM-140021</w:t>
            </w:r>
            <w:r w:rsidRPr="000D3FE0">
              <w:rPr>
                <w:rFonts w:ascii="Arial" w:hAnsi="Arial" w:cs="Arial"/>
                <w:sz w:val="18"/>
                <w:szCs w:val="18"/>
              </w:rPr>
              <w:t xml:space="preserve"> production (RA-14002</w:t>
            </w:r>
            <w:r w:rsidR="00A65E15" w:rsidRPr="000D3FE0">
              <w:rPr>
                <w:rFonts w:ascii="Arial" w:hAnsi="Arial" w:cs="Arial"/>
                <w:sz w:val="18"/>
                <w:szCs w:val="18"/>
              </w:rPr>
              <w:t>1</w:t>
            </w:r>
            <w:r w:rsidRPr="000D3FE0">
              <w:rPr>
                <w:rFonts w:ascii="Arial" w:hAnsi="Arial" w:cs="Arial"/>
                <w:sz w:val="18"/>
                <w:szCs w:val="18"/>
              </w:rPr>
              <w:t>0</w:t>
            </w:r>
            <w:r w:rsidR="00E37D71">
              <w:rPr>
                <w:rFonts w:ascii="Arial" w:hAnsi="Arial" w:cs="Arial"/>
                <w:sz w:val="18"/>
                <w:szCs w:val="18"/>
              </w:rPr>
              <w:t>301</w:t>
            </w:r>
            <w:r w:rsidRPr="000D3FE0">
              <w:rPr>
                <w:rFonts w:ascii="Arial" w:hAnsi="Arial" w:cs="Arial"/>
                <w:sz w:val="18"/>
                <w:szCs w:val="18"/>
              </w:rPr>
              <w:t>.01)</w:t>
            </w:r>
          </w:p>
        </w:tc>
      </w:tr>
      <w:tr w:rsidR="000D3FE0" w:rsidRPr="000D3FE0" w14:paraId="46B980B1"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1945"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1946"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1947"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28B6F679" w14:textId="0FA25BF1" w:rsidR="005A4DDF" w:rsidRPr="000D3FE0" w:rsidRDefault="000760CA" w:rsidP="00B25347">
            <w:pPr>
              <w:spacing w:after="0"/>
              <w:rPr>
                <w:rFonts w:ascii="Arial" w:hAnsi="Arial" w:cs="Arial"/>
                <w:sz w:val="18"/>
                <w:szCs w:val="18"/>
              </w:rPr>
            </w:pPr>
            <w:r w:rsidRPr="000D3FE0">
              <w:rPr>
                <w:rFonts w:ascii="Arial" w:hAnsi="Arial" w:cs="Arial"/>
                <w:sz w:val="18"/>
                <w:szCs w:val="18"/>
              </w:rPr>
              <w:t xml:space="preserve">raw material; </w:t>
            </w:r>
            <w:r w:rsidR="00B25347" w:rsidRPr="000D3FE0">
              <w:rPr>
                <w:rFonts w:ascii="Arial" w:hAnsi="Arial" w:cs="Arial"/>
                <w:sz w:val="18"/>
                <w:szCs w:val="18"/>
              </w:rPr>
              <w:t>in-process intermediate ASYM-140851</w:t>
            </w:r>
            <w:r w:rsidR="00F471AA" w:rsidRPr="000D3FE0">
              <w:rPr>
                <w:rFonts w:ascii="Arial" w:hAnsi="Arial" w:cs="Arial"/>
                <w:sz w:val="18"/>
                <w:szCs w:val="18"/>
              </w:rPr>
              <w:t xml:space="preserve">/ </w:t>
            </w:r>
            <w:r w:rsidR="00B25347" w:rsidRPr="000D3FE0">
              <w:rPr>
                <w:sz w:val="18"/>
                <w:szCs w:val="18"/>
              </w:rPr>
              <w:t xml:space="preserve"> </w:t>
            </w:r>
            <w:r w:rsidR="00B25347" w:rsidRPr="000D3FE0">
              <w:rPr>
                <w:rFonts w:ascii="Arial" w:hAnsi="Arial" w:cs="Arial"/>
                <w:sz w:val="18"/>
                <w:szCs w:val="18"/>
              </w:rPr>
              <w:t>intermediate LSN4214882/ASYM-140852</w:t>
            </w:r>
            <w:r w:rsidR="00B25347" w:rsidRPr="000D3FE0">
              <w:rPr>
                <w:rFonts w:ascii="Arial" w:hAnsi="Arial" w:cs="Arial" w:hint="eastAsia"/>
                <w:sz w:val="18"/>
                <w:szCs w:val="18"/>
              </w:rPr>
              <w:t>/</w:t>
            </w:r>
            <w:r w:rsidR="00B25347" w:rsidRPr="000D3FE0">
              <w:rPr>
                <w:rFonts w:ascii="Arial" w:hAnsi="Arial" w:cs="Arial"/>
                <w:sz w:val="18"/>
                <w:szCs w:val="18"/>
              </w:rPr>
              <w:t xml:space="preserve"> product</w:t>
            </w:r>
            <w:r w:rsidR="00B25347" w:rsidRPr="000D3FE0">
              <w:rPr>
                <w:rFonts w:ascii="Arial" w:eastAsia="Times New Roman" w:hAnsi="Arial" w:cs="Arial"/>
                <w:sz w:val="18"/>
                <w:szCs w:val="18"/>
              </w:rPr>
              <w:t xml:space="preserve"> </w:t>
            </w:r>
            <w:r w:rsidR="00834580" w:rsidRPr="000D3FE0">
              <w:rPr>
                <w:rFonts w:ascii="Arial" w:eastAsia="Times New Roman" w:hAnsi="Arial" w:cs="Arial"/>
                <w:sz w:val="18"/>
                <w:szCs w:val="18"/>
              </w:rPr>
              <w:t xml:space="preserve">LSN4182928 </w:t>
            </w:r>
            <w:r w:rsidR="002C44F9" w:rsidRPr="000D3FE0">
              <w:rPr>
                <w:rFonts w:ascii="Arial" w:eastAsia="Times New Roman" w:hAnsi="Arial" w:cs="Arial"/>
                <w:sz w:val="18"/>
                <w:szCs w:val="18"/>
              </w:rPr>
              <w:t>/ASYM-</w:t>
            </w:r>
            <w:r w:rsidR="00834580" w:rsidRPr="000D3FE0">
              <w:rPr>
                <w:rFonts w:ascii="Arial" w:eastAsia="Times New Roman" w:hAnsi="Arial" w:cs="Arial"/>
                <w:sz w:val="18"/>
                <w:szCs w:val="18"/>
              </w:rPr>
              <w:t>140021</w:t>
            </w:r>
            <w:r w:rsidR="00834580" w:rsidRPr="000D3FE0">
              <w:rPr>
                <w:rFonts w:ascii="Arial" w:hAnsi="Arial" w:cs="Arial"/>
                <w:sz w:val="18"/>
                <w:szCs w:val="18"/>
              </w:rPr>
              <w:t xml:space="preserve"> </w:t>
            </w:r>
            <w:r w:rsidR="005A4DDF" w:rsidRPr="000D3FE0">
              <w:rPr>
                <w:rFonts w:ascii="Arial" w:hAnsi="Arial" w:cs="Arial"/>
                <w:sz w:val="18"/>
                <w:szCs w:val="18"/>
              </w:rPr>
              <w:t>Storage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1948"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0E1A4B57" w14:textId="77777777" w:rsidR="005A4DDF" w:rsidRPr="000D3FE0" w:rsidRDefault="005A4DDF" w:rsidP="00557852">
            <w:pPr>
              <w:spacing w:after="0"/>
              <w:rPr>
                <w:rFonts w:ascii="Arial" w:hAnsi="Arial" w:cs="Arial"/>
                <w:sz w:val="18"/>
                <w:szCs w:val="18"/>
              </w:rPr>
            </w:pPr>
            <w:r w:rsidRPr="000D3FE0">
              <w:rPr>
                <w:rFonts w:ascii="Arial" w:hAnsi="Arial" w:cs="Arial"/>
                <w:sz w:val="18"/>
                <w:szCs w:val="18"/>
              </w:rPr>
              <w:t>Storage temperature and humidity </w:t>
            </w:r>
          </w:p>
          <w:p w14:paraId="21C8F1BE" w14:textId="77777777" w:rsidR="005A4DDF" w:rsidRPr="000D3FE0" w:rsidRDefault="005A4DDF" w:rsidP="00557852">
            <w:pPr>
              <w:spacing w:after="0"/>
              <w:rPr>
                <w:rFonts w:ascii="Arial" w:hAnsi="Arial" w:cs="Arial"/>
                <w:sz w:val="18"/>
                <w:szCs w:val="18"/>
              </w:rPr>
            </w:pPr>
            <w:r w:rsidRPr="000D3FE0">
              <w:rPr>
                <w:rFonts w:ascii="Arial" w:hAnsi="Arial" w:cs="Arial"/>
                <w:sz w:val="18"/>
                <w:szCs w:val="18"/>
              </w:rPr>
              <w:t>Room classification </w:t>
            </w:r>
          </w:p>
          <w:p w14:paraId="34EED526" w14:textId="77777777" w:rsidR="005A4DDF" w:rsidRPr="000D3FE0" w:rsidRDefault="005A4DDF" w:rsidP="00557852">
            <w:pPr>
              <w:spacing w:after="0"/>
              <w:rPr>
                <w:rFonts w:ascii="Arial" w:hAnsi="Arial" w:cs="Arial"/>
                <w:sz w:val="18"/>
                <w:szCs w:val="18"/>
              </w:rPr>
            </w:pPr>
            <w:r w:rsidRPr="000D3FE0">
              <w:rPr>
                <w:rFonts w:ascii="Arial" w:hAnsi="Arial" w:cs="Arial"/>
                <w:sz w:val="18"/>
                <w:szCs w:val="18"/>
              </w:rPr>
              <w:t>Light protection </w:t>
            </w:r>
          </w:p>
          <w:p w14:paraId="4973E573" w14:textId="77777777" w:rsidR="005A4DDF" w:rsidRPr="000D3FE0" w:rsidRDefault="005A4DDF" w:rsidP="00557852">
            <w:pPr>
              <w:spacing w:after="0"/>
              <w:rPr>
                <w:rFonts w:ascii="Arial" w:hAnsi="Arial" w:cs="Arial"/>
                <w:sz w:val="18"/>
                <w:szCs w:val="18"/>
              </w:rPr>
            </w:pPr>
            <w:r w:rsidRPr="000D3FE0">
              <w:rPr>
                <w:rFonts w:ascii="Arial" w:hAnsi="Arial" w:cs="Arial"/>
                <w:sz w:val="18"/>
                <w:szCs w:val="18"/>
              </w:rPr>
              <w:t>On-site or off-site </w:t>
            </w:r>
          </w:p>
          <w:p w14:paraId="7E365406" w14:textId="77777777" w:rsidR="005A4DDF" w:rsidRPr="000D3FE0" w:rsidRDefault="005A4DDF" w:rsidP="00557852">
            <w:pPr>
              <w:spacing w:after="0"/>
              <w:rPr>
                <w:rFonts w:ascii="Arial" w:hAnsi="Arial" w:cs="Arial"/>
                <w:sz w:val="18"/>
                <w:szCs w:val="18"/>
              </w:rPr>
            </w:pPr>
            <w:r w:rsidRPr="000D3FE0">
              <w:rPr>
                <w:rFonts w:ascii="Arial" w:hAnsi="Arial" w:cs="Arial"/>
                <w:sz w:val="18"/>
                <w:szCs w:val="18"/>
              </w:rPr>
              <w:t>Capacity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1949"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2084CBB1" w14:textId="77777777" w:rsidR="005A4DDF" w:rsidRDefault="00F471AA" w:rsidP="00557852">
            <w:pPr>
              <w:spacing w:after="0"/>
              <w:rPr>
                <w:ins w:id="1950" w:author="Jie Wang5909" w:date="2026-10-13T20:37:00Z"/>
                <w:rFonts w:ascii="Arial" w:hAnsi="Arial" w:cs="Arial"/>
                <w:sz w:val="18"/>
                <w:szCs w:val="18"/>
              </w:rPr>
            </w:pPr>
            <w:r w:rsidRPr="000D3FE0">
              <w:rPr>
                <w:rFonts w:ascii="Arial" w:hAnsi="Arial" w:cs="Arial"/>
                <w:sz w:val="18"/>
                <w:szCs w:val="18"/>
              </w:rPr>
              <w:t xml:space="preserve">Materials </w:t>
            </w:r>
            <w:ins w:id="1951" w:author="Jie Wang5909" w:date="2026-10-13T20:37:00Z">
              <w:r w:rsidR="00A50862">
                <w:rPr>
                  <w:rFonts w:ascii="Arial" w:hAnsi="Arial" w:cs="Arial"/>
                  <w:sz w:val="18"/>
                  <w:szCs w:val="18"/>
                </w:rPr>
                <w:t xml:space="preserve">have been </w:t>
              </w:r>
            </w:ins>
            <w:del w:id="1952" w:author="Jie Wang5909" w:date="2026-10-13T20:36:00Z">
              <w:r w:rsidRPr="000D3FE0" w:rsidDel="00A50862">
                <w:rPr>
                  <w:rFonts w:ascii="Arial" w:hAnsi="Arial" w:cs="Arial"/>
                  <w:sz w:val="18"/>
                  <w:szCs w:val="18"/>
                </w:rPr>
                <w:delText>shall</w:delText>
              </w:r>
            </w:del>
            <w:del w:id="1953" w:author="Jie Wang5909" w:date="2026-10-13T20:40:00Z">
              <w:r w:rsidRPr="000D3FE0" w:rsidDel="00A50862">
                <w:rPr>
                  <w:rFonts w:ascii="Arial" w:hAnsi="Arial" w:cs="Arial"/>
                  <w:sz w:val="18"/>
                  <w:szCs w:val="18"/>
                </w:rPr>
                <w:delText xml:space="preserve"> be</w:delText>
              </w:r>
            </w:del>
            <w:r w:rsidRPr="000D3FE0">
              <w:rPr>
                <w:rFonts w:ascii="Arial" w:hAnsi="Arial" w:cs="Arial"/>
                <w:sz w:val="18"/>
                <w:szCs w:val="18"/>
              </w:rPr>
              <w:t xml:space="preserve"> stored in accordance with relevant specifications to ensure they are maintained under appropriate storage conditions and safeguard product quality. </w:t>
            </w:r>
          </w:p>
          <w:p w14:paraId="61B2AF6E" w14:textId="44EC9C2E" w:rsidR="00A50862" w:rsidRPr="000D3FE0" w:rsidRDefault="00A50862" w:rsidP="00557852">
            <w:pPr>
              <w:spacing w:after="0"/>
              <w:rPr>
                <w:rFonts w:ascii="Arial" w:hAnsi="Arial" w:cs="Arial"/>
                <w:sz w:val="18"/>
                <w:szCs w:val="18"/>
              </w:rPr>
            </w:pPr>
            <w:ins w:id="1954" w:author="Jie Wang5909" w:date="2026-10-13T20:37:00Z">
              <w:r>
                <w:rPr>
                  <w:rFonts w:ascii="Arial" w:hAnsi="Arial" w:cs="Arial"/>
                  <w:sz w:val="18"/>
                  <w:szCs w:val="18"/>
                </w:rPr>
                <w:t xml:space="preserve">The process intermediate will be stored in </w:t>
              </w:r>
            </w:ins>
            <w:ins w:id="1955" w:author="Jie Wang5909" w:date="2026-10-13T20:38:00Z">
              <w:r w:rsidRPr="000D3FE0">
                <w:rPr>
                  <w:rFonts w:ascii="Arial" w:hAnsi="Arial" w:cs="Arial"/>
                  <w:sz w:val="18"/>
                  <w:szCs w:val="18"/>
                </w:rPr>
                <w:t>accordance with relevant specifications</w:t>
              </w:r>
              <w:r>
                <w:rPr>
                  <w:rFonts w:ascii="Arial" w:hAnsi="Arial" w:cs="Arial"/>
                  <w:sz w:val="18"/>
                  <w:szCs w:val="18"/>
                </w:rPr>
                <w:t xml:space="preserve">. </w:t>
              </w:r>
            </w:ins>
          </w:p>
        </w:tc>
        <w:tc>
          <w:tcPr>
            <w:tcW w:w="585" w:type="pct"/>
            <w:tcBorders>
              <w:top w:val="single" w:sz="6" w:space="0" w:color="AAAAAA"/>
              <w:left w:val="single" w:sz="6" w:space="0" w:color="AAAAAA"/>
              <w:bottom w:val="single" w:sz="6" w:space="0" w:color="AAAAAA"/>
              <w:right w:val="single" w:sz="6" w:space="0" w:color="AAAAAA"/>
            </w:tcBorders>
            <w:vAlign w:val="center"/>
            <w:hideMark/>
            <w:tcPrChange w:id="1956"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1F0100DB" w14:textId="0F4AFF5E" w:rsidR="005A4DDF" w:rsidRPr="000D3FE0" w:rsidRDefault="005A4DDF" w:rsidP="00557852">
            <w:pPr>
              <w:spacing w:after="0"/>
              <w:rPr>
                <w:rFonts w:ascii="Arial" w:hAnsi="Arial" w:cs="Arial"/>
                <w:sz w:val="18"/>
                <w:szCs w:val="18"/>
              </w:rPr>
            </w:pPr>
            <w:r w:rsidRPr="000D3FE0">
              <w:rPr>
                <w:rFonts w:ascii="Arial" w:hAnsi="Arial" w:cs="Arial"/>
                <w:sz w:val="18"/>
                <w:szCs w:val="18"/>
              </w:rPr>
              <w:t xml:space="preserve">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1957"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39384364" w14:textId="267892A6" w:rsidR="6EEFFB5F" w:rsidRDefault="6EEFFB5F" w:rsidP="797C4670">
            <w:pPr>
              <w:spacing w:after="0"/>
              <w:rPr>
                <w:ins w:id="1958" w:author="Yu Zhang12718" w:date="2026-10-15T08:42:00Z"/>
              </w:rPr>
            </w:pPr>
            <w:ins w:id="1959" w:author="Yu Zhang12718" w:date="2026-10-15T08:42:00Z">
              <w:r w:rsidRPr="797C4670">
                <w:rPr>
                  <w:rFonts w:ascii="Arial" w:hAnsi="Arial" w:cs="Arial"/>
                  <w:sz w:val="18"/>
                  <w:szCs w:val="18"/>
                </w:rPr>
                <w:t>Risk ranking rationale: storage follows existing qualified specifications; no change to storage conditions.</w:t>
              </w:r>
            </w:ins>
          </w:p>
          <w:p w14:paraId="51A875BC" w14:textId="3C29B040" w:rsidR="005A4DDF" w:rsidRPr="000D3FE0" w:rsidRDefault="00F471AA" w:rsidP="00557852">
            <w:pPr>
              <w:spacing w:after="0"/>
              <w:rPr>
                <w:rFonts w:ascii="Arial" w:hAnsi="Arial" w:cs="Arial"/>
                <w:sz w:val="18"/>
                <w:szCs w:val="18"/>
              </w:rPr>
            </w:pPr>
            <w:r w:rsidRPr="000D3FE0">
              <w:rPr>
                <w:rFonts w:ascii="Arial" w:hAnsi="Arial" w:cs="Arial"/>
                <w:sz w:val="18"/>
                <w:szCs w:val="18"/>
              </w:rPr>
              <w:t xml:space="preserve">Storage condition monitoring of storage area and </w:t>
            </w:r>
            <w:r w:rsidRPr="000D3FE0">
              <w:rPr>
                <w:rFonts w:ascii="Arial" w:hAnsi="Arial" w:cs="Arial"/>
                <w:sz w:val="18"/>
                <w:szCs w:val="18"/>
              </w:rPr>
              <w:lastRenderedPageBreak/>
              <w:t>equipment</w:t>
            </w:r>
            <w:r w:rsidR="00CB1861" w:rsidRPr="000D3FE0">
              <w:rPr>
                <w:rFonts w:ascii="Arial" w:hAnsi="Arial" w:cs="Arial"/>
                <w:sz w:val="18"/>
                <w:szCs w:val="18"/>
              </w:rPr>
              <w:t>(DS)</w:t>
            </w:r>
            <w:r w:rsidRPr="000D3FE0">
              <w:rPr>
                <w:rFonts w:ascii="Arial" w:hAnsi="Arial" w:cs="Arial"/>
                <w:sz w:val="18"/>
                <w:szCs w:val="18"/>
              </w:rPr>
              <w:t xml:space="preserve"> (DS-MM-008)</w:t>
            </w:r>
          </w:p>
        </w:tc>
      </w:tr>
      <w:tr w:rsidR="005A4DDF" w:rsidRPr="000D3FE0" w14:paraId="4CB9EBC2" w14:textId="77777777" w:rsidTr="797C4670">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58AE682" w14:textId="77777777" w:rsidR="005A4DDF" w:rsidRPr="000D3FE0" w:rsidRDefault="005A4DDF" w:rsidP="007C71B9">
            <w:pPr>
              <w:rPr>
                <w:rFonts w:ascii="Arial" w:hAnsi="Arial" w:cs="Arial"/>
                <w:b/>
                <w:sz w:val="18"/>
                <w:szCs w:val="18"/>
              </w:rPr>
            </w:pPr>
            <w:r w:rsidRPr="000D3FE0">
              <w:rPr>
                <w:rFonts w:ascii="Arial" w:hAnsi="Arial" w:cs="Arial"/>
                <w:b/>
                <w:sz w:val="18"/>
                <w:szCs w:val="18"/>
              </w:rPr>
              <w:lastRenderedPageBreak/>
              <w:t>Utilities </w:t>
            </w:r>
          </w:p>
        </w:tc>
      </w:tr>
      <w:tr w:rsidR="000D3FE0" w:rsidRPr="000D3FE0" w14:paraId="6CDB3A6E"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1960"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1961"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62"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39645D9" w14:textId="77777777" w:rsidR="005A4DDF" w:rsidRPr="000D3FE0" w:rsidRDefault="005A4DDF" w:rsidP="007C71B9">
            <w:pPr>
              <w:rPr>
                <w:rFonts w:ascii="Arial" w:hAnsi="Arial" w:cs="Arial"/>
                <w:sz w:val="18"/>
                <w:szCs w:val="18"/>
              </w:rPr>
            </w:pPr>
            <w:r w:rsidRPr="000D3FE0">
              <w:rPr>
                <w:rFonts w:ascii="Arial" w:hAnsi="Arial" w:cs="Arial"/>
                <w:sz w:val="18"/>
                <w:szCs w:val="18"/>
              </w:rPr>
              <w:t>Water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63"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7025D8B" w14:textId="77777777" w:rsidR="005A4DDF" w:rsidRPr="000D3FE0" w:rsidRDefault="005A4DDF" w:rsidP="007C71B9">
            <w:pPr>
              <w:rPr>
                <w:rFonts w:ascii="Arial" w:hAnsi="Arial" w:cs="Arial"/>
                <w:sz w:val="18"/>
                <w:szCs w:val="18"/>
              </w:rPr>
            </w:pPr>
            <w:r w:rsidRPr="000D3FE0">
              <w:rPr>
                <w:rFonts w:ascii="Arial" w:hAnsi="Arial" w:cs="Arial"/>
                <w:sz w:val="18"/>
                <w:szCs w:val="18"/>
              </w:rPr>
              <w:t>Grade of water used in each process step </w:t>
            </w:r>
          </w:p>
          <w:p w14:paraId="00CB4A75" w14:textId="77777777" w:rsidR="005A4DDF" w:rsidRPr="000D3FE0" w:rsidRDefault="005A4DDF" w:rsidP="007C71B9">
            <w:pPr>
              <w:rPr>
                <w:rFonts w:ascii="Arial" w:hAnsi="Arial" w:cs="Arial"/>
                <w:sz w:val="18"/>
                <w:szCs w:val="18"/>
              </w:rPr>
            </w:pPr>
            <w:r w:rsidRPr="000D3FE0">
              <w:rPr>
                <w:rFonts w:ascii="Arial" w:hAnsi="Arial" w:cs="Arial"/>
                <w:sz w:val="18"/>
                <w:szCs w:val="18"/>
              </w:rPr>
              <w:t>Minimum water grade required by control strategy </w:t>
            </w:r>
          </w:p>
          <w:p w14:paraId="11F41D62" w14:textId="77777777" w:rsidR="005A4DDF" w:rsidRPr="000D3FE0" w:rsidRDefault="005A4DDF" w:rsidP="007C71B9">
            <w:pPr>
              <w:rPr>
                <w:rFonts w:ascii="Arial" w:hAnsi="Arial" w:cs="Arial"/>
                <w:sz w:val="18"/>
                <w:szCs w:val="18"/>
              </w:rPr>
            </w:pPr>
            <w:r w:rsidRPr="000D3FE0">
              <w:rPr>
                <w:rFonts w:ascii="Arial" w:hAnsi="Arial" w:cs="Arial"/>
                <w:sz w:val="18"/>
                <w:szCs w:val="18"/>
              </w:rPr>
              <w:t>Water specifications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64"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4895A411" w14:textId="3D8C3FE5" w:rsidR="005A4DDF" w:rsidRPr="000D3FE0" w:rsidRDefault="001936A9" w:rsidP="007C71B9">
            <w:pPr>
              <w:rPr>
                <w:rFonts w:ascii="Arial" w:hAnsi="Arial" w:cs="Arial"/>
                <w:sz w:val="18"/>
                <w:szCs w:val="18"/>
              </w:rPr>
            </w:pPr>
            <w:r w:rsidRPr="000D3FE0">
              <w:rPr>
                <w:rFonts w:ascii="Arial" w:hAnsi="Arial" w:cs="Arial"/>
                <w:sz w:val="18"/>
                <w:szCs w:val="18"/>
              </w:rPr>
              <w:t xml:space="preserve">The purified water system shall be disinfected and sterilized in accordance with relevant procedures to reduce the risk of microbial contamination within the water system and ensure the water quality meets process requirements. </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65"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FC3F8D1" w14:textId="0F41B829" w:rsidR="005A4DDF" w:rsidRPr="000D3FE0" w:rsidRDefault="005A4DDF" w:rsidP="007C71B9">
            <w:pPr>
              <w:rPr>
                <w:rFonts w:ascii="Arial" w:hAnsi="Arial" w:cs="Arial"/>
                <w:sz w:val="18"/>
                <w:szCs w:val="18"/>
              </w:rPr>
            </w:pPr>
            <w:r w:rsidRPr="000D3FE0">
              <w:rPr>
                <w:rFonts w:ascii="Arial" w:hAnsi="Arial" w:cs="Arial"/>
                <w:sz w:val="18"/>
                <w:szCs w:val="18"/>
              </w:rPr>
              <w:t xml:space="preserve">Low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66"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E3C3957" w14:textId="59C6E7E0" w:rsidR="0A728F26" w:rsidRDefault="0A728F26">
            <w:pPr>
              <w:rPr>
                <w:ins w:id="1967" w:author="Yu Zhang12718" w:date="2026-10-15T08:43:00Z"/>
              </w:rPr>
            </w:pPr>
            <w:ins w:id="1968" w:author="Yu Zhang12718" w:date="2026-10-15T08:43:00Z">
              <w:r w:rsidRPr="797C4670">
                <w:rPr>
                  <w:rFonts w:ascii="Arial" w:hAnsi="Arial" w:cs="Arial"/>
                  <w:sz w:val="18"/>
                  <w:szCs w:val="18"/>
                </w:rPr>
                <w:t>Risk ranking rationale: existing qualified water system; no change; no CQA impact.</w:t>
              </w:r>
            </w:ins>
          </w:p>
          <w:p w14:paraId="70A5428E" w14:textId="651827CA" w:rsidR="797C4670" w:rsidRDefault="797C4670" w:rsidP="797C4670">
            <w:pPr>
              <w:rPr>
                <w:ins w:id="1969" w:author="Yu Zhang12718" w:date="2026-10-15T08:43:00Z"/>
                <w:rFonts w:ascii="Arial" w:hAnsi="Arial" w:cs="Arial"/>
                <w:sz w:val="18"/>
                <w:szCs w:val="18"/>
              </w:rPr>
            </w:pPr>
          </w:p>
          <w:p w14:paraId="58F51933" w14:textId="0C2E827B" w:rsidR="0A728F26" w:rsidRDefault="0A728F26">
            <w:pPr>
              <w:rPr>
                <w:ins w:id="1970" w:author="Yu Zhang12718" w:date="2026-10-15T08:43:00Z"/>
              </w:rPr>
            </w:pPr>
            <w:ins w:id="1971" w:author="Yu Zhang12718" w:date="2026-10-15T08:43:00Z">
              <w:r w:rsidRPr="797C4670">
                <w:rPr>
                  <w:rFonts w:ascii="Arial" w:hAnsi="Arial" w:cs="Arial"/>
                  <w:sz w:val="18"/>
                  <w:szCs w:val="18"/>
                </w:rPr>
                <w:t>Risk ranking rationale: existing qualified water system; no change; no CQA impact.</w:t>
              </w:r>
            </w:ins>
          </w:p>
          <w:p w14:paraId="70FD22C5" w14:textId="5A2CC06B" w:rsidR="005A4DDF" w:rsidRPr="000D3FE0" w:rsidRDefault="00927D3F" w:rsidP="007C71B9">
            <w:pPr>
              <w:rPr>
                <w:rFonts w:ascii="Arial" w:hAnsi="Arial" w:cs="Arial"/>
                <w:sz w:val="18"/>
                <w:szCs w:val="18"/>
              </w:rPr>
            </w:pPr>
            <w:r w:rsidRPr="000D3FE0">
              <w:rPr>
                <w:rFonts w:ascii="Arial" w:hAnsi="Arial" w:cs="Arial"/>
                <w:sz w:val="18"/>
                <w:szCs w:val="18"/>
              </w:rPr>
              <w:t>Disinfection procedur</w:t>
            </w:r>
            <w:r w:rsidR="004E2B65" w:rsidRPr="000D3FE0">
              <w:rPr>
                <w:rFonts w:ascii="Arial" w:hAnsi="Arial" w:cs="Arial"/>
                <w:sz w:val="18"/>
                <w:szCs w:val="18"/>
              </w:rPr>
              <w:t>e of water system</w:t>
            </w:r>
            <w:r w:rsidR="00CB1861" w:rsidRPr="000D3FE0">
              <w:rPr>
                <w:rFonts w:ascii="Arial" w:hAnsi="Arial" w:cs="Arial"/>
                <w:sz w:val="18"/>
                <w:szCs w:val="18"/>
              </w:rPr>
              <w:t>(DS)</w:t>
            </w:r>
            <w:r w:rsidR="004E2B65" w:rsidRPr="000D3FE0">
              <w:rPr>
                <w:rFonts w:ascii="Arial" w:hAnsi="Arial" w:cs="Arial"/>
                <w:sz w:val="18"/>
                <w:szCs w:val="18"/>
              </w:rPr>
              <w:t xml:space="preserve"> (DS-GMP-019</w:t>
            </w:r>
            <w:r w:rsidRPr="000D3FE0">
              <w:rPr>
                <w:rFonts w:ascii="Arial" w:hAnsi="Arial" w:cs="Arial"/>
                <w:sz w:val="18"/>
                <w:szCs w:val="18"/>
              </w:rPr>
              <w:t>)</w:t>
            </w:r>
          </w:p>
          <w:p w14:paraId="3EDE2FC4" w14:textId="27CE3B7D" w:rsidR="00CB1861" w:rsidRPr="000D3FE0" w:rsidRDefault="00CB1861" w:rsidP="007C71B9">
            <w:pPr>
              <w:rPr>
                <w:rFonts w:ascii="Arial" w:hAnsi="Arial" w:cs="Arial"/>
                <w:sz w:val="18"/>
                <w:szCs w:val="18"/>
              </w:rPr>
            </w:pPr>
            <w:r w:rsidRPr="000D3FE0">
              <w:rPr>
                <w:rFonts w:ascii="Arial" w:hAnsi="Arial" w:cs="Arial"/>
                <w:sz w:val="18"/>
                <w:szCs w:val="18"/>
              </w:rPr>
              <w:t>Procedure for in-house made water system monitoring and service instruction(DS)(DS-GMP-020)</w:t>
            </w:r>
          </w:p>
        </w:tc>
      </w:tr>
      <w:tr w:rsidR="000D3FE0" w:rsidRPr="000D3FE0" w14:paraId="41CA546E"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1972"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1973"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1974"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315D9210" w14:textId="400C4D88" w:rsidR="005A4DDF" w:rsidRPr="000D3FE0" w:rsidRDefault="005A4DDF" w:rsidP="007C71B9">
            <w:pPr>
              <w:rPr>
                <w:rFonts w:ascii="Arial" w:hAnsi="Arial" w:cs="Arial"/>
                <w:sz w:val="18"/>
                <w:szCs w:val="18"/>
              </w:rPr>
            </w:pPr>
            <w:r w:rsidRPr="000D3FE0">
              <w:rPr>
                <w:rFonts w:ascii="Arial" w:hAnsi="Arial" w:cs="Arial"/>
                <w:sz w:val="18"/>
                <w:szCs w:val="18"/>
              </w:rPr>
              <w:t>P</w:t>
            </w:r>
            <w:r w:rsidR="007B4CF1" w:rsidRPr="000D3FE0">
              <w:rPr>
                <w:rFonts w:ascii="Arial" w:hAnsi="Arial" w:cs="Arial"/>
                <w:sz w:val="18"/>
                <w:szCs w:val="18"/>
              </w:rPr>
              <w:t>rocess Gases (Nitrogen</w:t>
            </w:r>
            <w:r w:rsidRPr="000D3FE0">
              <w:rPr>
                <w:rFonts w:ascii="Arial" w:hAnsi="Arial" w:cs="Arial"/>
                <w:sz w:val="18"/>
                <w:szCs w:val="18"/>
              </w:rPr>
              <w:t>.)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1975"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6DB92C47" w14:textId="77777777" w:rsidR="005A4DDF" w:rsidRPr="000D3FE0" w:rsidRDefault="005A4DDF" w:rsidP="007C71B9">
            <w:pPr>
              <w:rPr>
                <w:rFonts w:ascii="Arial" w:hAnsi="Arial" w:cs="Arial"/>
                <w:sz w:val="18"/>
                <w:szCs w:val="18"/>
              </w:rPr>
            </w:pPr>
            <w:r w:rsidRPr="000D3FE0">
              <w:rPr>
                <w:rFonts w:ascii="Arial" w:hAnsi="Arial" w:cs="Arial"/>
                <w:sz w:val="18"/>
                <w:szCs w:val="18"/>
              </w:rPr>
              <w:t>Filtered and monitored process gases used </w:t>
            </w:r>
          </w:p>
          <w:p w14:paraId="73E49008" w14:textId="4D4A0DEC" w:rsidR="005A4DDF" w:rsidRPr="000D3FE0" w:rsidRDefault="005A4DDF" w:rsidP="007C71B9">
            <w:pPr>
              <w:rPr>
                <w:rFonts w:ascii="Arial" w:hAnsi="Arial" w:cs="Arial"/>
                <w:sz w:val="18"/>
                <w:szCs w:val="18"/>
              </w:rPr>
            </w:pPr>
            <w:r w:rsidRPr="000D3FE0">
              <w:rPr>
                <w:rFonts w:ascii="Arial" w:hAnsi="Arial" w:cs="Arial"/>
                <w:sz w:val="18"/>
                <w:szCs w:val="18"/>
              </w:rPr>
              <w:t>Nitrogen for SPPS synthesizer, storage tank </w:t>
            </w:r>
            <w:proofErr w:type="spellStart"/>
            <w:r w:rsidR="00B25347" w:rsidRPr="000D3FE0">
              <w:rPr>
                <w:rFonts w:ascii="Arial" w:hAnsi="Arial" w:cs="Arial"/>
                <w:sz w:val="18"/>
                <w:szCs w:val="18"/>
              </w:rPr>
              <w:t>inertion</w:t>
            </w:r>
            <w:proofErr w:type="spellEnd"/>
            <w:r w:rsidRPr="000D3FE0">
              <w:rPr>
                <w:rFonts w:ascii="Arial" w:hAnsi="Arial" w:cs="Arial"/>
                <w:sz w:val="18"/>
                <w:szCs w:val="18"/>
              </w:rPr>
              <w:t>, transfer lines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1976"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38261432" w14:textId="42C3BCE5" w:rsidR="005A4DDF" w:rsidRPr="000D3FE0" w:rsidRDefault="008C18A2" w:rsidP="007C71B9">
            <w:pPr>
              <w:rPr>
                <w:rFonts w:ascii="Arial" w:hAnsi="Arial" w:cs="Arial"/>
                <w:sz w:val="18"/>
                <w:szCs w:val="18"/>
              </w:rPr>
            </w:pPr>
            <w:r w:rsidRPr="000D3FE0">
              <w:rPr>
                <w:rFonts w:ascii="Arial" w:hAnsi="Arial" w:cs="Arial"/>
                <w:sz w:val="18"/>
                <w:szCs w:val="18"/>
              </w:rPr>
              <w:t>The nitrogen system distribution, nitrogen pipeline filtration, replacement frequency of fittings and equipment maintenance shall be implemented in accordance with relevant procedures.</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1977"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27E18C0C" w14:textId="19F1A4E1" w:rsidR="005A4DDF" w:rsidRPr="000D3FE0" w:rsidRDefault="008C18A2" w:rsidP="007C71B9">
            <w:pPr>
              <w:rPr>
                <w:rFonts w:ascii="Arial" w:hAnsi="Arial" w:cs="Arial"/>
                <w:sz w:val="18"/>
                <w:szCs w:val="18"/>
              </w:rPr>
            </w:pPr>
            <w:r w:rsidRPr="000D3FE0">
              <w:rPr>
                <w:rFonts w:ascii="Arial" w:hAnsi="Arial" w:cs="Arial"/>
                <w:sz w:val="18"/>
                <w:szCs w:val="18"/>
              </w:rPr>
              <w:t xml:space="preserve">Low </w:t>
            </w:r>
            <w:r w:rsidR="005A4DDF" w:rsidRPr="000D3FE0">
              <w:rPr>
                <w:rFonts w:ascii="Arial" w:hAnsi="Arial" w:cs="Arial"/>
                <w:sz w:val="18"/>
                <w:szCs w:val="18"/>
              </w:rPr>
              <w:t>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1978"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4906AE83" w14:textId="43BEA1F5" w:rsidR="57322D73" w:rsidRDefault="57322D73">
            <w:pPr>
              <w:rPr>
                <w:ins w:id="1979" w:author="Yu Zhang12718" w:date="2026-10-15T08:43:00Z"/>
              </w:rPr>
            </w:pPr>
            <w:ins w:id="1980" w:author="Yu Zhang12718" w:date="2026-10-15T08:43:00Z">
              <w:r w:rsidRPr="797C4670">
                <w:rPr>
                  <w:rFonts w:ascii="Arial" w:hAnsi="Arial" w:cs="Arial"/>
                  <w:sz w:val="18"/>
                  <w:szCs w:val="18"/>
                </w:rPr>
                <w:t>Risk ranking rationale: existing qualified nitrogen system; no change; no CQA impact.</w:t>
              </w:r>
            </w:ins>
          </w:p>
          <w:p w14:paraId="4AC75247" w14:textId="7769BEE1" w:rsidR="797C4670" w:rsidRDefault="797C4670" w:rsidP="797C4670">
            <w:pPr>
              <w:rPr>
                <w:ins w:id="1981" w:author="Yu Zhang12718" w:date="2026-10-15T08:43:00Z"/>
                <w:rFonts w:ascii="Arial" w:hAnsi="Arial" w:cs="Arial"/>
                <w:sz w:val="18"/>
                <w:szCs w:val="18"/>
              </w:rPr>
            </w:pPr>
          </w:p>
          <w:p w14:paraId="5F4DABF2" w14:textId="1DD20E31" w:rsidR="005A4DDF" w:rsidRPr="000D3FE0" w:rsidRDefault="008C18A2" w:rsidP="007C71B9">
            <w:pPr>
              <w:rPr>
                <w:rFonts w:ascii="Arial" w:hAnsi="Arial" w:cs="Arial"/>
                <w:sz w:val="18"/>
                <w:szCs w:val="18"/>
              </w:rPr>
            </w:pPr>
            <w:r w:rsidRPr="000D3FE0">
              <w:rPr>
                <w:rFonts w:ascii="Arial" w:hAnsi="Arial" w:cs="Arial"/>
                <w:sz w:val="18"/>
                <w:szCs w:val="18"/>
              </w:rPr>
              <w:t>Nitrogen Distribution System Management Procedure (GMP-285)</w:t>
            </w:r>
          </w:p>
        </w:tc>
      </w:tr>
      <w:tr w:rsidR="000D3FE0" w:rsidRPr="000D3FE0" w14:paraId="4DC945E1"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1982"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1983"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84"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A15E0EC"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Heat Transfer Fluids / Plant Steam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85"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46272DD" w14:textId="77777777" w:rsidR="005A4DDF" w:rsidRPr="000D3FE0" w:rsidRDefault="005A4DDF" w:rsidP="007C71B9">
            <w:pPr>
              <w:rPr>
                <w:rFonts w:ascii="Arial" w:hAnsi="Arial" w:cs="Arial"/>
                <w:sz w:val="18"/>
                <w:szCs w:val="18"/>
              </w:rPr>
            </w:pPr>
            <w:r w:rsidRPr="000D3FE0">
              <w:rPr>
                <w:rFonts w:ascii="Arial" w:hAnsi="Arial" w:cs="Arial"/>
                <w:sz w:val="18"/>
                <w:szCs w:val="18"/>
              </w:rPr>
              <w:t>Heat transfer fluids used in vessel jackets </w:t>
            </w:r>
          </w:p>
          <w:p w14:paraId="4FDD3371" w14:textId="77777777" w:rsidR="005A4DDF" w:rsidRPr="000D3FE0" w:rsidRDefault="005A4DDF" w:rsidP="007C71B9">
            <w:pPr>
              <w:rPr>
                <w:rFonts w:ascii="Arial" w:hAnsi="Arial" w:cs="Arial"/>
                <w:sz w:val="18"/>
                <w:szCs w:val="18"/>
              </w:rPr>
            </w:pPr>
            <w:r w:rsidRPr="000D3FE0">
              <w:rPr>
                <w:rFonts w:ascii="Arial" w:hAnsi="Arial" w:cs="Arial"/>
                <w:sz w:val="18"/>
                <w:szCs w:val="18"/>
              </w:rPr>
              <w:t>Qualified temperature range </w:t>
            </w:r>
          </w:p>
          <w:p w14:paraId="740B67DD" w14:textId="5D1E5A52" w:rsidR="005A4DDF" w:rsidRPr="000D3FE0" w:rsidRDefault="005A4DDF" w:rsidP="007C71B9">
            <w:pPr>
              <w:rPr>
                <w:rFonts w:ascii="Arial" w:hAnsi="Arial" w:cs="Arial"/>
                <w:sz w:val="18"/>
                <w:szCs w:val="18"/>
              </w:rPr>
            </w:pPr>
            <w:r w:rsidRPr="000D3FE0">
              <w:rPr>
                <w:rFonts w:ascii="Arial" w:hAnsi="Arial" w:cs="Arial"/>
                <w:sz w:val="18"/>
                <w:szCs w:val="18"/>
              </w:rPr>
              <w:t>Expected variability around temperature set</w:t>
            </w:r>
            <w:r w:rsidR="00CB1861" w:rsidRPr="000D3FE0">
              <w:rPr>
                <w:rFonts w:ascii="Arial" w:hAnsi="Arial" w:cs="Arial"/>
                <w:sz w:val="18"/>
                <w:szCs w:val="18"/>
              </w:rPr>
              <w:t xml:space="preserve"> </w:t>
            </w:r>
            <w:r w:rsidRPr="000D3FE0">
              <w:rPr>
                <w:rFonts w:ascii="Arial" w:hAnsi="Arial" w:cs="Arial"/>
                <w:sz w:val="18"/>
                <w:szCs w:val="18"/>
              </w:rPr>
              <w:t>points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86"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33D1F80D" w14:textId="069934B0" w:rsidR="005A4DDF" w:rsidRPr="000D3FE0" w:rsidRDefault="00823818" w:rsidP="007C71B9">
            <w:pPr>
              <w:rPr>
                <w:rFonts w:ascii="Arial" w:hAnsi="Arial" w:cs="Arial"/>
                <w:sz w:val="18"/>
                <w:szCs w:val="18"/>
              </w:rPr>
            </w:pPr>
            <w:r w:rsidRPr="000D3FE0">
              <w:rPr>
                <w:rFonts w:ascii="Arial" w:hAnsi="Arial" w:cs="Arial"/>
                <w:sz w:val="18"/>
                <w:szCs w:val="18"/>
              </w:rPr>
              <w:t>A utility system management SOP is established at the site to guarantee uninterrupted smooth production in case of system malfunctions.</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87"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925EBC2" w14:textId="4E447F4A" w:rsidR="005A4DDF" w:rsidRPr="000D3FE0" w:rsidRDefault="00823818" w:rsidP="007C71B9">
            <w:pPr>
              <w:rPr>
                <w:rFonts w:ascii="Arial" w:hAnsi="Arial" w:cs="Arial"/>
                <w:sz w:val="18"/>
                <w:szCs w:val="18"/>
              </w:rPr>
            </w:pPr>
            <w:r w:rsidRPr="000D3FE0">
              <w:rPr>
                <w:rFonts w:ascii="Arial" w:hAnsi="Arial" w:cs="Arial"/>
                <w:sz w:val="18"/>
                <w:szCs w:val="18"/>
              </w:rPr>
              <w:t xml:space="preserve">Low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88"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5D2402B9" w14:textId="1F91BC17" w:rsidR="771B9441" w:rsidRDefault="771B9441">
            <w:pPr>
              <w:rPr>
                <w:ins w:id="1989" w:author="Yu Zhang12718" w:date="2026-10-15T08:48:00Z"/>
              </w:rPr>
            </w:pPr>
            <w:ins w:id="1990" w:author="Yu Zhang12718" w:date="2026-10-15T08:48:00Z">
              <w:r w:rsidRPr="797C4670">
                <w:rPr>
                  <w:rFonts w:ascii="Arial" w:hAnsi="Arial" w:cs="Arial"/>
                  <w:sz w:val="18"/>
                  <w:szCs w:val="18"/>
                </w:rPr>
                <w:t>Risk ranking rationale: existing qualified utility system; no change; no CQA impact.</w:t>
              </w:r>
            </w:ins>
          </w:p>
          <w:p w14:paraId="402B0771" w14:textId="5BD3A67E" w:rsidR="005A4DDF" w:rsidRPr="000D3FE0" w:rsidRDefault="00823818" w:rsidP="007C71B9">
            <w:pPr>
              <w:rPr>
                <w:rFonts w:ascii="Arial" w:hAnsi="Arial" w:cs="Arial"/>
                <w:sz w:val="18"/>
                <w:szCs w:val="18"/>
              </w:rPr>
            </w:pPr>
            <w:r w:rsidRPr="000D3FE0">
              <w:rPr>
                <w:rFonts w:ascii="Arial" w:hAnsi="Arial" w:cs="Arial"/>
                <w:sz w:val="18"/>
                <w:szCs w:val="18"/>
              </w:rPr>
              <w:t>Power supplying system m</w:t>
            </w:r>
            <w:r w:rsidR="00CB1861" w:rsidRPr="000D3FE0">
              <w:rPr>
                <w:rFonts w:ascii="Arial" w:hAnsi="Arial" w:cs="Arial"/>
                <w:sz w:val="18"/>
                <w:szCs w:val="18"/>
              </w:rPr>
              <w:t xml:space="preserve">anagement procedure in TJ4 site (DS) </w:t>
            </w:r>
            <w:r w:rsidRPr="000D3FE0">
              <w:rPr>
                <w:rFonts w:ascii="Arial" w:hAnsi="Arial" w:cs="Arial"/>
                <w:sz w:val="18"/>
                <w:szCs w:val="18"/>
              </w:rPr>
              <w:t>(DS-GMP-065)</w:t>
            </w:r>
          </w:p>
        </w:tc>
      </w:tr>
      <w:tr w:rsidR="005A4DDF" w:rsidRPr="000D3FE0" w14:paraId="09836557" w14:textId="77777777" w:rsidTr="797C4670">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3D8A9BAF" w14:textId="77777777" w:rsidR="005A4DDF" w:rsidRPr="000D3FE0" w:rsidRDefault="005A4DDF" w:rsidP="007C71B9">
            <w:pPr>
              <w:rPr>
                <w:rFonts w:ascii="Arial" w:hAnsi="Arial" w:cs="Arial"/>
                <w:b/>
                <w:sz w:val="18"/>
                <w:szCs w:val="18"/>
              </w:rPr>
            </w:pPr>
            <w:r w:rsidRPr="000D3FE0">
              <w:rPr>
                <w:rFonts w:ascii="Arial" w:hAnsi="Arial" w:cs="Arial"/>
                <w:b/>
                <w:sz w:val="18"/>
                <w:szCs w:val="18"/>
              </w:rPr>
              <w:t>Personnel and Safety </w:t>
            </w:r>
          </w:p>
        </w:tc>
      </w:tr>
      <w:tr w:rsidR="000D3FE0" w:rsidRPr="000D3FE0" w14:paraId="27B3D58E"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1991"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1992"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93"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0D36924" w14:textId="77777777" w:rsidR="005A4DDF" w:rsidRPr="000D3FE0" w:rsidRDefault="005A4DDF" w:rsidP="007C71B9">
            <w:pPr>
              <w:rPr>
                <w:rFonts w:ascii="Arial" w:hAnsi="Arial" w:cs="Arial"/>
                <w:sz w:val="18"/>
                <w:szCs w:val="18"/>
              </w:rPr>
            </w:pPr>
            <w:r w:rsidRPr="000D3FE0">
              <w:rPr>
                <w:rFonts w:ascii="Arial" w:hAnsi="Arial" w:cs="Arial"/>
                <w:sz w:val="18"/>
                <w:szCs w:val="18"/>
              </w:rPr>
              <w:t>Batch Scheduling / Manufacturing Shifts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94"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97535D7" w14:textId="124279B7" w:rsidR="005A4DDF" w:rsidRPr="000D3FE0" w:rsidRDefault="005A4DDF" w:rsidP="007C71B9">
            <w:pPr>
              <w:rPr>
                <w:rFonts w:ascii="Arial" w:hAnsi="Arial" w:cs="Arial"/>
                <w:sz w:val="18"/>
                <w:szCs w:val="18"/>
              </w:rPr>
            </w:pPr>
            <w:r w:rsidRPr="000D3FE0">
              <w:rPr>
                <w:rFonts w:ascii="Arial" w:hAnsi="Arial" w:cs="Arial"/>
                <w:sz w:val="18"/>
                <w:szCs w:val="18"/>
              </w:rPr>
              <w:t>Describe shift schedule at sending site </w:t>
            </w:r>
          </w:p>
          <w:p w14:paraId="409F2F94" w14:textId="77777777" w:rsidR="005A4DDF" w:rsidRPr="000D3FE0" w:rsidRDefault="005A4DDF" w:rsidP="007C71B9">
            <w:pPr>
              <w:rPr>
                <w:rFonts w:ascii="Arial" w:hAnsi="Arial" w:cs="Arial"/>
                <w:sz w:val="18"/>
                <w:szCs w:val="18"/>
              </w:rPr>
            </w:pPr>
            <w:r w:rsidRPr="000D3FE0">
              <w:rPr>
                <w:rFonts w:ascii="Arial" w:hAnsi="Arial" w:cs="Arial"/>
                <w:sz w:val="18"/>
                <w:szCs w:val="18"/>
              </w:rPr>
              <w:t>Confirm impact of shift schedule on hold times, contact time limits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95"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4A30B07B" w14:textId="476BB3BD" w:rsidR="00955ED1" w:rsidRPr="000D3FE0" w:rsidRDefault="00955ED1" w:rsidP="007C71B9">
            <w:pPr>
              <w:rPr>
                <w:rFonts w:ascii="Arial" w:hAnsi="Arial" w:cs="Arial"/>
                <w:sz w:val="18"/>
                <w:szCs w:val="18"/>
              </w:rPr>
            </w:pPr>
            <w:proofErr w:type="spellStart"/>
            <w:r w:rsidRPr="000D3FE0">
              <w:rPr>
                <w:rFonts w:ascii="Arial" w:hAnsi="Arial" w:cs="Arial"/>
                <w:sz w:val="18"/>
                <w:szCs w:val="18"/>
              </w:rPr>
              <w:t>Asymchem</w:t>
            </w:r>
            <w:proofErr w:type="spellEnd"/>
            <w:r w:rsidR="005A4DDF" w:rsidRPr="000D3FE0">
              <w:rPr>
                <w:rFonts w:ascii="Arial" w:hAnsi="Arial" w:cs="Arial"/>
                <w:sz w:val="18"/>
                <w:szCs w:val="18"/>
              </w:rPr>
              <w:t xml:space="preserve"> shift schedule (</w:t>
            </w:r>
            <w:r w:rsidRPr="000D3FE0">
              <w:rPr>
                <w:rFonts w:ascii="Arial" w:hAnsi="Arial" w:cs="Arial"/>
                <w:sz w:val="18"/>
                <w:szCs w:val="18"/>
              </w:rPr>
              <w:t>8 h/day, 6 days/week * 4 four-shift operation</w:t>
            </w:r>
          </w:p>
          <w:p w14:paraId="32D90A9F" w14:textId="1EEBC091" w:rsidR="00B81D18" w:rsidRPr="000D3FE0" w:rsidRDefault="00B81D18" w:rsidP="007C71B9">
            <w:pPr>
              <w:rPr>
                <w:rFonts w:ascii="Arial" w:hAnsi="Arial" w:cs="Arial"/>
                <w:sz w:val="18"/>
                <w:szCs w:val="18"/>
              </w:rPr>
            </w:pPr>
            <w:r w:rsidRPr="000D3FE0">
              <w:rPr>
                <w:rFonts w:ascii="Arial" w:hAnsi="Arial" w:cs="Arial"/>
                <w:sz w:val="18"/>
                <w:szCs w:val="18"/>
              </w:rPr>
              <w:t xml:space="preserve">Pre-shift briefings are held before taking up posts, and shift handover discipline shall be implemented via on-site handover. </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96"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4B794E1A" w14:textId="7617616A" w:rsidR="005A4DDF" w:rsidRPr="000D3FE0" w:rsidRDefault="00B81D18" w:rsidP="007C71B9">
            <w:pPr>
              <w:rPr>
                <w:rFonts w:ascii="Arial" w:hAnsi="Arial" w:cs="Arial"/>
                <w:sz w:val="18"/>
                <w:szCs w:val="18"/>
              </w:rPr>
            </w:pPr>
            <w:r w:rsidRPr="000D3FE0">
              <w:rPr>
                <w:rFonts w:ascii="Arial" w:hAnsi="Arial" w:cs="Arial"/>
                <w:sz w:val="18"/>
                <w:szCs w:val="18"/>
              </w:rPr>
              <w:t>low</w:t>
            </w:r>
            <w:r w:rsidR="005A4DDF" w:rsidRPr="000D3FE0">
              <w:rPr>
                <w:rFonts w:ascii="Arial" w:hAnsi="Arial" w:cs="Arial"/>
                <w:sz w:val="18"/>
                <w:szCs w:val="18"/>
              </w:rPr>
              <w:t>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1997"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D11F32A" w14:textId="3550D679" w:rsidR="00BB1D7B" w:rsidRPr="000D3FE0" w:rsidRDefault="72903EDC" w:rsidP="007C71B9">
            <w:pPr>
              <w:rPr>
                <w:ins w:id="1998" w:author="Yu Zhang12718" w:date="2026-10-15T09:06:00Z"/>
              </w:rPr>
            </w:pPr>
            <w:ins w:id="1999" w:author="Yu Zhang12718" w:date="2026-10-15T09:06:00Z">
              <w:r w:rsidRPr="797C4670">
                <w:rPr>
                  <w:rFonts w:ascii="Arial" w:hAnsi="Arial" w:cs="Arial"/>
                  <w:sz w:val="18"/>
                  <w:szCs w:val="18"/>
                </w:rPr>
                <w:t xml:space="preserve">Risk ranking rationale: shift schedule unchanged; hold/contact times unchanged; no CQA impact. </w:t>
              </w:r>
            </w:ins>
          </w:p>
          <w:p w14:paraId="703E78F9" w14:textId="11AE837F" w:rsidR="00BB1D7B" w:rsidRPr="000D3FE0" w:rsidRDefault="455C7A6C" w:rsidP="007C71B9">
            <w:pPr>
              <w:rPr>
                <w:rFonts w:ascii="Arial" w:hAnsi="Arial" w:cs="Arial"/>
                <w:sz w:val="18"/>
                <w:szCs w:val="18"/>
              </w:rPr>
            </w:pPr>
            <w:r w:rsidRPr="797C4670">
              <w:rPr>
                <w:rFonts w:ascii="Arial" w:hAnsi="Arial" w:cs="Arial"/>
                <w:sz w:val="18"/>
                <w:szCs w:val="18"/>
              </w:rPr>
              <w:t>Requirements for PAR and NOR parameters are specified in batch records. Pre-production training will be conducted prior to manufacturing.</w:t>
            </w:r>
          </w:p>
        </w:tc>
      </w:tr>
      <w:tr w:rsidR="000D3FE0" w:rsidRPr="000D3FE0" w14:paraId="52787A96"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00"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001"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002"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39146E0C"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Training, Capability and Experience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003"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5FCE8472" w14:textId="36DE1094" w:rsidR="005A4DDF" w:rsidRPr="000D3FE0" w:rsidRDefault="00936AC7" w:rsidP="007C71B9">
            <w:pPr>
              <w:rPr>
                <w:rFonts w:ascii="Arial" w:hAnsi="Arial" w:cs="Arial"/>
                <w:sz w:val="18"/>
                <w:szCs w:val="18"/>
              </w:rPr>
            </w:pPr>
            <w:r w:rsidRPr="000D3FE0">
              <w:rPr>
                <w:rFonts w:ascii="Arial" w:hAnsi="Arial" w:cs="Arial"/>
                <w:sz w:val="18"/>
                <w:szCs w:val="18"/>
              </w:rPr>
              <w:t>How is MO</w:t>
            </w:r>
            <w:r w:rsidR="005A4DDF" w:rsidRPr="000D3FE0">
              <w:rPr>
                <w:rFonts w:ascii="Arial" w:hAnsi="Arial" w:cs="Arial"/>
                <w:sz w:val="18"/>
                <w:szCs w:val="18"/>
              </w:rPr>
              <w:t>R training performed and by whom? </w:t>
            </w:r>
          </w:p>
          <w:p w14:paraId="10BBEB33" w14:textId="77777777" w:rsidR="005A4DDF" w:rsidRPr="000D3FE0" w:rsidRDefault="005A4DDF" w:rsidP="007C71B9">
            <w:pPr>
              <w:rPr>
                <w:rFonts w:ascii="Arial" w:hAnsi="Arial" w:cs="Arial"/>
                <w:sz w:val="18"/>
                <w:szCs w:val="18"/>
              </w:rPr>
            </w:pPr>
            <w:r w:rsidRPr="000D3FE0">
              <w:rPr>
                <w:rFonts w:ascii="Arial" w:hAnsi="Arial" w:cs="Arial"/>
                <w:sz w:val="18"/>
                <w:szCs w:val="18"/>
              </w:rPr>
              <w:t>Do operators sign a log confirming participation? </w:t>
            </w:r>
          </w:p>
          <w:p w14:paraId="143AB894" w14:textId="77777777" w:rsidR="005A4DDF" w:rsidRPr="000D3FE0" w:rsidRDefault="005A4DDF" w:rsidP="007C71B9">
            <w:pPr>
              <w:rPr>
                <w:rFonts w:ascii="Arial" w:hAnsi="Arial" w:cs="Arial"/>
                <w:sz w:val="18"/>
                <w:szCs w:val="18"/>
              </w:rPr>
            </w:pPr>
            <w:r w:rsidRPr="000D3FE0">
              <w:rPr>
                <w:rFonts w:ascii="Arial" w:hAnsi="Arial" w:cs="Arial"/>
                <w:sz w:val="18"/>
                <w:szCs w:val="18"/>
              </w:rPr>
              <w:t>Experience level of operators with this process type?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004"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18567CDC" w14:textId="5BE09048" w:rsidR="00974B77" w:rsidRPr="000D3FE0" w:rsidRDefault="0078047E" w:rsidP="007C71B9">
            <w:pPr>
              <w:rPr>
                <w:rFonts w:ascii="Arial" w:hAnsi="Arial" w:cs="Arial"/>
                <w:sz w:val="18"/>
                <w:szCs w:val="18"/>
              </w:rPr>
            </w:pPr>
            <w:r w:rsidRPr="000D3FE0">
              <w:rPr>
                <w:rFonts w:ascii="Arial" w:hAnsi="Arial" w:cs="Arial"/>
                <w:sz w:val="18"/>
                <w:szCs w:val="18"/>
              </w:rPr>
              <w:t>Personnel training shall be completed prior to project initiation in accordance with process validation requirements.</w:t>
            </w:r>
          </w:p>
          <w:p w14:paraId="40AA35DA" w14:textId="7A5B7B61" w:rsidR="0078047E" w:rsidRPr="000D3FE0" w:rsidRDefault="00974B77" w:rsidP="007C71B9">
            <w:pPr>
              <w:rPr>
                <w:rFonts w:ascii="Arial" w:hAnsi="Arial" w:cs="Arial"/>
                <w:sz w:val="18"/>
                <w:szCs w:val="18"/>
              </w:rPr>
            </w:pPr>
            <w:r w:rsidRPr="000D3FE0">
              <w:rPr>
                <w:rFonts w:ascii="Arial" w:hAnsi="Arial" w:cs="Arial"/>
                <w:sz w:val="18"/>
                <w:szCs w:val="18"/>
              </w:rPr>
              <w:t>QA shall conduct training on key procedures prior to the start of validation production.</w:t>
            </w:r>
            <w:r w:rsidR="0078047E" w:rsidRPr="000D3FE0">
              <w:rPr>
                <w:rFonts w:ascii="Arial" w:hAnsi="Arial" w:cs="Arial"/>
                <w:sz w:val="18"/>
                <w:szCs w:val="18"/>
              </w:rPr>
              <w:t xml:space="preserve"> </w:t>
            </w:r>
          </w:p>
          <w:p w14:paraId="2B8FA95D" w14:textId="4AF47328" w:rsidR="00974B77" w:rsidRPr="000D3FE0" w:rsidRDefault="00974B77" w:rsidP="007C71B9">
            <w:pPr>
              <w:rPr>
                <w:rFonts w:ascii="Arial" w:hAnsi="Arial" w:cs="Arial"/>
                <w:sz w:val="18"/>
                <w:szCs w:val="18"/>
              </w:rPr>
            </w:pPr>
            <w:r w:rsidRPr="000D3FE0">
              <w:rPr>
                <w:rFonts w:ascii="Arial" w:hAnsi="Arial" w:cs="Arial"/>
                <w:sz w:val="18"/>
                <w:szCs w:val="18"/>
              </w:rPr>
              <w:t>All operators shall sign the training log to confirm their participation.</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005"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41612AE1" w14:textId="388E34F4" w:rsidR="005A4DDF" w:rsidRPr="000D3FE0" w:rsidRDefault="00974B77" w:rsidP="007C71B9">
            <w:pPr>
              <w:rPr>
                <w:rFonts w:ascii="Arial" w:hAnsi="Arial" w:cs="Arial"/>
                <w:sz w:val="18"/>
                <w:szCs w:val="18"/>
              </w:rPr>
            </w:pPr>
            <w:r w:rsidRPr="000D3FE0">
              <w:rPr>
                <w:rFonts w:ascii="Arial" w:hAnsi="Arial" w:cs="Arial"/>
                <w:sz w:val="18"/>
                <w:szCs w:val="18"/>
              </w:rPr>
              <w:t>Low</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006"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0249DD2B" w14:textId="4B4F5E4F" w:rsidR="4DC5962C" w:rsidRDefault="4DC5962C">
            <w:pPr>
              <w:rPr>
                <w:ins w:id="2007" w:author="Yu Zhang12718" w:date="2026-10-15T09:06:00Z"/>
              </w:rPr>
            </w:pPr>
            <w:ins w:id="2008" w:author="Yu Zhang12718" w:date="2026-10-15T09:07:00Z">
              <w:r w:rsidRPr="797C4670">
                <w:rPr>
                  <w:rFonts w:ascii="Arial" w:hAnsi="Arial" w:cs="Arial"/>
                  <w:sz w:val="18"/>
                  <w:szCs w:val="18"/>
                </w:rPr>
                <w:t>Risk ranking rationale: routine GMP training under the established program; process unchanged; training is a procedural prerequisite, not a control for a new hazard.</w:t>
              </w:r>
            </w:ins>
          </w:p>
          <w:p w14:paraId="26B00297" w14:textId="15149DAD" w:rsidR="00AB31CD" w:rsidRPr="000D3FE0" w:rsidRDefault="00F35B4A" w:rsidP="00F35B4A">
            <w:pPr>
              <w:rPr>
                <w:rFonts w:ascii="Arial" w:hAnsi="Arial" w:cs="Arial"/>
                <w:sz w:val="18"/>
                <w:szCs w:val="18"/>
              </w:rPr>
            </w:pPr>
            <w:r w:rsidRPr="000D3FE0">
              <w:rPr>
                <w:rFonts w:ascii="Arial" w:hAnsi="Arial" w:cs="Arial"/>
                <w:sz w:val="18"/>
                <w:szCs w:val="18"/>
              </w:rPr>
              <w:t>Executive procedure of production projects(DS) (DS-GMP-030</w:t>
            </w:r>
            <w:r w:rsidR="0078047E" w:rsidRPr="000D3FE0">
              <w:rPr>
                <w:rFonts w:ascii="Arial" w:hAnsi="Arial" w:cs="Arial"/>
                <w:sz w:val="18"/>
                <w:szCs w:val="18"/>
              </w:rPr>
              <w:t>)</w:t>
            </w:r>
          </w:p>
          <w:p w14:paraId="4A2D99F7" w14:textId="2BE90D4D" w:rsidR="00974B77" w:rsidRPr="000D3FE0" w:rsidRDefault="00AB31CD" w:rsidP="007C71B9">
            <w:pPr>
              <w:rPr>
                <w:rFonts w:ascii="Arial" w:hAnsi="Arial" w:cs="Arial"/>
                <w:sz w:val="18"/>
                <w:szCs w:val="18"/>
              </w:rPr>
            </w:pPr>
            <w:r w:rsidRPr="000D3FE0">
              <w:rPr>
                <w:rFonts w:ascii="Arial" w:hAnsi="Arial" w:cs="Arial"/>
                <w:sz w:val="18"/>
                <w:szCs w:val="18"/>
              </w:rPr>
              <w:t>Employee training (ASM-003)</w:t>
            </w:r>
          </w:p>
        </w:tc>
      </w:tr>
      <w:tr w:rsidR="000D3FE0" w:rsidRPr="000D3FE0" w14:paraId="19F93506"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09"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010"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11"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7303AEDF" w14:textId="77777777" w:rsidR="005A4DDF" w:rsidRPr="000D3FE0" w:rsidRDefault="005A4DDF" w:rsidP="007C71B9">
            <w:pPr>
              <w:rPr>
                <w:rFonts w:ascii="Arial" w:hAnsi="Arial" w:cs="Arial"/>
                <w:sz w:val="18"/>
                <w:szCs w:val="18"/>
              </w:rPr>
            </w:pPr>
            <w:r w:rsidRPr="000D3FE0">
              <w:rPr>
                <w:rFonts w:ascii="Arial" w:hAnsi="Arial" w:cs="Arial"/>
                <w:sz w:val="18"/>
                <w:szCs w:val="18"/>
              </w:rPr>
              <w:t>Safety / MSDS / Process Safety Information (PSI)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12"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6F588DCE" w14:textId="77777777" w:rsidR="005A4DDF" w:rsidRPr="000D3FE0" w:rsidRDefault="005A4DDF" w:rsidP="007C71B9">
            <w:pPr>
              <w:rPr>
                <w:rFonts w:ascii="Arial" w:hAnsi="Arial" w:cs="Arial"/>
                <w:sz w:val="18"/>
                <w:szCs w:val="18"/>
              </w:rPr>
            </w:pPr>
            <w:r w:rsidRPr="000D3FE0">
              <w:rPr>
                <w:rFonts w:ascii="Arial" w:hAnsi="Arial" w:cs="Arial"/>
                <w:sz w:val="18"/>
                <w:szCs w:val="18"/>
              </w:rPr>
              <w:t>SDS / MSDS available for all materials? </w:t>
            </w:r>
          </w:p>
          <w:p w14:paraId="33450E26" w14:textId="77777777" w:rsidR="005A4DDF" w:rsidRPr="000D3FE0" w:rsidRDefault="005A4DDF" w:rsidP="007C71B9">
            <w:pPr>
              <w:rPr>
                <w:rFonts w:ascii="Arial" w:hAnsi="Arial" w:cs="Arial"/>
                <w:sz w:val="18"/>
                <w:szCs w:val="18"/>
              </w:rPr>
            </w:pPr>
            <w:r w:rsidRPr="000D3FE0">
              <w:rPr>
                <w:rFonts w:ascii="Arial" w:hAnsi="Arial" w:cs="Arial"/>
                <w:sz w:val="18"/>
                <w:szCs w:val="18"/>
              </w:rPr>
              <w:t>Process Safety Information (PSI) / GIPSM available? </w:t>
            </w:r>
          </w:p>
          <w:p w14:paraId="7B3C9A73" w14:textId="77777777" w:rsidR="005A4DDF" w:rsidRPr="000D3FE0" w:rsidRDefault="005A4DDF" w:rsidP="007C71B9">
            <w:pPr>
              <w:rPr>
                <w:rFonts w:ascii="Arial" w:hAnsi="Arial" w:cs="Arial"/>
                <w:sz w:val="18"/>
                <w:szCs w:val="18"/>
              </w:rPr>
            </w:pPr>
            <w:r w:rsidRPr="000D3FE0">
              <w:rPr>
                <w:rFonts w:ascii="Arial" w:hAnsi="Arial" w:cs="Arial"/>
                <w:sz w:val="18"/>
                <w:szCs w:val="18"/>
              </w:rPr>
              <w:t>PHIS and PHA completed? </w:t>
            </w:r>
          </w:p>
          <w:p w14:paraId="5EFE1507" w14:textId="77777777" w:rsidR="005A4DDF" w:rsidRPr="000D3FE0" w:rsidRDefault="005A4DDF" w:rsidP="007C71B9">
            <w:pPr>
              <w:rPr>
                <w:rFonts w:ascii="Arial" w:hAnsi="Arial" w:cs="Arial"/>
                <w:sz w:val="18"/>
                <w:szCs w:val="18"/>
              </w:rPr>
            </w:pPr>
            <w:r w:rsidRPr="000D3FE0">
              <w:rPr>
                <w:rFonts w:ascii="Arial" w:hAnsi="Arial" w:cs="Arial"/>
                <w:sz w:val="18"/>
                <w:szCs w:val="18"/>
              </w:rPr>
              <w:t>Special equipment or set-up for safety purposes?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13"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3A1EC4B" w14:textId="1CCB0E6F" w:rsidR="005A4DDF" w:rsidRPr="000D3FE0" w:rsidRDefault="00974B77" w:rsidP="007C71B9">
            <w:pPr>
              <w:rPr>
                <w:rFonts w:ascii="Arial" w:hAnsi="Arial" w:cs="Arial"/>
                <w:sz w:val="18"/>
                <w:szCs w:val="18"/>
              </w:rPr>
            </w:pPr>
            <w:r w:rsidRPr="000D3FE0">
              <w:rPr>
                <w:rFonts w:ascii="Arial" w:hAnsi="Arial" w:cs="Arial"/>
                <w:sz w:val="18"/>
                <w:szCs w:val="18"/>
              </w:rPr>
              <w:t xml:space="preserve">SDS documents </w:t>
            </w:r>
            <w:r w:rsidR="00BB09B6" w:rsidRPr="000D3FE0">
              <w:rPr>
                <w:rFonts w:ascii="Arial" w:hAnsi="Arial" w:cs="Arial"/>
                <w:sz w:val="18"/>
                <w:szCs w:val="18"/>
              </w:rPr>
              <w:t>is</w:t>
            </w:r>
            <w:r w:rsidRPr="000D3FE0">
              <w:rPr>
                <w:rFonts w:ascii="Arial" w:hAnsi="Arial" w:cs="Arial"/>
                <w:sz w:val="18"/>
                <w:szCs w:val="18"/>
              </w:rPr>
              <w:t xml:space="preserve"> available for raw materials.</w:t>
            </w:r>
          </w:p>
          <w:p w14:paraId="0139B9C4" w14:textId="5CD89976" w:rsidR="00BB09B6" w:rsidRPr="000D3FE0" w:rsidRDefault="00BB09B6" w:rsidP="007C71B9">
            <w:pPr>
              <w:rPr>
                <w:rFonts w:ascii="Arial" w:hAnsi="Arial" w:cs="Arial"/>
                <w:sz w:val="18"/>
                <w:szCs w:val="18"/>
              </w:rPr>
            </w:pPr>
            <w:r w:rsidRPr="000D3FE0">
              <w:rPr>
                <w:rFonts w:ascii="Arial" w:hAnsi="Arial" w:cs="Arial"/>
                <w:sz w:val="18"/>
                <w:szCs w:val="18"/>
              </w:rPr>
              <w:t xml:space="preserve">PHA shall be completed prior to the execution of PPQ batches. And PHIS will be complete before commercial production </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14"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E985026" w14:textId="10321B92" w:rsidR="005A4DDF" w:rsidRPr="000D3FE0" w:rsidRDefault="005A4DDF" w:rsidP="007C71B9">
            <w:pPr>
              <w:rPr>
                <w:rFonts w:ascii="Arial" w:hAnsi="Arial" w:cs="Arial"/>
                <w:sz w:val="18"/>
                <w:szCs w:val="18"/>
              </w:rPr>
            </w:pPr>
            <w:r w:rsidRPr="000D3FE0">
              <w:rPr>
                <w:rFonts w:ascii="Arial" w:hAnsi="Arial" w:cs="Arial"/>
                <w:sz w:val="18"/>
                <w:szCs w:val="18"/>
              </w:rPr>
              <w:t>Medium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15"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BFCFBBE" w14:textId="70518566" w:rsidR="00601154" w:rsidRPr="000D3FE0" w:rsidRDefault="00601154" w:rsidP="007C71B9">
            <w:pPr>
              <w:rPr>
                <w:rFonts w:ascii="Arial" w:hAnsi="Arial" w:cs="Arial"/>
                <w:sz w:val="18"/>
                <w:szCs w:val="18"/>
              </w:rPr>
            </w:pPr>
            <w:r w:rsidRPr="000D3FE0">
              <w:rPr>
                <w:rFonts w:ascii="Arial" w:hAnsi="Arial" w:cs="Arial"/>
                <w:sz w:val="18"/>
                <w:szCs w:val="18"/>
              </w:rPr>
              <w:t>Procedure for Chemical Classification, Labelling and SDS Management(EHS-085-P01.V02)</w:t>
            </w:r>
          </w:p>
          <w:p w14:paraId="563713A3" w14:textId="191C6515" w:rsidR="005A4DDF" w:rsidRPr="000D3FE0" w:rsidRDefault="00601154" w:rsidP="007C71B9">
            <w:pPr>
              <w:rPr>
                <w:rFonts w:ascii="Arial" w:hAnsi="Arial" w:cs="Arial"/>
                <w:sz w:val="18"/>
                <w:szCs w:val="18"/>
              </w:rPr>
            </w:pPr>
            <w:r w:rsidRPr="000D3FE0">
              <w:rPr>
                <w:rFonts w:ascii="Arial" w:hAnsi="Arial" w:cs="Arial"/>
                <w:sz w:val="18"/>
                <w:szCs w:val="18"/>
              </w:rPr>
              <w:t>Process Hazard Analysis (PHA) Management Procedure (EHS-G-8.1-P02-M02.V01)</w:t>
            </w:r>
          </w:p>
        </w:tc>
      </w:tr>
      <w:tr w:rsidR="005A4DDF" w:rsidRPr="000D3FE0" w14:paraId="638083B2" w14:textId="77777777" w:rsidTr="797C4670">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873F4BC" w14:textId="77777777" w:rsidR="005A4DDF" w:rsidRPr="000D3FE0" w:rsidRDefault="5E457764" w:rsidP="05912830">
            <w:pPr>
              <w:rPr>
                <w:rFonts w:ascii="Arial" w:hAnsi="Arial" w:cs="Arial"/>
                <w:b/>
                <w:bCs/>
                <w:sz w:val="18"/>
                <w:szCs w:val="18"/>
              </w:rPr>
            </w:pPr>
            <w:r w:rsidRPr="05912830">
              <w:rPr>
                <w:rFonts w:ascii="Arial" w:hAnsi="Arial" w:cs="Arial"/>
                <w:b/>
                <w:bCs/>
                <w:sz w:val="18"/>
                <w:szCs w:val="18"/>
              </w:rPr>
              <w:t>Cleaning and </w:t>
            </w:r>
            <w:proofErr w:type="spellStart"/>
            <w:r w:rsidRPr="05912830">
              <w:rPr>
                <w:rFonts w:ascii="Arial" w:hAnsi="Arial" w:cs="Arial"/>
                <w:b/>
                <w:bCs/>
                <w:sz w:val="18"/>
                <w:szCs w:val="18"/>
              </w:rPr>
              <w:t>Sanitising</w:t>
            </w:r>
            <w:proofErr w:type="spellEnd"/>
            <w:r w:rsidRPr="05912830">
              <w:rPr>
                <w:rFonts w:ascii="Arial" w:hAnsi="Arial" w:cs="Arial"/>
                <w:b/>
                <w:bCs/>
                <w:sz w:val="18"/>
                <w:szCs w:val="18"/>
              </w:rPr>
              <w:t> </w:t>
            </w:r>
          </w:p>
        </w:tc>
      </w:tr>
      <w:tr w:rsidR="000D3FE0" w:rsidRPr="000D3FE0" w14:paraId="65C5A2B4"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16"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017"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18"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544934BB"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Cleaning and </w:t>
            </w:r>
            <w:proofErr w:type="spellStart"/>
            <w:r w:rsidRPr="000D3FE0">
              <w:rPr>
                <w:rFonts w:ascii="Arial" w:hAnsi="Arial" w:cs="Arial"/>
                <w:sz w:val="18"/>
                <w:szCs w:val="18"/>
              </w:rPr>
              <w:t>Sanitising</w:t>
            </w:r>
            <w:proofErr w:type="spellEnd"/>
            <w:r w:rsidRPr="000D3FE0">
              <w:rPr>
                <w:rFonts w:ascii="Arial" w:hAnsi="Arial" w:cs="Arial"/>
                <w:sz w:val="18"/>
                <w:szCs w:val="18"/>
              </w:rPr>
              <w:t> Agents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19"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778C772" w14:textId="77777777" w:rsidR="005A4DDF" w:rsidRPr="000D3FE0" w:rsidRDefault="005A4DDF" w:rsidP="007C71B9">
            <w:pPr>
              <w:rPr>
                <w:rFonts w:ascii="Arial" w:hAnsi="Arial" w:cs="Arial"/>
                <w:sz w:val="18"/>
                <w:szCs w:val="18"/>
              </w:rPr>
            </w:pPr>
            <w:proofErr w:type="spellStart"/>
            <w:r w:rsidRPr="000D3FE0">
              <w:rPr>
                <w:rFonts w:ascii="Arial" w:hAnsi="Arial" w:cs="Arial"/>
                <w:sz w:val="18"/>
                <w:szCs w:val="18"/>
              </w:rPr>
              <w:t>Sanitising</w:t>
            </w:r>
            <w:proofErr w:type="spellEnd"/>
            <w:r w:rsidRPr="000D3FE0">
              <w:rPr>
                <w:rFonts w:ascii="Arial" w:hAnsi="Arial" w:cs="Arial"/>
                <w:sz w:val="18"/>
                <w:szCs w:val="18"/>
              </w:rPr>
              <w:t>/cleaning agents used for equipment </w:t>
            </w:r>
          </w:p>
          <w:p w14:paraId="0F882E45" w14:textId="6DDE90A1" w:rsidR="005A4DDF" w:rsidRPr="000D3FE0" w:rsidRDefault="00985414" w:rsidP="007C71B9">
            <w:pPr>
              <w:rPr>
                <w:rFonts w:ascii="Arial" w:hAnsi="Arial" w:cs="Arial"/>
                <w:sz w:val="18"/>
                <w:szCs w:val="18"/>
              </w:rPr>
            </w:pPr>
            <w:r w:rsidRPr="000D3FE0">
              <w:rPr>
                <w:rFonts w:ascii="Arial" w:hAnsi="Arial" w:cs="Arial"/>
                <w:sz w:val="18"/>
                <w:szCs w:val="18"/>
              </w:rPr>
              <w:t xml:space="preserve">Product </w:t>
            </w:r>
            <w:r w:rsidR="005A4DDF" w:rsidRPr="000D3FE0">
              <w:rPr>
                <w:rFonts w:ascii="Arial" w:hAnsi="Arial" w:cs="Arial"/>
                <w:sz w:val="18"/>
                <w:szCs w:val="18"/>
              </w:rPr>
              <w:t>compatibility data with cleaning agents </w:t>
            </w:r>
          </w:p>
          <w:p w14:paraId="6A491867" w14:textId="7326FF28" w:rsidR="005A4DDF" w:rsidRPr="000D3FE0" w:rsidRDefault="005A4DDF" w:rsidP="007C71B9">
            <w:pPr>
              <w:rPr>
                <w:rFonts w:ascii="Arial" w:hAnsi="Arial" w:cs="Arial"/>
                <w:sz w:val="18"/>
                <w:szCs w:val="18"/>
              </w:rPr>
            </w:pPr>
            <w:r w:rsidRPr="000D3FE0">
              <w:rPr>
                <w:rFonts w:ascii="Arial" w:hAnsi="Arial" w:cs="Arial"/>
                <w:sz w:val="18"/>
                <w:szCs w:val="18"/>
              </w:rPr>
              <w:t>Cleaning validatio</w:t>
            </w:r>
            <w:r w:rsidR="00EE2831" w:rsidRPr="000D3FE0">
              <w:rPr>
                <w:rFonts w:ascii="Arial" w:hAnsi="Arial" w:cs="Arial"/>
                <w:sz w:val="18"/>
                <w:szCs w:val="18"/>
              </w:rPr>
              <w:t>n carryover limits established</w:t>
            </w:r>
            <w:r w:rsidRPr="000D3FE0">
              <w:rPr>
                <w:rFonts w:ascii="Arial" w:hAnsi="Arial" w:cs="Arial"/>
                <w:sz w:val="18"/>
                <w:szCs w:val="18"/>
              </w:rPr>
              <w:t>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20"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57B3C938" w14:textId="5739D6BE" w:rsidR="008A4B93" w:rsidRPr="000D3FE0" w:rsidRDefault="00985414" w:rsidP="007C71B9">
            <w:pPr>
              <w:rPr>
                <w:rFonts w:ascii="Arial" w:hAnsi="Arial" w:cs="Arial"/>
                <w:sz w:val="18"/>
                <w:szCs w:val="18"/>
              </w:rPr>
            </w:pPr>
            <w:r w:rsidRPr="000D3FE0">
              <w:rPr>
                <w:rFonts w:ascii="Arial" w:hAnsi="Arial" w:cs="Arial"/>
                <w:sz w:val="18"/>
                <w:szCs w:val="18"/>
              </w:rPr>
              <w:t xml:space="preserve">Appropriate cleaning agents </w:t>
            </w:r>
            <w:ins w:id="2021" w:author="Jie Wang5909" w:date="2026-10-13T20:43:00Z">
              <w:r w:rsidR="00301528">
                <w:rPr>
                  <w:rFonts w:ascii="Arial" w:hAnsi="Arial" w:cs="Arial"/>
                  <w:sz w:val="18"/>
                  <w:szCs w:val="18"/>
                </w:rPr>
                <w:t xml:space="preserve">has been </w:t>
              </w:r>
            </w:ins>
            <w:del w:id="2022" w:author="Jie Wang5909" w:date="2026-10-13T20:43:00Z">
              <w:r w:rsidRPr="000D3FE0" w:rsidDel="00301528">
                <w:rPr>
                  <w:rFonts w:ascii="Arial" w:hAnsi="Arial" w:cs="Arial"/>
                  <w:sz w:val="18"/>
                  <w:szCs w:val="18"/>
                </w:rPr>
                <w:delText>shall be</w:delText>
              </w:r>
            </w:del>
            <w:r w:rsidRPr="000D3FE0">
              <w:rPr>
                <w:rFonts w:ascii="Arial" w:hAnsi="Arial" w:cs="Arial"/>
                <w:sz w:val="18"/>
                <w:szCs w:val="18"/>
              </w:rPr>
              <w:t xml:space="preserve"> determined based on material properties in accordance with relevant SOPs; </w:t>
            </w:r>
          </w:p>
          <w:p w14:paraId="10CC380B" w14:textId="60EC52DC" w:rsidR="005A4DDF" w:rsidRPr="000D3FE0" w:rsidRDefault="00985414" w:rsidP="007C71B9">
            <w:pPr>
              <w:rPr>
                <w:rFonts w:ascii="Arial" w:hAnsi="Arial" w:cs="Arial"/>
                <w:sz w:val="18"/>
                <w:szCs w:val="18"/>
              </w:rPr>
            </w:pPr>
            <w:r w:rsidRPr="000D3FE0">
              <w:rPr>
                <w:rFonts w:ascii="Arial" w:hAnsi="Arial" w:cs="Arial"/>
                <w:sz w:val="18"/>
                <w:szCs w:val="18"/>
              </w:rPr>
              <w:t xml:space="preserve">suitable carryover limits for cleaning validation </w:t>
            </w:r>
            <w:ins w:id="2023" w:author="Jie Wang5909" w:date="2026-10-13T20:43:00Z">
              <w:r w:rsidR="00301528">
                <w:rPr>
                  <w:rFonts w:ascii="Arial" w:hAnsi="Arial" w:cs="Arial"/>
                  <w:sz w:val="18"/>
                  <w:szCs w:val="18"/>
                </w:rPr>
                <w:t>have been</w:t>
              </w:r>
            </w:ins>
            <w:del w:id="2024" w:author="Jie Wang5909" w:date="2026-10-13T20:43:00Z">
              <w:r w:rsidRPr="000D3FE0" w:rsidDel="00301528">
                <w:rPr>
                  <w:rFonts w:ascii="Arial" w:hAnsi="Arial" w:cs="Arial"/>
                  <w:sz w:val="18"/>
                  <w:szCs w:val="18"/>
                </w:rPr>
                <w:delText>shall be</w:delText>
              </w:r>
            </w:del>
            <w:r w:rsidRPr="000D3FE0">
              <w:rPr>
                <w:rFonts w:ascii="Arial" w:hAnsi="Arial" w:cs="Arial"/>
                <w:sz w:val="18"/>
                <w:szCs w:val="18"/>
              </w:rPr>
              <w:t xml:space="preserve"> establish</w:t>
            </w:r>
            <w:r w:rsidR="008A4B93" w:rsidRPr="000D3FE0">
              <w:rPr>
                <w:rFonts w:ascii="Arial" w:hAnsi="Arial" w:cs="Arial"/>
                <w:sz w:val="18"/>
                <w:szCs w:val="18"/>
              </w:rPr>
              <w:t>ed according to equipment usage</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25"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58EC029" w14:textId="6939D0A6" w:rsidR="005A4DDF" w:rsidRPr="000D3FE0" w:rsidRDefault="005A4DDF" w:rsidP="007C71B9">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26"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68E61BF8" w14:textId="335EE58C" w:rsidR="5AF4F3F3" w:rsidRDefault="5AF4F3F3">
            <w:pPr>
              <w:rPr>
                <w:ins w:id="2027" w:author="Yu Zhang12718" w:date="2026-10-15T09:07:00Z"/>
              </w:rPr>
            </w:pPr>
            <w:ins w:id="2028" w:author="Yu Zhang12718" w:date="2026-10-15T09:07:00Z">
              <w:r w:rsidRPr="797C4670">
                <w:rPr>
                  <w:rFonts w:ascii="Arial" w:hAnsi="Arial" w:cs="Arial"/>
                  <w:sz w:val="18"/>
                  <w:szCs w:val="18"/>
                </w:rPr>
                <w:t>Risk ranking rationale: cleaning agents and carryover limits established; no change; no CQA impact.</w:t>
              </w:r>
            </w:ins>
          </w:p>
          <w:p w14:paraId="597B5433" w14:textId="77777777" w:rsidR="005A4DDF" w:rsidRPr="000D3FE0" w:rsidRDefault="001C3738" w:rsidP="001C3738">
            <w:pPr>
              <w:rPr>
                <w:rFonts w:ascii="Arial" w:hAnsi="Arial" w:cs="Arial"/>
                <w:sz w:val="18"/>
                <w:szCs w:val="18"/>
              </w:rPr>
            </w:pPr>
            <w:r w:rsidRPr="000D3FE0">
              <w:rPr>
                <w:rFonts w:ascii="Arial" w:hAnsi="Arial" w:cs="Arial"/>
                <w:sz w:val="18"/>
                <w:szCs w:val="18"/>
              </w:rPr>
              <w:t xml:space="preserve">Facility disinfection procedure </w:t>
            </w:r>
            <w:r w:rsidR="00EE2831" w:rsidRPr="000D3FE0">
              <w:rPr>
                <w:rFonts w:ascii="Arial" w:hAnsi="Arial" w:cs="Arial"/>
                <w:sz w:val="18"/>
                <w:szCs w:val="18"/>
              </w:rPr>
              <w:t>(DS)</w:t>
            </w:r>
            <w:r w:rsidR="00710706" w:rsidRPr="000D3FE0">
              <w:rPr>
                <w:rFonts w:ascii="Arial" w:hAnsi="Arial" w:cs="Arial"/>
                <w:sz w:val="18"/>
                <w:szCs w:val="18"/>
              </w:rPr>
              <w:t xml:space="preserve"> (DS-GMP-0</w:t>
            </w:r>
            <w:r w:rsidRPr="000D3FE0">
              <w:rPr>
                <w:rFonts w:ascii="Arial" w:hAnsi="Arial" w:cs="Arial"/>
                <w:sz w:val="18"/>
                <w:szCs w:val="18"/>
              </w:rPr>
              <w:t>06</w:t>
            </w:r>
            <w:r w:rsidR="00710706" w:rsidRPr="000D3FE0">
              <w:rPr>
                <w:rFonts w:ascii="Arial" w:hAnsi="Arial" w:cs="Arial"/>
                <w:sz w:val="18"/>
                <w:szCs w:val="18"/>
              </w:rPr>
              <w:t>)</w:t>
            </w:r>
          </w:p>
          <w:p w14:paraId="40144C73" w14:textId="696B1D5C" w:rsidR="001C3738" w:rsidRPr="000D3FE0" w:rsidRDefault="001C3738" w:rsidP="001C3738">
            <w:pPr>
              <w:rPr>
                <w:rFonts w:ascii="Arial" w:hAnsi="Arial" w:cs="Arial"/>
                <w:sz w:val="18"/>
                <w:szCs w:val="18"/>
              </w:rPr>
            </w:pPr>
            <w:r w:rsidRPr="000D3FE0">
              <w:rPr>
                <w:rFonts w:ascii="Arial" w:hAnsi="Arial" w:cs="Arial"/>
                <w:sz w:val="18"/>
                <w:szCs w:val="18"/>
              </w:rPr>
              <w:t>Equipment cleaning management procedure for GMP production(DS) (DS-GMP-003)</w:t>
            </w:r>
          </w:p>
        </w:tc>
      </w:tr>
      <w:tr w:rsidR="000D3FE0" w:rsidRPr="000D3FE0" w14:paraId="241D14A6"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29"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030"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031"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69FFC5CE" w14:textId="77777777" w:rsidR="005A4DDF" w:rsidRPr="000D3FE0" w:rsidRDefault="005A4DDF" w:rsidP="007C71B9">
            <w:pPr>
              <w:rPr>
                <w:rFonts w:ascii="Arial" w:hAnsi="Arial" w:cs="Arial"/>
                <w:sz w:val="18"/>
                <w:szCs w:val="18"/>
              </w:rPr>
            </w:pPr>
            <w:r w:rsidRPr="000D3FE0">
              <w:rPr>
                <w:rFonts w:ascii="Arial" w:hAnsi="Arial" w:cs="Arial"/>
                <w:sz w:val="18"/>
                <w:szCs w:val="18"/>
              </w:rPr>
              <w:t>Cleaning Validation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032"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145457B1" w14:textId="5C650ACC" w:rsidR="005A4DDF" w:rsidRPr="000D3FE0" w:rsidRDefault="005A4DDF" w:rsidP="007C71B9">
            <w:pPr>
              <w:rPr>
                <w:rFonts w:ascii="Arial" w:hAnsi="Arial" w:cs="Arial"/>
                <w:sz w:val="18"/>
                <w:szCs w:val="18"/>
              </w:rPr>
            </w:pPr>
            <w:r w:rsidRPr="000D3FE0">
              <w:rPr>
                <w:rFonts w:ascii="Arial" w:hAnsi="Arial" w:cs="Arial"/>
                <w:sz w:val="18"/>
                <w:szCs w:val="18"/>
              </w:rPr>
              <w:t xml:space="preserve">Cleaning validation status for equipment dedicated to this </w:t>
            </w:r>
            <w:r w:rsidR="00710706" w:rsidRPr="000D3FE0">
              <w:rPr>
                <w:rFonts w:ascii="Arial" w:hAnsi="Arial" w:cs="Arial"/>
                <w:sz w:val="18"/>
                <w:szCs w:val="18"/>
              </w:rPr>
              <w:t>product</w:t>
            </w:r>
            <w:r w:rsidRPr="000D3FE0">
              <w:rPr>
                <w:rFonts w:ascii="Arial" w:hAnsi="Arial" w:cs="Arial"/>
                <w:sz w:val="18"/>
                <w:szCs w:val="18"/>
              </w:rPr>
              <w:t> </w:t>
            </w:r>
          </w:p>
          <w:p w14:paraId="02B4CB57" w14:textId="3A3E52B1" w:rsidR="005A4DDF" w:rsidRPr="000D3FE0" w:rsidRDefault="005A4DDF" w:rsidP="007C71B9">
            <w:pPr>
              <w:rPr>
                <w:rFonts w:ascii="Arial" w:hAnsi="Arial" w:cs="Arial"/>
                <w:sz w:val="18"/>
                <w:szCs w:val="18"/>
              </w:rPr>
            </w:pPr>
            <w:r w:rsidRPr="000D3FE0">
              <w:rPr>
                <w:rFonts w:ascii="Arial" w:hAnsi="Arial" w:cs="Arial"/>
                <w:sz w:val="18"/>
                <w:szCs w:val="18"/>
              </w:rPr>
              <w:t xml:space="preserve">Carryover limits established based on </w:t>
            </w:r>
            <w:r w:rsidR="00710706" w:rsidRPr="000D3FE0">
              <w:rPr>
                <w:rFonts w:ascii="Arial" w:hAnsi="Arial" w:cs="Arial"/>
                <w:sz w:val="18"/>
                <w:szCs w:val="18"/>
              </w:rPr>
              <w:t>product</w:t>
            </w:r>
            <w:r w:rsidRPr="000D3FE0">
              <w:rPr>
                <w:rFonts w:ascii="Arial" w:hAnsi="Arial" w:cs="Arial"/>
                <w:sz w:val="18"/>
                <w:szCs w:val="18"/>
              </w:rPr>
              <w:t xml:space="preserve"> toxicology / PDE </w:t>
            </w:r>
          </w:p>
          <w:p w14:paraId="6CE97842" w14:textId="77777777" w:rsidR="005A4DDF" w:rsidRPr="000D3FE0" w:rsidRDefault="005A4DDF" w:rsidP="007C71B9">
            <w:pPr>
              <w:rPr>
                <w:rFonts w:ascii="Arial" w:hAnsi="Arial" w:cs="Arial"/>
                <w:sz w:val="18"/>
                <w:szCs w:val="18"/>
              </w:rPr>
            </w:pPr>
            <w:r w:rsidRPr="000D3FE0">
              <w:rPr>
                <w:rFonts w:ascii="Arial" w:hAnsi="Arial" w:cs="Arial"/>
                <w:sz w:val="18"/>
                <w:szCs w:val="18"/>
              </w:rPr>
              <w:t>Analytical method for cleaning validation swab / rinse testing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033"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09998636" w14:textId="29A27576" w:rsidR="005A4DDF" w:rsidRPr="000D3FE0" w:rsidRDefault="007A07A4" w:rsidP="007C71B9">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shall develop appropriate cleaning methods for cleaning equipment used in </w:t>
            </w:r>
            <w:r w:rsidR="00834580" w:rsidRPr="000D3FE0">
              <w:rPr>
                <w:rFonts w:ascii="Arial" w:eastAsia="Times New Roman" w:hAnsi="Arial" w:cs="Arial"/>
                <w:sz w:val="18"/>
                <w:szCs w:val="18"/>
              </w:rPr>
              <w:t xml:space="preserve">LSN4182928 </w:t>
            </w:r>
            <w:r w:rsidR="002C44F9" w:rsidRPr="000D3FE0">
              <w:rPr>
                <w:rFonts w:ascii="Arial" w:eastAsia="Times New Roman" w:hAnsi="Arial" w:cs="Arial"/>
                <w:sz w:val="18"/>
                <w:szCs w:val="18"/>
              </w:rPr>
              <w:t>/ASYM-</w:t>
            </w:r>
            <w:r w:rsidR="00834580" w:rsidRPr="000D3FE0">
              <w:rPr>
                <w:rFonts w:ascii="Arial" w:eastAsia="Times New Roman" w:hAnsi="Arial" w:cs="Arial"/>
                <w:sz w:val="18"/>
                <w:szCs w:val="18"/>
              </w:rPr>
              <w:t>140021</w:t>
            </w:r>
            <w:r w:rsidR="00834580" w:rsidRPr="000D3FE0">
              <w:rPr>
                <w:rFonts w:ascii="Arial" w:hAnsi="Arial" w:cs="Arial"/>
                <w:sz w:val="18"/>
                <w:szCs w:val="18"/>
              </w:rPr>
              <w:t xml:space="preserve"> </w:t>
            </w:r>
            <w:r w:rsidRPr="000D3FE0">
              <w:rPr>
                <w:rFonts w:ascii="Arial" w:hAnsi="Arial" w:cs="Arial"/>
                <w:sz w:val="18"/>
                <w:szCs w:val="18"/>
              </w:rPr>
              <w:t>manufacturing during PPQ</w:t>
            </w:r>
            <w:r w:rsidR="005B214C" w:rsidRPr="000D3FE0">
              <w:rPr>
                <w:rFonts w:ascii="Arial" w:hAnsi="Arial" w:cs="Arial"/>
                <w:sz w:val="18"/>
                <w:szCs w:val="18"/>
              </w:rPr>
              <w:t xml:space="preserve"> </w:t>
            </w:r>
          </w:p>
          <w:p w14:paraId="3E6678F1" w14:textId="53C23287" w:rsidR="005B214C" w:rsidRPr="000D3FE0" w:rsidRDefault="005B214C" w:rsidP="007C71B9">
            <w:pPr>
              <w:rPr>
                <w:rFonts w:ascii="Arial" w:hAnsi="Arial" w:cs="Arial"/>
                <w:sz w:val="18"/>
                <w:szCs w:val="18"/>
              </w:rPr>
            </w:pPr>
            <w:r w:rsidRPr="000D3FE0">
              <w:rPr>
                <w:rFonts w:ascii="Arial" w:hAnsi="Arial" w:cs="Arial"/>
                <w:sz w:val="18"/>
                <w:szCs w:val="18"/>
              </w:rPr>
              <w:t xml:space="preserve">Cleaning testing activities shall be carried out in accordance with relevant cleaning procedures in </w:t>
            </w:r>
            <w:proofErr w:type="spellStart"/>
            <w:r w:rsidRPr="000D3FE0">
              <w:rPr>
                <w:rFonts w:ascii="Arial" w:hAnsi="Arial" w:cs="Arial"/>
                <w:sz w:val="18"/>
                <w:szCs w:val="18"/>
              </w:rPr>
              <w:t>Asymchem</w:t>
            </w:r>
            <w:proofErr w:type="spellEnd"/>
          </w:p>
        </w:tc>
        <w:tc>
          <w:tcPr>
            <w:tcW w:w="585" w:type="pct"/>
            <w:tcBorders>
              <w:top w:val="single" w:sz="6" w:space="0" w:color="AAAAAA"/>
              <w:left w:val="single" w:sz="6" w:space="0" w:color="AAAAAA"/>
              <w:bottom w:val="single" w:sz="6" w:space="0" w:color="AAAAAA"/>
              <w:right w:val="single" w:sz="6" w:space="0" w:color="AAAAAA"/>
            </w:tcBorders>
            <w:vAlign w:val="center"/>
            <w:hideMark/>
            <w:tcPrChange w:id="2034"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7C3A8DF6" w14:textId="7CEFB36B" w:rsidR="005A4DDF" w:rsidRPr="000D3FE0" w:rsidRDefault="00301528" w:rsidP="007C71B9">
            <w:pPr>
              <w:rPr>
                <w:rFonts w:ascii="Arial" w:hAnsi="Arial" w:cs="Arial"/>
                <w:sz w:val="18"/>
                <w:szCs w:val="18"/>
              </w:rPr>
            </w:pPr>
            <w:ins w:id="2035" w:author="Jie Wang5909" w:date="2026-10-13T20:45:00Z">
              <w:r>
                <w:rPr>
                  <w:rFonts w:ascii="Arial" w:hAnsi="Arial" w:cs="Arial"/>
                  <w:sz w:val="18"/>
                  <w:szCs w:val="18"/>
                </w:rPr>
                <w:t>Medium</w:t>
              </w:r>
            </w:ins>
            <w:del w:id="2036" w:author="Jie Wang5909" w:date="2026-10-13T20:45:00Z">
              <w:r w:rsidR="005A4DDF" w:rsidRPr="000D3FE0" w:rsidDel="00301528">
                <w:rPr>
                  <w:rFonts w:ascii="Arial" w:hAnsi="Arial" w:cs="Arial"/>
                  <w:sz w:val="18"/>
                  <w:szCs w:val="18"/>
                </w:rPr>
                <w:delText>Low </w:delText>
              </w:r>
            </w:del>
          </w:p>
        </w:tc>
        <w:tc>
          <w:tcPr>
            <w:tcW w:w="875" w:type="pct"/>
            <w:tcBorders>
              <w:top w:val="single" w:sz="6" w:space="0" w:color="AAAAAA"/>
              <w:left w:val="single" w:sz="6" w:space="0" w:color="AAAAAA"/>
              <w:bottom w:val="single" w:sz="6" w:space="0" w:color="AAAAAA"/>
              <w:right w:val="single" w:sz="6" w:space="0" w:color="AAAAAA"/>
            </w:tcBorders>
            <w:vAlign w:val="center"/>
            <w:hideMark/>
            <w:tcPrChange w:id="2037"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0921FEBD" w14:textId="228EFA80" w:rsidR="005A4DDF" w:rsidRPr="000D3FE0" w:rsidRDefault="005B214C" w:rsidP="007C71B9">
            <w:pPr>
              <w:rPr>
                <w:rFonts w:ascii="Arial" w:hAnsi="Arial" w:cs="Arial"/>
                <w:sz w:val="18"/>
                <w:szCs w:val="18"/>
              </w:rPr>
            </w:pPr>
            <w:r w:rsidRPr="000D3FE0">
              <w:rPr>
                <w:rFonts w:ascii="Arial" w:hAnsi="Arial" w:cs="Arial"/>
                <w:sz w:val="18"/>
                <w:szCs w:val="18"/>
              </w:rPr>
              <w:t>Equipment clean</w:t>
            </w:r>
            <w:r w:rsidR="001E005C" w:rsidRPr="000D3FE0">
              <w:rPr>
                <w:rFonts w:ascii="Arial" w:hAnsi="Arial" w:cs="Arial"/>
                <w:sz w:val="18"/>
                <w:szCs w:val="18"/>
              </w:rPr>
              <w:t>ing management procedure for GMP production</w:t>
            </w:r>
            <w:r w:rsidR="00EE2831" w:rsidRPr="000D3FE0">
              <w:rPr>
                <w:rFonts w:ascii="Arial" w:hAnsi="Arial" w:cs="Arial"/>
                <w:sz w:val="18"/>
                <w:szCs w:val="18"/>
              </w:rPr>
              <w:t>(DS)</w:t>
            </w:r>
            <w:r w:rsidR="001E005C" w:rsidRPr="000D3FE0">
              <w:rPr>
                <w:rFonts w:ascii="Arial" w:hAnsi="Arial" w:cs="Arial"/>
                <w:sz w:val="18"/>
                <w:szCs w:val="18"/>
              </w:rPr>
              <w:t xml:space="preserve"> (DS-GMP-003)</w:t>
            </w:r>
          </w:p>
          <w:p w14:paraId="5C0E1A8A" w14:textId="4FC38127" w:rsidR="001E005C" w:rsidRPr="000D3FE0" w:rsidRDefault="001E005C" w:rsidP="007C71B9">
            <w:pPr>
              <w:rPr>
                <w:rFonts w:ascii="Arial" w:hAnsi="Arial" w:cs="Arial"/>
                <w:sz w:val="18"/>
                <w:szCs w:val="18"/>
              </w:rPr>
            </w:pPr>
            <w:r w:rsidRPr="000D3FE0">
              <w:rPr>
                <w:rFonts w:ascii="Arial" w:hAnsi="Arial" w:cs="Arial"/>
                <w:sz w:val="18"/>
                <w:szCs w:val="18"/>
              </w:rPr>
              <w:t>Cleaning validation</w:t>
            </w:r>
            <w:r w:rsidR="008807C0" w:rsidRPr="000D3FE0">
              <w:rPr>
                <w:rFonts w:ascii="Arial" w:hAnsi="Arial" w:cs="Arial"/>
                <w:sz w:val="18"/>
                <w:szCs w:val="18"/>
              </w:rPr>
              <w:t>(DS)</w:t>
            </w:r>
            <w:r w:rsidRPr="000D3FE0">
              <w:rPr>
                <w:rFonts w:ascii="Arial" w:hAnsi="Arial" w:cs="Arial"/>
                <w:sz w:val="18"/>
                <w:szCs w:val="18"/>
              </w:rPr>
              <w:t xml:space="preserve"> (DS-GMP-043)</w:t>
            </w:r>
          </w:p>
        </w:tc>
      </w:tr>
      <w:tr w:rsidR="005A4DDF" w:rsidRPr="000D3FE0" w14:paraId="4CD3E774" w14:textId="77777777" w:rsidTr="797C4670">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0AADE918" w14:textId="77777777" w:rsidR="005A4DDF" w:rsidRPr="000D3FE0" w:rsidRDefault="005A4DDF" w:rsidP="007C71B9">
            <w:pPr>
              <w:rPr>
                <w:rFonts w:ascii="Arial" w:hAnsi="Arial" w:cs="Arial"/>
                <w:b/>
                <w:sz w:val="18"/>
                <w:szCs w:val="18"/>
              </w:rPr>
            </w:pPr>
            <w:r w:rsidRPr="000D3FE0">
              <w:rPr>
                <w:rFonts w:ascii="Arial" w:hAnsi="Arial" w:cs="Arial"/>
                <w:b/>
                <w:sz w:val="18"/>
                <w:szCs w:val="18"/>
              </w:rPr>
              <w:t>Raw Materials and Registered Starting Materials </w:t>
            </w:r>
          </w:p>
        </w:tc>
      </w:tr>
      <w:tr w:rsidR="000D3FE0" w:rsidRPr="000D3FE0" w14:paraId="18ADB858"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38"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039"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40"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78632DA5" w14:textId="77777777" w:rsidR="005A4DDF" w:rsidRPr="000D3FE0" w:rsidRDefault="005A4DDF" w:rsidP="007C71B9">
            <w:pPr>
              <w:rPr>
                <w:rFonts w:ascii="Arial" w:hAnsi="Arial" w:cs="Arial"/>
                <w:sz w:val="18"/>
                <w:szCs w:val="18"/>
              </w:rPr>
            </w:pPr>
            <w:r w:rsidRPr="000D3FE0">
              <w:rPr>
                <w:rFonts w:ascii="Arial" w:hAnsi="Arial" w:cs="Arial"/>
                <w:sz w:val="18"/>
                <w:szCs w:val="18"/>
              </w:rPr>
              <w:t>RSM / Critical Material Receipt and Storage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41"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FDB1159" w14:textId="77777777" w:rsidR="005A4DDF" w:rsidRPr="000D3FE0" w:rsidRDefault="005A4DDF" w:rsidP="007C71B9">
            <w:pPr>
              <w:rPr>
                <w:rFonts w:ascii="Arial" w:hAnsi="Arial" w:cs="Arial"/>
                <w:sz w:val="18"/>
                <w:szCs w:val="18"/>
              </w:rPr>
            </w:pPr>
            <w:r w:rsidRPr="000D3FE0">
              <w:rPr>
                <w:rFonts w:ascii="Arial" w:hAnsi="Arial" w:cs="Arial"/>
                <w:sz w:val="18"/>
                <w:szCs w:val="18"/>
              </w:rPr>
              <w:t>RSM receipt testing strategy (on receipt or just before use?) </w:t>
            </w:r>
          </w:p>
          <w:p w14:paraId="6235474A"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Sampling strategy (opening containers on receipt, or using supplier samples?) </w:t>
            </w:r>
          </w:p>
          <w:p w14:paraId="30FCD86C" w14:textId="77777777" w:rsidR="005A4DDF" w:rsidRPr="000D3FE0" w:rsidRDefault="005A4DDF" w:rsidP="007C71B9">
            <w:pPr>
              <w:rPr>
                <w:rFonts w:ascii="Arial" w:hAnsi="Arial" w:cs="Arial"/>
                <w:sz w:val="18"/>
                <w:szCs w:val="18"/>
              </w:rPr>
            </w:pPr>
            <w:r w:rsidRPr="000D3FE0">
              <w:rPr>
                <w:rFonts w:ascii="Arial" w:hAnsi="Arial" w:cs="Arial"/>
                <w:sz w:val="18"/>
                <w:szCs w:val="18"/>
              </w:rPr>
              <w:t>Temperature excursion assessment required? </w:t>
            </w:r>
          </w:p>
          <w:p w14:paraId="6F076858" w14:textId="77777777" w:rsidR="005A4DDF" w:rsidRPr="000D3FE0" w:rsidRDefault="005A4DDF" w:rsidP="007C71B9">
            <w:pPr>
              <w:rPr>
                <w:rFonts w:ascii="Arial" w:hAnsi="Arial" w:cs="Arial"/>
                <w:sz w:val="18"/>
                <w:szCs w:val="18"/>
              </w:rPr>
            </w:pPr>
            <w:r w:rsidRPr="000D3FE0">
              <w:rPr>
                <w:rFonts w:ascii="Arial" w:hAnsi="Arial" w:cs="Arial"/>
                <w:sz w:val="18"/>
                <w:szCs w:val="18"/>
              </w:rPr>
              <w:t>Sufficient storage capacity and alarm strategy? </w:t>
            </w:r>
          </w:p>
          <w:p w14:paraId="0A3AF241" w14:textId="77777777" w:rsidR="005A4DDF" w:rsidRPr="000D3FE0" w:rsidRDefault="005A4DDF" w:rsidP="007C71B9">
            <w:pPr>
              <w:rPr>
                <w:rFonts w:ascii="Arial" w:hAnsi="Arial" w:cs="Arial"/>
                <w:sz w:val="18"/>
                <w:szCs w:val="18"/>
              </w:rPr>
            </w:pPr>
            <w:r w:rsidRPr="000D3FE0">
              <w:rPr>
                <w:rFonts w:ascii="Arial" w:hAnsi="Arial" w:cs="Arial"/>
                <w:sz w:val="18"/>
                <w:szCs w:val="18"/>
              </w:rPr>
              <w:t>Light protection, humidity control, freeze/thaw areas?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42"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6473360E" w14:textId="68EEF865" w:rsidR="005A4DDF" w:rsidRPr="000D3FE0" w:rsidRDefault="00815D33" w:rsidP="007C71B9">
            <w:pPr>
              <w:rPr>
                <w:rFonts w:ascii="Arial" w:hAnsi="Arial" w:cs="Arial"/>
                <w:sz w:val="18"/>
                <w:szCs w:val="18"/>
              </w:rPr>
            </w:pPr>
            <w:r w:rsidRPr="000D3FE0">
              <w:rPr>
                <w:rFonts w:ascii="Arial" w:hAnsi="Arial" w:cs="Arial"/>
                <w:sz w:val="18"/>
                <w:szCs w:val="18"/>
              </w:rPr>
              <w:lastRenderedPageBreak/>
              <w:t xml:space="preserve">The </w:t>
            </w:r>
            <w:proofErr w:type="spellStart"/>
            <w:r w:rsidRPr="000D3FE0">
              <w:rPr>
                <w:rFonts w:ascii="Arial" w:hAnsi="Arial" w:cs="Arial"/>
                <w:sz w:val="18"/>
                <w:szCs w:val="18"/>
              </w:rPr>
              <w:t>Asymchem</w:t>
            </w:r>
            <w:proofErr w:type="spellEnd"/>
            <w:r w:rsidRPr="000D3FE0">
              <w:rPr>
                <w:rFonts w:ascii="Arial" w:hAnsi="Arial" w:cs="Arial"/>
                <w:sz w:val="18"/>
                <w:szCs w:val="18"/>
              </w:rPr>
              <w:t xml:space="preserve"> establish standard operating procedures for the receipt, inspection, sampling, testing, disposal and distribution of production materials to ensure that raw materials remain </w:t>
            </w:r>
            <w:r w:rsidRPr="000D3FE0">
              <w:rPr>
                <w:rFonts w:ascii="Arial" w:hAnsi="Arial" w:cs="Arial"/>
                <w:sz w:val="18"/>
                <w:szCs w:val="18"/>
              </w:rPr>
              <w:lastRenderedPageBreak/>
              <w:t>under controlled supervision with complete and proper records.</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43"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32EDB471" w14:textId="779FB238" w:rsidR="005A4DDF" w:rsidRPr="000D3FE0" w:rsidRDefault="005A4DDF" w:rsidP="007C71B9">
            <w:pPr>
              <w:rPr>
                <w:rFonts w:ascii="Arial" w:hAnsi="Arial" w:cs="Arial"/>
                <w:sz w:val="18"/>
                <w:szCs w:val="18"/>
              </w:rPr>
            </w:pPr>
            <w:r w:rsidRPr="000D3FE0">
              <w:rPr>
                <w:rFonts w:ascii="Arial" w:hAnsi="Arial" w:cs="Arial"/>
                <w:sz w:val="18"/>
                <w:szCs w:val="18"/>
              </w:rPr>
              <w:lastRenderedPageBreak/>
              <w:t>Low</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44"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23FF89B" w14:textId="33E9EACD" w:rsidR="005A4DDF" w:rsidRPr="000D3FE0" w:rsidRDefault="44581F10" w:rsidP="007C71B9">
            <w:pPr>
              <w:rPr>
                <w:ins w:id="2045" w:author="Yu Zhang12718" w:date="2026-10-15T09:08:00Z"/>
              </w:rPr>
            </w:pPr>
            <w:ins w:id="2046" w:author="Yu Zhang12718" w:date="2026-10-15T09:08:00Z">
              <w:r w:rsidRPr="797C4670">
                <w:rPr>
                  <w:rFonts w:ascii="Arial" w:hAnsi="Arial" w:cs="Arial"/>
                  <w:sz w:val="18"/>
                  <w:szCs w:val="18"/>
                </w:rPr>
                <w:t xml:space="preserve">Risk ranking rationale: existing receipt SOP; no change to receipt </w:t>
              </w:r>
              <w:r w:rsidRPr="797C4670">
                <w:rPr>
                  <w:rFonts w:ascii="Arial" w:hAnsi="Arial" w:cs="Arial"/>
                  <w:sz w:val="18"/>
                  <w:szCs w:val="18"/>
                </w:rPr>
                <w:lastRenderedPageBreak/>
                <w:t xml:space="preserve">strategy; no CQA impact. </w:t>
              </w:r>
            </w:ins>
          </w:p>
          <w:p w14:paraId="268D6022" w14:textId="5486F09D" w:rsidR="005A4DDF" w:rsidRPr="000D3FE0" w:rsidRDefault="6DDE164E" w:rsidP="007C71B9">
            <w:pPr>
              <w:rPr>
                <w:rFonts w:ascii="Arial" w:hAnsi="Arial" w:cs="Arial"/>
                <w:sz w:val="18"/>
                <w:szCs w:val="18"/>
              </w:rPr>
            </w:pPr>
            <w:r w:rsidRPr="797C4670">
              <w:rPr>
                <w:rFonts w:ascii="Arial" w:hAnsi="Arial" w:cs="Arial"/>
                <w:sz w:val="18"/>
                <w:szCs w:val="18"/>
              </w:rPr>
              <w:t>Receipt, Release and Distribution of Raw Material for Production</w:t>
            </w:r>
            <w:r w:rsidR="3AA59093" w:rsidRPr="797C4670">
              <w:rPr>
                <w:rFonts w:ascii="Arial" w:hAnsi="Arial" w:cs="Arial"/>
                <w:sz w:val="18"/>
                <w:szCs w:val="18"/>
              </w:rPr>
              <w:t xml:space="preserve">(DS) </w:t>
            </w:r>
            <w:r w:rsidRPr="797C4670">
              <w:rPr>
                <w:rFonts w:ascii="Arial" w:hAnsi="Arial" w:cs="Arial"/>
                <w:sz w:val="18"/>
                <w:szCs w:val="18"/>
              </w:rPr>
              <w:t>(DS-MM-004)</w:t>
            </w:r>
          </w:p>
        </w:tc>
      </w:tr>
      <w:tr w:rsidR="000D3FE0" w:rsidRPr="000D3FE0" w14:paraId="7A5810D0"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47"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048"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049"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5B85C017"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RSM / Raw Material Vendor Qualification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050"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35270E12" w14:textId="77777777" w:rsidR="005A4DDF" w:rsidRPr="000D3FE0" w:rsidRDefault="005A4DDF" w:rsidP="007C71B9">
            <w:pPr>
              <w:rPr>
                <w:rFonts w:ascii="Arial" w:hAnsi="Arial" w:cs="Arial"/>
                <w:sz w:val="18"/>
                <w:szCs w:val="18"/>
              </w:rPr>
            </w:pPr>
            <w:r w:rsidRPr="000D3FE0">
              <w:rPr>
                <w:rFonts w:ascii="Arial" w:hAnsi="Arial" w:cs="Arial"/>
                <w:sz w:val="18"/>
                <w:szCs w:val="18"/>
              </w:rPr>
              <w:t>Are all approved suppliers qualified per supplier qualification SOP? </w:t>
            </w:r>
          </w:p>
          <w:p w14:paraId="3653889B" w14:textId="77777777" w:rsidR="005A4DDF" w:rsidRPr="000D3FE0" w:rsidRDefault="005A4DDF" w:rsidP="007C71B9">
            <w:pPr>
              <w:rPr>
                <w:rFonts w:ascii="Arial" w:hAnsi="Arial" w:cs="Arial"/>
                <w:sz w:val="18"/>
                <w:szCs w:val="18"/>
              </w:rPr>
            </w:pPr>
            <w:r w:rsidRPr="000D3FE0">
              <w:rPr>
                <w:rFonts w:ascii="Arial" w:hAnsi="Arial" w:cs="Arial"/>
                <w:sz w:val="18"/>
                <w:szCs w:val="18"/>
              </w:rPr>
              <w:t>Vendor qualification strategy for any new suppliers </w:t>
            </w:r>
          </w:p>
          <w:p w14:paraId="3DAC6166" w14:textId="77777777" w:rsidR="005A4DDF" w:rsidRPr="000D3FE0" w:rsidRDefault="005A4DDF" w:rsidP="007C71B9">
            <w:pPr>
              <w:rPr>
                <w:rFonts w:ascii="Arial" w:hAnsi="Arial" w:cs="Arial"/>
                <w:sz w:val="18"/>
                <w:szCs w:val="18"/>
              </w:rPr>
            </w:pPr>
            <w:r w:rsidRPr="000D3FE0">
              <w:rPr>
                <w:rFonts w:ascii="Arial" w:hAnsi="Arial" w:cs="Arial"/>
                <w:sz w:val="18"/>
                <w:szCs w:val="18"/>
              </w:rPr>
              <w:t>CoA limits vs receipt limits — are supplier </w:t>
            </w:r>
            <w:proofErr w:type="spellStart"/>
            <w:r w:rsidRPr="000D3FE0">
              <w:rPr>
                <w:rFonts w:ascii="Arial" w:hAnsi="Arial" w:cs="Arial"/>
                <w:sz w:val="18"/>
                <w:szCs w:val="18"/>
              </w:rPr>
              <w:t>CoAs</w:t>
            </w:r>
            <w:proofErr w:type="spellEnd"/>
            <w:r w:rsidRPr="000D3FE0">
              <w:rPr>
                <w:rFonts w:ascii="Arial" w:hAnsi="Arial" w:cs="Arial"/>
                <w:sz w:val="18"/>
                <w:szCs w:val="18"/>
              </w:rPr>
              <w:t> wider than Lilly receipt limits?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051"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301269BF" w14:textId="4880F6A7" w:rsidR="005A4DDF" w:rsidRPr="000D3FE0" w:rsidRDefault="007A07A4" w:rsidP="007C71B9">
            <w:pPr>
              <w:rPr>
                <w:rFonts w:ascii="Arial" w:hAnsi="Arial" w:cs="Arial"/>
                <w:sz w:val="18"/>
                <w:szCs w:val="18"/>
              </w:rPr>
            </w:pPr>
            <w:r w:rsidRPr="000D3FE0">
              <w:rPr>
                <w:rFonts w:ascii="Arial" w:hAnsi="Arial" w:cs="Arial"/>
                <w:sz w:val="18"/>
                <w:szCs w:val="18"/>
              </w:rPr>
              <w:t>All suppliers have completed qualification assessment and are listed on the Approved Supplier List</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052"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4D6F7FF4" w14:textId="56DB59E6" w:rsidR="005A4DDF" w:rsidRPr="000D3FE0" w:rsidRDefault="005A4DDF" w:rsidP="007C71B9">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053"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52144D82" w14:textId="44B313F4" w:rsidR="005A4DDF" w:rsidRPr="000D3FE0" w:rsidRDefault="1347991C" w:rsidP="007C71B9">
            <w:pPr>
              <w:rPr>
                <w:ins w:id="2054" w:author="Yu Zhang12718" w:date="2026-10-15T09:08:00Z"/>
              </w:rPr>
            </w:pPr>
            <w:ins w:id="2055" w:author="Yu Zhang12718" w:date="2026-10-15T09:08:00Z">
              <w:r w:rsidRPr="797C4670">
                <w:rPr>
                  <w:rFonts w:ascii="Arial" w:hAnsi="Arial" w:cs="Arial"/>
                  <w:sz w:val="18"/>
                  <w:szCs w:val="18"/>
                </w:rPr>
                <w:t xml:space="preserve">Risk ranking rationale: all suppliers qualified and on the approved list; no change; no CQA impact. </w:t>
              </w:r>
            </w:ins>
          </w:p>
          <w:p w14:paraId="326F7E96" w14:textId="684F21BC" w:rsidR="005A4DDF" w:rsidRPr="000D3FE0" w:rsidRDefault="68FB77D9" w:rsidP="007C71B9">
            <w:pPr>
              <w:rPr>
                <w:rFonts w:ascii="Arial" w:hAnsi="Arial" w:cs="Arial"/>
                <w:sz w:val="18"/>
                <w:szCs w:val="18"/>
              </w:rPr>
            </w:pPr>
            <w:r w:rsidRPr="797C4670">
              <w:rPr>
                <w:rFonts w:ascii="Arial" w:hAnsi="Arial" w:cs="Arial"/>
                <w:sz w:val="18"/>
                <w:szCs w:val="18"/>
              </w:rPr>
              <w:t>Supplier Control (MM-046</w:t>
            </w:r>
            <w:r w:rsidR="6DDE164E" w:rsidRPr="797C4670">
              <w:rPr>
                <w:rFonts w:ascii="Arial" w:hAnsi="Arial" w:cs="Arial"/>
                <w:sz w:val="18"/>
                <w:szCs w:val="18"/>
              </w:rPr>
              <w:t>)</w:t>
            </w:r>
          </w:p>
        </w:tc>
      </w:tr>
      <w:tr w:rsidR="000D3FE0" w:rsidRPr="000D3FE0" w14:paraId="759055D1"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56"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1984"/>
          <w:trPrChange w:id="2057" w:author="Jie Wang5909" w:date="2026-10-13T17:28:00Z">
            <w:trPr>
              <w:gridAfter w:val="0"/>
              <w:trHeight w:val="1984"/>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058"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1F89F0FA" w14:textId="77777777" w:rsidR="005A4DDF" w:rsidRPr="000D3FE0" w:rsidRDefault="005A4DDF" w:rsidP="007C71B9">
            <w:pPr>
              <w:rPr>
                <w:rFonts w:ascii="Arial" w:hAnsi="Arial" w:cs="Arial"/>
                <w:sz w:val="18"/>
                <w:szCs w:val="18"/>
              </w:rPr>
            </w:pPr>
            <w:r w:rsidRPr="000D3FE0">
              <w:rPr>
                <w:rFonts w:ascii="Arial" w:hAnsi="Arial" w:cs="Arial"/>
                <w:sz w:val="18"/>
                <w:szCs w:val="18"/>
              </w:rPr>
              <w:t>RSM / Critical Material Shipping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059"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09EE7294" w14:textId="77777777" w:rsidR="005A4DDF" w:rsidRPr="000D3FE0" w:rsidRDefault="005A4DDF" w:rsidP="007C71B9">
            <w:pPr>
              <w:rPr>
                <w:rFonts w:ascii="Arial" w:hAnsi="Arial" w:cs="Arial"/>
                <w:sz w:val="18"/>
                <w:szCs w:val="18"/>
              </w:rPr>
            </w:pPr>
            <w:r w:rsidRPr="000D3FE0">
              <w:rPr>
                <w:rFonts w:ascii="Arial" w:hAnsi="Arial" w:cs="Arial"/>
                <w:sz w:val="18"/>
                <w:szCs w:val="18"/>
              </w:rPr>
              <w:t>Air vs. sea shipment logistics </w:t>
            </w:r>
          </w:p>
          <w:p w14:paraId="1BAE3D62" w14:textId="77777777" w:rsidR="005A4DDF" w:rsidRPr="000D3FE0" w:rsidRDefault="005A4DDF" w:rsidP="007C71B9">
            <w:pPr>
              <w:rPr>
                <w:rFonts w:ascii="Arial" w:hAnsi="Arial" w:cs="Arial"/>
                <w:sz w:val="18"/>
                <w:szCs w:val="18"/>
              </w:rPr>
            </w:pPr>
            <w:r w:rsidRPr="000D3FE0">
              <w:rPr>
                <w:rFonts w:ascii="Arial" w:hAnsi="Arial" w:cs="Arial"/>
                <w:sz w:val="18"/>
                <w:szCs w:val="18"/>
              </w:rPr>
              <w:t>Temperature-controlled shipping requirements </w:t>
            </w:r>
          </w:p>
          <w:p w14:paraId="06759320" w14:textId="77777777" w:rsidR="005A4DDF" w:rsidRPr="000D3FE0" w:rsidRDefault="005A4DDF" w:rsidP="007C71B9">
            <w:pPr>
              <w:rPr>
                <w:rFonts w:ascii="Arial" w:hAnsi="Arial" w:cs="Arial"/>
                <w:sz w:val="18"/>
                <w:szCs w:val="18"/>
              </w:rPr>
            </w:pPr>
            <w:r w:rsidRPr="000D3FE0">
              <w:rPr>
                <w:rFonts w:ascii="Arial" w:hAnsi="Arial" w:cs="Arial"/>
                <w:sz w:val="18"/>
                <w:szCs w:val="18"/>
              </w:rPr>
              <w:t>Shipping qualification status </w:t>
            </w:r>
          </w:p>
          <w:p w14:paraId="6799E0C7" w14:textId="77777777" w:rsidR="005A4DDF" w:rsidRPr="000D3FE0" w:rsidRDefault="005A4DDF" w:rsidP="007C71B9">
            <w:pPr>
              <w:rPr>
                <w:rFonts w:ascii="Arial" w:hAnsi="Arial" w:cs="Arial"/>
                <w:sz w:val="18"/>
                <w:szCs w:val="18"/>
              </w:rPr>
            </w:pPr>
            <w:r w:rsidRPr="000D3FE0">
              <w:rPr>
                <w:rFonts w:ascii="Arial" w:hAnsi="Arial" w:cs="Arial"/>
                <w:sz w:val="18"/>
                <w:szCs w:val="18"/>
              </w:rPr>
              <w:t>Receipt testing strategy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060"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666A0B0C" w14:textId="1D55FD07" w:rsidR="005A4DDF" w:rsidRPr="000D3FE0" w:rsidRDefault="00C94687" w:rsidP="007C71B9">
            <w:pPr>
              <w:rPr>
                <w:rFonts w:ascii="Arial" w:hAnsi="Arial" w:cs="Arial"/>
                <w:sz w:val="18"/>
                <w:szCs w:val="18"/>
              </w:rPr>
            </w:pPr>
            <w:r w:rsidRPr="000D3FE0">
              <w:rPr>
                <w:rFonts w:ascii="Arial" w:hAnsi="Arial" w:cs="Arial"/>
                <w:sz w:val="18"/>
                <w:szCs w:val="18"/>
              </w:rPr>
              <w:t>Corresponding SOPs shall be followed in accordance with the different stages of materials</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061"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0D36CBB7" w14:textId="76BBDD91" w:rsidR="005A4DDF" w:rsidRPr="000D3FE0" w:rsidRDefault="005A4DDF" w:rsidP="007C71B9">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062"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2127D29E" w14:textId="11B4AF45" w:rsidR="6E03F92A" w:rsidRDefault="6E03F92A">
            <w:pPr>
              <w:rPr>
                <w:ins w:id="2063" w:author="Yu Zhang12718" w:date="2026-10-15T09:08:00Z"/>
              </w:rPr>
            </w:pPr>
            <w:ins w:id="2064" w:author="Yu Zhang12718" w:date="2026-10-15T09:08:00Z">
              <w:r w:rsidRPr="797C4670">
                <w:rPr>
                  <w:rFonts w:ascii="Arial" w:hAnsi="Arial" w:cs="Arial"/>
                  <w:sz w:val="18"/>
                  <w:szCs w:val="18"/>
                </w:rPr>
                <w:t>Risk ranking rationale: existing shipping SOP; no change; no CQA impact.</w:t>
              </w:r>
            </w:ins>
          </w:p>
          <w:p w14:paraId="1819DC5B" w14:textId="3A127575" w:rsidR="797C4670" w:rsidRDefault="797C4670" w:rsidP="797C4670">
            <w:pPr>
              <w:rPr>
                <w:ins w:id="2065" w:author="Yu Zhang12718" w:date="2026-10-15T09:08:00Z"/>
                <w:rFonts w:ascii="Arial" w:hAnsi="Arial" w:cs="Arial"/>
                <w:sz w:val="18"/>
                <w:szCs w:val="18"/>
              </w:rPr>
            </w:pPr>
          </w:p>
          <w:p w14:paraId="6C293850" w14:textId="0ECE12D8" w:rsidR="005A4DDF" w:rsidRPr="000D3FE0" w:rsidRDefault="00C94687" w:rsidP="007C71B9">
            <w:pPr>
              <w:rPr>
                <w:rFonts w:ascii="Arial" w:hAnsi="Arial" w:cs="Arial"/>
                <w:sz w:val="18"/>
                <w:szCs w:val="18"/>
              </w:rPr>
            </w:pPr>
            <w:r w:rsidRPr="000D3FE0">
              <w:rPr>
                <w:rFonts w:ascii="Arial" w:hAnsi="Arial" w:cs="Arial"/>
                <w:sz w:val="18"/>
                <w:szCs w:val="18"/>
              </w:rPr>
              <w:t>Transferring between sites(MM-020)</w:t>
            </w:r>
          </w:p>
          <w:p w14:paraId="372084B8" w14:textId="4B2B4B00" w:rsidR="00C94687" w:rsidRPr="000D3FE0" w:rsidRDefault="0018435F" w:rsidP="007C71B9">
            <w:pPr>
              <w:rPr>
                <w:rFonts w:ascii="Arial" w:hAnsi="Arial" w:cs="Arial"/>
                <w:sz w:val="18"/>
                <w:szCs w:val="18"/>
              </w:rPr>
            </w:pPr>
            <w:r w:rsidRPr="000D3FE0">
              <w:rPr>
                <w:rFonts w:ascii="Arial" w:hAnsi="Arial" w:cs="Arial"/>
                <w:sz w:val="18"/>
                <w:szCs w:val="18"/>
              </w:rPr>
              <w:lastRenderedPageBreak/>
              <w:t>Receipt, Release and Distribution of Raw Material for Production</w:t>
            </w:r>
            <w:r w:rsidR="0022452F" w:rsidRPr="000D3FE0">
              <w:rPr>
                <w:rFonts w:ascii="Arial" w:hAnsi="Arial" w:cs="Arial"/>
                <w:sz w:val="18"/>
                <w:szCs w:val="18"/>
              </w:rPr>
              <w:t xml:space="preserve">(DS) </w:t>
            </w:r>
            <w:r w:rsidRPr="000D3FE0">
              <w:rPr>
                <w:rFonts w:ascii="Arial" w:hAnsi="Arial" w:cs="Arial"/>
                <w:sz w:val="18"/>
                <w:szCs w:val="18"/>
              </w:rPr>
              <w:t>(DS-MM-004)</w:t>
            </w:r>
          </w:p>
        </w:tc>
      </w:tr>
      <w:tr w:rsidR="000D3FE0" w:rsidRPr="000D3FE0" w14:paraId="3C7D3852"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66"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067"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068"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3D391E00"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Raw Material Dispensing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069"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5340AF34" w14:textId="77777777" w:rsidR="005A4DDF" w:rsidRPr="000D3FE0" w:rsidRDefault="005A4DDF" w:rsidP="007C71B9">
            <w:pPr>
              <w:rPr>
                <w:rFonts w:ascii="Arial" w:hAnsi="Arial" w:cs="Arial"/>
                <w:sz w:val="18"/>
                <w:szCs w:val="18"/>
              </w:rPr>
            </w:pPr>
            <w:r w:rsidRPr="000D3FE0">
              <w:rPr>
                <w:rFonts w:ascii="Arial" w:hAnsi="Arial" w:cs="Arial"/>
                <w:sz w:val="18"/>
                <w:szCs w:val="18"/>
              </w:rPr>
              <w:t>Appropriate dispensing equipment available (scales, tolerances, significant digits)? </w:t>
            </w:r>
          </w:p>
          <w:p w14:paraId="738E497C" w14:textId="77777777" w:rsidR="005A4DDF" w:rsidRPr="000D3FE0" w:rsidRDefault="005A4DDF" w:rsidP="007C71B9">
            <w:pPr>
              <w:rPr>
                <w:rFonts w:ascii="Arial" w:hAnsi="Arial" w:cs="Arial"/>
                <w:sz w:val="18"/>
                <w:szCs w:val="18"/>
              </w:rPr>
            </w:pPr>
            <w:r w:rsidRPr="000D3FE0">
              <w:rPr>
                <w:rFonts w:ascii="Arial" w:hAnsi="Arial" w:cs="Arial"/>
                <w:sz w:val="18"/>
                <w:szCs w:val="18"/>
              </w:rPr>
              <w:t>Nitrogen protection or humidity control required during dispensing? </w:t>
            </w:r>
          </w:p>
          <w:p w14:paraId="34A613F5" w14:textId="77777777" w:rsidR="005A4DDF" w:rsidRPr="000D3FE0" w:rsidRDefault="005A4DDF" w:rsidP="007C71B9">
            <w:pPr>
              <w:rPr>
                <w:rFonts w:ascii="Arial" w:hAnsi="Arial" w:cs="Arial"/>
                <w:sz w:val="18"/>
                <w:szCs w:val="18"/>
              </w:rPr>
            </w:pPr>
            <w:r w:rsidRPr="000D3FE0">
              <w:rPr>
                <w:rFonts w:ascii="Arial" w:hAnsi="Arial" w:cs="Arial"/>
                <w:sz w:val="18"/>
                <w:szCs w:val="18"/>
              </w:rPr>
              <w:t>Special dispensing environment required?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070"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74488A2D" w14:textId="2FFED6DB" w:rsidR="005A4DDF" w:rsidRPr="000D3FE0" w:rsidRDefault="009A78C9" w:rsidP="007C71B9">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formulated relevant procedures to support the material dispensing environment, covering room clearance, dispensing room usage and daily management, inspection, calibration and operation of weighing instruments, and inert gas protection for process equipment.</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071"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1DE9D7B6" w14:textId="72F51C88" w:rsidR="005A4DDF" w:rsidRPr="000D3FE0" w:rsidRDefault="005A4DDF" w:rsidP="007C71B9">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072"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4D56C9AD" w14:textId="33B23219" w:rsidR="78A2EAA1" w:rsidRDefault="78A2EAA1">
            <w:pPr>
              <w:rPr>
                <w:ins w:id="2073" w:author="Yu Zhang12718" w:date="2026-10-15T09:16:00Z"/>
              </w:rPr>
            </w:pPr>
            <w:ins w:id="2074" w:author="Yu Zhang12718" w:date="2026-10-15T09:16:00Z">
              <w:r w:rsidRPr="797C4670">
                <w:rPr>
                  <w:rFonts w:ascii="Arial" w:hAnsi="Arial" w:cs="Arial"/>
                  <w:sz w:val="18"/>
                  <w:szCs w:val="18"/>
                </w:rPr>
                <w:t>Risk ranking rationale: existing dispensing SOP and qualified equipment; no change; no CQA impact.</w:t>
              </w:r>
            </w:ins>
          </w:p>
          <w:p w14:paraId="6C645C2D" w14:textId="26A6FD2D" w:rsidR="005A4DDF" w:rsidRPr="000D3FE0" w:rsidRDefault="00994C2E" w:rsidP="007C71B9">
            <w:pPr>
              <w:rPr>
                <w:rFonts w:ascii="Arial" w:hAnsi="Arial" w:cs="Arial"/>
                <w:sz w:val="18"/>
                <w:szCs w:val="18"/>
              </w:rPr>
            </w:pPr>
            <w:r w:rsidRPr="000D3FE0">
              <w:rPr>
                <w:rFonts w:ascii="Arial" w:hAnsi="Arial" w:cs="Arial"/>
                <w:sz w:val="18"/>
                <w:szCs w:val="18"/>
              </w:rPr>
              <w:t>Changeover in p</w:t>
            </w:r>
            <w:r w:rsidR="00261632" w:rsidRPr="000D3FE0">
              <w:rPr>
                <w:rFonts w:ascii="Arial" w:hAnsi="Arial" w:cs="Arial"/>
                <w:sz w:val="18"/>
                <w:szCs w:val="18"/>
              </w:rPr>
              <w:t>roduction area/room(DS) (DS-GMP-007)</w:t>
            </w:r>
          </w:p>
          <w:p w14:paraId="1A48BB39" w14:textId="6ED3D438" w:rsidR="00261632" w:rsidRPr="000D3FE0" w:rsidRDefault="00994C2E" w:rsidP="007C71B9">
            <w:pPr>
              <w:rPr>
                <w:rFonts w:ascii="Arial" w:hAnsi="Arial" w:cs="Arial"/>
                <w:sz w:val="18"/>
                <w:szCs w:val="18"/>
              </w:rPr>
            </w:pPr>
            <w:r w:rsidRPr="000D3FE0">
              <w:rPr>
                <w:rFonts w:ascii="Arial" w:hAnsi="Arial" w:cs="Arial"/>
                <w:sz w:val="18"/>
                <w:szCs w:val="18"/>
              </w:rPr>
              <w:t>Sampling / Dispens</w:t>
            </w:r>
            <w:r w:rsidR="00261632" w:rsidRPr="000D3FE0">
              <w:rPr>
                <w:rFonts w:ascii="Arial" w:hAnsi="Arial" w:cs="Arial"/>
                <w:sz w:val="18"/>
                <w:szCs w:val="18"/>
              </w:rPr>
              <w:t>ing Room Management(DS) (DS-MM-016)</w:t>
            </w:r>
          </w:p>
          <w:p w14:paraId="72FF055A" w14:textId="7C3BB982" w:rsidR="00994C2E" w:rsidRPr="000D3FE0" w:rsidRDefault="00994C2E" w:rsidP="007C71B9">
            <w:pPr>
              <w:rPr>
                <w:rFonts w:ascii="Arial" w:hAnsi="Arial" w:cs="Arial"/>
                <w:sz w:val="18"/>
                <w:szCs w:val="18"/>
              </w:rPr>
            </w:pPr>
            <w:r w:rsidRPr="000D3FE0">
              <w:rPr>
                <w:rFonts w:ascii="Arial" w:hAnsi="Arial" w:cs="Arial"/>
                <w:sz w:val="18"/>
                <w:szCs w:val="18"/>
              </w:rPr>
              <w:t>Inert gas protection for processing equipment(GMP-272)</w:t>
            </w:r>
          </w:p>
        </w:tc>
      </w:tr>
      <w:tr w:rsidR="005A4DDF" w:rsidRPr="000D3FE0" w14:paraId="641F43D1" w14:textId="77777777" w:rsidTr="797C4670">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2AE6678D" w14:textId="77777777" w:rsidR="005A4DDF" w:rsidRPr="000D3FE0" w:rsidRDefault="005A4DDF" w:rsidP="007C71B9">
            <w:pPr>
              <w:rPr>
                <w:rFonts w:ascii="Arial" w:hAnsi="Arial" w:cs="Arial"/>
                <w:b/>
                <w:sz w:val="18"/>
                <w:szCs w:val="18"/>
              </w:rPr>
            </w:pPr>
            <w:r w:rsidRPr="000D3FE0">
              <w:rPr>
                <w:rFonts w:ascii="Arial" w:hAnsi="Arial" w:cs="Arial"/>
                <w:b/>
                <w:sz w:val="18"/>
                <w:szCs w:val="18"/>
              </w:rPr>
              <w:t>Process and Equipment </w:t>
            </w:r>
          </w:p>
        </w:tc>
      </w:tr>
      <w:tr w:rsidR="000D3FE0" w:rsidRPr="000D3FE0" w14:paraId="3367B21B"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75"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076"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77"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E79A097"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Equipment Qualification (IQ/OQ/PQ)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78"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3B127767" w14:textId="77777777" w:rsidR="005A4DDF" w:rsidRPr="000D3FE0" w:rsidRDefault="005A4DDF" w:rsidP="007C71B9">
            <w:pPr>
              <w:rPr>
                <w:rFonts w:ascii="Arial" w:hAnsi="Arial" w:cs="Arial"/>
                <w:sz w:val="18"/>
                <w:szCs w:val="18"/>
              </w:rPr>
            </w:pPr>
            <w:r w:rsidRPr="000D3FE0">
              <w:rPr>
                <w:rFonts w:ascii="Arial" w:hAnsi="Arial" w:cs="Arial"/>
                <w:sz w:val="18"/>
                <w:szCs w:val="18"/>
              </w:rPr>
              <w:t>All manufacturing equipment qualified to current standards </w:t>
            </w:r>
          </w:p>
          <w:p w14:paraId="4E7B8D3F" w14:textId="77777777" w:rsidR="005A4DDF" w:rsidRPr="000D3FE0" w:rsidRDefault="005A4DDF" w:rsidP="007C71B9">
            <w:pPr>
              <w:rPr>
                <w:rFonts w:ascii="Arial" w:hAnsi="Arial" w:cs="Arial"/>
                <w:sz w:val="18"/>
                <w:szCs w:val="18"/>
              </w:rPr>
            </w:pPr>
            <w:r w:rsidRPr="000D3FE0">
              <w:rPr>
                <w:rFonts w:ascii="Arial" w:hAnsi="Arial" w:cs="Arial"/>
                <w:sz w:val="18"/>
                <w:szCs w:val="18"/>
              </w:rPr>
              <w:t>Maintenance/PM/calibration systems in place </w:t>
            </w:r>
          </w:p>
          <w:p w14:paraId="74E69A20" w14:textId="77777777" w:rsidR="005A4DDF" w:rsidRPr="000D3FE0" w:rsidRDefault="005A4DDF" w:rsidP="007C71B9">
            <w:pPr>
              <w:rPr>
                <w:rFonts w:ascii="Arial" w:hAnsi="Arial" w:cs="Arial"/>
                <w:sz w:val="18"/>
                <w:szCs w:val="18"/>
              </w:rPr>
            </w:pPr>
            <w:r w:rsidRPr="000D3FE0">
              <w:rPr>
                <w:rFonts w:ascii="Arial" w:hAnsi="Arial" w:cs="Arial"/>
                <w:sz w:val="18"/>
                <w:szCs w:val="18"/>
              </w:rPr>
              <w:t>Equipment capabilities and measurement tolerances defined </w:t>
            </w:r>
          </w:p>
          <w:p w14:paraId="4DB3C193" w14:textId="0B0C09FD" w:rsidR="005A4DDF" w:rsidRPr="000D3FE0" w:rsidRDefault="005A4DDF" w:rsidP="007C71B9">
            <w:pPr>
              <w:rPr>
                <w:rFonts w:ascii="Arial" w:hAnsi="Arial" w:cs="Arial"/>
                <w:sz w:val="18"/>
                <w:szCs w:val="18"/>
              </w:rPr>
            </w:pPr>
            <w:r w:rsidRPr="000D3FE0">
              <w:rPr>
                <w:rFonts w:ascii="Arial" w:hAnsi="Arial" w:cs="Arial"/>
                <w:sz w:val="18"/>
                <w:szCs w:val="18"/>
              </w:rPr>
              <w:t xml:space="preserve">Sufficient qualified equipment available to meet </w:t>
            </w:r>
            <w:r w:rsidR="00994C2E" w:rsidRPr="000D3FE0">
              <w:rPr>
                <w:rFonts w:ascii="Arial" w:hAnsi="Arial" w:cs="Arial"/>
                <w:sz w:val="18"/>
                <w:szCs w:val="18"/>
              </w:rPr>
              <w:t>product</w:t>
            </w:r>
            <w:r w:rsidRPr="000D3FE0">
              <w:rPr>
                <w:rFonts w:ascii="Arial" w:hAnsi="Arial" w:cs="Arial"/>
                <w:sz w:val="18"/>
                <w:szCs w:val="18"/>
              </w:rPr>
              <w:t>ion demand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79"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415F94D" w14:textId="5F03262B" w:rsidR="005A4DDF" w:rsidRDefault="006402C4" w:rsidP="007C71B9">
            <w:pPr>
              <w:rPr>
                <w:ins w:id="2080" w:author="Jie Wang5909" w:date="2026-10-13T20:49:00Z"/>
                <w:rFonts w:ascii="Arial" w:hAnsi="Arial" w:cs="Arial"/>
                <w:sz w:val="18"/>
                <w:szCs w:val="18"/>
              </w:rPr>
            </w:pPr>
            <w:ins w:id="2081" w:author="Jie Wang5909" w:date="2026-10-13T20:49:00Z">
              <w:r>
                <w:rPr>
                  <w:rFonts w:ascii="Arial" w:hAnsi="Arial" w:cs="Arial"/>
                  <w:sz w:val="18"/>
                  <w:szCs w:val="18"/>
                </w:rPr>
                <w:t xml:space="preserve">Step 1 </w:t>
              </w:r>
            </w:ins>
            <w:r w:rsidR="005A4DDF" w:rsidRPr="000D3FE0">
              <w:rPr>
                <w:rFonts w:ascii="Arial" w:hAnsi="Arial" w:cs="Arial"/>
                <w:sz w:val="18"/>
                <w:szCs w:val="18"/>
              </w:rPr>
              <w:t xml:space="preserve">Equipment Suitability Analysis (ESA) </w:t>
            </w:r>
            <w:r w:rsidR="0065025B" w:rsidRPr="000D3FE0">
              <w:rPr>
                <w:rFonts w:ascii="Arial" w:hAnsi="Arial" w:cs="Arial"/>
                <w:sz w:val="18"/>
                <w:szCs w:val="18"/>
              </w:rPr>
              <w:t>Preliminary assessment has been completed, and the equipment meets the requirements of the production process.</w:t>
            </w:r>
          </w:p>
          <w:p w14:paraId="16DC2D05" w14:textId="41777E8E" w:rsidR="006402C4" w:rsidRPr="000D3FE0" w:rsidRDefault="006402C4">
            <w:pPr>
              <w:jc w:val="both"/>
              <w:rPr>
                <w:rFonts w:ascii="Arial" w:hAnsi="Arial" w:cs="Arial"/>
                <w:sz w:val="18"/>
                <w:szCs w:val="18"/>
              </w:rPr>
              <w:pPrChange w:id="2082" w:author="Jie Wang5909" w:date="2026-10-13T20:53:00Z">
                <w:pPr/>
              </w:pPrChange>
            </w:pPr>
            <w:ins w:id="2083" w:author="Jie Wang5909" w:date="2026-10-13T20:50:00Z">
              <w:r>
                <w:rPr>
                  <w:rFonts w:ascii="Arial" w:hAnsi="Arial" w:cs="Arial"/>
                  <w:sz w:val="18"/>
                  <w:szCs w:val="18"/>
                </w:rPr>
                <w:t xml:space="preserve">Step 2 and step 3 </w:t>
              </w:r>
              <w:r w:rsidRPr="000D3FE0">
                <w:rPr>
                  <w:rFonts w:ascii="Arial" w:hAnsi="Arial" w:cs="Arial"/>
                  <w:sz w:val="18"/>
                  <w:szCs w:val="18"/>
                </w:rPr>
                <w:t>Equipment Suitability Analysis (ESA)</w:t>
              </w:r>
              <w:r>
                <w:rPr>
                  <w:rFonts w:ascii="Arial" w:hAnsi="Arial" w:cs="Arial"/>
                  <w:sz w:val="18"/>
                  <w:szCs w:val="18"/>
                </w:rPr>
                <w:t xml:space="preserve"> are</w:t>
              </w:r>
            </w:ins>
            <w:ins w:id="2084" w:author="Jie Wang5909" w:date="2026-10-13T20:52:00Z">
              <w:r>
                <w:rPr>
                  <w:rFonts w:ascii="Arial" w:hAnsi="Arial" w:cs="Arial"/>
                  <w:sz w:val="18"/>
                  <w:szCs w:val="18"/>
                </w:rPr>
                <w:t xml:space="preserve"> in progress and will be completed prior to PPQ production for</w:t>
              </w:r>
            </w:ins>
            <w:ins w:id="2085" w:author="Jie Wang5909" w:date="2026-10-13T20:53:00Z">
              <w:r>
                <w:rPr>
                  <w:rFonts w:ascii="Arial" w:hAnsi="Arial" w:cs="Arial"/>
                  <w:sz w:val="18"/>
                  <w:szCs w:val="18"/>
                </w:rPr>
                <w:t xml:space="preserve"> each step. </w:t>
              </w:r>
            </w:ins>
          </w:p>
          <w:p w14:paraId="3FE7A4C5" w14:textId="377AB1A1" w:rsidR="005A4DDF" w:rsidRPr="000D3FE0" w:rsidRDefault="0065025B" w:rsidP="007C71B9">
            <w:pPr>
              <w:rPr>
                <w:rFonts w:ascii="Arial" w:hAnsi="Arial" w:cs="Arial"/>
                <w:sz w:val="18"/>
                <w:szCs w:val="18"/>
              </w:rPr>
            </w:pPr>
            <w:r w:rsidRPr="000D3FE0">
              <w:rPr>
                <w:rFonts w:ascii="Arial" w:hAnsi="Arial" w:cs="Arial"/>
                <w:sz w:val="18"/>
                <w:szCs w:val="18"/>
              </w:rPr>
              <w:t xml:space="preserve">Equipment qualification status </w:t>
            </w:r>
            <w:r w:rsidR="005A4DDF" w:rsidRPr="000D3FE0">
              <w:rPr>
                <w:rFonts w:ascii="Arial" w:hAnsi="Arial" w:cs="Arial"/>
                <w:sz w:val="18"/>
                <w:szCs w:val="18"/>
              </w:rPr>
              <w:t xml:space="preserve">IQ/OQ/PQ </w:t>
            </w:r>
            <w:r w:rsidRPr="000D3FE0">
              <w:rPr>
                <w:rFonts w:ascii="Arial" w:hAnsi="Arial" w:cs="Arial"/>
                <w:sz w:val="18"/>
                <w:szCs w:val="18"/>
              </w:rPr>
              <w:t xml:space="preserve">Has </w:t>
            </w:r>
            <w:r w:rsidR="00DF5158" w:rsidRPr="000D3FE0">
              <w:rPr>
                <w:rFonts w:ascii="Arial" w:hAnsi="Arial" w:cs="Arial"/>
                <w:sz w:val="18"/>
                <w:szCs w:val="18"/>
              </w:rPr>
              <w:t>completed</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086"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34A8F56E" w14:textId="73DD6406" w:rsidR="005A4DDF" w:rsidRPr="000D3FE0" w:rsidRDefault="006402C4" w:rsidP="007C71B9">
            <w:pPr>
              <w:rPr>
                <w:rFonts w:ascii="Arial" w:hAnsi="Arial" w:cs="Arial"/>
                <w:sz w:val="18"/>
                <w:szCs w:val="18"/>
              </w:rPr>
            </w:pPr>
            <w:ins w:id="2087" w:author="Jie Wang5909" w:date="2026-10-13T20:49:00Z">
              <w:r>
                <w:rPr>
                  <w:rFonts w:ascii="Arial" w:hAnsi="Arial" w:cs="Arial"/>
                  <w:sz w:val="18"/>
                  <w:szCs w:val="18"/>
                </w:rPr>
                <w:t>Medium</w:t>
              </w:r>
            </w:ins>
            <w:del w:id="2088" w:author="Jie Wang5909" w:date="2026-10-13T20:49:00Z">
              <w:r w:rsidR="0065025B" w:rsidRPr="000D3FE0" w:rsidDel="006402C4">
                <w:rPr>
                  <w:rFonts w:ascii="Arial" w:hAnsi="Arial" w:cs="Arial"/>
                  <w:sz w:val="18"/>
                  <w:szCs w:val="18"/>
                </w:rPr>
                <w:delText xml:space="preserve">Low </w:delText>
              </w:r>
            </w:del>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Change w:id="2089"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tcPrChange>
          </w:tcPr>
          <w:p w14:paraId="034EA4D6" w14:textId="3091CC19" w:rsidR="00C16BDC" w:rsidRPr="000D3FE0" w:rsidRDefault="00576602" w:rsidP="007C71B9">
            <w:pPr>
              <w:rPr>
                <w:rFonts w:ascii="Arial" w:hAnsi="Arial" w:cs="Arial"/>
                <w:sz w:val="18"/>
                <w:szCs w:val="18"/>
              </w:rPr>
            </w:pPr>
            <w:r w:rsidRPr="000D3FE0">
              <w:rPr>
                <w:rFonts w:ascii="Arial" w:hAnsi="Arial" w:cs="Arial"/>
                <w:sz w:val="18"/>
                <w:szCs w:val="18"/>
              </w:rPr>
              <w:t>Equipment suitability assessment(RA-14002</w:t>
            </w:r>
            <w:r w:rsidR="00A65E15" w:rsidRPr="000D3FE0">
              <w:rPr>
                <w:rFonts w:ascii="Arial" w:hAnsi="Arial" w:cs="Arial"/>
                <w:sz w:val="18"/>
                <w:szCs w:val="18"/>
              </w:rPr>
              <w:t>1</w:t>
            </w:r>
            <w:r w:rsidRPr="000D3FE0">
              <w:rPr>
                <w:rFonts w:ascii="Arial" w:hAnsi="Arial" w:cs="Arial"/>
                <w:sz w:val="18"/>
                <w:szCs w:val="18"/>
              </w:rPr>
              <w:t>030101.01/RA-14002</w:t>
            </w:r>
            <w:r w:rsidR="00A65E15" w:rsidRPr="000D3FE0">
              <w:rPr>
                <w:rFonts w:ascii="Arial" w:hAnsi="Arial" w:cs="Arial"/>
                <w:sz w:val="18"/>
                <w:szCs w:val="18"/>
              </w:rPr>
              <w:t>1</w:t>
            </w:r>
            <w:r w:rsidRPr="000D3FE0">
              <w:rPr>
                <w:rFonts w:ascii="Arial" w:hAnsi="Arial" w:cs="Arial"/>
                <w:sz w:val="18"/>
                <w:szCs w:val="18"/>
              </w:rPr>
              <w:t>030201.01</w:t>
            </w:r>
            <w:r w:rsidR="00A65E15" w:rsidRPr="000D3FE0">
              <w:rPr>
                <w:rFonts w:ascii="Arial" w:hAnsi="Arial" w:cs="Arial"/>
                <w:sz w:val="18"/>
                <w:szCs w:val="18"/>
              </w:rPr>
              <w:t>/RA-140021030301.01</w:t>
            </w:r>
            <w:r w:rsidRPr="000D3FE0">
              <w:rPr>
                <w:rFonts w:ascii="Arial" w:hAnsi="Arial" w:cs="Arial"/>
                <w:sz w:val="18"/>
                <w:szCs w:val="18"/>
              </w:rPr>
              <w:t>)</w:t>
            </w:r>
          </w:p>
          <w:p w14:paraId="385E378E" w14:textId="4ADFB5CF" w:rsidR="005A4DDF" w:rsidRPr="000D3FE0" w:rsidRDefault="0065025B" w:rsidP="007C71B9">
            <w:pPr>
              <w:rPr>
                <w:rFonts w:ascii="Arial" w:hAnsi="Arial" w:cs="Arial"/>
                <w:sz w:val="18"/>
                <w:szCs w:val="18"/>
              </w:rPr>
            </w:pPr>
            <w:r w:rsidRPr="000D3FE0">
              <w:rPr>
                <w:rFonts w:ascii="Arial" w:hAnsi="Arial" w:cs="Arial"/>
                <w:sz w:val="18"/>
                <w:szCs w:val="18"/>
              </w:rPr>
              <w:t>Facility/Equipment/Utility preventative mai</w:t>
            </w:r>
            <w:r w:rsidR="00261632" w:rsidRPr="000D3FE0">
              <w:rPr>
                <w:rFonts w:ascii="Arial" w:hAnsi="Arial" w:cs="Arial"/>
                <w:sz w:val="18"/>
                <w:szCs w:val="18"/>
              </w:rPr>
              <w:t>ntenance management(DS) (DS-GMP-022)</w:t>
            </w:r>
          </w:p>
          <w:p w14:paraId="2E349C94" w14:textId="36474252" w:rsidR="0065025B" w:rsidRPr="000D3FE0" w:rsidRDefault="0065025B" w:rsidP="007C71B9">
            <w:pPr>
              <w:rPr>
                <w:rFonts w:ascii="Arial" w:hAnsi="Arial" w:cs="Arial"/>
                <w:sz w:val="18"/>
                <w:szCs w:val="18"/>
              </w:rPr>
            </w:pPr>
            <w:r w:rsidRPr="000D3FE0">
              <w:rPr>
                <w:rFonts w:ascii="Arial" w:hAnsi="Arial" w:cs="Arial"/>
                <w:sz w:val="18"/>
                <w:szCs w:val="18"/>
              </w:rPr>
              <w:t>Validation and qualification of facility, utility and equipment(GMP-026)</w:t>
            </w:r>
          </w:p>
        </w:tc>
      </w:tr>
      <w:tr w:rsidR="000D3FE0" w:rsidRPr="000D3FE0" w14:paraId="07093F7D"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90"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091"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092"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2C289592" w14:textId="77777777" w:rsidR="005A4DDF" w:rsidRPr="000D3FE0" w:rsidRDefault="005A4DDF" w:rsidP="007C71B9">
            <w:pPr>
              <w:rPr>
                <w:rFonts w:ascii="Arial" w:hAnsi="Arial" w:cs="Arial"/>
                <w:sz w:val="18"/>
                <w:szCs w:val="18"/>
              </w:rPr>
            </w:pPr>
            <w:r w:rsidRPr="000D3FE0">
              <w:rPr>
                <w:rFonts w:ascii="Arial" w:hAnsi="Arial" w:cs="Arial"/>
                <w:sz w:val="18"/>
                <w:szCs w:val="18"/>
              </w:rPr>
              <w:t>Batch Size / Scale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093"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2BFEBAC3" w14:textId="77777777" w:rsidR="005A4DDF" w:rsidRPr="000D3FE0" w:rsidRDefault="005A4DDF" w:rsidP="007C71B9">
            <w:pPr>
              <w:rPr>
                <w:rFonts w:ascii="Arial" w:hAnsi="Arial" w:cs="Arial"/>
                <w:sz w:val="18"/>
                <w:szCs w:val="18"/>
              </w:rPr>
            </w:pPr>
            <w:r w:rsidRPr="000D3FE0">
              <w:rPr>
                <w:rFonts w:ascii="Arial" w:hAnsi="Arial" w:cs="Arial"/>
                <w:sz w:val="18"/>
                <w:szCs w:val="18"/>
              </w:rPr>
              <w:t>Confirm no batch size increase between sending and receiving site </w:t>
            </w:r>
          </w:p>
          <w:p w14:paraId="664F9192" w14:textId="77777777" w:rsidR="005A4DDF" w:rsidRPr="000D3FE0" w:rsidRDefault="005A4DDF" w:rsidP="007C71B9">
            <w:pPr>
              <w:rPr>
                <w:rFonts w:ascii="Arial" w:hAnsi="Arial" w:cs="Arial"/>
                <w:sz w:val="18"/>
                <w:szCs w:val="18"/>
              </w:rPr>
            </w:pPr>
            <w:r w:rsidRPr="000D3FE0">
              <w:rPr>
                <w:rFonts w:ascii="Arial" w:hAnsi="Arial" w:cs="Arial"/>
                <w:sz w:val="18"/>
                <w:szCs w:val="18"/>
              </w:rPr>
              <w:t>If batch size change: use Lilly SURI tool for scale-up risk identification </w:t>
            </w:r>
          </w:p>
          <w:p w14:paraId="159079DD" w14:textId="77777777" w:rsidR="005A4DDF" w:rsidRPr="000D3FE0" w:rsidRDefault="005A4DDF" w:rsidP="007C71B9">
            <w:pPr>
              <w:rPr>
                <w:rFonts w:ascii="Arial" w:hAnsi="Arial" w:cs="Arial"/>
                <w:sz w:val="18"/>
                <w:szCs w:val="18"/>
              </w:rPr>
            </w:pPr>
            <w:r w:rsidRPr="000D3FE0">
              <w:rPr>
                <w:rFonts w:ascii="Arial" w:hAnsi="Arial" w:cs="Arial"/>
                <w:sz w:val="18"/>
                <w:szCs w:val="18"/>
              </w:rPr>
              <w:t>Assess impact on sampling plan and processing time limits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094"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55253BA8" w14:textId="5833324A" w:rsidR="005A4DDF" w:rsidRPr="000D3FE0" w:rsidRDefault="0065025B" w:rsidP="007C71B9">
            <w:pPr>
              <w:rPr>
                <w:rFonts w:ascii="Arial" w:hAnsi="Arial" w:cs="Arial"/>
                <w:sz w:val="18"/>
                <w:szCs w:val="18"/>
              </w:rPr>
            </w:pPr>
            <w:r w:rsidRPr="000D3FE0">
              <w:rPr>
                <w:rFonts w:ascii="Arial" w:hAnsi="Arial" w:cs="Arial"/>
                <w:sz w:val="18"/>
                <w:szCs w:val="18"/>
              </w:rPr>
              <w:t xml:space="preserve">The molar charging quantity </w:t>
            </w:r>
            <w:r w:rsidR="00D25905" w:rsidRPr="000D3FE0">
              <w:rPr>
                <w:rFonts w:ascii="Arial" w:hAnsi="Arial" w:cs="Arial"/>
                <w:sz w:val="18"/>
                <w:szCs w:val="18"/>
              </w:rPr>
              <w:t xml:space="preserve">of PPQ batches </w:t>
            </w:r>
            <w:r w:rsidRPr="000D3FE0">
              <w:rPr>
                <w:rFonts w:ascii="Arial" w:hAnsi="Arial" w:cs="Arial"/>
                <w:sz w:val="18"/>
                <w:szCs w:val="18"/>
              </w:rPr>
              <w:t>remains unchanged.</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095"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106E8CF4" w14:textId="7255583B" w:rsidR="005A4DDF" w:rsidRPr="000D3FE0" w:rsidRDefault="0065025B" w:rsidP="007C71B9">
            <w:pPr>
              <w:rPr>
                <w:rFonts w:ascii="Arial" w:hAnsi="Arial" w:cs="Arial"/>
                <w:sz w:val="18"/>
                <w:szCs w:val="18"/>
              </w:rPr>
            </w:pPr>
            <w:r w:rsidRPr="000D3FE0">
              <w:rPr>
                <w:rFonts w:ascii="Arial" w:hAnsi="Arial" w:cs="Arial"/>
                <w:sz w:val="18"/>
                <w:szCs w:val="18"/>
              </w:rPr>
              <w:t xml:space="preserve">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096"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3F45DE12" w14:textId="38F3A9D8" w:rsidR="646D74B8" w:rsidRDefault="646D74B8">
            <w:pPr>
              <w:rPr>
                <w:ins w:id="2097" w:author="Yu Zhang12718" w:date="2026-10-15T09:16:00Z"/>
              </w:rPr>
            </w:pPr>
            <w:ins w:id="2098" w:author="Yu Zhang12718" w:date="2026-10-15T09:16:00Z">
              <w:r w:rsidRPr="797C4670">
                <w:rPr>
                  <w:rFonts w:ascii="Arial" w:hAnsi="Arial" w:cs="Arial"/>
                  <w:sz w:val="18"/>
                  <w:szCs w:val="18"/>
                </w:rPr>
                <w:t>Risk ranking rationale: no batch size change; no scale-up risk; no CQA impact.</w:t>
              </w:r>
            </w:ins>
          </w:p>
          <w:p w14:paraId="42AD224A" w14:textId="132BF7A7" w:rsidR="005A4DDF" w:rsidRPr="000D3FE0" w:rsidRDefault="00263DFD" w:rsidP="007C71B9">
            <w:pPr>
              <w:rPr>
                <w:rFonts w:ascii="Arial" w:hAnsi="Arial" w:cs="Arial"/>
                <w:sz w:val="18"/>
                <w:szCs w:val="18"/>
              </w:rPr>
            </w:pPr>
            <w:r w:rsidRPr="000D3FE0">
              <w:rPr>
                <w:rFonts w:ascii="Arial" w:hAnsi="Arial" w:cs="Arial"/>
                <w:sz w:val="18"/>
                <w:szCs w:val="18"/>
              </w:rPr>
              <w:t>No change.</w:t>
            </w:r>
          </w:p>
        </w:tc>
      </w:tr>
      <w:tr w:rsidR="000D3FE0" w:rsidRPr="000D3FE0" w14:paraId="76A0FF58"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099"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00"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101"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08D54048" w14:textId="77777777" w:rsidR="005A4DDF" w:rsidRPr="000D3FE0" w:rsidRDefault="005A4DDF" w:rsidP="007C71B9">
            <w:pPr>
              <w:rPr>
                <w:rFonts w:ascii="Arial" w:hAnsi="Arial" w:cs="Arial"/>
                <w:sz w:val="18"/>
                <w:szCs w:val="18"/>
              </w:rPr>
            </w:pPr>
            <w:r w:rsidRPr="000D3FE0">
              <w:rPr>
                <w:rFonts w:ascii="Arial" w:hAnsi="Arial" w:cs="Arial"/>
                <w:sz w:val="18"/>
                <w:szCs w:val="18"/>
              </w:rPr>
              <w:t>Vessel Agitation (Mixing / Agitation)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102"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780FC186" w14:textId="77777777" w:rsidR="005A4DDF" w:rsidRPr="000D3FE0" w:rsidRDefault="005A4DDF" w:rsidP="007C71B9">
            <w:pPr>
              <w:rPr>
                <w:rFonts w:ascii="Arial" w:hAnsi="Arial" w:cs="Arial"/>
                <w:sz w:val="18"/>
                <w:szCs w:val="18"/>
              </w:rPr>
            </w:pPr>
            <w:r w:rsidRPr="000D3FE0">
              <w:rPr>
                <w:rFonts w:ascii="Arial" w:hAnsi="Arial" w:cs="Arial"/>
                <w:sz w:val="18"/>
                <w:szCs w:val="18"/>
              </w:rPr>
              <w:t>Vessel design adequate for raw material dissolution and processing </w:t>
            </w:r>
          </w:p>
          <w:p w14:paraId="0F803ACD"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Power/Volume (P/V) ratio experience </w:t>
            </w:r>
          </w:p>
          <w:p w14:paraId="455C8D89" w14:textId="77777777" w:rsidR="005A4DDF" w:rsidRPr="000D3FE0" w:rsidRDefault="005A4DDF" w:rsidP="007C71B9">
            <w:pPr>
              <w:rPr>
                <w:rFonts w:ascii="Arial" w:hAnsi="Arial" w:cs="Arial"/>
                <w:sz w:val="18"/>
                <w:szCs w:val="18"/>
              </w:rPr>
            </w:pPr>
            <w:r w:rsidRPr="000D3FE0">
              <w:rPr>
                <w:rFonts w:ascii="Arial" w:hAnsi="Arial" w:cs="Arial"/>
                <w:sz w:val="18"/>
                <w:szCs w:val="18"/>
              </w:rPr>
              <w:t>Method of addition to vessel </w:t>
            </w:r>
          </w:p>
          <w:p w14:paraId="0AAE8A0E" w14:textId="77777777" w:rsidR="005A4DDF" w:rsidRPr="000D3FE0" w:rsidRDefault="005A4DDF" w:rsidP="007C71B9">
            <w:pPr>
              <w:rPr>
                <w:rFonts w:ascii="Arial" w:hAnsi="Arial" w:cs="Arial"/>
                <w:sz w:val="18"/>
                <w:szCs w:val="18"/>
              </w:rPr>
            </w:pPr>
            <w:r w:rsidRPr="000D3FE0">
              <w:rPr>
                <w:rFonts w:ascii="Arial" w:hAnsi="Arial" w:cs="Arial"/>
                <w:sz w:val="18"/>
                <w:szCs w:val="18"/>
              </w:rPr>
              <w:t>Safety implications of mixing/agitation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103"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376D6491" w14:textId="01514871" w:rsidR="00066B11" w:rsidRPr="000D3FE0" w:rsidRDefault="00CD3AEA" w:rsidP="007C71B9">
            <w:pPr>
              <w:rPr>
                <w:rFonts w:ascii="Arial" w:hAnsi="Arial" w:cs="Arial"/>
                <w:sz w:val="18"/>
                <w:szCs w:val="18"/>
              </w:rPr>
            </w:pPr>
            <w:r w:rsidRPr="000D3FE0">
              <w:rPr>
                <w:rFonts w:ascii="Arial" w:hAnsi="Arial" w:cs="Arial"/>
                <w:sz w:val="18"/>
                <w:szCs w:val="18"/>
              </w:rPr>
              <w:lastRenderedPageBreak/>
              <w:t xml:space="preserve">The agitator used for prepared </w:t>
            </w:r>
            <w:r w:rsidR="00A65E15" w:rsidRPr="000D3FE0">
              <w:rPr>
                <w:rFonts w:ascii="Arial" w:hAnsi="Arial" w:cs="Arial"/>
                <w:sz w:val="18"/>
                <w:szCs w:val="18"/>
              </w:rPr>
              <w:t>DIC</w:t>
            </w:r>
            <w:r w:rsidRPr="000D3FE0">
              <w:rPr>
                <w:rFonts w:ascii="Arial" w:hAnsi="Arial" w:cs="Arial"/>
                <w:sz w:val="18"/>
                <w:szCs w:val="18"/>
              </w:rPr>
              <w:t>/DMF solution has been changed from impeller type to propeller type.</w:t>
            </w:r>
          </w:p>
          <w:p w14:paraId="27F5287F" w14:textId="77777777" w:rsidR="005A4DDF" w:rsidRDefault="00CD3AEA" w:rsidP="00A65E15">
            <w:pPr>
              <w:rPr>
                <w:ins w:id="2104" w:author="Jie Wang5909" w:date="2026-10-13T20:54:00Z"/>
                <w:rFonts w:ascii="Arial" w:hAnsi="Arial" w:cs="Arial"/>
                <w:sz w:val="18"/>
                <w:szCs w:val="18"/>
              </w:rPr>
            </w:pPr>
            <w:r w:rsidRPr="000D3FE0">
              <w:rPr>
                <w:rFonts w:ascii="Arial" w:hAnsi="Arial" w:cs="Arial"/>
                <w:sz w:val="18"/>
                <w:szCs w:val="18"/>
              </w:rPr>
              <w:lastRenderedPageBreak/>
              <w:t xml:space="preserve">The agitator for prepared </w:t>
            </w:r>
            <w:r w:rsidR="00A65E15" w:rsidRPr="000D3FE0">
              <w:rPr>
                <w:rFonts w:ascii="Arial" w:hAnsi="Arial" w:cs="Arial"/>
                <w:sz w:val="18"/>
                <w:szCs w:val="18"/>
              </w:rPr>
              <w:t>Iodine</w:t>
            </w:r>
            <w:r w:rsidRPr="000D3FE0">
              <w:rPr>
                <w:rFonts w:ascii="Arial" w:hAnsi="Arial" w:cs="Arial"/>
                <w:sz w:val="18"/>
                <w:szCs w:val="18"/>
              </w:rPr>
              <w:t>/DMF solution has been changed from double-layer four-bladed inclined paddle type to general impeller type.</w:t>
            </w:r>
          </w:p>
          <w:p w14:paraId="54ABB385" w14:textId="184F2597" w:rsidR="00D1017B" w:rsidRPr="000D3FE0" w:rsidRDefault="00D1017B" w:rsidP="00A65E15">
            <w:pPr>
              <w:rPr>
                <w:rFonts w:ascii="Arial" w:hAnsi="Arial" w:cs="Arial"/>
                <w:sz w:val="18"/>
                <w:szCs w:val="18"/>
              </w:rPr>
            </w:pPr>
            <w:ins w:id="2105" w:author="Jie Wang5909" w:date="2026-10-13T20:54:00Z">
              <w:r>
                <w:rPr>
                  <w:rFonts w:ascii="Arial" w:hAnsi="Arial" w:cs="Arial"/>
                  <w:sz w:val="18"/>
                  <w:szCs w:val="18"/>
                </w:rPr>
                <w:t>T</w:t>
              </w:r>
              <w:r>
                <w:rPr>
                  <w:rFonts w:ascii="Arial" w:hAnsi="Arial" w:cs="Arial" w:hint="eastAsia"/>
                  <w:sz w:val="18"/>
                  <w:szCs w:val="18"/>
                </w:rPr>
                <w:t>h</w:t>
              </w:r>
              <w:r>
                <w:rPr>
                  <w:rFonts w:ascii="Arial" w:hAnsi="Arial" w:cs="Arial"/>
                  <w:sz w:val="18"/>
                  <w:szCs w:val="18"/>
                </w:rPr>
                <w:t>e</w:t>
              </w:r>
            </w:ins>
            <w:ins w:id="2106" w:author="Jie Wang5909" w:date="2026-10-13T20:55:00Z">
              <w:r>
                <w:rPr>
                  <w:rFonts w:ascii="Arial" w:hAnsi="Arial" w:cs="Arial"/>
                  <w:sz w:val="18"/>
                  <w:szCs w:val="18"/>
                </w:rPr>
                <w:t xml:space="preserve"> relevant equipment suitability assessment has been com</w:t>
              </w:r>
            </w:ins>
            <w:ins w:id="2107" w:author="Jie Wang5909" w:date="2026-10-13T20:56:00Z">
              <w:r>
                <w:rPr>
                  <w:rFonts w:ascii="Arial" w:hAnsi="Arial" w:cs="Arial"/>
                  <w:sz w:val="18"/>
                  <w:szCs w:val="18"/>
                </w:rPr>
                <w:t xml:space="preserve">pleted. </w:t>
              </w:r>
            </w:ins>
          </w:p>
        </w:tc>
        <w:tc>
          <w:tcPr>
            <w:tcW w:w="585" w:type="pct"/>
            <w:tcBorders>
              <w:top w:val="single" w:sz="6" w:space="0" w:color="AAAAAA"/>
              <w:left w:val="single" w:sz="6" w:space="0" w:color="AAAAAA"/>
              <w:bottom w:val="single" w:sz="6" w:space="0" w:color="AAAAAA"/>
              <w:right w:val="single" w:sz="6" w:space="0" w:color="AAAAAA"/>
            </w:tcBorders>
            <w:vAlign w:val="center"/>
            <w:hideMark/>
            <w:tcPrChange w:id="2108"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5A12E3D6" w14:textId="0E51B90C" w:rsidR="005A4DDF" w:rsidRPr="000D3FE0" w:rsidRDefault="00CD3AEA" w:rsidP="007C71B9">
            <w:pPr>
              <w:rPr>
                <w:rFonts w:ascii="Arial" w:hAnsi="Arial" w:cs="Arial"/>
                <w:sz w:val="18"/>
                <w:szCs w:val="18"/>
              </w:rPr>
            </w:pPr>
            <w:r w:rsidRPr="000D3FE0">
              <w:rPr>
                <w:rFonts w:ascii="Arial" w:hAnsi="Arial" w:cs="Arial"/>
                <w:sz w:val="18"/>
                <w:szCs w:val="18"/>
              </w:rPr>
              <w:lastRenderedPageBreak/>
              <w:t xml:space="preserve">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109"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03070A6A" w14:textId="445C3E90" w:rsidR="005A4DDF" w:rsidRPr="000D3FE0" w:rsidRDefault="4ADB3183" w:rsidP="00A65E15">
            <w:pPr>
              <w:rPr>
                <w:ins w:id="2110" w:author="Yu Zhang12718" w:date="2026-10-15T09:16:00Z"/>
              </w:rPr>
            </w:pPr>
            <w:ins w:id="2111" w:author="Yu Zhang12718" w:date="2026-10-15T09:16:00Z">
              <w:r w:rsidRPr="797C4670">
                <w:rPr>
                  <w:rFonts w:ascii="Arial" w:hAnsi="Arial" w:cs="Arial"/>
                  <w:sz w:val="18"/>
                  <w:szCs w:val="18"/>
                </w:rPr>
                <w:t xml:space="preserve">Risk ranking rationale: agitator change assessed in the completed ESA; homogeneous mixtures, </w:t>
              </w:r>
              <w:r w:rsidRPr="797C4670">
                <w:rPr>
                  <w:rFonts w:ascii="Arial" w:hAnsi="Arial" w:cs="Arial"/>
                  <w:sz w:val="18"/>
                  <w:szCs w:val="18"/>
                </w:rPr>
                <w:lastRenderedPageBreak/>
                <w:t xml:space="preserve">minimal impact; no CQA impact. </w:t>
              </w:r>
            </w:ins>
          </w:p>
          <w:p w14:paraId="2C4BE51B" w14:textId="2B9311C8" w:rsidR="005A4DDF" w:rsidRPr="000D3FE0" w:rsidRDefault="231509A3" w:rsidP="00A65E15">
            <w:pPr>
              <w:rPr>
                <w:rFonts w:ascii="Arial" w:hAnsi="Arial" w:cs="Arial"/>
                <w:sz w:val="18"/>
                <w:szCs w:val="18"/>
              </w:rPr>
            </w:pPr>
            <w:r w:rsidRPr="797C4670">
              <w:rPr>
                <w:rFonts w:ascii="Arial" w:hAnsi="Arial" w:cs="Arial"/>
                <w:sz w:val="18"/>
                <w:szCs w:val="18"/>
              </w:rPr>
              <w:t xml:space="preserve">Both the </w:t>
            </w:r>
            <w:r w:rsidR="00A65E15" w:rsidRPr="797C4670">
              <w:rPr>
                <w:rFonts w:ascii="Arial" w:hAnsi="Arial" w:cs="Arial"/>
                <w:sz w:val="18"/>
                <w:szCs w:val="18"/>
              </w:rPr>
              <w:t>DIC</w:t>
            </w:r>
            <w:r w:rsidRPr="797C4670">
              <w:rPr>
                <w:rFonts w:ascii="Arial" w:hAnsi="Arial" w:cs="Arial"/>
                <w:sz w:val="18"/>
                <w:szCs w:val="18"/>
              </w:rPr>
              <w:t>/DMF solution and</w:t>
            </w:r>
            <w:r w:rsidR="00A65E15" w:rsidRPr="797C4670">
              <w:rPr>
                <w:rFonts w:ascii="Arial" w:hAnsi="Arial" w:cs="Arial"/>
                <w:sz w:val="18"/>
                <w:szCs w:val="18"/>
              </w:rPr>
              <w:t xml:space="preserve"> Iodine </w:t>
            </w:r>
            <w:r w:rsidRPr="797C4670">
              <w:rPr>
                <w:rFonts w:ascii="Arial" w:hAnsi="Arial" w:cs="Arial"/>
                <w:sz w:val="18"/>
                <w:szCs w:val="18"/>
              </w:rPr>
              <w:t>/DMF solution form homogeneous mixtures after dissolution, and their uniformity is minimally affected by agitation types.</w:t>
            </w:r>
          </w:p>
        </w:tc>
      </w:tr>
      <w:tr w:rsidR="000D3FE0" w:rsidRPr="000D3FE0" w14:paraId="39380E4E"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112"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13"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114"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1970B833"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Vessel Sampling and Transfer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115"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14573F4B" w14:textId="77777777" w:rsidR="005A4DDF" w:rsidRPr="000D3FE0" w:rsidRDefault="005A4DDF" w:rsidP="007C71B9">
            <w:pPr>
              <w:rPr>
                <w:rFonts w:ascii="Arial" w:hAnsi="Arial" w:cs="Arial"/>
                <w:sz w:val="18"/>
                <w:szCs w:val="18"/>
              </w:rPr>
            </w:pPr>
            <w:r w:rsidRPr="000D3FE0">
              <w:rPr>
                <w:rFonts w:ascii="Arial" w:hAnsi="Arial" w:cs="Arial"/>
                <w:sz w:val="18"/>
                <w:szCs w:val="18"/>
              </w:rPr>
              <w:t>In-process sampling locations appropriate per APIEM-LD-243? </w:t>
            </w:r>
          </w:p>
          <w:p w14:paraId="7223CDA6" w14:textId="061BC38B" w:rsidR="005A4DDF" w:rsidRPr="000D3FE0" w:rsidRDefault="005A4DDF" w:rsidP="007C71B9">
            <w:pPr>
              <w:rPr>
                <w:rFonts w:ascii="Arial" w:hAnsi="Arial" w:cs="Arial"/>
                <w:sz w:val="18"/>
                <w:szCs w:val="18"/>
              </w:rPr>
            </w:pPr>
            <w:r w:rsidRPr="000D3FE0">
              <w:rPr>
                <w:rFonts w:ascii="Arial" w:hAnsi="Arial" w:cs="Arial"/>
                <w:sz w:val="18"/>
                <w:szCs w:val="18"/>
              </w:rPr>
              <w:t xml:space="preserve">Mode of </w:t>
            </w:r>
            <w:r w:rsidR="00CD3AEA" w:rsidRPr="000D3FE0">
              <w:rPr>
                <w:rFonts w:ascii="Arial" w:hAnsi="Arial" w:cs="Arial"/>
                <w:sz w:val="18"/>
                <w:szCs w:val="18"/>
              </w:rPr>
              <w:t>product</w:t>
            </w:r>
            <w:r w:rsidRPr="000D3FE0">
              <w:rPr>
                <w:rFonts w:ascii="Arial" w:hAnsi="Arial" w:cs="Arial"/>
                <w:sz w:val="18"/>
                <w:szCs w:val="18"/>
              </w:rPr>
              <w:t xml:space="preserve"> transfer (gravity / nitrogen / pump) </w:t>
            </w:r>
          </w:p>
          <w:p w14:paraId="62955C5A" w14:textId="77777777" w:rsidR="005A4DDF" w:rsidRPr="000D3FE0" w:rsidRDefault="005A4DDF" w:rsidP="007C71B9">
            <w:pPr>
              <w:rPr>
                <w:rFonts w:ascii="Arial" w:hAnsi="Arial" w:cs="Arial"/>
                <w:sz w:val="18"/>
                <w:szCs w:val="18"/>
              </w:rPr>
            </w:pPr>
            <w:r w:rsidRPr="000D3FE0">
              <w:rPr>
                <w:rFonts w:ascii="Arial" w:hAnsi="Arial" w:cs="Arial"/>
                <w:sz w:val="18"/>
                <w:szCs w:val="18"/>
              </w:rPr>
              <w:t>Pressure / temperature monitoring and data historian links </w:t>
            </w:r>
          </w:p>
          <w:p w14:paraId="1704DD10" w14:textId="77777777" w:rsidR="005A4DDF" w:rsidRPr="000D3FE0" w:rsidRDefault="005A4DDF" w:rsidP="007C71B9">
            <w:pPr>
              <w:rPr>
                <w:rFonts w:ascii="Arial" w:hAnsi="Arial" w:cs="Arial"/>
                <w:sz w:val="18"/>
                <w:szCs w:val="18"/>
              </w:rPr>
            </w:pPr>
            <w:r w:rsidRPr="000D3FE0">
              <w:rPr>
                <w:rFonts w:ascii="Arial" w:hAnsi="Arial" w:cs="Arial"/>
                <w:sz w:val="18"/>
                <w:szCs w:val="18"/>
              </w:rPr>
              <w:t>OOS audible alarms?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116"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1E422C5B" w14:textId="7A5CFDCC" w:rsidR="00E42649" w:rsidRPr="000D3FE0" w:rsidRDefault="00E42649" w:rsidP="007C71B9">
            <w:pPr>
              <w:rPr>
                <w:rFonts w:ascii="Arial" w:hAnsi="Arial" w:cs="Arial"/>
                <w:sz w:val="18"/>
                <w:szCs w:val="18"/>
              </w:rPr>
            </w:pPr>
            <w:r w:rsidRPr="000D3FE0">
              <w:rPr>
                <w:rFonts w:ascii="Arial" w:hAnsi="Arial" w:cs="Arial"/>
                <w:sz w:val="18"/>
                <w:szCs w:val="18"/>
              </w:rPr>
              <w:t>Sampling and sample handling procedures are specified within MOR and TSP documents.</w:t>
            </w:r>
          </w:p>
          <w:p w14:paraId="432CAD91" w14:textId="3E899E7F" w:rsidR="00F635C7" w:rsidRPr="000D3FE0" w:rsidRDefault="00F635C7" w:rsidP="007C71B9">
            <w:pPr>
              <w:rPr>
                <w:rFonts w:ascii="Arial" w:hAnsi="Arial" w:cs="Arial"/>
                <w:sz w:val="18"/>
                <w:szCs w:val="18"/>
              </w:rPr>
            </w:pPr>
            <w:r w:rsidRPr="000D3FE0">
              <w:rPr>
                <w:rFonts w:ascii="Arial" w:hAnsi="Arial" w:cs="Arial"/>
                <w:sz w:val="18"/>
                <w:szCs w:val="18"/>
              </w:rPr>
              <w:t>Sampling and testing operations shall be carried out in accordance with the relevant company sampling and testing procedures.</w:t>
            </w:r>
          </w:p>
          <w:p w14:paraId="6538807B" w14:textId="1BD73B53" w:rsidR="007F3524" w:rsidRPr="000D3FE0" w:rsidRDefault="007F3524" w:rsidP="007C71B9">
            <w:pPr>
              <w:rPr>
                <w:rFonts w:ascii="Arial" w:hAnsi="Arial" w:cs="Arial"/>
                <w:sz w:val="18"/>
                <w:szCs w:val="18"/>
              </w:rPr>
            </w:pPr>
            <w:r w:rsidRPr="000D3FE0">
              <w:rPr>
                <w:rFonts w:ascii="Arial" w:hAnsi="Arial" w:cs="Arial"/>
                <w:sz w:val="18"/>
                <w:szCs w:val="18"/>
              </w:rPr>
              <w:t>The company has formulated relevant procedures to ensure the transfer, storage and testing of test samples are under control.</w:t>
            </w:r>
          </w:p>
          <w:p w14:paraId="4FD3F241" w14:textId="771CD967" w:rsidR="005348B3" w:rsidRPr="000D3FE0" w:rsidRDefault="005348B3" w:rsidP="007C71B9">
            <w:pPr>
              <w:rPr>
                <w:rFonts w:ascii="Arial" w:hAnsi="Arial" w:cs="Arial"/>
                <w:sz w:val="18"/>
                <w:szCs w:val="18"/>
              </w:rPr>
            </w:pPr>
            <w:r w:rsidRPr="000D3FE0">
              <w:rPr>
                <w:rFonts w:ascii="Arial" w:hAnsi="Arial" w:cs="Arial"/>
                <w:sz w:val="18"/>
                <w:szCs w:val="18"/>
              </w:rPr>
              <w:t>Both the prepared</w:t>
            </w:r>
            <w:r w:rsidR="00A65E15" w:rsidRPr="000D3FE0">
              <w:rPr>
                <w:rFonts w:ascii="Arial" w:hAnsi="Arial" w:cs="Arial"/>
                <w:sz w:val="18"/>
                <w:szCs w:val="18"/>
              </w:rPr>
              <w:t xml:space="preserve"> DIC</w:t>
            </w:r>
            <w:r w:rsidRPr="000D3FE0">
              <w:rPr>
                <w:rFonts w:ascii="Arial" w:hAnsi="Arial" w:cs="Arial"/>
                <w:sz w:val="18"/>
                <w:szCs w:val="18"/>
              </w:rPr>
              <w:t xml:space="preserve">/DMF solution and </w:t>
            </w:r>
            <w:r w:rsidR="00A65E15" w:rsidRPr="000D3FE0">
              <w:rPr>
                <w:rFonts w:ascii="Arial" w:hAnsi="Arial" w:cs="Arial"/>
                <w:sz w:val="18"/>
                <w:szCs w:val="18"/>
              </w:rPr>
              <w:t>Iodine/DMF</w:t>
            </w:r>
            <w:r w:rsidRPr="000D3FE0">
              <w:rPr>
                <w:rFonts w:ascii="Arial" w:hAnsi="Arial" w:cs="Arial"/>
                <w:sz w:val="18"/>
                <w:szCs w:val="18"/>
              </w:rPr>
              <w:t xml:space="preserve"> solution are transferred via fixed pipelines with pumps.  </w:t>
            </w:r>
          </w:p>
          <w:p w14:paraId="3AC5DCBC" w14:textId="0DDB258C" w:rsidR="003C0236" w:rsidRPr="000D3FE0" w:rsidRDefault="005E046F" w:rsidP="007C71B9">
            <w:pPr>
              <w:rPr>
                <w:rFonts w:ascii="Arial" w:hAnsi="Arial" w:cs="Arial"/>
                <w:sz w:val="18"/>
                <w:szCs w:val="18"/>
              </w:rPr>
            </w:pPr>
            <w:r w:rsidRPr="000D3FE0">
              <w:rPr>
                <w:rFonts w:ascii="Arial" w:hAnsi="Arial" w:cs="Arial"/>
                <w:sz w:val="18"/>
                <w:szCs w:val="18"/>
              </w:rPr>
              <w:t>Temperature, humidity and differential pressure monitoring systems shall be managed and used per relevant company SOPs to ensure stable and effective operation of the systems.</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117"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53B1F80E" w14:textId="0625BC54" w:rsidR="005A4DDF" w:rsidRPr="000D3FE0" w:rsidRDefault="005A4DDF" w:rsidP="007C71B9">
            <w:pPr>
              <w:rPr>
                <w:rFonts w:ascii="Arial" w:hAnsi="Arial" w:cs="Arial"/>
                <w:sz w:val="18"/>
                <w:szCs w:val="18"/>
              </w:rPr>
            </w:pPr>
            <w:r w:rsidRPr="000D3FE0">
              <w:rPr>
                <w:rFonts w:ascii="Arial" w:hAnsi="Arial" w:cs="Arial"/>
                <w:sz w:val="18"/>
                <w:szCs w:val="18"/>
              </w:rPr>
              <w:t>Low</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118"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04DE0423" w14:textId="1B028C44" w:rsidR="00B52D4B" w:rsidRPr="000D3FE0" w:rsidRDefault="5E2B269A" w:rsidP="007C71B9">
            <w:pPr>
              <w:rPr>
                <w:ins w:id="2119" w:author="Yu Zhang12718" w:date="2026-10-15T09:16:00Z"/>
              </w:rPr>
            </w:pPr>
            <w:ins w:id="2120" w:author="Yu Zhang12718" w:date="2026-10-15T09:16:00Z">
              <w:r w:rsidRPr="797C4670">
                <w:rPr>
                  <w:rFonts w:ascii="Arial" w:hAnsi="Arial" w:cs="Arial"/>
                  <w:sz w:val="18"/>
                  <w:szCs w:val="18"/>
                </w:rPr>
                <w:t xml:space="preserve">Risk ranking rationale: existing sampling SOP and fixed pipelines; no change; no CQA impact. </w:t>
              </w:r>
            </w:ins>
          </w:p>
          <w:p w14:paraId="1FCBE8F1" w14:textId="470C47E6" w:rsidR="00B52D4B" w:rsidRPr="000D3FE0" w:rsidRDefault="1DF1217A" w:rsidP="007C71B9">
            <w:pPr>
              <w:rPr>
                <w:rFonts w:ascii="Arial" w:hAnsi="Arial" w:cs="Arial"/>
                <w:sz w:val="18"/>
                <w:szCs w:val="18"/>
              </w:rPr>
            </w:pPr>
            <w:r w:rsidRPr="797C4670">
              <w:rPr>
                <w:rFonts w:ascii="Arial" w:hAnsi="Arial" w:cs="Arial"/>
                <w:sz w:val="18"/>
                <w:szCs w:val="18"/>
              </w:rPr>
              <w:t>Sampling and testing for raw material and product</w:t>
            </w:r>
            <w:r w:rsidR="5E43767A" w:rsidRPr="797C4670">
              <w:rPr>
                <w:rFonts w:ascii="Arial" w:hAnsi="Arial" w:cs="Arial"/>
                <w:sz w:val="18"/>
                <w:szCs w:val="18"/>
              </w:rPr>
              <w:t>(DS)</w:t>
            </w:r>
            <w:r w:rsidR="2B08E426" w:rsidRPr="797C4670">
              <w:rPr>
                <w:rFonts w:ascii="Arial" w:hAnsi="Arial" w:cs="Arial"/>
                <w:sz w:val="18"/>
                <w:szCs w:val="18"/>
              </w:rPr>
              <w:t xml:space="preserve"> </w:t>
            </w:r>
            <w:r w:rsidRPr="797C4670">
              <w:rPr>
                <w:rFonts w:ascii="Arial" w:hAnsi="Arial" w:cs="Arial"/>
                <w:sz w:val="18"/>
                <w:szCs w:val="18"/>
              </w:rPr>
              <w:t>(DS-AC-004)</w:t>
            </w:r>
          </w:p>
          <w:p w14:paraId="0B8E9EFA" w14:textId="331D44D7" w:rsidR="007F3524" w:rsidRPr="000D3FE0" w:rsidRDefault="007F3524" w:rsidP="007C71B9">
            <w:pPr>
              <w:rPr>
                <w:rFonts w:ascii="Arial" w:hAnsi="Arial" w:cs="Arial"/>
                <w:sz w:val="18"/>
                <w:szCs w:val="18"/>
              </w:rPr>
            </w:pPr>
            <w:r w:rsidRPr="000D3FE0">
              <w:rPr>
                <w:rFonts w:ascii="Arial" w:hAnsi="Arial" w:cs="Arial"/>
                <w:sz w:val="18"/>
                <w:szCs w:val="18"/>
              </w:rPr>
              <w:t>Analytical sample management(AC-019)</w:t>
            </w:r>
          </w:p>
          <w:p w14:paraId="28319337" w14:textId="524C58F2" w:rsidR="005E046F" w:rsidRPr="000D3FE0" w:rsidRDefault="00FA347F" w:rsidP="007C71B9">
            <w:pPr>
              <w:rPr>
                <w:rFonts w:ascii="Arial" w:hAnsi="Arial" w:cs="Arial"/>
                <w:sz w:val="18"/>
                <w:szCs w:val="18"/>
              </w:rPr>
            </w:pPr>
            <w:r w:rsidRPr="000D3FE0">
              <w:rPr>
                <w:rFonts w:ascii="Arial" w:hAnsi="Arial" w:cs="Arial"/>
                <w:sz w:val="18"/>
                <w:szCs w:val="18"/>
              </w:rPr>
              <w:t>Fixed pipelines reduce the risk of cross-contamination.</w:t>
            </w:r>
          </w:p>
          <w:p w14:paraId="5ACB749E" w14:textId="59AA77D2" w:rsidR="005E046F" w:rsidRPr="000D3FE0" w:rsidRDefault="005E046F" w:rsidP="007C71B9">
            <w:pPr>
              <w:rPr>
                <w:rFonts w:ascii="Arial" w:hAnsi="Arial" w:cs="Arial"/>
                <w:sz w:val="18"/>
                <w:szCs w:val="18"/>
              </w:rPr>
            </w:pPr>
            <w:r w:rsidRPr="000D3FE0">
              <w:rPr>
                <w:rFonts w:ascii="Arial" w:hAnsi="Arial" w:cs="Arial"/>
                <w:sz w:val="18"/>
                <w:szCs w:val="18"/>
              </w:rPr>
              <w:t xml:space="preserve">Temperature, Humidity and Pressure Difference Monitoring System </w:t>
            </w:r>
            <w:r w:rsidRPr="000D3FE0">
              <w:rPr>
                <w:rFonts w:ascii="Arial" w:hAnsi="Arial" w:cs="Arial"/>
                <w:sz w:val="18"/>
                <w:szCs w:val="18"/>
              </w:rPr>
              <w:lastRenderedPageBreak/>
              <w:t>Management Procedure (</w:t>
            </w:r>
            <w:r w:rsidR="00F37F5C" w:rsidRPr="000D3FE0">
              <w:rPr>
                <w:rFonts w:ascii="Arial" w:hAnsi="Arial" w:cs="Arial"/>
                <w:sz w:val="18"/>
                <w:szCs w:val="18"/>
              </w:rPr>
              <w:t>GMP-331</w:t>
            </w:r>
            <w:r w:rsidRPr="000D3FE0">
              <w:rPr>
                <w:rFonts w:ascii="Arial" w:hAnsi="Arial" w:cs="Arial"/>
                <w:sz w:val="18"/>
                <w:szCs w:val="18"/>
              </w:rPr>
              <w:t>)</w:t>
            </w:r>
          </w:p>
          <w:p w14:paraId="6F53C2FC" w14:textId="77777777" w:rsidR="007F3524" w:rsidRPr="000D3FE0" w:rsidRDefault="007F3524" w:rsidP="007C71B9">
            <w:pPr>
              <w:rPr>
                <w:rFonts w:ascii="Arial" w:hAnsi="Arial" w:cs="Arial"/>
                <w:sz w:val="18"/>
                <w:szCs w:val="18"/>
              </w:rPr>
            </w:pPr>
          </w:p>
          <w:p w14:paraId="4B272EB7" w14:textId="4A45B594" w:rsidR="007F3524" w:rsidRPr="000D3FE0" w:rsidRDefault="007F3524" w:rsidP="007C71B9">
            <w:pPr>
              <w:rPr>
                <w:rFonts w:ascii="Arial" w:hAnsi="Arial" w:cs="Arial"/>
                <w:sz w:val="18"/>
                <w:szCs w:val="18"/>
              </w:rPr>
            </w:pPr>
          </w:p>
        </w:tc>
      </w:tr>
      <w:tr w:rsidR="000D3FE0" w:rsidRPr="000D3FE0" w14:paraId="35339E8E"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121"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22"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23"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3689886C"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In-Process Filtration (non-API)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24"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55437904" w14:textId="77777777" w:rsidR="005A4DDF" w:rsidRPr="000D3FE0" w:rsidRDefault="005A4DDF" w:rsidP="007C71B9">
            <w:pPr>
              <w:rPr>
                <w:rFonts w:ascii="Arial" w:hAnsi="Arial" w:cs="Arial"/>
                <w:sz w:val="18"/>
                <w:szCs w:val="18"/>
              </w:rPr>
            </w:pPr>
            <w:r w:rsidRPr="000D3FE0">
              <w:rPr>
                <w:rFonts w:ascii="Arial" w:hAnsi="Arial" w:cs="Arial"/>
                <w:sz w:val="18"/>
                <w:szCs w:val="18"/>
              </w:rPr>
              <w:t>Filter locations, MOC, porosity </w:t>
            </w:r>
          </w:p>
          <w:p w14:paraId="188669DE" w14:textId="77777777" w:rsidR="005A4DDF" w:rsidRPr="000D3FE0" w:rsidRDefault="005A4DDF" w:rsidP="007C71B9">
            <w:pPr>
              <w:rPr>
                <w:rFonts w:ascii="Arial" w:hAnsi="Arial" w:cs="Arial"/>
                <w:sz w:val="18"/>
                <w:szCs w:val="18"/>
              </w:rPr>
            </w:pPr>
            <w:r w:rsidRPr="000D3FE0">
              <w:rPr>
                <w:rFonts w:ascii="Arial" w:hAnsi="Arial" w:cs="Arial"/>
                <w:sz w:val="18"/>
                <w:szCs w:val="18"/>
              </w:rPr>
              <w:t>Filter change frequency (per batch / PM) </w:t>
            </w:r>
          </w:p>
          <w:p w14:paraId="77983433" w14:textId="77777777" w:rsidR="005A4DDF" w:rsidRPr="000D3FE0" w:rsidRDefault="005A4DDF" w:rsidP="007C71B9">
            <w:pPr>
              <w:rPr>
                <w:rFonts w:ascii="Arial" w:hAnsi="Arial" w:cs="Arial"/>
                <w:sz w:val="18"/>
                <w:szCs w:val="18"/>
              </w:rPr>
            </w:pPr>
            <w:r w:rsidRPr="000D3FE0">
              <w:rPr>
                <w:rFonts w:ascii="Arial" w:hAnsi="Arial" w:cs="Arial"/>
                <w:sz w:val="18"/>
                <w:szCs w:val="18"/>
              </w:rPr>
              <w:t>Emergency change-out process defined?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25"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EAE0B9D" w14:textId="77777777" w:rsidR="005A4DDF" w:rsidRPr="000D3FE0" w:rsidRDefault="001048C3" w:rsidP="007C71B9">
            <w:pPr>
              <w:rPr>
                <w:rFonts w:ascii="Arial" w:hAnsi="Arial" w:cs="Arial"/>
                <w:sz w:val="18"/>
                <w:szCs w:val="18"/>
              </w:rPr>
            </w:pPr>
            <w:r w:rsidRPr="000D3FE0">
              <w:rPr>
                <w:rFonts w:ascii="Arial" w:hAnsi="Arial" w:cs="Arial"/>
                <w:sz w:val="18"/>
                <w:szCs w:val="18"/>
              </w:rPr>
              <w:t>Filter replacement and maintenance shall be performed in accordance with relevant company procedures.</w:t>
            </w:r>
          </w:p>
          <w:p w14:paraId="115B717A" w14:textId="5C5CAA70" w:rsidR="00DB6C77" w:rsidRPr="000D3FE0" w:rsidRDefault="00DB6C77" w:rsidP="007C71B9">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established procedures for the change management of all production-related hardware and software.</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26"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7C1D0B6A" w14:textId="52DACC2B" w:rsidR="005A4DDF" w:rsidRPr="000D3FE0" w:rsidRDefault="001048C3" w:rsidP="007C71B9">
            <w:pPr>
              <w:rPr>
                <w:rFonts w:ascii="Arial" w:hAnsi="Arial" w:cs="Arial"/>
                <w:sz w:val="18"/>
                <w:szCs w:val="18"/>
              </w:rPr>
            </w:pPr>
            <w:r w:rsidRPr="000D3FE0">
              <w:rPr>
                <w:rFonts w:ascii="Arial" w:hAnsi="Arial" w:cs="Arial"/>
                <w:sz w:val="18"/>
                <w:szCs w:val="18"/>
              </w:rPr>
              <w:t>Low</w:t>
            </w:r>
            <w:r w:rsidR="005A4DDF" w:rsidRPr="000D3FE0">
              <w:rPr>
                <w:rFonts w:ascii="Arial" w:hAnsi="Arial" w:cs="Arial"/>
                <w:sz w:val="18"/>
                <w:szCs w:val="18"/>
              </w:rPr>
              <w:t>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27"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3521535" w14:textId="01BEDB76" w:rsidR="00DB6C77" w:rsidRPr="000D3FE0" w:rsidRDefault="3E0170B1" w:rsidP="007C71B9">
            <w:pPr>
              <w:rPr>
                <w:ins w:id="2128" w:author="Yu Zhang12718" w:date="2026-10-15T09:17:00Z"/>
              </w:rPr>
            </w:pPr>
            <w:ins w:id="2129" w:author="Yu Zhang12718" w:date="2026-10-15T09:17:00Z">
              <w:r w:rsidRPr="797C4670">
                <w:rPr>
                  <w:rFonts w:ascii="Arial" w:hAnsi="Arial" w:cs="Arial"/>
                  <w:sz w:val="18"/>
                  <w:szCs w:val="18"/>
                </w:rPr>
                <w:t xml:space="preserve">Risk ranking rationale: existing filtration SOP; no change; no CQA impact. </w:t>
              </w:r>
            </w:ins>
          </w:p>
          <w:p w14:paraId="76B2FE45" w14:textId="5A107373" w:rsidR="00DB6C77" w:rsidRPr="000D3FE0" w:rsidRDefault="75F2579F" w:rsidP="007C71B9">
            <w:pPr>
              <w:rPr>
                <w:rFonts w:ascii="Arial" w:hAnsi="Arial" w:cs="Arial"/>
                <w:sz w:val="18"/>
                <w:szCs w:val="18"/>
              </w:rPr>
            </w:pPr>
            <w:r w:rsidRPr="797C4670">
              <w:rPr>
                <w:rFonts w:ascii="Arial" w:hAnsi="Arial" w:cs="Arial"/>
                <w:sz w:val="18"/>
                <w:szCs w:val="18"/>
              </w:rPr>
              <w:t>Equipment and facility maintenance manual (QM03025)</w:t>
            </w:r>
          </w:p>
          <w:p w14:paraId="57F38B4B" w14:textId="511002AB" w:rsidR="005E13D3" w:rsidRPr="000D3FE0" w:rsidRDefault="005E13D3" w:rsidP="007C71B9">
            <w:pPr>
              <w:rPr>
                <w:rFonts w:ascii="Arial" w:hAnsi="Arial" w:cs="Arial"/>
                <w:sz w:val="18"/>
                <w:szCs w:val="18"/>
              </w:rPr>
            </w:pPr>
            <w:r w:rsidRPr="000D3FE0">
              <w:rPr>
                <w:rFonts w:ascii="Arial" w:hAnsi="Arial" w:cs="Arial"/>
                <w:sz w:val="18"/>
                <w:szCs w:val="18"/>
              </w:rPr>
              <w:t xml:space="preserve">Processing aid materials management procedure </w:t>
            </w:r>
            <w:r w:rsidRPr="000D3FE0">
              <w:rPr>
                <w:rFonts w:ascii="Arial" w:hAnsi="Arial" w:cs="Arial"/>
                <w:sz w:val="18"/>
                <w:szCs w:val="18"/>
              </w:rPr>
              <w:t>（</w:t>
            </w:r>
            <w:r w:rsidRPr="000D3FE0">
              <w:rPr>
                <w:rFonts w:ascii="Arial" w:hAnsi="Arial" w:cs="Arial"/>
                <w:sz w:val="18"/>
                <w:szCs w:val="18"/>
              </w:rPr>
              <w:t>DS-MM-015</w:t>
            </w:r>
            <w:r w:rsidRPr="000D3FE0">
              <w:rPr>
                <w:rFonts w:ascii="Arial" w:hAnsi="Arial" w:cs="Arial"/>
                <w:sz w:val="18"/>
                <w:szCs w:val="18"/>
              </w:rPr>
              <w:t>）</w:t>
            </w:r>
          </w:p>
        </w:tc>
      </w:tr>
      <w:tr w:rsidR="000D3FE0" w:rsidRPr="000D3FE0" w14:paraId="557B1D52"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130"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31"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132"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18567884" w14:textId="77777777" w:rsidR="005A4DDF" w:rsidRPr="000D3FE0" w:rsidRDefault="005A4DDF" w:rsidP="007C71B9">
            <w:pPr>
              <w:rPr>
                <w:rFonts w:ascii="Arial" w:hAnsi="Arial" w:cs="Arial"/>
                <w:sz w:val="18"/>
                <w:szCs w:val="18"/>
              </w:rPr>
            </w:pPr>
            <w:r w:rsidRPr="000D3FE0">
              <w:rPr>
                <w:rFonts w:ascii="Arial" w:hAnsi="Arial" w:cs="Arial"/>
                <w:sz w:val="18"/>
                <w:szCs w:val="18"/>
              </w:rPr>
              <w:t>API Process Filtration / Final Filtration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133"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485A2C01" w14:textId="3190AAB7" w:rsidR="005A4DDF" w:rsidRPr="000D3FE0" w:rsidRDefault="005A4DDF" w:rsidP="007C71B9">
            <w:pPr>
              <w:rPr>
                <w:rFonts w:ascii="Arial" w:hAnsi="Arial" w:cs="Arial"/>
                <w:sz w:val="18"/>
                <w:szCs w:val="18"/>
              </w:rPr>
            </w:pPr>
            <w:r w:rsidRPr="000D3FE0">
              <w:rPr>
                <w:rFonts w:ascii="Arial" w:hAnsi="Arial" w:cs="Arial"/>
                <w:sz w:val="18"/>
                <w:szCs w:val="18"/>
              </w:rPr>
              <w:t xml:space="preserve">Is this </w:t>
            </w:r>
            <w:r w:rsidR="001048C3" w:rsidRPr="000D3FE0">
              <w:rPr>
                <w:rFonts w:ascii="Arial" w:hAnsi="Arial" w:cs="Arial"/>
                <w:sz w:val="18"/>
                <w:szCs w:val="18"/>
              </w:rPr>
              <w:t>product</w:t>
            </w:r>
            <w:r w:rsidRPr="000D3FE0">
              <w:rPr>
                <w:rFonts w:ascii="Arial" w:hAnsi="Arial" w:cs="Arial"/>
                <w:sz w:val="18"/>
                <w:szCs w:val="18"/>
              </w:rPr>
              <w:t xml:space="preserve"> an injectable API requiring sterile filtration? </w:t>
            </w:r>
          </w:p>
          <w:p w14:paraId="46570A37" w14:textId="77777777" w:rsidR="005A4DDF" w:rsidRPr="000D3FE0" w:rsidRDefault="005A4DDF" w:rsidP="007C71B9">
            <w:pPr>
              <w:rPr>
                <w:rFonts w:ascii="Arial" w:hAnsi="Arial" w:cs="Arial"/>
                <w:sz w:val="18"/>
                <w:szCs w:val="18"/>
              </w:rPr>
            </w:pPr>
            <w:r w:rsidRPr="000D3FE0">
              <w:rPr>
                <w:rFonts w:ascii="Arial" w:hAnsi="Arial" w:cs="Arial"/>
                <w:sz w:val="18"/>
                <w:szCs w:val="18"/>
              </w:rPr>
              <w:t>Is filtration part of API bioburden control strategy? </w:t>
            </w:r>
          </w:p>
          <w:p w14:paraId="142FB062" w14:textId="77777777" w:rsidR="005A4DDF" w:rsidRPr="000D3FE0" w:rsidRDefault="005A4DDF" w:rsidP="007C71B9">
            <w:pPr>
              <w:rPr>
                <w:rFonts w:ascii="Arial" w:hAnsi="Arial" w:cs="Arial"/>
                <w:sz w:val="18"/>
                <w:szCs w:val="18"/>
              </w:rPr>
            </w:pPr>
            <w:r w:rsidRPr="000D3FE0">
              <w:rPr>
                <w:rFonts w:ascii="Arial" w:hAnsi="Arial" w:cs="Arial"/>
                <w:sz w:val="18"/>
                <w:szCs w:val="18"/>
              </w:rPr>
              <w:t>Filter integrity testing method and limits defined </w:t>
            </w:r>
          </w:p>
          <w:p w14:paraId="048E4F43" w14:textId="77777777" w:rsidR="005A4DDF" w:rsidRPr="000D3FE0" w:rsidRDefault="005A4DDF" w:rsidP="007C71B9">
            <w:pPr>
              <w:rPr>
                <w:rFonts w:ascii="Arial" w:hAnsi="Arial" w:cs="Arial"/>
                <w:sz w:val="18"/>
                <w:szCs w:val="18"/>
              </w:rPr>
            </w:pPr>
            <w:r w:rsidRPr="000D3FE0">
              <w:rPr>
                <w:rFonts w:ascii="Arial" w:hAnsi="Arial" w:cs="Arial"/>
                <w:sz w:val="18"/>
                <w:szCs w:val="18"/>
              </w:rPr>
              <w:t>In-use times and filter sizes appropriate for batch size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134"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64CE7327" w14:textId="58E7F11C" w:rsidR="005A4DDF" w:rsidRPr="000D3FE0" w:rsidRDefault="00660801" w:rsidP="007C71B9">
            <w:pPr>
              <w:rPr>
                <w:rFonts w:ascii="Arial" w:hAnsi="Arial" w:cs="Arial"/>
                <w:sz w:val="18"/>
                <w:szCs w:val="18"/>
              </w:rPr>
            </w:pPr>
            <w:r w:rsidRPr="000D3FE0">
              <w:rPr>
                <w:rFonts w:ascii="Arial" w:hAnsi="Arial" w:cs="Arial"/>
                <w:sz w:val="18"/>
                <w:szCs w:val="18"/>
              </w:rPr>
              <w:t>The replacement of fluid filters shall be implemented in accordance with the relevant procedures for equipment component management.</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135"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5F2480A6" w14:textId="4678F3D5" w:rsidR="005A4DDF" w:rsidRPr="000D3FE0" w:rsidRDefault="005A4DDF" w:rsidP="007C71B9">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136"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416D0F5C" w14:textId="1840A095" w:rsidR="005A4DDF" w:rsidRPr="000D3FE0" w:rsidRDefault="5900306F" w:rsidP="007C71B9">
            <w:pPr>
              <w:rPr>
                <w:ins w:id="2137" w:author="Yu Zhang12718" w:date="2026-10-15T09:17:00Z"/>
              </w:rPr>
            </w:pPr>
            <w:ins w:id="2138" w:author="Yu Zhang12718" w:date="2026-10-15T09:17:00Z">
              <w:r w:rsidRPr="797C4670">
                <w:rPr>
                  <w:rFonts w:ascii="Arial" w:hAnsi="Arial" w:cs="Arial"/>
                  <w:sz w:val="18"/>
                  <w:szCs w:val="18"/>
                </w:rPr>
                <w:t xml:space="preserve">Risk ranking rationale: existing filtration SOP; no change; no CQA impact. </w:t>
              </w:r>
            </w:ins>
          </w:p>
          <w:p w14:paraId="395A3A4B" w14:textId="571D7496" w:rsidR="005A4DDF" w:rsidRPr="000D3FE0" w:rsidRDefault="2BD011DC" w:rsidP="007C71B9">
            <w:pPr>
              <w:rPr>
                <w:rFonts w:ascii="Arial" w:hAnsi="Arial" w:cs="Arial"/>
                <w:sz w:val="18"/>
                <w:szCs w:val="18"/>
              </w:rPr>
            </w:pPr>
            <w:r w:rsidRPr="797C4670">
              <w:rPr>
                <w:rFonts w:ascii="Arial" w:hAnsi="Arial" w:cs="Arial"/>
                <w:sz w:val="18"/>
                <w:szCs w:val="18"/>
              </w:rPr>
              <w:t>Equipment fitting management procedure(DS-GMP-026)</w:t>
            </w:r>
          </w:p>
        </w:tc>
      </w:tr>
      <w:tr w:rsidR="000D3FE0" w:rsidRPr="000D3FE0" w14:paraId="353CD6C6"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139"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40"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41"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6F20B6F7" w14:textId="77777777" w:rsidR="005A4DDF" w:rsidRPr="000D3FE0" w:rsidRDefault="005A4DDF" w:rsidP="007C71B9">
            <w:pPr>
              <w:rPr>
                <w:rFonts w:ascii="Arial" w:hAnsi="Arial" w:cs="Arial"/>
                <w:sz w:val="18"/>
                <w:szCs w:val="18"/>
              </w:rPr>
            </w:pPr>
            <w:r w:rsidRPr="000D3FE0">
              <w:rPr>
                <w:rFonts w:ascii="Arial" w:hAnsi="Arial" w:cs="Arial"/>
                <w:sz w:val="18"/>
                <w:szCs w:val="18"/>
              </w:rPr>
              <w:lastRenderedPageBreak/>
              <w:t>API Processing / Hold Times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42"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55181C50" w14:textId="77777777" w:rsidR="005A4DDF" w:rsidRPr="000D3FE0" w:rsidRDefault="005A4DDF" w:rsidP="007C71B9">
            <w:pPr>
              <w:rPr>
                <w:rFonts w:ascii="Arial" w:hAnsi="Arial" w:cs="Arial"/>
                <w:sz w:val="18"/>
                <w:szCs w:val="18"/>
              </w:rPr>
            </w:pPr>
            <w:r w:rsidRPr="000D3FE0">
              <w:rPr>
                <w:rFonts w:ascii="Arial" w:hAnsi="Arial" w:cs="Arial"/>
                <w:sz w:val="18"/>
                <w:szCs w:val="18"/>
              </w:rPr>
              <w:t>Data supporting multiple temperature cycles (freeze/thaw)? </w:t>
            </w:r>
          </w:p>
          <w:p w14:paraId="19030933" w14:textId="77777777" w:rsidR="005A4DDF" w:rsidRPr="000D3FE0" w:rsidRDefault="005A4DDF" w:rsidP="007C71B9">
            <w:pPr>
              <w:rPr>
                <w:rFonts w:ascii="Arial" w:hAnsi="Arial" w:cs="Arial"/>
                <w:sz w:val="18"/>
                <w:szCs w:val="18"/>
              </w:rPr>
            </w:pPr>
            <w:r w:rsidRPr="000D3FE0">
              <w:rPr>
                <w:rFonts w:ascii="Arial" w:hAnsi="Arial" w:cs="Arial"/>
                <w:sz w:val="18"/>
                <w:szCs w:val="18"/>
              </w:rPr>
              <w:t>Processing time limits established </w:t>
            </w:r>
          </w:p>
          <w:p w14:paraId="24849EBA" w14:textId="77777777" w:rsidR="005A4DDF" w:rsidRPr="000D3FE0" w:rsidRDefault="005A4DDF" w:rsidP="007C71B9">
            <w:pPr>
              <w:rPr>
                <w:rFonts w:ascii="Arial" w:hAnsi="Arial" w:cs="Arial"/>
                <w:sz w:val="18"/>
                <w:szCs w:val="18"/>
              </w:rPr>
            </w:pPr>
            <w:r w:rsidRPr="000D3FE0">
              <w:rPr>
                <w:rFonts w:ascii="Arial" w:hAnsi="Arial" w:cs="Arial"/>
                <w:sz w:val="18"/>
                <w:szCs w:val="18"/>
              </w:rPr>
              <w:t>Transport time from processing area to storage within validated limits </w:t>
            </w:r>
          </w:p>
          <w:p w14:paraId="0ECA1E10" w14:textId="77777777" w:rsidR="005A4DDF" w:rsidRPr="000D3FE0" w:rsidRDefault="005A4DDF" w:rsidP="007C71B9">
            <w:pPr>
              <w:rPr>
                <w:rFonts w:ascii="Arial" w:hAnsi="Arial" w:cs="Arial"/>
                <w:sz w:val="18"/>
                <w:szCs w:val="18"/>
              </w:rPr>
            </w:pPr>
            <w:r w:rsidRPr="000D3FE0">
              <w:rPr>
                <w:rFonts w:ascii="Arial" w:hAnsi="Arial" w:cs="Arial"/>
                <w:sz w:val="18"/>
                <w:szCs w:val="18"/>
              </w:rPr>
              <w:t>Shipment qualification for all configurations used? </w:t>
            </w:r>
          </w:p>
          <w:p w14:paraId="7AF01324" w14:textId="77777777" w:rsidR="005A4DDF" w:rsidRPr="000D3FE0" w:rsidRDefault="005A4DDF" w:rsidP="007C71B9">
            <w:pPr>
              <w:rPr>
                <w:rFonts w:ascii="Arial" w:hAnsi="Arial" w:cs="Arial"/>
                <w:sz w:val="18"/>
                <w:szCs w:val="18"/>
              </w:rPr>
            </w:pPr>
            <w:r w:rsidRPr="000D3FE0">
              <w:rPr>
                <w:rFonts w:ascii="Arial" w:hAnsi="Arial" w:cs="Arial"/>
                <w:sz w:val="18"/>
                <w:szCs w:val="18"/>
              </w:rPr>
              <w:t>Material dating aligned with manufacturing/shipping schedules?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43"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671B4948" w14:textId="36BDB425" w:rsidR="005A4DDF" w:rsidRPr="000D3FE0" w:rsidRDefault="0056727F" w:rsidP="007C71B9">
            <w:pPr>
              <w:rPr>
                <w:rFonts w:ascii="Arial" w:hAnsi="Arial" w:cs="Arial"/>
                <w:sz w:val="18"/>
                <w:szCs w:val="18"/>
              </w:rPr>
            </w:pPr>
            <w:r w:rsidRPr="000D3FE0">
              <w:rPr>
                <w:rFonts w:ascii="Arial" w:hAnsi="Arial" w:cs="Arial"/>
                <w:sz w:val="18"/>
                <w:szCs w:val="18"/>
              </w:rPr>
              <w:t>Operational time requirements will be clearly specified in the MOR.</w:t>
            </w:r>
            <w:r w:rsidR="005A4DDF" w:rsidRPr="000D3FE0">
              <w:rPr>
                <w:rFonts w:ascii="Arial" w:hAnsi="Arial" w:cs="Arial"/>
                <w:sz w:val="18"/>
                <w:szCs w:val="18"/>
              </w:rPr>
              <w:t> </w:t>
            </w:r>
          </w:p>
          <w:p w14:paraId="6DD557EA" w14:textId="77777777" w:rsidR="005A4DDF" w:rsidRPr="000D3FE0" w:rsidRDefault="001834B2" w:rsidP="007C71B9">
            <w:pPr>
              <w:rPr>
                <w:rFonts w:ascii="Arial" w:hAnsi="Arial" w:cs="Arial"/>
                <w:sz w:val="18"/>
                <w:szCs w:val="18"/>
              </w:rPr>
            </w:pPr>
            <w:r w:rsidRPr="000D3FE0">
              <w:rPr>
                <w:rFonts w:ascii="Arial" w:hAnsi="Arial" w:cs="Arial"/>
                <w:sz w:val="18"/>
                <w:szCs w:val="18"/>
              </w:rPr>
              <w:t>Utility Systems / Equipment Damage / Impact of Deviations / Test Data / Analytical Data / Material Release / Other Force Majeure Factors</w:t>
            </w:r>
            <w:r w:rsidR="0056727F" w:rsidRPr="000D3FE0">
              <w:rPr>
                <w:rFonts w:ascii="Arial" w:hAnsi="Arial" w:cs="Arial"/>
                <w:sz w:val="18"/>
                <w:szCs w:val="18"/>
              </w:rPr>
              <w:t xml:space="preserve"> </w:t>
            </w:r>
          </w:p>
          <w:p w14:paraId="1CD73D14" w14:textId="49B03F0A" w:rsidR="00AB350E" w:rsidRPr="000D3FE0" w:rsidRDefault="00AB350E" w:rsidP="007C71B9">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established guidelines for deviation reporting and investigation to identify root causes of deviations, implement corrective and preventive actions, and drive continuous improvement of the quality system.</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44"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84EEDA7" w14:textId="046B12D4" w:rsidR="005A4DDF" w:rsidRPr="000D3FE0" w:rsidRDefault="001834B2" w:rsidP="007C71B9">
            <w:pPr>
              <w:rPr>
                <w:rFonts w:ascii="Arial" w:hAnsi="Arial" w:cs="Arial"/>
                <w:sz w:val="18"/>
                <w:szCs w:val="18"/>
              </w:rPr>
            </w:pPr>
            <w:r w:rsidRPr="000D3FE0">
              <w:rPr>
                <w:rFonts w:ascii="Arial" w:hAnsi="Arial" w:cs="Arial"/>
                <w:sz w:val="18"/>
                <w:szCs w:val="18"/>
              </w:rPr>
              <w:t>Low</w:t>
            </w:r>
            <w:r w:rsidR="005A4DDF" w:rsidRPr="000D3FE0">
              <w:rPr>
                <w:rFonts w:ascii="Arial" w:hAnsi="Arial" w:cs="Arial"/>
                <w:sz w:val="18"/>
                <w:szCs w:val="18"/>
              </w:rPr>
              <w:t xml:space="preserve">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45"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5C9EC18" w14:textId="26D71EC2" w:rsidR="005A4DDF" w:rsidRPr="000D3FE0" w:rsidRDefault="22E53737" w:rsidP="003B7996">
            <w:pPr>
              <w:rPr>
                <w:ins w:id="2146" w:author="Yu Zhang12718" w:date="2026-10-15T09:17:00Z"/>
              </w:rPr>
            </w:pPr>
            <w:ins w:id="2147" w:author="Yu Zhang12718" w:date="2026-10-15T09:17:00Z">
              <w:r w:rsidRPr="797C4670">
                <w:rPr>
                  <w:rFonts w:ascii="Arial" w:hAnsi="Arial" w:cs="Arial"/>
                  <w:sz w:val="18"/>
                  <w:szCs w:val="18"/>
                </w:rPr>
                <w:t xml:space="preserve">Risk ranking rationale: hold times defined in the existing MOR; no change; no CQA impact. </w:t>
              </w:r>
            </w:ins>
          </w:p>
          <w:p w14:paraId="7296CFBB" w14:textId="17F40688" w:rsidR="005A4DDF" w:rsidRPr="000D3FE0" w:rsidRDefault="00A65E15" w:rsidP="003B7996">
            <w:pPr>
              <w:rPr>
                <w:rFonts w:ascii="Arial" w:hAnsi="Arial" w:cs="Arial"/>
                <w:sz w:val="18"/>
                <w:szCs w:val="18"/>
              </w:rPr>
            </w:pPr>
            <w:r w:rsidRPr="797C4670">
              <w:rPr>
                <w:rFonts w:ascii="Arial" w:hAnsi="Arial" w:cs="Arial"/>
                <w:sz w:val="18"/>
                <w:szCs w:val="18"/>
              </w:rPr>
              <w:t>MOR-TJ414002101</w:t>
            </w:r>
          </w:p>
          <w:p w14:paraId="7BE137A1" w14:textId="7111000F" w:rsidR="00A65E15" w:rsidRPr="000D3FE0" w:rsidRDefault="00A65E15" w:rsidP="00A65E15">
            <w:pPr>
              <w:rPr>
                <w:rFonts w:ascii="Arial" w:hAnsi="Arial" w:cs="Arial"/>
                <w:sz w:val="18"/>
                <w:szCs w:val="18"/>
              </w:rPr>
            </w:pPr>
            <w:r w:rsidRPr="000D3FE0">
              <w:rPr>
                <w:rFonts w:ascii="Arial" w:hAnsi="Arial" w:cs="Arial"/>
                <w:sz w:val="18"/>
                <w:szCs w:val="18"/>
              </w:rPr>
              <w:t>MOR-TJ414002102</w:t>
            </w:r>
          </w:p>
          <w:p w14:paraId="307936EC" w14:textId="375BAC41" w:rsidR="003B7996" w:rsidRPr="000D3FE0" w:rsidRDefault="00A65E15" w:rsidP="003B7996">
            <w:pPr>
              <w:rPr>
                <w:rFonts w:ascii="Arial" w:hAnsi="Arial" w:cs="Arial"/>
                <w:sz w:val="18"/>
                <w:szCs w:val="18"/>
              </w:rPr>
            </w:pPr>
            <w:r w:rsidRPr="000D3FE0">
              <w:rPr>
                <w:rFonts w:ascii="Arial" w:hAnsi="Arial" w:cs="Arial"/>
                <w:sz w:val="18"/>
                <w:szCs w:val="18"/>
              </w:rPr>
              <w:t>MOR-TJ414002103</w:t>
            </w:r>
          </w:p>
        </w:tc>
      </w:tr>
      <w:tr w:rsidR="000D3FE0" w:rsidRPr="000D3FE0" w14:paraId="2338DDA8"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148"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49"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150"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7A083800" w14:textId="77777777" w:rsidR="00C6576C" w:rsidRPr="000D3FE0" w:rsidRDefault="00C6576C" w:rsidP="007C71B9">
            <w:pPr>
              <w:rPr>
                <w:rFonts w:ascii="Arial" w:hAnsi="Arial" w:cs="Arial"/>
                <w:sz w:val="18"/>
                <w:szCs w:val="18"/>
              </w:rPr>
            </w:pPr>
            <w:r w:rsidRPr="000D3FE0">
              <w:rPr>
                <w:rFonts w:ascii="Arial" w:hAnsi="Arial" w:cs="Arial"/>
                <w:sz w:val="18"/>
                <w:szCs w:val="18"/>
              </w:rPr>
              <w:t>Packaging / Final Sampling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151"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2859628B" w14:textId="77777777" w:rsidR="00C6576C" w:rsidRPr="000D3FE0" w:rsidRDefault="00C6576C" w:rsidP="007C71B9">
            <w:pPr>
              <w:rPr>
                <w:rFonts w:ascii="Arial" w:hAnsi="Arial" w:cs="Arial"/>
                <w:sz w:val="18"/>
                <w:szCs w:val="18"/>
              </w:rPr>
            </w:pPr>
            <w:r w:rsidRPr="000D3FE0">
              <w:rPr>
                <w:rFonts w:ascii="Arial" w:hAnsi="Arial" w:cs="Arial"/>
                <w:sz w:val="18"/>
                <w:szCs w:val="18"/>
              </w:rPr>
              <w:t>Room classification for packaging area </w:t>
            </w:r>
          </w:p>
          <w:p w14:paraId="082642CB" w14:textId="77777777" w:rsidR="00C6576C" w:rsidRPr="000D3FE0" w:rsidRDefault="00C6576C" w:rsidP="007C71B9">
            <w:pPr>
              <w:rPr>
                <w:rFonts w:ascii="Arial" w:hAnsi="Arial" w:cs="Arial"/>
                <w:sz w:val="18"/>
                <w:szCs w:val="18"/>
              </w:rPr>
            </w:pPr>
            <w:r w:rsidRPr="000D3FE0">
              <w:rPr>
                <w:rFonts w:ascii="Arial" w:hAnsi="Arial" w:cs="Arial"/>
                <w:sz w:val="18"/>
                <w:szCs w:val="18"/>
              </w:rPr>
              <w:t>Open vs. closed (BIBO) packaging operations </w:t>
            </w:r>
          </w:p>
          <w:p w14:paraId="3EDD267C" w14:textId="77777777" w:rsidR="00C6576C" w:rsidRPr="000D3FE0" w:rsidRDefault="00C6576C" w:rsidP="007C71B9">
            <w:pPr>
              <w:rPr>
                <w:rFonts w:ascii="Arial" w:hAnsi="Arial" w:cs="Arial"/>
                <w:sz w:val="18"/>
                <w:szCs w:val="18"/>
              </w:rPr>
            </w:pPr>
            <w:r w:rsidRPr="000D3FE0">
              <w:rPr>
                <w:rFonts w:ascii="Arial" w:hAnsi="Arial" w:cs="Arial"/>
                <w:sz w:val="18"/>
                <w:szCs w:val="18"/>
              </w:rPr>
              <w:t>In-process controls, sampling method and volumes </w:t>
            </w:r>
          </w:p>
          <w:p w14:paraId="451A3A7D" w14:textId="77777777" w:rsidR="00C6576C" w:rsidRPr="000D3FE0" w:rsidRDefault="00C6576C" w:rsidP="007C71B9">
            <w:pPr>
              <w:rPr>
                <w:rFonts w:ascii="Arial" w:hAnsi="Arial" w:cs="Arial"/>
                <w:sz w:val="18"/>
                <w:szCs w:val="18"/>
              </w:rPr>
            </w:pPr>
            <w:r w:rsidRPr="000D3FE0">
              <w:rPr>
                <w:rFonts w:ascii="Arial" w:hAnsi="Arial" w:cs="Arial"/>
                <w:sz w:val="18"/>
                <w:szCs w:val="18"/>
              </w:rPr>
              <w:t>Glove box use — pressure and integrity evaluation </w:t>
            </w:r>
          </w:p>
          <w:p w14:paraId="1A42A647" w14:textId="77777777" w:rsidR="00C6576C" w:rsidRPr="000D3FE0" w:rsidRDefault="00C6576C" w:rsidP="007C71B9">
            <w:pPr>
              <w:rPr>
                <w:rFonts w:ascii="Arial" w:hAnsi="Arial" w:cs="Arial"/>
                <w:sz w:val="18"/>
                <w:szCs w:val="18"/>
              </w:rPr>
            </w:pPr>
            <w:r w:rsidRPr="000D3FE0">
              <w:rPr>
                <w:rFonts w:ascii="Arial" w:hAnsi="Arial" w:cs="Arial"/>
                <w:sz w:val="18"/>
                <w:szCs w:val="18"/>
              </w:rPr>
              <w:t>Cleaning method for packaging area </w:t>
            </w:r>
          </w:p>
          <w:p w14:paraId="09F1B59B" w14:textId="0F057C2A" w:rsidR="00C6576C" w:rsidRPr="000D3FE0" w:rsidRDefault="00C6576C" w:rsidP="007C71B9">
            <w:pPr>
              <w:rPr>
                <w:rFonts w:ascii="Arial" w:hAnsi="Arial" w:cs="Arial"/>
                <w:sz w:val="18"/>
                <w:szCs w:val="18"/>
              </w:rPr>
            </w:pPr>
            <w:r w:rsidRPr="000D3FE0">
              <w:rPr>
                <w:rFonts w:ascii="Arial" w:hAnsi="Arial" w:cs="Arial"/>
                <w:sz w:val="18"/>
                <w:szCs w:val="18"/>
              </w:rPr>
              <w:lastRenderedPageBreak/>
              <w:t>Is product milled or sieved?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152"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70BB4092" w14:textId="7CD92FB6" w:rsidR="00C6576C" w:rsidRPr="000D3FE0" w:rsidRDefault="00C6576C" w:rsidP="007C71B9">
            <w:pPr>
              <w:rPr>
                <w:rFonts w:ascii="Arial" w:hAnsi="Arial" w:cs="Arial"/>
                <w:sz w:val="18"/>
                <w:szCs w:val="18"/>
              </w:rPr>
            </w:pPr>
            <w:proofErr w:type="spellStart"/>
            <w:r w:rsidRPr="000D3FE0">
              <w:rPr>
                <w:rFonts w:ascii="Arial" w:hAnsi="Arial" w:cs="Arial"/>
                <w:sz w:val="18"/>
                <w:szCs w:val="18"/>
              </w:rPr>
              <w:lastRenderedPageBreak/>
              <w:t>Asymchem</w:t>
            </w:r>
            <w:proofErr w:type="spellEnd"/>
            <w:r w:rsidRPr="000D3FE0">
              <w:rPr>
                <w:rFonts w:ascii="Arial" w:hAnsi="Arial" w:cs="Arial"/>
                <w:sz w:val="18"/>
                <w:szCs w:val="18"/>
              </w:rPr>
              <w:t xml:space="preserve"> has established procedures for packaging and labelling of chemical products.</w:t>
            </w:r>
          </w:p>
          <w:p w14:paraId="12740C78" w14:textId="02BEB1F8" w:rsidR="00C6576C" w:rsidRPr="000D3FE0" w:rsidRDefault="74E01724" w:rsidP="00B34B14">
            <w:pPr>
              <w:rPr>
                <w:rFonts w:ascii="Arial" w:hAnsi="Arial" w:cs="Arial"/>
                <w:sz w:val="18"/>
                <w:szCs w:val="18"/>
              </w:rPr>
            </w:pPr>
            <w:proofErr w:type="spellStart"/>
            <w:r w:rsidRPr="797C4670">
              <w:rPr>
                <w:rFonts w:ascii="Arial" w:hAnsi="Arial" w:cs="Arial"/>
                <w:sz w:val="18"/>
                <w:szCs w:val="18"/>
              </w:rPr>
              <w:t>Asymchem</w:t>
            </w:r>
            <w:proofErr w:type="spellEnd"/>
            <w:r w:rsidRPr="797C4670">
              <w:rPr>
                <w:rFonts w:ascii="Arial" w:hAnsi="Arial" w:cs="Arial"/>
                <w:sz w:val="18"/>
                <w:szCs w:val="18"/>
              </w:rPr>
              <w:t xml:space="preserve"> has established procedures for sampling and testing. Packaging material and </w:t>
            </w:r>
            <w:del w:id="2153" w:author="Yu Zhang12718" w:date="2026-10-15T06:12:00Z">
              <w:r w:rsidR="00D42D43" w:rsidRPr="797C4670" w:rsidDel="74E01724">
                <w:rPr>
                  <w:rFonts w:ascii="Arial" w:hAnsi="Arial" w:cs="Arial"/>
                  <w:sz w:val="18"/>
                  <w:szCs w:val="18"/>
                </w:rPr>
                <w:delText>finished</w:delText>
              </w:r>
            </w:del>
            <w:ins w:id="2154" w:author="Yu Zhang12718" w:date="2026-10-15T06:12:00Z">
              <w:r w:rsidR="11676458" w:rsidRPr="797C4670">
                <w:rPr>
                  <w:rFonts w:ascii="Arial" w:hAnsi="Arial" w:cs="Arial"/>
                  <w:sz w:val="18"/>
                  <w:szCs w:val="18"/>
                </w:rPr>
                <w:t>Completed</w:t>
              </w:r>
            </w:ins>
            <w:r w:rsidRPr="797C4670">
              <w:rPr>
                <w:rFonts w:ascii="Arial" w:hAnsi="Arial" w:cs="Arial"/>
                <w:sz w:val="18"/>
                <w:szCs w:val="18"/>
              </w:rPr>
              <w:t xml:space="preserve"> drug product</w:t>
            </w:r>
          </w:p>
          <w:p w14:paraId="1B046D37" w14:textId="5906076B" w:rsidR="00DD3246" w:rsidRPr="000D3FE0" w:rsidRDefault="00DD3246" w:rsidP="00DD3246">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established relevant procedures for shared facility control management and contamination control strategy.</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155"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13DEAA27" w14:textId="6D0F4137" w:rsidR="00C6576C" w:rsidRPr="000D3FE0" w:rsidRDefault="00C6576C" w:rsidP="007C71B9">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156"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1BC1B885" w14:textId="572A4CB7" w:rsidR="00C6576C" w:rsidRPr="000D3FE0" w:rsidRDefault="0BB72C44" w:rsidP="007C71B9">
            <w:pPr>
              <w:rPr>
                <w:ins w:id="2157" w:author="Yu Zhang12718" w:date="2026-10-15T09:17:00Z"/>
              </w:rPr>
            </w:pPr>
            <w:ins w:id="2158" w:author="Yu Zhang12718" w:date="2026-10-15T09:17:00Z">
              <w:r w:rsidRPr="797C4670">
                <w:rPr>
                  <w:rFonts w:ascii="Arial" w:hAnsi="Arial" w:cs="Arial"/>
                  <w:sz w:val="18"/>
                  <w:szCs w:val="18"/>
                </w:rPr>
                <w:t xml:space="preserve">Risk ranking rationale: existing packaging SOP; no change; no CQA impact. </w:t>
              </w:r>
            </w:ins>
          </w:p>
          <w:p w14:paraId="244B8608" w14:textId="3B81AA22" w:rsidR="00C6576C" w:rsidRPr="000D3FE0" w:rsidRDefault="00C6576C" w:rsidP="007C71B9">
            <w:pPr>
              <w:rPr>
                <w:rFonts w:ascii="Arial" w:hAnsi="Arial" w:cs="Arial"/>
                <w:sz w:val="18"/>
                <w:szCs w:val="18"/>
              </w:rPr>
            </w:pPr>
            <w:del w:id="2159" w:author="Yu Zhang12718" w:date="2026-10-15T06:12:00Z">
              <w:r w:rsidRPr="797C4670" w:rsidDel="2B3B6E72">
                <w:rPr>
                  <w:rFonts w:ascii="Arial" w:hAnsi="Arial" w:cs="Arial"/>
                  <w:sz w:val="18"/>
                  <w:szCs w:val="18"/>
                </w:rPr>
                <w:delText>Finished</w:delText>
              </w:r>
            </w:del>
            <w:ins w:id="2160" w:author="Yu Zhang12718" w:date="2026-10-15T06:12:00Z">
              <w:r w:rsidR="11676458" w:rsidRPr="797C4670">
                <w:rPr>
                  <w:rFonts w:ascii="Arial" w:hAnsi="Arial" w:cs="Arial"/>
                  <w:sz w:val="18"/>
                  <w:szCs w:val="18"/>
                </w:rPr>
                <w:t>Completed</w:t>
              </w:r>
            </w:ins>
            <w:r w:rsidR="2B3B6E72" w:rsidRPr="797C4670">
              <w:rPr>
                <w:rFonts w:ascii="Arial" w:hAnsi="Arial" w:cs="Arial"/>
                <w:sz w:val="18"/>
                <w:szCs w:val="18"/>
              </w:rPr>
              <w:t xml:space="preserve"> Product Packaging and Labeling</w:t>
            </w:r>
            <w:r w:rsidR="5C6BE294" w:rsidRPr="797C4670">
              <w:rPr>
                <w:rFonts w:ascii="Arial" w:hAnsi="Arial" w:cs="Arial"/>
                <w:sz w:val="18"/>
                <w:szCs w:val="18"/>
              </w:rPr>
              <w:t>(DS)</w:t>
            </w:r>
            <w:r w:rsidR="7798282E" w:rsidRPr="797C4670">
              <w:rPr>
                <w:rFonts w:ascii="Arial" w:hAnsi="Arial" w:cs="Arial"/>
                <w:sz w:val="18"/>
                <w:szCs w:val="18"/>
              </w:rPr>
              <w:t xml:space="preserve"> </w:t>
            </w:r>
            <w:r w:rsidR="2B3B6E72" w:rsidRPr="797C4670">
              <w:rPr>
                <w:rFonts w:ascii="Arial" w:hAnsi="Arial" w:cs="Arial"/>
                <w:sz w:val="18"/>
                <w:szCs w:val="18"/>
              </w:rPr>
              <w:t>(</w:t>
            </w:r>
            <w:r w:rsidR="7798282E" w:rsidRPr="797C4670">
              <w:rPr>
                <w:rFonts w:ascii="Arial" w:hAnsi="Arial" w:cs="Arial"/>
                <w:sz w:val="18"/>
                <w:szCs w:val="18"/>
              </w:rPr>
              <w:t>DS-MM-010</w:t>
            </w:r>
            <w:r w:rsidR="2B3B6E72" w:rsidRPr="797C4670">
              <w:rPr>
                <w:rFonts w:ascii="Arial" w:hAnsi="Arial" w:cs="Arial"/>
                <w:sz w:val="18"/>
                <w:szCs w:val="18"/>
              </w:rPr>
              <w:t>)</w:t>
            </w:r>
          </w:p>
          <w:p w14:paraId="3DDD892C" w14:textId="77777777" w:rsidR="00D42D43" w:rsidRPr="000D3FE0" w:rsidRDefault="000E33C5" w:rsidP="007C71B9">
            <w:pPr>
              <w:rPr>
                <w:rFonts w:ascii="Arial" w:hAnsi="Arial" w:cs="Arial"/>
                <w:sz w:val="18"/>
                <w:szCs w:val="18"/>
              </w:rPr>
            </w:pPr>
            <w:r w:rsidRPr="000D3FE0">
              <w:rPr>
                <w:rFonts w:ascii="Arial" w:hAnsi="Arial" w:cs="Arial"/>
                <w:sz w:val="18"/>
                <w:szCs w:val="18"/>
              </w:rPr>
              <w:t>Contamination control strategy (QAP-022)</w:t>
            </w:r>
          </w:p>
          <w:p w14:paraId="086B9B7E" w14:textId="5B236EEB" w:rsidR="00411BD3" w:rsidRPr="000D3FE0" w:rsidRDefault="00411BD3" w:rsidP="007C71B9">
            <w:pPr>
              <w:rPr>
                <w:rFonts w:ascii="Arial" w:hAnsi="Arial" w:cs="Arial"/>
                <w:sz w:val="18"/>
                <w:szCs w:val="18"/>
              </w:rPr>
            </w:pPr>
            <w:r w:rsidRPr="000D3FE0">
              <w:rPr>
                <w:rFonts w:ascii="Arial" w:hAnsi="Arial" w:cs="Arial"/>
                <w:sz w:val="18"/>
                <w:szCs w:val="18"/>
              </w:rPr>
              <w:t xml:space="preserve">Control procedure of shared facility in API </w:t>
            </w:r>
            <w:r w:rsidRPr="000D3FE0">
              <w:rPr>
                <w:rFonts w:ascii="Arial" w:hAnsi="Arial" w:cs="Arial"/>
                <w:sz w:val="18"/>
                <w:szCs w:val="18"/>
              </w:rPr>
              <w:lastRenderedPageBreak/>
              <w:t>production. (DS-GMP-011)</w:t>
            </w:r>
          </w:p>
        </w:tc>
      </w:tr>
      <w:tr w:rsidR="00C6576C" w:rsidRPr="000D3FE0" w14:paraId="218E9CBF" w14:textId="77777777" w:rsidTr="797C4670">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579C484D" w14:textId="61116FEF" w:rsidR="00C6576C" w:rsidRPr="000D3FE0" w:rsidRDefault="00E93BA7" w:rsidP="007C71B9">
            <w:pPr>
              <w:rPr>
                <w:rFonts w:ascii="Arial" w:hAnsi="Arial" w:cs="Arial"/>
                <w:b/>
                <w:sz w:val="18"/>
                <w:szCs w:val="18"/>
              </w:rPr>
            </w:pPr>
            <w:r w:rsidRPr="000D3FE0">
              <w:rPr>
                <w:rFonts w:ascii="Arial" w:hAnsi="Arial" w:cs="Arial"/>
                <w:b/>
                <w:sz w:val="18"/>
                <w:szCs w:val="18"/>
              </w:rPr>
              <w:lastRenderedPageBreak/>
              <w:t>QC &amp; Contract Laboratories </w:t>
            </w:r>
          </w:p>
        </w:tc>
      </w:tr>
      <w:tr w:rsidR="000D3FE0" w:rsidRPr="000D3FE0" w14:paraId="04CB5CD7"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161"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62"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63"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77201F01" w14:textId="77777777" w:rsidR="00C6576C" w:rsidRPr="000D3FE0" w:rsidRDefault="00C6576C" w:rsidP="007C71B9">
            <w:pPr>
              <w:rPr>
                <w:rFonts w:ascii="Arial" w:hAnsi="Arial" w:cs="Arial"/>
                <w:sz w:val="18"/>
                <w:szCs w:val="18"/>
              </w:rPr>
            </w:pPr>
            <w:r w:rsidRPr="000D3FE0">
              <w:rPr>
                <w:rFonts w:ascii="Arial" w:hAnsi="Arial" w:cs="Arial"/>
                <w:sz w:val="18"/>
                <w:szCs w:val="18"/>
              </w:rPr>
              <w:t>Facility and Instrumentation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64"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6525E7A" w14:textId="77777777" w:rsidR="00C6576C" w:rsidRPr="000D3FE0" w:rsidRDefault="00C6576C" w:rsidP="007C71B9">
            <w:pPr>
              <w:rPr>
                <w:rFonts w:ascii="Arial" w:hAnsi="Arial" w:cs="Arial"/>
                <w:sz w:val="18"/>
                <w:szCs w:val="18"/>
              </w:rPr>
            </w:pPr>
            <w:r w:rsidRPr="000D3FE0">
              <w:rPr>
                <w:rFonts w:ascii="Arial" w:hAnsi="Arial" w:cs="Arial"/>
                <w:sz w:val="18"/>
                <w:szCs w:val="18"/>
              </w:rPr>
              <w:t>Appropriate laboratory equipment available for all DS, DP and raw material methods </w:t>
            </w:r>
          </w:p>
          <w:p w14:paraId="40FF4490" w14:textId="77777777" w:rsidR="00C6576C" w:rsidRPr="000D3FE0" w:rsidRDefault="00C6576C" w:rsidP="007C71B9">
            <w:pPr>
              <w:rPr>
                <w:rFonts w:ascii="Arial" w:hAnsi="Arial" w:cs="Arial"/>
                <w:sz w:val="18"/>
                <w:szCs w:val="18"/>
              </w:rPr>
            </w:pPr>
            <w:r w:rsidRPr="000D3FE0">
              <w:rPr>
                <w:rFonts w:ascii="Arial" w:hAnsi="Arial" w:cs="Arial"/>
                <w:sz w:val="18"/>
                <w:szCs w:val="18"/>
              </w:rPr>
              <w:t>New instruments/methods required?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Change w:id="2165"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tcPrChange>
          </w:tcPr>
          <w:p w14:paraId="4CED9F50" w14:textId="12988A1F" w:rsidR="00E93BA7" w:rsidRPr="000D3FE0" w:rsidRDefault="00C6576C" w:rsidP="00E93BA7">
            <w:pPr>
              <w:rPr>
                <w:rFonts w:ascii="Arial" w:hAnsi="Arial" w:cs="Arial"/>
                <w:sz w:val="18"/>
                <w:szCs w:val="18"/>
              </w:rPr>
            </w:pPr>
            <w:r w:rsidRPr="000D3FE0">
              <w:rPr>
                <w:rFonts w:ascii="Arial" w:hAnsi="Arial" w:cs="Arial"/>
                <w:sz w:val="18"/>
                <w:szCs w:val="18"/>
              </w:rPr>
              <w:t>A dedicated analytical department and team are available with adequate lab facilities and equipment t</w:t>
            </w:r>
            <w:r w:rsidR="000455B8" w:rsidRPr="000D3FE0">
              <w:rPr>
                <w:rFonts w:ascii="Arial" w:hAnsi="Arial" w:cs="Arial"/>
                <w:sz w:val="18"/>
                <w:szCs w:val="18"/>
              </w:rPr>
              <w:t>o cover all test methods of DS</w:t>
            </w:r>
            <w:r w:rsidR="00E93BA7" w:rsidRPr="000D3FE0">
              <w:rPr>
                <w:rFonts w:ascii="Arial" w:hAnsi="Arial" w:cs="Arial"/>
                <w:sz w:val="18"/>
                <w:szCs w:val="18"/>
              </w:rPr>
              <w:t xml:space="preserve">, Laboratory equipment are available for the </w:t>
            </w:r>
            <w:r w:rsidR="00834580" w:rsidRPr="000D3FE0">
              <w:rPr>
                <w:rFonts w:ascii="Arial" w:hAnsi="Arial" w:cs="Arial"/>
                <w:sz w:val="18"/>
                <w:szCs w:val="18"/>
              </w:rPr>
              <w:t xml:space="preserve">ASYM-140021 </w:t>
            </w:r>
            <w:r w:rsidR="00E93BA7" w:rsidRPr="000D3FE0">
              <w:rPr>
                <w:rFonts w:ascii="Arial" w:hAnsi="Arial" w:cs="Arial"/>
                <w:sz w:val="18"/>
                <w:szCs w:val="18"/>
              </w:rPr>
              <w:t>commercial production and raw material methods </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Change w:id="2166"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tcPrChange>
          </w:tcPr>
          <w:p w14:paraId="5305A2AB" w14:textId="3BE04EE3" w:rsidR="00C6576C" w:rsidRPr="000D3FE0" w:rsidRDefault="00C6576C" w:rsidP="007C71B9">
            <w:pPr>
              <w:rPr>
                <w:rFonts w:ascii="Arial" w:hAnsi="Arial" w:cs="Arial"/>
                <w:sz w:val="18"/>
                <w:szCs w:val="18"/>
              </w:rPr>
            </w:pPr>
            <w:r w:rsidRPr="000D3FE0">
              <w:rPr>
                <w:rFonts w:ascii="Arial" w:hAnsi="Arial" w:cs="Arial"/>
                <w:sz w:val="18"/>
                <w:szCs w:val="18"/>
              </w:rPr>
              <w:t>Low</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Change w:id="2167"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tcPr>
            </w:tcPrChange>
          </w:tcPr>
          <w:p w14:paraId="405A0AE5" w14:textId="613C778F" w:rsidR="00C6576C" w:rsidRPr="000D3FE0" w:rsidRDefault="19A85CF5" w:rsidP="007C71B9">
            <w:pPr>
              <w:rPr>
                <w:ins w:id="2168" w:author="Yu Zhang12718" w:date="2026-10-15T09:18:00Z"/>
              </w:rPr>
            </w:pPr>
            <w:ins w:id="2169" w:author="Yu Zhang12718" w:date="2026-10-15T09:18:00Z">
              <w:r w:rsidRPr="797C4670">
                <w:rPr>
                  <w:rFonts w:ascii="Arial" w:hAnsi="Arial" w:cs="Arial"/>
                  <w:sz w:val="18"/>
                  <w:szCs w:val="18"/>
                </w:rPr>
                <w:t xml:space="preserve">Risk ranking rationale: all instruments qualified and calibrated; no change; no CQA impact. </w:t>
              </w:r>
            </w:ins>
          </w:p>
          <w:p w14:paraId="4EF80440" w14:textId="4FED4146" w:rsidR="00C6576C" w:rsidRPr="000D3FE0" w:rsidRDefault="2B3B6E72" w:rsidP="007C71B9">
            <w:pPr>
              <w:rPr>
                <w:rFonts w:ascii="Arial" w:hAnsi="Arial" w:cs="Arial"/>
                <w:sz w:val="18"/>
                <w:szCs w:val="18"/>
              </w:rPr>
            </w:pPr>
            <w:r w:rsidRPr="797C4670">
              <w:rPr>
                <w:rFonts w:ascii="Arial" w:hAnsi="Arial" w:cs="Arial"/>
                <w:sz w:val="18"/>
                <w:szCs w:val="18"/>
              </w:rPr>
              <w:t xml:space="preserve">Site Master File for </w:t>
            </w:r>
            <w:proofErr w:type="spellStart"/>
            <w:r w:rsidRPr="797C4670">
              <w:rPr>
                <w:rFonts w:ascii="Arial" w:hAnsi="Arial" w:cs="Arial"/>
                <w:sz w:val="18"/>
                <w:szCs w:val="18"/>
              </w:rPr>
              <w:t>Asymchem</w:t>
            </w:r>
            <w:proofErr w:type="spellEnd"/>
            <w:r w:rsidRPr="797C4670">
              <w:rPr>
                <w:rFonts w:ascii="Arial" w:hAnsi="Arial" w:cs="Arial"/>
                <w:sz w:val="18"/>
                <w:szCs w:val="18"/>
              </w:rPr>
              <w:t xml:space="preserve"> Life science (Tianjin) Co., Ltd (SMF-TJ4-001)</w:t>
            </w:r>
          </w:p>
          <w:p w14:paraId="64615373" w14:textId="547951B0" w:rsidR="00C6576C" w:rsidRPr="000D3FE0" w:rsidRDefault="00C6576C" w:rsidP="007C71B9">
            <w:pPr>
              <w:rPr>
                <w:rFonts w:ascii="Arial" w:hAnsi="Arial" w:cs="Arial"/>
                <w:sz w:val="18"/>
                <w:szCs w:val="18"/>
              </w:rPr>
            </w:pPr>
            <w:r w:rsidRPr="000D3FE0">
              <w:rPr>
                <w:rFonts w:ascii="Arial" w:hAnsi="Arial" w:cs="Arial"/>
                <w:sz w:val="18"/>
                <w:szCs w:val="18"/>
              </w:rPr>
              <w:t>Buildings, facilities and equipment are subject to qualification and v</w:t>
            </w:r>
            <w:r w:rsidR="00B34B14" w:rsidRPr="000D3FE0">
              <w:rPr>
                <w:rFonts w:ascii="Arial" w:hAnsi="Arial" w:cs="Arial"/>
                <w:sz w:val="18"/>
                <w:szCs w:val="18"/>
              </w:rPr>
              <w:t>alidation as required (GMP-026)</w:t>
            </w:r>
          </w:p>
        </w:tc>
      </w:tr>
      <w:tr w:rsidR="000D3FE0" w:rsidRPr="000D3FE0" w14:paraId="7A1D4557"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170"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71"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172"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08B55377" w14:textId="77777777" w:rsidR="00C6576C" w:rsidRPr="000D3FE0" w:rsidRDefault="00C6576C" w:rsidP="007C71B9">
            <w:pPr>
              <w:rPr>
                <w:rFonts w:ascii="Arial" w:hAnsi="Arial" w:cs="Arial"/>
                <w:sz w:val="18"/>
                <w:szCs w:val="18"/>
              </w:rPr>
            </w:pPr>
            <w:r w:rsidRPr="000D3FE0">
              <w:rPr>
                <w:rFonts w:ascii="Arial" w:hAnsi="Arial" w:cs="Arial"/>
                <w:sz w:val="18"/>
                <w:szCs w:val="18"/>
              </w:rPr>
              <w:t>Analytical Methods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173"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128DA419" w14:textId="4F64EBB6" w:rsidR="00E93BA7" w:rsidRPr="000D3FE0" w:rsidRDefault="00E93BA7" w:rsidP="00E93BA7">
            <w:pPr>
              <w:rPr>
                <w:rFonts w:ascii="Arial" w:hAnsi="Arial" w:cs="Arial"/>
                <w:sz w:val="18"/>
                <w:szCs w:val="18"/>
              </w:rPr>
            </w:pPr>
            <w:r w:rsidRPr="000D3FE0">
              <w:rPr>
                <w:rFonts w:ascii="Arial" w:hAnsi="Arial" w:cs="Arial"/>
                <w:sz w:val="18"/>
                <w:szCs w:val="18"/>
              </w:rPr>
              <w:t>Methods transferred, validated/verified for DS, RSMs and raw materials </w:t>
            </w:r>
          </w:p>
          <w:p w14:paraId="1C75D999" w14:textId="77777777" w:rsidR="00F96754" w:rsidRPr="000D3FE0" w:rsidRDefault="00F96754" w:rsidP="007C71B9">
            <w:pPr>
              <w:rPr>
                <w:rFonts w:ascii="Arial" w:hAnsi="Arial" w:cs="Arial"/>
                <w:sz w:val="18"/>
                <w:szCs w:val="18"/>
              </w:rPr>
            </w:pPr>
            <w:r w:rsidRPr="000D3FE0">
              <w:rPr>
                <w:rFonts w:ascii="Arial" w:hAnsi="Arial" w:cs="Arial"/>
                <w:sz w:val="18"/>
                <w:szCs w:val="18"/>
              </w:rPr>
              <w:t>Sample holding times validated?</w:t>
            </w:r>
          </w:p>
          <w:p w14:paraId="248E1E5C" w14:textId="441649FC" w:rsidR="00C6576C" w:rsidRPr="000D3FE0" w:rsidRDefault="00F96754" w:rsidP="007C71B9">
            <w:pPr>
              <w:rPr>
                <w:rFonts w:ascii="Arial" w:hAnsi="Arial" w:cs="Arial"/>
                <w:sz w:val="18"/>
                <w:szCs w:val="18"/>
              </w:rPr>
            </w:pPr>
            <w:r w:rsidRPr="000D3FE0">
              <w:rPr>
                <w:rFonts w:ascii="Arial" w:hAnsi="Arial" w:cs="Arial"/>
                <w:sz w:val="18"/>
                <w:szCs w:val="18"/>
              </w:rPr>
              <w:lastRenderedPageBreak/>
              <w:t>Product matrix/solvent compatibility with sample containers confirmed? </w:t>
            </w:r>
            <w:r w:rsidR="00C6576C" w:rsidRPr="000D3FE0">
              <w:rPr>
                <w:rFonts w:ascii="Arial" w:hAnsi="Arial" w:cs="Arial"/>
                <w:sz w:val="18"/>
                <w:szCs w:val="18"/>
              </w:rPr>
              <w:t> </w:t>
            </w:r>
          </w:p>
          <w:p w14:paraId="00CF7882" w14:textId="77777777" w:rsidR="00F96754" w:rsidRPr="000D3FE0" w:rsidRDefault="00F96754" w:rsidP="007C71B9">
            <w:pPr>
              <w:rPr>
                <w:rFonts w:ascii="Arial" w:hAnsi="Arial" w:cs="Arial"/>
                <w:sz w:val="18"/>
                <w:szCs w:val="18"/>
              </w:rPr>
            </w:pPr>
            <w:r w:rsidRPr="000D3FE0">
              <w:rPr>
                <w:rFonts w:ascii="Arial" w:hAnsi="Arial" w:cs="Arial"/>
                <w:sz w:val="18"/>
                <w:szCs w:val="18"/>
              </w:rPr>
              <w:t>Calibration ranges current?</w:t>
            </w:r>
          </w:p>
          <w:p w14:paraId="67DD1617" w14:textId="316CDF93" w:rsidR="00C6576C" w:rsidRPr="000D3FE0" w:rsidRDefault="00F96754" w:rsidP="007C71B9">
            <w:pPr>
              <w:rPr>
                <w:rFonts w:ascii="Arial" w:hAnsi="Arial" w:cs="Arial"/>
                <w:sz w:val="18"/>
                <w:szCs w:val="18"/>
              </w:rPr>
            </w:pPr>
            <w:r w:rsidRPr="000D3FE0">
              <w:rPr>
                <w:rFonts w:ascii="Arial" w:hAnsi="Arial" w:cs="Arial"/>
                <w:sz w:val="18"/>
                <w:szCs w:val="18"/>
              </w:rPr>
              <w:t>New methods required for cleaning validation?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174"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43621F17" w14:textId="272B09CB" w:rsidR="00E93BA7" w:rsidRPr="000D3FE0" w:rsidRDefault="2B3B6E72" w:rsidP="00E93BA7">
            <w:proofErr w:type="spellStart"/>
            <w:r w:rsidRPr="797C4670">
              <w:rPr>
                <w:rFonts w:ascii="Arial" w:hAnsi="Arial" w:cs="Arial"/>
                <w:sz w:val="18"/>
                <w:szCs w:val="18"/>
              </w:rPr>
              <w:lastRenderedPageBreak/>
              <w:t>Asymchem</w:t>
            </w:r>
            <w:proofErr w:type="spellEnd"/>
            <w:r w:rsidRPr="797C4670">
              <w:rPr>
                <w:rFonts w:ascii="Arial" w:hAnsi="Arial" w:cs="Arial"/>
                <w:sz w:val="18"/>
                <w:szCs w:val="18"/>
              </w:rPr>
              <w:t xml:space="preserve"> has relevant guidelines for the establishment, verification, validation and</w:t>
            </w:r>
            <w:r w:rsidR="19E06453" w:rsidRPr="797C4670">
              <w:rPr>
                <w:rFonts w:ascii="Arial" w:hAnsi="Arial" w:cs="Arial"/>
                <w:sz w:val="18"/>
                <w:szCs w:val="18"/>
              </w:rPr>
              <w:t xml:space="preserve"> transfer of analytical methods, </w:t>
            </w:r>
            <w:del w:id="2175" w:author="Yu Zhang12718" w:date="2026-10-15T09:21:00Z">
              <w:r w:rsidR="00C6576C" w:rsidRPr="797C4670" w:rsidDel="19E06453">
                <w:rPr>
                  <w:rFonts w:ascii="Arial" w:hAnsi="Arial" w:cs="Arial"/>
                  <w:sz w:val="18"/>
                  <w:szCs w:val="18"/>
                </w:rPr>
                <w:delText>And v</w:delText>
              </w:r>
              <w:r w:rsidR="00C6576C" w:rsidRPr="797C4670" w:rsidDel="5E3948EF">
                <w:rPr>
                  <w:rFonts w:ascii="Arial" w:hAnsi="Arial" w:cs="Arial"/>
                  <w:sz w:val="18"/>
                  <w:szCs w:val="18"/>
                </w:rPr>
                <w:delText>alidation will be performed for final products, intermediates, IPC and RSMs, excluding raw materials</w:delText>
              </w:r>
              <w:r w:rsidR="00C6576C" w:rsidRPr="797C4670" w:rsidDel="19E06453">
                <w:rPr>
                  <w:rFonts w:ascii="Arial" w:hAnsi="Arial" w:cs="Arial"/>
                  <w:sz w:val="18"/>
                  <w:szCs w:val="18"/>
                </w:rPr>
                <w:delText xml:space="preserve"> for PPQ Batches</w:delText>
              </w:r>
              <w:r w:rsidR="00C6576C" w:rsidRPr="797C4670" w:rsidDel="5E3948EF">
                <w:rPr>
                  <w:rFonts w:ascii="Arial" w:hAnsi="Arial" w:cs="Arial"/>
                  <w:sz w:val="18"/>
                  <w:szCs w:val="18"/>
                </w:rPr>
                <w:delText>.</w:delText>
              </w:r>
            </w:del>
            <w:ins w:id="2176" w:author="Yu Zhang12718" w:date="2026-10-15T09:21:00Z">
              <w:r w:rsidR="65188A89" w:rsidRPr="797C4670">
                <w:rPr>
                  <w:rFonts w:ascii="Arial" w:hAnsi="Arial" w:cs="Arial"/>
                  <w:sz w:val="18"/>
                  <w:szCs w:val="18"/>
                </w:rPr>
                <w:t xml:space="preserve"> Validation is performed for final product, intermediate, IPC and RSM methods, and raw material methods are verified as appropriate against the approved independent specification documents.</w:t>
              </w:r>
            </w:ins>
          </w:p>
          <w:p w14:paraId="758F37E4" w14:textId="264FA11B" w:rsidR="00C6576C" w:rsidRPr="000D3FE0" w:rsidRDefault="00E93BA7" w:rsidP="00E93BA7">
            <w:pPr>
              <w:rPr>
                <w:rFonts w:ascii="Arial" w:hAnsi="Arial" w:cs="Arial"/>
                <w:sz w:val="18"/>
                <w:szCs w:val="18"/>
              </w:rPr>
            </w:pPr>
            <w:r w:rsidRPr="000D3FE0">
              <w:rPr>
                <w:rFonts w:ascii="Arial" w:hAnsi="Arial" w:cs="Arial"/>
                <w:sz w:val="18"/>
                <w:szCs w:val="18"/>
              </w:rPr>
              <w:t xml:space="preserve">Raw material </w:t>
            </w:r>
          </w:p>
          <w:p w14:paraId="71E25B86" w14:textId="65722EC4" w:rsidR="00C6576C" w:rsidRPr="000D3FE0" w:rsidRDefault="00C6576C" w:rsidP="007C71B9">
            <w:pPr>
              <w:rPr>
                <w:rFonts w:ascii="Arial" w:hAnsi="Arial" w:cs="Arial"/>
                <w:sz w:val="18"/>
                <w:szCs w:val="18"/>
              </w:rPr>
            </w:pPr>
            <w:proofErr w:type="spellStart"/>
            <w:r w:rsidRPr="000D3FE0">
              <w:rPr>
                <w:rFonts w:ascii="Arial" w:hAnsi="Arial" w:cs="Arial"/>
                <w:sz w:val="18"/>
                <w:szCs w:val="18"/>
              </w:rPr>
              <w:lastRenderedPageBreak/>
              <w:t>Asymchem</w:t>
            </w:r>
            <w:proofErr w:type="spellEnd"/>
            <w:r w:rsidRPr="000D3FE0">
              <w:rPr>
                <w:rFonts w:ascii="Arial" w:hAnsi="Arial" w:cs="Arial"/>
                <w:sz w:val="18"/>
                <w:szCs w:val="18"/>
              </w:rPr>
              <w:t xml:space="preserve"> has established a standard procedure for the management of chemical intermediates t</w:t>
            </w:r>
            <w:r w:rsidR="00E310DA" w:rsidRPr="000D3FE0">
              <w:rPr>
                <w:rFonts w:ascii="Arial" w:hAnsi="Arial" w:cs="Arial"/>
                <w:sz w:val="18"/>
                <w:szCs w:val="18"/>
              </w:rPr>
              <w:t>o govern the sampling, testing, storage</w:t>
            </w:r>
            <w:r w:rsidRPr="000D3FE0">
              <w:rPr>
                <w:rFonts w:ascii="Arial" w:hAnsi="Arial" w:cs="Arial"/>
                <w:sz w:val="18"/>
                <w:szCs w:val="18"/>
              </w:rPr>
              <w:t>, release and distribution of chemical intermediates.</w:t>
            </w:r>
          </w:p>
          <w:p w14:paraId="330A16B8" w14:textId="77777777" w:rsidR="00C6576C" w:rsidRPr="000D3FE0" w:rsidRDefault="00C6576C" w:rsidP="007C71B9">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SOPs and guiding documents </w:t>
            </w:r>
            <w:r w:rsidR="00311C68" w:rsidRPr="000D3FE0">
              <w:rPr>
                <w:rFonts w:ascii="Arial" w:hAnsi="Arial" w:cs="Arial"/>
                <w:sz w:val="18"/>
                <w:szCs w:val="18"/>
              </w:rPr>
              <w:t>related to sampling containers.</w:t>
            </w:r>
          </w:p>
          <w:p w14:paraId="0DFC10BB" w14:textId="79A10ACE" w:rsidR="00E93BA7" w:rsidRPr="000D3FE0" w:rsidRDefault="00E93BA7" w:rsidP="007C71B9">
            <w:pPr>
              <w:rPr>
                <w:rFonts w:ascii="Arial" w:hAnsi="Arial" w:cs="Arial"/>
                <w:sz w:val="18"/>
                <w:szCs w:val="18"/>
              </w:rPr>
            </w:pPr>
            <w:commentRangeStart w:id="2177"/>
            <w:commentRangeStart w:id="2178"/>
            <w:del w:id="2179" w:author="Yachao Liu11087" w:date="2026-09-10T12:29:00Z">
              <w:r w:rsidRPr="1F55AB29" w:rsidDel="107B8A63">
                <w:rPr>
                  <w:rFonts w:ascii="Arial" w:hAnsi="Arial" w:cs="Arial"/>
                  <w:sz w:val="18"/>
                  <w:szCs w:val="18"/>
                </w:rPr>
                <w:delText>No new instruments/methods required</w:delText>
              </w:r>
            </w:del>
            <w:commentRangeEnd w:id="2177"/>
            <w:r w:rsidRPr="000D3FE0">
              <w:rPr>
                <w:rStyle w:val="a4"/>
                <w:rFonts w:ascii="Arial" w:hAnsi="Arial" w:cs="Arial"/>
                <w:sz w:val="18"/>
                <w:szCs w:val="18"/>
              </w:rPr>
              <w:commentReference w:id="2177"/>
            </w:r>
            <w:commentRangeEnd w:id="2178"/>
            <w:r>
              <w:rPr>
                <w:rStyle w:val="a4"/>
              </w:rPr>
              <w:commentReference w:id="2178"/>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180"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1A1A9C25" w14:textId="62980D96" w:rsidR="00C6576C" w:rsidRPr="000D3FE0" w:rsidRDefault="00C6576C" w:rsidP="007C71B9">
            <w:pPr>
              <w:rPr>
                <w:rFonts w:ascii="Arial" w:hAnsi="Arial" w:cs="Arial"/>
                <w:sz w:val="18"/>
                <w:szCs w:val="18"/>
              </w:rPr>
            </w:pPr>
            <w:r w:rsidRPr="000D3FE0">
              <w:rPr>
                <w:rFonts w:ascii="Arial" w:hAnsi="Arial" w:cs="Arial"/>
                <w:sz w:val="18"/>
                <w:szCs w:val="18"/>
              </w:rPr>
              <w:lastRenderedPageBreak/>
              <w:t xml:space="preserve">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181"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1370F683" w14:textId="56C628AB" w:rsidR="00C6576C" w:rsidRPr="000D3FE0" w:rsidRDefault="7EF776A3" w:rsidP="007C71B9">
            <w:pPr>
              <w:rPr>
                <w:ins w:id="2182" w:author="Yu Zhang12718" w:date="2026-10-15T09:20:00Z"/>
              </w:rPr>
            </w:pPr>
            <w:ins w:id="2183" w:author="Yu Zhang12718" w:date="2026-10-15T09:20:00Z">
              <w:r w:rsidRPr="797C4670">
                <w:rPr>
                  <w:rFonts w:ascii="Arial" w:hAnsi="Arial" w:cs="Arial"/>
                  <w:sz w:val="18"/>
                  <w:szCs w:val="18"/>
                </w:rPr>
                <w:t xml:space="preserve">Risk ranking rationale: methods established/validated under the existing system and raw material methods verified; no change to core methods; no CQA impact. </w:t>
              </w:r>
            </w:ins>
          </w:p>
          <w:p w14:paraId="0F6824E2" w14:textId="7A2B8710" w:rsidR="00C6576C" w:rsidRPr="000D3FE0" w:rsidRDefault="2B3B6E72" w:rsidP="007C71B9">
            <w:pPr>
              <w:rPr>
                <w:rFonts w:ascii="Arial" w:hAnsi="Arial" w:cs="Arial"/>
                <w:sz w:val="18"/>
                <w:szCs w:val="18"/>
              </w:rPr>
            </w:pPr>
            <w:r w:rsidRPr="797C4670">
              <w:rPr>
                <w:rFonts w:ascii="Arial" w:hAnsi="Arial" w:cs="Arial"/>
                <w:sz w:val="18"/>
                <w:szCs w:val="18"/>
              </w:rPr>
              <w:lastRenderedPageBreak/>
              <w:t>Analytical Method Establishment, Verification, Validation and Transfer (AC-002)</w:t>
            </w:r>
          </w:p>
          <w:p w14:paraId="30F91578" w14:textId="28EF41E5" w:rsidR="00C6576C" w:rsidRPr="000D3FE0" w:rsidRDefault="00C6576C" w:rsidP="007C71B9">
            <w:pPr>
              <w:rPr>
                <w:rFonts w:ascii="Arial" w:hAnsi="Arial" w:cs="Arial"/>
                <w:sz w:val="18"/>
                <w:szCs w:val="18"/>
              </w:rPr>
            </w:pPr>
            <w:r w:rsidRPr="000D3FE0">
              <w:rPr>
                <w:rFonts w:ascii="Arial" w:hAnsi="Arial" w:cs="Arial"/>
                <w:sz w:val="18"/>
                <w:szCs w:val="18"/>
              </w:rPr>
              <w:t>Chemical intermediate management</w:t>
            </w:r>
            <w:r w:rsidR="00B34B14" w:rsidRPr="000D3FE0">
              <w:rPr>
                <w:rFonts w:ascii="Arial" w:hAnsi="Arial" w:cs="Arial"/>
                <w:sz w:val="18"/>
                <w:szCs w:val="18"/>
              </w:rPr>
              <w:t>(DS)</w:t>
            </w:r>
            <w:r w:rsidRPr="000D3FE0">
              <w:rPr>
                <w:rFonts w:ascii="Arial" w:hAnsi="Arial" w:cs="Arial"/>
                <w:sz w:val="18"/>
                <w:szCs w:val="18"/>
              </w:rPr>
              <w:t xml:space="preserve"> (DS-MM-003)</w:t>
            </w:r>
          </w:p>
          <w:p w14:paraId="1BC23F9C" w14:textId="48977FDB" w:rsidR="00C6576C" w:rsidRPr="000D3FE0" w:rsidRDefault="00C6576C" w:rsidP="007C71B9">
            <w:pPr>
              <w:rPr>
                <w:rFonts w:ascii="Arial" w:hAnsi="Arial" w:cs="Arial"/>
                <w:sz w:val="18"/>
                <w:szCs w:val="18"/>
              </w:rPr>
            </w:pPr>
            <w:r w:rsidRPr="000D3FE0">
              <w:rPr>
                <w:rFonts w:ascii="Arial" w:hAnsi="Arial" w:cs="Arial"/>
                <w:sz w:val="18"/>
                <w:szCs w:val="18"/>
              </w:rPr>
              <w:t>Sampling and testing for raw material and product</w:t>
            </w:r>
            <w:r w:rsidR="00CE43D4" w:rsidRPr="000D3FE0">
              <w:rPr>
                <w:rFonts w:ascii="Arial" w:hAnsi="Arial" w:cs="Arial"/>
                <w:sz w:val="18"/>
                <w:szCs w:val="18"/>
              </w:rPr>
              <w:t>(D</w:t>
            </w:r>
            <w:r w:rsidR="00423C3F" w:rsidRPr="000D3FE0">
              <w:rPr>
                <w:rFonts w:ascii="Arial" w:hAnsi="Arial" w:cs="Arial"/>
                <w:sz w:val="18"/>
                <w:szCs w:val="18"/>
              </w:rPr>
              <w:t>S</w:t>
            </w:r>
            <w:r w:rsidR="00CE43D4" w:rsidRPr="000D3FE0">
              <w:rPr>
                <w:rFonts w:ascii="Arial" w:hAnsi="Arial" w:cs="Arial"/>
                <w:sz w:val="18"/>
                <w:szCs w:val="18"/>
              </w:rPr>
              <w:t>)</w:t>
            </w:r>
            <w:r w:rsidRPr="000D3FE0">
              <w:rPr>
                <w:rFonts w:ascii="Arial" w:hAnsi="Arial" w:cs="Arial"/>
                <w:sz w:val="18"/>
                <w:szCs w:val="18"/>
              </w:rPr>
              <w:t xml:space="preserve"> (DS-AC-004)</w:t>
            </w:r>
          </w:p>
          <w:p w14:paraId="2F375DFB" w14:textId="77C60EE6" w:rsidR="00C6576C" w:rsidRPr="000D3FE0" w:rsidRDefault="00C6576C" w:rsidP="007C71B9">
            <w:pPr>
              <w:rPr>
                <w:rFonts w:ascii="Arial" w:hAnsi="Arial" w:cs="Arial"/>
                <w:sz w:val="18"/>
                <w:szCs w:val="18"/>
              </w:rPr>
            </w:pPr>
            <w:r w:rsidRPr="000D3FE0">
              <w:rPr>
                <w:rFonts w:ascii="Arial" w:hAnsi="Arial" w:cs="Arial"/>
                <w:sz w:val="18"/>
                <w:szCs w:val="18"/>
              </w:rPr>
              <w:t>Guideline for Sampling of Packaging Material (QM04024)</w:t>
            </w:r>
          </w:p>
        </w:tc>
      </w:tr>
      <w:tr w:rsidR="000D3FE0" w:rsidRPr="000D3FE0" w14:paraId="08D76338"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184"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85"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86"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4FFA0EAB" w14:textId="77777777" w:rsidR="00C6576C" w:rsidRPr="000D3FE0" w:rsidRDefault="00C6576C" w:rsidP="007C71B9">
            <w:pPr>
              <w:rPr>
                <w:rFonts w:ascii="Arial" w:hAnsi="Arial" w:cs="Arial"/>
                <w:sz w:val="18"/>
                <w:szCs w:val="18"/>
              </w:rPr>
            </w:pPr>
            <w:r w:rsidRPr="000D3FE0">
              <w:rPr>
                <w:rFonts w:ascii="Arial" w:hAnsi="Arial" w:cs="Arial"/>
                <w:sz w:val="18"/>
                <w:szCs w:val="18"/>
              </w:rPr>
              <w:lastRenderedPageBreak/>
              <w:t>Reference Standards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87"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56FAEE47" w14:textId="77777777" w:rsidR="00D877B0" w:rsidRPr="000D3FE0" w:rsidRDefault="00D877B0" w:rsidP="00D877B0">
            <w:pPr>
              <w:rPr>
                <w:rFonts w:ascii="Arial" w:hAnsi="Arial" w:cs="Arial"/>
                <w:sz w:val="18"/>
                <w:szCs w:val="18"/>
              </w:rPr>
            </w:pPr>
            <w:r w:rsidRPr="000D3FE0">
              <w:rPr>
                <w:rFonts w:ascii="Arial" w:hAnsi="Arial" w:cs="Arial"/>
                <w:sz w:val="18"/>
                <w:szCs w:val="18"/>
              </w:rPr>
              <w:t>Reference standards available for all methods </w:t>
            </w:r>
          </w:p>
          <w:p w14:paraId="09E349FD" w14:textId="77777777" w:rsidR="00C6576C" w:rsidRPr="000D3FE0" w:rsidRDefault="00C6576C" w:rsidP="007C71B9">
            <w:pPr>
              <w:rPr>
                <w:rFonts w:ascii="Arial" w:hAnsi="Arial" w:cs="Arial"/>
                <w:sz w:val="18"/>
                <w:szCs w:val="18"/>
              </w:rPr>
            </w:pPr>
            <w:r w:rsidRPr="000D3FE0">
              <w:rPr>
                <w:rFonts w:ascii="Arial" w:hAnsi="Arial" w:cs="Arial"/>
                <w:sz w:val="18"/>
                <w:szCs w:val="18"/>
              </w:rPr>
              <w:t>New storage conditions required? </w:t>
            </w:r>
          </w:p>
          <w:p w14:paraId="6F9A22AF" w14:textId="77777777" w:rsidR="00C6576C" w:rsidRPr="000D3FE0" w:rsidRDefault="00C6576C" w:rsidP="007C71B9">
            <w:pPr>
              <w:rPr>
                <w:rFonts w:ascii="Arial" w:hAnsi="Arial" w:cs="Arial"/>
                <w:sz w:val="18"/>
                <w:szCs w:val="18"/>
              </w:rPr>
            </w:pPr>
            <w:r w:rsidRPr="000D3FE0">
              <w:rPr>
                <w:rFonts w:ascii="Arial" w:hAnsi="Arial" w:cs="Arial"/>
                <w:sz w:val="18"/>
                <w:szCs w:val="18"/>
              </w:rPr>
              <w:t>Reference standard qualification completed?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88"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1334B52" w14:textId="312A84DC" w:rsidR="00C6576C" w:rsidRPr="000D3FE0" w:rsidRDefault="00C6576C" w:rsidP="000455B8">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established a standard procedure g</w:t>
            </w:r>
            <w:r w:rsidR="000455B8" w:rsidRPr="000D3FE0">
              <w:rPr>
                <w:rFonts w:ascii="Arial" w:hAnsi="Arial" w:cs="Arial"/>
                <w:sz w:val="18"/>
                <w:szCs w:val="18"/>
              </w:rPr>
              <w:t>overning the sourcing, testing</w:t>
            </w:r>
            <w:r w:rsidRPr="000D3FE0">
              <w:rPr>
                <w:rFonts w:ascii="Arial" w:hAnsi="Arial" w:cs="Arial"/>
                <w:sz w:val="18"/>
                <w:szCs w:val="18"/>
              </w:rPr>
              <w:t xml:space="preserve">, storage, usage, re-testing and disposal of reference standards. </w:t>
            </w:r>
            <w:r w:rsidR="00D877B0" w:rsidRPr="000D3FE0">
              <w:rPr>
                <w:rFonts w:ascii="Arial" w:hAnsi="Arial" w:cs="Arial"/>
                <w:sz w:val="18"/>
                <w:szCs w:val="18"/>
              </w:rPr>
              <w:t xml:space="preserve"> And qualification of reference standards has been completed.</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89"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77DD4015" w14:textId="5A7984CF" w:rsidR="00C6576C" w:rsidRPr="000D3FE0" w:rsidRDefault="00C6576C" w:rsidP="007C71B9">
            <w:pPr>
              <w:rPr>
                <w:rFonts w:ascii="Arial" w:hAnsi="Arial" w:cs="Arial"/>
                <w:sz w:val="18"/>
                <w:szCs w:val="18"/>
              </w:rPr>
            </w:pPr>
            <w:r w:rsidRPr="000D3FE0">
              <w:rPr>
                <w:rFonts w:ascii="Arial" w:hAnsi="Arial" w:cs="Arial"/>
                <w:sz w:val="18"/>
                <w:szCs w:val="18"/>
              </w:rPr>
              <w:t>Low</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190"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6534B582" w14:textId="71F22E51" w:rsidR="00C6576C" w:rsidRPr="000D3FE0" w:rsidRDefault="0CC411D1" w:rsidP="007C71B9">
            <w:pPr>
              <w:rPr>
                <w:ins w:id="2191" w:author="Yu Zhang12718" w:date="2026-10-15T09:21:00Z"/>
              </w:rPr>
            </w:pPr>
            <w:ins w:id="2192" w:author="Yu Zhang12718" w:date="2026-10-15T09:21:00Z">
              <w:r w:rsidRPr="797C4670">
                <w:rPr>
                  <w:rFonts w:ascii="Arial" w:hAnsi="Arial" w:cs="Arial"/>
                  <w:sz w:val="18"/>
                  <w:szCs w:val="18"/>
                </w:rPr>
                <w:t xml:space="preserve">Risk ranking rationale: reference standards qualified and within expiry; no change; no CQA impact. </w:t>
              </w:r>
            </w:ins>
          </w:p>
          <w:p w14:paraId="2B337CB9" w14:textId="3E6A2517" w:rsidR="00C6576C" w:rsidRPr="000D3FE0" w:rsidRDefault="2B3B6E72" w:rsidP="007C71B9">
            <w:pPr>
              <w:rPr>
                <w:rFonts w:ascii="Arial" w:hAnsi="Arial" w:cs="Arial"/>
                <w:sz w:val="18"/>
                <w:szCs w:val="18"/>
              </w:rPr>
            </w:pPr>
            <w:r w:rsidRPr="797C4670">
              <w:rPr>
                <w:rFonts w:ascii="Arial" w:hAnsi="Arial" w:cs="Arial"/>
                <w:sz w:val="18"/>
                <w:szCs w:val="18"/>
              </w:rPr>
              <w:t>Standard Material Management (AC-020)</w:t>
            </w:r>
          </w:p>
          <w:p w14:paraId="0ACA2AC4" w14:textId="6D40A160" w:rsidR="00C6576C" w:rsidRPr="000D3FE0" w:rsidRDefault="00C6576C" w:rsidP="007C71B9">
            <w:pPr>
              <w:rPr>
                <w:rFonts w:ascii="Arial" w:hAnsi="Arial" w:cs="Arial"/>
                <w:sz w:val="18"/>
                <w:szCs w:val="18"/>
              </w:rPr>
            </w:pPr>
            <w:r w:rsidRPr="000D3FE0">
              <w:rPr>
                <w:rFonts w:ascii="Arial" w:hAnsi="Arial" w:cs="Arial"/>
                <w:sz w:val="18"/>
                <w:szCs w:val="18"/>
              </w:rPr>
              <w:t>Chemical Macromolecular Standard Material Management</w:t>
            </w:r>
            <w:r w:rsidR="00201B72" w:rsidRPr="000D3FE0">
              <w:rPr>
                <w:rFonts w:ascii="Arial" w:hAnsi="Arial" w:cs="Arial"/>
                <w:sz w:val="18"/>
                <w:szCs w:val="18"/>
              </w:rPr>
              <w:t>(DS)</w:t>
            </w:r>
            <w:r w:rsidRPr="000D3FE0">
              <w:rPr>
                <w:rFonts w:ascii="Arial" w:hAnsi="Arial" w:cs="Arial"/>
                <w:sz w:val="18"/>
                <w:szCs w:val="18"/>
              </w:rPr>
              <w:t xml:space="preserve"> (DS-AC-016)</w:t>
            </w:r>
          </w:p>
        </w:tc>
      </w:tr>
      <w:tr w:rsidR="000D3FE0" w:rsidRPr="000D3FE0" w14:paraId="617C3A0C"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193"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194"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195"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4A060FCB" w14:textId="77777777" w:rsidR="00C6576C" w:rsidRPr="000D3FE0" w:rsidRDefault="00C6576C" w:rsidP="007C71B9">
            <w:pPr>
              <w:rPr>
                <w:rFonts w:ascii="Arial" w:hAnsi="Arial" w:cs="Arial"/>
                <w:sz w:val="18"/>
                <w:szCs w:val="18"/>
              </w:rPr>
            </w:pPr>
            <w:r w:rsidRPr="000D3FE0">
              <w:rPr>
                <w:rFonts w:ascii="Arial" w:hAnsi="Arial" w:cs="Arial"/>
                <w:sz w:val="18"/>
                <w:szCs w:val="18"/>
              </w:rPr>
              <w:lastRenderedPageBreak/>
              <w:t>Stability </w:t>
            </w:r>
            <w:proofErr w:type="spellStart"/>
            <w:r w:rsidRPr="000D3FE0">
              <w:rPr>
                <w:rFonts w:ascii="Arial" w:hAnsi="Arial" w:cs="Arial"/>
                <w:sz w:val="18"/>
                <w:szCs w:val="18"/>
              </w:rPr>
              <w:t>Programme</w:t>
            </w:r>
            <w:proofErr w:type="spellEnd"/>
            <w:r w:rsidRPr="000D3FE0">
              <w:rPr>
                <w:rFonts w:ascii="Arial" w:hAnsi="Arial" w:cs="Arial"/>
                <w:sz w:val="18"/>
                <w:szCs w:val="18"/>
              </w:rPr>
              <w:t>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196"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6DCA3FFD" w14:textId="77777777" w:rsidR="00D877B0" w:rsidRPr="000D3FE0" w:rsidRDefault="00D877B0" w:rsidP="00D877B0">
            <w:pPr>
              <w:rPr>
                <w:rFonts w:ascii="Arial" w:hAnsi="Arial" w:cs="Arial"/>
                <w:sz w:val="18"/>
                <w:szCs w:val="18"/>
              </w:rPr>
            </w:pPr>
            <w:r w:rsidRPr="000D3FE0">
              <w:rPr>
                <w:rFonts w:ascii="Arial" w:hAnsi="Arial" w:cs="Arial"/>
                <w:sz w:val="18"/>
                <w:szCs w:val="18"/>
              </w:rPr>
              <w:t>Stability </w:t>
            </w:r>
            <w:proofErr w:type="spellStart"/>
            <w:r w:rsidRPr="000D3FE0">
              <w:rPr>
                <w:rFonts w:ascii="Arial" w:hAnsi="Arial" w:cs="Arial"/>
                <w:sz w:val="18"/>
                <w:szCs w:val="18"/>
              </w:rPr>
              <w:t>programme</w:t>
            </w:r>
            <w:proofErr w:type="spellEnd"/>
            <w:r w:rsidRPr="000D3FE0">
              <w:rPr>
                <w:rFonts w:ascii="Arial" w:hAnsi="Arial" w:cs="Arial"/>
                <w:sz w:val="18"/>
                <w:szCs w:val="18"/>
              </w:rPr>
              <w:t> includes all required ICH conditions </w:t>
            </w:r>
          </w:p>
          <w:p w14:paraId="5422EB5C" w14:textId="77777777" w:rsidR="00D877B0" w:rsidRPr="000D3FE0" w:rsidRDefault="00D877B0" w:rsidP="00D877B0">
            <w:pPr>
              <w:rPr>
                <w:rFonts w:ascii="Arial" w:hAnsi="Arial" w:cs="Arial"/>
                <w:sz w:val="18"/>
                <w:szCs w:val="18"/>
              </w:rPr>
            </w:pPr>
            <w:r w:rsidRPr="000D3FE0">
              <w:rPr>
                <w:rFonts w:ascii="Arial" w:hAnsi="Arial" w:cs="Arial"/>
                <w:sz w:val="18"/>
                <w:szCs w:val="18"/>
              </w:rPr>
              <w:t>Stability chambers available and qualified </w:t>
            </w:r>
          </w:p>
          <w:p w14:paraId="6BBBAB4B" w14:textId="77777777" w:rsidR="00D877B0" w:rsidRPr="000D3FE0" w:rsidRDefault="00D877B0" w:rsidP="00D877B0">
            <w:pPr>
              <w:rPr>
                <w:rFonts w:ascii="Arial" w:hAnsi="Arial" w:cs="Arial"/>
                <w:sz w:val="18"/>
                <w:szCs w:val="18"/>
              </w:rPr>
            </w:pPr>
            <w:r w:rsidRPr="000D3FE0">
              <w:rPr>
                <w:rFonts w:ascii="Arial" w:hAnsi="Arial" w:cs="Arial"/>
                <w:sz w:val="18"/>
                <w:szCs w:val="18"/>
              </w:rPr>
              <w:t>Sufficient chamber capacity </w:t>
            </w:r>
          </w:p>
          <w:p w14:paraId="48A7D5F1" w14:textId="0A122144" w:rsidR="00C6576C" w:rsidRPr="000D3FE0" w:rsidRDefault="00D877B0" w:rsidP="007C71B9">
            <w:pPr>
              <w:rPr>
                <w:rFonts w:ascii="Arial" w:hAnsi="Arial" w:cs="Arial"/>
                <w:sz w:val="18"/>
                <w:szCs w:val="18"/>
              </w:rPr>
            </w:pPr>
            <w:r w:rsidRPr="000D3FE0">
              <w:rPr>
                <w:rFonts w:ascii="Arial" w:hAnsi="Arial" w:cs="Arial"/>
                <w:sz w:val="18"/>
                <w:szCs w:val="18"/>
              </w:rPr>
              <w:t>Stability data required to support tech transfer identified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197"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54889318" w14:textId="6418F7AC" w:rsidR="00C6576C" w:rsidRPr="000D3FE0" w:rsidRDefault="00C6576C" w:rsidP="007C71B9">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established a management procedure for stability chambers to ensure compliance with all stability study requirements.</w:t>
            </w:r>
          </w:p>
          <w:p w14:paraId="2CE27E3E" w14:textId="3A1DA0E6" w:rsidR="00D877B0" w:rsidRPr="000D3FE0" w:rsidRDefault="00D877B0" w:rsidP="007C71B9">
            <w:pPr>
              <w:rPr>
                <w:rFonts w:ascii="Arial" w:hAnsi="Arial" w:cs="Arial"/>
                <w:sz w:val="18"/>
                <w:szCs w:val="18"/>
              </w:rPr>
            </w:pPr>
            <w:r w:rsidRPr="000D3FE0">
              <w:rPr>
                <w:rFonts w:ascii="Arial" w:hAnsi="Arial" w:cs="Arial"/>
                <w:sz w:val="18"/>
                <w:szCs w:val="18"/>
              </w:rPr>
              <w:t>Stability chambers are available and qualified</w:t>
            </w:r>
          </w:p>
          <w:p w14:paraId="1DB270DF" w14:textId="3F7E7DED" w:rsidR="00D877B0" w:rsidRPr="000D3FE0" w:rsidRDefault="00D877B0" w:rsidP="00D877B0">
            <w:pPr>
              <w:pStyle w:val="a5"/>
              <w:rPr>
                <w:rFonts w:ascii="Arial" w:hAnsi="Arial" w:cs="Arial"/>
                <w:sz w:val="18"/>
                <w:szCs w:val="18"/>
              </w:rPr>
            </w:pPr>
            <w:r w:rsidRPr="000D3FE0">
              <w:rPr>
                <w:rFonts w:ascii="Arial" w:hAnsi="Arial" w:cs="Arial"/>
                <w:sz w:val="18"/>
                <w:szCs w:val="18"/>
              </w:rPr>
              <w:t>Chamber capacity are sufficient</w:t>
            </w:r>
          </w:p>
          <w:p w14:paraId="1D9CDCC4" w14:textId="0F3C3528" w:rsidR="00C6576C" w:rsidRPr="000D3FE0" w:rsidRDefault="00C6576C" w:rsidP="007C71B9">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established a management procedure for Stability study procedure</w:t>
            </w:r>
          </w:p>
        </w:tc>
        <w:tc>
          <w:tcPr>
            <w:tcW w:w="585" w:type="pct"/>
            <w:tcBorders>
              <w:top w:val="single" w:sz="6" w:space="0" w:color="AAAAAA"/>
              <w:left w:val="single" w:sz="6" w:space="0" w:color="AAAAAA"/>
              <w:bottom w:val="single" w:sz="6" w:space="0" w:color="AAAAAA"/>
              <w:right w:val="single" w:sz="6" w:space="0" w:color="AAAAAA"/>
            </w:tcBorders>
            <w:vAlign w:val="center"/>
            <w:hideMark/>
            <w:tcPrChange w:id="2198"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25CDFAA2" w14:textId="6C698E61" w:rsidR="00C6576C" w:rsidRPr="000D3FE0" w:rsidRDefault="00C6576C" w:rsidP="007C71B9">
            <w:pPr>
              <w:rPr>
                <w:rFonts w:ascii="Arial" w:hAnsi="Arial" w:cs="Arial"/>
                <w:sz w:val="18"/>
                <w:szCs w:val="18"/>
              </w:rPr>
            </w:pPr>
            <w:r w:rsidRPr="000D3FE0">
              <w:rPr>
                <w:rFonts w:ascii="Arial" w:hAnsi="Arial" w:cs="Arial"/>
                <w:sz w:val="18"/>
                <w:szCs w:val="18"/>
              </w:rPr>
              <w:t>Low</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199"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5B12FD3A" w14:textId="04F47EA1" w:rsidR="00C6576C" w:rsidRPr="000D3FE0" w:rsidRDefault="2D8BCCEF" w:rsidP="007C71B9">
            <w:pPr>
              <w:rPr>
                <w:ins w:id="2200" w:author="Yu Zhang12718" w:date="2026-10-15T09:21:00Z"/>
              </w:rPr>
            </w:pPr>
            <w:ins w:id="2201" w:author="Yu Zhang12718" w:date="2026-10-15T09:21:00Z">
              <w:r w:rsidRPr="797C4670">
                <w:rPr>
                  <w:rFonts w:ascii="Arial" w:hAnsi="Arial" w:cs="Arial"/>
                  <w:sz w:val="18"/>
                  <w:szCs w:val="18"/>
                </w:rPr>
                <w:t xml:space="preserve">Risk ranking rationale: stability program and chambers qualified; no change; no CQA impact. </w:t>
              </w:r>
            </w:ins>
          </w:p>
          <w:p w14:paraId="757F742E" w14:textId="5B687784" w:rsidR="00C6576C" w:rsidRPr="000D3FE0" w:rsidRDefault="2B3B6E72" w:rsidP="007C71B9">
            <w:pPr>
              <w:rPr>
                <w:rFonts w:ascii="Arial" w:hAnsi="Arial" w:cs="Arial"/>
                <w:sz w:val="18"/>
                <w:szCs w:val="18"/>
              </w:rPr>
            </w:pPr>
            <w:r w:rsidRPr="797C4670">
              <w:rPr>
                <w:rFonts w:ascii="Arial" w:hAnsi="Arial" w:cs="Arial"/>
                <w:sz w:val="18"/>
                <w:szCs w:val="18"/>
              </w:rPr>
              <w:t>Stability chamber management procedure (AC-163)</w:t>
            </w:r>
          </w:p>
          <w:p w14:paraId="408FA365" w14:textId="1BA7BC7A" w:rsidR="00C6576C" w:rsidRPr="000D3FE0" w:rsidRDefault="00C6576C" w:rsidP="004F4C5B">
            <w:pPr>
              <w:rPr>
                <w:rFonts w:ascii="Arial" w:hAnsi="Arial" w:cs="Arial"/>
                <w:sz w:val="18"/>
                <w:szCs w:val="18"/>
              </w:rPr>
            </w:pPr>
            <w:r w:rsidRPr="000D3FE0">
              <w:rPr>
                <w:rFonts w:ascii="Arial" w:hAnsi="Arial" w:cs="Arial"/>
                <w:sz w:val="18"/>
                <w:szCs w:val="18"/>
              </w:rPr>
              <w:t xml:space="preserve">Stability testing </w:t>
            </w:r>
            <w:r w:rsidR="004F4C5B" w:rsidRPr="000D3FE0">
              <w:rPr>
                <w:rFonts w:ascii="Arial" w:hAnsi="Arial" w:cs="Arial"/>
                <w:sz w:val="18"/>
                <w:szCs w:val="18"/>
              </w:rPr>
              <w:t>management procedure(DS)</w:t>
            </w:r>
            <w:r w:rsidRPr="000D3FE0">
              <w:rPr>
                <w:rFonts w:ascii="Arial" w:hAnsi="Arial" w:cs="Arial"/>
                <w:sz w:val="18"/>
                <w:szCs w:val="18"/>
              </w:rPr>
              <w:t xml:space="preserve"> (</w:t>
            </w:r>
            <w:r w:rsidR="004F4C5B" w:rsidRPr="000D3FE0">
              <w:rPr>
                <w:rFonts w:ascii="Arial" w:hAnsi="Arial" w:cs="Arial"/>
                <w:sz w:val="18"/>
                <w:szCs w:val="18"/>
              </w:rPr>
              <w:t>DS-AC-003</w:t>
            </w:r>
            <w:r w:rsidRPr="000D3FE0">
              <w:rPr>
                <w:rFonts w:ascii="Arial" w:hAnsi="Arial" w:cs="Arial"/>
                <w:sz w:val="18"/>
                <w:szCs w:val="18"/>
              </w:rPr>
              <w:t>)</w:t>
            </w:r>
          </w:p>
        </w:tc>
      </w:tr>
      <w:tr w:rsidR="000D3FE0" w:rsidRPr="000D3FE0" w14:paraId="5AE6BB71"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202"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03"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04"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75CBCED3" w14:textId="77777777" w:rsidR="00C6576C" w:rsidRPr="000D3FE0" w:rsidRDefault="00C6576C" w:rsidP="007C71B9">
            <w:pPr>
              <w:rPr>
                <w:rFonts w:ascii="Arial" w:hAnsi="Arial" w:cs="Arial"/>
                <w:sz w:val="18"/>
                <w:szCs w:val="18"/>
              </w:rPr>
            </w:pPr>
            <w:r w:rsidRPr="000D3FE0">
              <w:rPr>
                <w:rFonts w:ascii="Arial" w:hAnsi="Arial" w:cs="Arial"/>
                <w:sz w:val="18"/>
                <w:szCs w:val="18"/>
              </w:rPr>
              <w:t>Laboratory Personnel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05"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6CA6725" w14:textId="0AF0BC10" w:rsidR="00C6576C" w:rsidRPr="000D3FE0" w:rsidRDefault="00D877B0" w:rsidP="007C71B9">
            <w:pPr>
              <w:rPr>
                <w:rFonts w:ascii="Arial" w:hAnsi="Arial" w:cs="Arial"/>
                <w:sz w:val="18"/>
                <w:szCs w:val="18"/>
              </w:rPr>
            </w:pPr>
            <w:r w:rsidRPr="000D3FE0">
              <w:rPr>
                <w:rFonts w:ascii="Arial" w:hAnsi="Arial" w:cs="Arial"/>
                <w:sz w:val="18"/>
                <w:szCs w:val="18"/>
              </w:rPr>
              <w:t>Personnel trained and qualified for all analytical methods </w:t>
            </w:r>
            <w:r w:rsidR="00C6576C" w:rsidRPr="000D3FE0">
              <w:rPr>
                <w:rFonts w:ascii="Arial" w:hAnsi="Arial" w:cs="Arial"/>
                <w:sz w:val="18"/>
                <w:szCs w:val="18"/>
              </w:rPr>
              <w:t> </w:t>
            </w:r>
          </w:p>
          <w:p w14:paraId="3DE3BEE6" w14:textId="77777777" w:rsidR="00C6576C" w:rsidRPr="000D3FE0" w:rsidRDefault="00C6576C" w:rsidP="007C71B9">
            <w:pPr>
              <w:rPr>
                <w:rFonts w:ascii="Arial" w:hAnsi="Arial" w:cs="Arial"/>
                <w:sz w:val="18"/>
                <w:szCs w:val="18"/>
              </w:rPr>
            </w:pPr>
            <w:r w:rsidRPr="000D3FE0">
              <w:rPr>
                <w:rFonts w:ascii="Arial" w:hAnsi="Arial" w:cs="Arial"/>
                <w:sz w:val="18"/>
                <w:szCs w:val="18"/>
              </w:rPr>
              <w:t>Lab shift structure compatible with in-process testing requirements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06"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4106B906" w14:textId="156FFE9E" w:rsidR="00C6576C" w:rsidRPr="000D3FE0" w:rsidRDefault="00C6576C" w:rsidP="007C71B9">
            <w:pPr>
              <w:rPr>
                <w:rFonts w:ascii="Arial" w:hAnsi="Arial" w:cs="Arial"/>
                <w:sz w:val="18"/>
                <w:szCs w:val="18"/>
              </w:rPr>
            </w:pPr>
            <w:r w:rsidRPr="000D3FE0">
              <w:rPr>
                <w:rFonts w:ascii="Arial" w:hAnsi="Arial" w:cs="Arial"/>
                <w:sz w:val="18"/>
                <w:szCs w:val="18"/>
              </w:rPr>
              <w:t>Training and qualification evaluation documents are available to guarantee analysts can run complex analytical instruments, maintain proper data management standards and prove their expertise in relevant fields.</w:t>
            </w:r>
            <w:r w:rsidR="00D877B0" w:rsidRPr="000D3FE0">
              <w:rPr>
                <w:rFonts w:ascii="Arial" w:hAnsi="Arial" w:cs="Arial"/>
                <w:sz w:val="18"/>
                <w:szCs w:val="18"/>
              </w:rPr>
              <w:t xml:space="preserve"> And all analytical methods will be trained and qualified before PPQ batches</w:t>
            </w:r>
          </w:p>
          <w:p w14:paraId="5347132A" w14:textId="305E4FFC" w:rsidR="00C6576C" w:rsidRPr="000D3FE0" w:rsidRDefault="00C6576C" w:rsidP="007C71B9">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established an employee training management system to ensure all staff meet occupational competency requirements.</w:t>
            </w:r>
          </w:p>
          <w:p w14:paraId="7C6046C5" w14:textId="248920EA" w:rsidR="00C6576C" w:rsidRPr="000D3FE0" w:rsidRDefault="00C6576C" w:rsidP="007C71B9">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shift schedule (12 h / day, 4 days / week * </w:t>
            </w:r>
            <w:r w:rsidR="007E339E" w:rsidRPr="000D3FE0">
              <w:rPr>
                <w:rFonts w:ascii="Arial" w:hAnsi="Arial" w:cs="Arial"/>
                <w:sz w:val="18"/>
                <w:szCs w:val="18"/>
              </w:rPr>
              <w:t>four</w:t>
            </w:r>
            <w:r w:rsidRPr="000D3FE0">
              <w:rPr>
                <w:rFonts w:ascii="Arial" w:hAnsi="Arial" w:cs="Arial"/>
                <w:sz w:val="18"/>
                <w:szCs w:val="18"/>
              </w:rPr>
              <w:t>-shift operation</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07"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487DDF8" w14:textId="0642E80C" w:rsidR="00C6576C" w:rsidRPr="000D3FE0" w:rsidRDefault="00C6576C" w:rsidP="007C71B9">
            <w:pPr>
              <w:rPr>
                <w:rFonts w:ascii="Arial" w:hAnsi="Arial" w:cs="Arial"/>
                <w:sz w:val="18"/>
                <w:szCs w:val="18"/>
              </w:rPr>
            </w:pPr>
            <w:r w:rsidRPr="000D3FE0">
              <w:rPr>
                <w:rFonts w:ascii="Arial" w:hAnsi="Arial" w:cs="Arial"/>
                <w:sz w:val="18"/>
                <w:szCs w:val="18"/>
              </w:rPr>
              <w:t>Low</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08"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0BC36BD" w14:textId="5E2EF51D" w:rsidR="00C6576C" w:rsidRPr="000D3FE0" w:rsidRDefault="28F637FE" w:rsidP="007C71B9">
            <w:pPr>
              <w:rPr>
                <w:ins w:id="2209" w:author="Yu Zhang12718" w:date="2026-10-15T09:22:00Z"/>
              </w:rPr>
            </w:pPr>
            <w:ins w:id="2210" w:author="Yu Zhang12718" w:date="2026-10-15T09:22:00Z">
              <w:r w:rsidRPr="797C4670">
                <w:rPr>
                  <w:rFonts w:ascii="Arial" w:hAnsi="Arial" w:cs="Arial"/>
                  <w:sz w:val="18"/>
                  <w:szCs w:val="18"/>
                </w:rPr>
                <w:t xml:space="preserve">Risk ranking rationale: routine analyst qualification under the established program; methods unchanged; qualification is a prerequisite, not a control for a new hazard. </w:t>
              </w:r>
            </w:ins>
          </w:p>
          <w:p w14:paraId="6A6CA211" w14:textId="15F59B54" w:rsidR="00C6576C" w:rsidRPr="000D3FE0" w:rsidRDefault="2B3B6E72" w:rsidP="007C71B9">
            <w:pPr>
              <w:rPr>
                <w:rFonts w:ascii="Arial" w:hAnsi="Arial" w:cs="Arial"/>
                <w:sz w:val="18"/>
                <w:szCs w:val="18"/>
              </w:rPr>
            </w:pPr>
            <w:r w:rsidRPr="797C4670">
              <w:rPr>
                <w:rFonts w:ascii="Arial" w:hAnsi="Arial" w:cs="Arial"/>
                <w:sz w:val="18"/>
                <w:szCs w:val="18"/>
              </w:rPr>
              <w:t>Training Manual for Physical and Chemical Analysis Laboratory(QM04019)</w:t>
            </w:r>
          </w:p>
          <w:p w14:paraId="327C055E" w14:textId="263A7D23" w:rsidR="00C6576C" w:rsidRPr="000D3FE0" w:rsidRDefault="00C6576C" w:rsidP="007C71B9">
            <w:pPr>
              <w:rPr>
                <w:rFonts w:ascii="Arial" w:hAnsi="Arial" w:cs="Arial"/>
                <w:sz w:val="18"/>
                <w:szCs w:val="18"/>
              </w:rPr>
            </w:pPr>
            <w:r w:rsidRPr="000D3FE0">
              <w:rPr>
                <w:rFonts w:ascii="Arial" w:hAnsi="Arial" w:cs="Arial"/>
                <w:sz w:val="18"/>
                <w:szCs w:val="18"/>
              </w:rPr>
              <w:t>Employee training (ASM-003)</w:t>
            </w:r>
          </w:p>
        </w:tc>
      </w:tr>
      <w:tr w:rsidR="000D3FE0" w:rsidRPr="000D3FE0" w14:paraId="01BD16ED"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211"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12"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13"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60B1C527" w14:textId="77777777" w:rsidR="00E310DA" w:rsidRPr="000D3FE0" w:rsidRDefault="00E310DA" w:rsidP="00E310DA">
            <w:pPr>
              <w:rPr>
                <w:rFonts w:ascii="Arial" w:hAnsi="Arial" w:cs="Arial"/>
                <w:sz w:val="18"/>
                <w:szCs w:val="18"/>
              </w:rPr>
            </w:pPr>
            <w:r w:rsidRPr="000D3FE0">
              <w:rPr>
                <w:rFonts w:ascii="Arial" w:hAnsi="Arial" w:cs="Arial"/>
                <w:sz w:val="18"/>
                <w:szCs w:val="18"/>
              </w:rPr>
              <w:lastRenderedPageBreak/>
              <w:t>Sample Preparation and Handling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14"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142BFE9" w14:textId="77777777" w:rsidR="00D877B0" w:rsidRPr="000D3FE0" w:rsidRDefault="00D877B0" w:rsidP="00D877B0">
            <w:pPr>
              <w:rPr>
                <w:rFonts w:ascii="Arial" w:hAnsi="Arial" w:cs="Arial"/>
                <w:sz w:val="18"/>
                <w:szCs w:val="18"/>
              </w:rPr>
            </w:pPr>
            <w:r w:rsidRPr="000D3FE0">
              <w:rPr>
                <w:rFonts w:ascii="Arial" w:hAnsi="Arial" w:cs="Arial"/>
                <w:sz w:val="18"/>
                <w:szCs w:val="18"/>
              </w:rPr>
              <w:t>Analytical methods contain detailed sample preparation and handling instructions </w:t>
            </w:r>
          </w:p>
          <w:p w14:paraId="5BEC7989" w14:textId="77777777" w:rsidR="00E310DA" w:rsidRPr="000D3FE0" w:rsidRDefault="00E310DA" w:rsidP="00E310DA">
            <w:pPr>
              <w:rPr>
                <w:rFonts w:ascii="Arial" w:hAnsi="Arial" w:cs="Arial"/>
                <w:sz w:val="18"/>
                <w:szCs w:val="18"/>
              </w:rPr>
            </w:pPr>
            <w:r w:rsidRPr="000D3FE0">
              <w:rPr>
                <w:rFonts w:ascii="Arial" w:hAnsi="Arial" w:cs="Arial"/>
                <w:sz w:val="18"/>
                <w:szCs w:val="18"/>
              </w:rPr>
              <w:t>Any matrices known to be difficult or prone to variability?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15"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761D1426" w14:textId="00F78E86" w:rsidR="00E310DA" w:rsidRPr="000D3FE0" w:rsidRDefault="00E310DA" w:rsidP="00E310DA">
            <w:pPr>
              <w:rPr>
                <w:rFonts w:ascii="Arial" w:hAnsi="Arial" w:cs="Arial"/>
                <w:sz w:val="18"/>
                <w:szCs w:val="18"/>
              </w:rPr>
            </w:pPr>
            <w:r w:rsidRPr="000D3FE0">
              <w:rPr>
                <w:rFonts w:ascii="Arial" w:hAnsi="Arial" w:cs="Arial"/>
                <w:sz w:val="18"/>
                <w:szCs w:val="18"/>
              </w:rPr>
              <w:t>Sampling and testing operations shall be carried out in accordance with the relevant company sampling and testing procedures.</w:t>
            </w:r>
            <w:r w:rsidR="00B958D6" w:rsidRPr="000D3FE0">
              <w:rPr>
                <w:rFonts w:ascii="Arial" w:hAnsi="Arial" w:cs="Arial"/>
                <w:sz w:val="18"/>
                <w:szCs w:val="18"/>
              </w:rPr>
              <w:t xml:space="preserve"> </w:t>
            </w:r>
            <w:r w:rsidR="00B10BE7" w:rsidRPr="000D3FE0">
              <w:rPr>
                <w:rFonts w:ascii="Arial" w:hAnsi="Arial" w:cs="Arial"/>
                <w:sz w:val="18"/>
                <w:szCs w:val="18"/>
              </w:rPr>
              <w:t>And the analytical methods include detailed instructions for sample preparation, sample handling as well as the testing procedures.</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16"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549AE586" w14:textId="102A1340" w:rsidR="00E310DA" w:rsidRPr="000D3FE0" w:rsidRDefault="00E310DA" w:rsidP="00E310DA">
            <w:pPr>
              <w:rPr>
                <w:rFonts w:ascii="Arial" w:hAnsi="Arial" w:cs="Arial"/>
                <w:sz w:val="18"/>
                <w:szCs w:val="18"/>
              </w:rPr>
            </w:pPr>
            <w:r w:rsidRPr="000D3FE0">
              <w:rPr>
                <w:rFonts w:ascii="Arial" w:hAnsi="Arial" w:cs="Arial"/>
                <w:sz w:val="18"/>
                <w:szCs w:val="18"/>
              </w:rPr>
              <w:t xml:space="preserve">Low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17"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349DC595" w14:textId="344651B6" w:rsidR="00A65E15" w:rsidRPr="000D3FE0" w:rsidRDefault="02A02CAB" w:rsidP="00900DE0">
            <w:pPr>
              <w:rPr>
                <w:ins w:id="2218" w:author="Yu Zhang12718" w:date="2026-10-15T09:22:00Z"/>
              </w:rPr>
            </w:pPr>
            <w:ins w:id="2219" w:author="Yu Zhang12718" w:date="2026-10-15T09:22:00Z">
              <w:r w:rsidRPr="797C4670">
                <w:rPr>
                  <w:rFonts w:ascii="Arial" w:hAnsi="Arial" w:cs="Arial"/>
                  <w:sz w:val="18"/>
                  <w:szCs w:val="18"/>
                </w:rPr>
                <w:t xml:space="preserve">Risk ranking rationale: methods contain detailed sample handling instructions; no change; no CQA impact. </w:t>
              </w:r>
            </w:ins>
          </w:p>
          <w:p w14:paraId="70E37C76" w14:textId="55E5377D" w:rsidR="00A65E15" w:rsidRPr="000D3FE0" w:rsidRDefault="318D3712" w:rsidP="00900DE0">
            <w:pPr>
              <w:rPr>
                <w:rFonts w:ascii="Arial" w:hAnsi="Arial" w:cs="Arial"/>
                <w:sz w:val="18"/>
                <w:szCs w:val="18"/>
              </w:rPr>
            </w:pPr>
            <w:r w:rsidRPr="797C4670">
              <w:rPr>
                <w:rFonts w:ascii="Arial" w:hAnsi="Arial" w:cs="Arial"/>
                <w:sz w:val="18"/>
                <w:szCs w:val="18"/>
              </w:rPr>
              <w:t>TSP-14002</w:t>
            </w:r>
            <w:r w:rsidR="00A65E15" w:rsidRPr="797C4670">
              <w:rPr>
                <w:rFonts w:ascii="Arial" w:hAnsi="Arial" w:cs="Arial"/>
                <w:sz w:val="18"/>
                <w:szCs w:val="18"/>
              </w:rPr>
              <w:t>1</w:t>
            </w:r>
            <w:r w:rsidRPr="797C4670">
              <w:rPr>
                <w:rFonts w:ascii="Arial" w:hAnsi="Arial" w:cs="Arial"/>
                <w:sz w:val="18"/>
                <w:szCs w:val="18"/>
              </w:rPr>
              <w:t>03</w:t>
            </w:r>
            <w:r w:rsidR="00A65E15" w:rsidRPr="797C4670">
              <w:rPr>
                <w:rFonts w:ascii="Arial" w:hAnsi="Arial" w:cs="Arial"/>
                <w:sz w:val="18"/>
                <w:szCs w:val="18"/>
              </w:rPr>
              <w:t>10</w:t>
            </w:r>
            <w:r w:rsidRPr="797C4670">
              <w:rPr>
                <w:rFonts w:ascii="Arial" w:hAnsi="Arial" w:cs="Arial"/>
                <w:sz w:val="18"/>
                <w:szCs w:val="18"/>
              </w:rPr>
              <w:t>.</w:t>
            </w:r>
            <w:r w:rsidR="0023403C" w:rsidRPr="797C4670">
              <w:rPr>
                <w:rFonts w:ascii="Arial" w:hAnsi="Arial" w:cs="Arial"/>
                <w:sz w:val="18"/>
                <w:szCs w:val="18"/>
              </w:rPr>
              <w:t>01</w:t>
            </w:r>
          </w:p>
          <w:p w14:paraId="1339BB3E" w14:textId="4ABA8740" w:rsidR="00A65E15" w:rsidRPr="000D3FE0" w:rsidRDefault="000D63D2" w:rsidP="00900DE0">
            <w:pPr>
              <w:rPr>
                <w:rFonts w:ascii="Arial" w:hAnsi="Arial" w:cs="Arial"/>
                <w:sz w:val="18"/>
                <w:szCs w:val="18"/>
              </w:rPr>
            </w:pPr>
            <w:r w:rsidRPr="000D3FE0">
              <w:rPr>
                <w:rFonts w:ascii="Arial" w:hAnsi="Arial" w:cs="Arial"/>
                <w:sz w:val="18"/>
                <w:szCs w:val="18"/>
              </w:rPr>
              <w:t>TSP-14002</w:t>
            </w:r>
            <w:r w:rsidR="00A65E15" w:rsidRPr="000D3FE0">
              <w:rPr>
                <w:rFonts w:ascii="Arial" w:hAnsi="Arial" w:cs="Arial"/>
                <w:sz w:val="18"/>
                <w:szCs w:val="18"/>
              </w:rPr>
              <w:t>1</w:t>
            </w:r>
            <w:r w:rsidRPr="000D3FE0">
              <w:rPr>
                <w:rFonts w:ascii="Arial" w:hAnsi="Arial" w:cs="Arial"/>
                <w:sz w:val="18"/>
                <w:szCs w:val="18"/>
              </w:rPr>
              <w:t>03</w:t>
            </w:r>
            <w:r w:rsidR="00A65E15" w:rsidRPr="000D3FE0">
              <w:rPr>
                <w:rFonts w:ascii="Arial" w:hAnsi="Arial" w:cs="Arial"/>
                <w:sz w:val="18"/>
                <w:szCs w:val="18"/>
              </w:rPr>
              <w:t>11</w:t>
            </w:r>
            <w:r w:rsidRPr="000D3FE0">
              <w:rPr>
                <w:rFonts w:ascii="Arial" w:hAnsi="Arial" w:cs="Arial"/>
                <w:sz w:val="18"/>
                <w:szCs w:val="18"/>
              </w:rPr>
              <w:t>.</w:t>
            </w:r>
            <w:r w:rsidR="0023403C" w:rsidRPr="000D3FE0">
              <w:rPr>
                <w:rFonts w:ascii="Arial" w:hAnsi="Arial" w:cs="Arial"/>
                <w:sz w:val="18"/>
                <w:szCs w:val="18"/>
              </w:rPr>
              <w:t>01</w:t>
            </w:r>
          </w:p>
          <w:p w14:paraId="7C1D0E5E" w14:textId="7A791C25" w:rsidR="00A65E15" w:rsidRPr="000D3FE0" w:rsidRDefault="00A65E15" w:rsidP="00900DE0">
            <w:pPr>
              <w:rPr>
                <w:rFonts w:ascii="Arial" w:hAnsi="Arial" w:cs="Arial"/>
                <w:sz w:val="18"/>
                <w:szCs w:val="18"/>
              </w:rPr>
            </w:pPr>
            <w:r w:rsidRPr="000D3FE0">
              <w:rPr>
                <w:rFonts w:ascii="Arial" w:hAnsi="Arial" w:cs="Arial"/>
                <w:sz w:val="18"/>
                <w:szCs w:val="18"/>
              </w:rPr>
              <w:t>TSP-1400210312.01</w:t>
            </w:r>
          </w:p>
        </w:tc>
      </w:tr>
      <w:tr w:rsidR="00E310DA" w:rsidRPr="000D3FE0" w14:paraId="039964AF" w14:textId="77777777" w:rsidTr="797C4670">
        <w:trPr>
          <w:trHeight w:val="300"/>
        </w:trPr>
        <w:tc>
          <w:tcPr>
            <w:tcW w:w="5000" w:type="pct"/>
            <w:gridSpan w:val="5"/>
            <w:tcBorders>
              <w:top w:val="single" w:sz="6" w:space="0" w:color="AAAAAA"/>
              <w:left w:val="single" w:sz="6" w:space="0" w:color="AAAAAA"/>
              <w:bottom w:val="single" w:sz="6" w:space="0" w:color="AAAAAA"/>
              <w:right w:val="single" w:sz="6" w:space="0" w:color="AAAAAA"/>
            </w:tcBorders>
            <w:shd w:val="clear" w:color="auto" w:fill="D5E8F0"/>
            <w:vAlign w:val="center"/>
            <w:hideMark/>
          </w:tcPr>
          <w:p w14:paraId="4E252F6E" w14:textId="77777777" w:rsidR="00E310DA" w:rsidRPr="000D3FE0" w:rsidRDefault="00E310DA" w:rsidP="00E310DA">
            <w:pPr>
              <w:rPr>
                <w:rFonts w:ascii="Arial" w:hAnsi="Arial" w:cs="Arial"/>
                <w:b/>
                <w:sz w:val="18"/>
                <w:szCs w:val="18"/>
              </w:rPr>
            </w:pPr>
            <w:r w:rsidRPr="000D3FE0">
              <w:rPr>
                <w:rFonts w:ascii="Arial" w:hAnsi="Arial" w:cs="Arial"/>
                <w:b/>
                <w:sz w:val="18"/>
                <w:szCs w:val="18"/>
              </w:rPr>
              <w:t>Technical Studies </w:t>
            </w:r>
          </w:p>
        </w:tc>
      </w:tr>
      <w:tr w:rsidR="000D3FE0" w:rsidRPr="000D3FE0" w14:paraId="4E4FF488"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220"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21"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22"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EB85043" w14:textId="77777777" w:rsidR="00E310DA" w:rsidRPr="000D3FE0" w:rsidRDefault="00E310DA" w:rsidP="00E310DA">
            <w:pPr>
              <w:rPr>
                <w:rFonts w:ascii="Arial" w:hAnsi="Arial" w:cs="Arial"/>
                <w:sz w:val="18"/>
                <w:szCs w:val="18"/>
              </w:rPr>
            </w:pPr>
            <w:r w:rsidRPr="000D3FE0">
              <w:rPr>
                <w:rFonts w:ascii="Arial" w:hAnsi="Arial" w:cs="Arial"/>
                <w:sz w:val="18"/>
                <w:szCs w:val="18"/>
              </w:rPr>
              <w:t>Elemental Impurities Assessment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23"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5D729341" w14:textId="77777777" w:rsidR="000D63D2" w:rsidRPr="000D3FE0" w:rsidRDefault="000D63D2" w:rsidP="000D63D2">
            <w:pPr>
              <w:rPr>
                <w:rFonts w:ascii="Arial" w:hAnsi="Arial" w:cs="Arial"/>
                <w:sz w:val="18"/>
                <w:szCs w:val="18"/>
              </w:rPr>
            </w:pPr>
            <w:r w:rsidRPr="000D3FE0">
              <w:rPr>
                <w:rFonts w:ascii="Arial" w:hAnsi="Arial" w:cs="Arial"/>
                <w:sz w:val="18"/>
                <w:szCs w:val="18"/>
              </w:rPr>
              <w:t>Elemental impurities risk assessment completed per ICH Q3D? </w:t>
            </w:r>
          </w:p>
          <w:p w14:paraId="0F881383" w14:textId="77777777" w:rsidR="000D63D2" w:rsidRPr="000D3FE0" w:rsidRDefault="000D63D2" w:rsidP="000D63D2">
            <w:pPr>
              <w:rPr>
                <w:rFonts w:ascii="Arial" w:hAnsi="Arial" w:cs="Arial"/>
                <w:sz w:val="18"/>
                <w:szCs w:val="18"/>
              </w:rPr>
            </w:pPr>
            <w:r w:rsidRPr="000D3FE0">
              <w:rPr>
                <w:rFonts w:ascii="Arial" w:hAnsi="Arial" w:cs="Arial"/>
                <w:sz w:val="18"/>
                <w:szCs w:val="18"/>
              </w:rPr>
              <w:t>Local data generated for new equipment / site? </w:t>
            </w:r>
          </w:p>
          <w:p w14:paraId="09D34205" w14:textId="72613578" w:rsidR="00E310DA" w:rsidRPr="000D3FE0" w:rsidRDefault="000D63D2" w:rsidP="000D63D2">
            <w:pPr>
              <w:rPr>
                <w:rFonts w:ascii="Arial" w:hAnsi="Arial" w:cs="Arial"/>
                <w:sz w:val="18"/>
                <w:szCs w:val="18"/>
              </w:rPr>
            </w:pPr>
            <w:r w:rsidRPr="000D3FE0">
              <w:rPr>
                <w:rFonts w:ascii="Arial" w:hAnsi="Arial" w:cs="Arial"/>
                <w:sz w:val="18"/>
                <w:szCs w:val="18"/>
              </w:rPr>
              <w:t>Risk of elemental impurity presence in product evaluated?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24"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5AA2C80C" w14:textId="00F4C586" w:rsidR="00E310DA" w:rsidRPr="000D3FE0" w:rsidRDefault="00E310DA" w:rsidP="00E310DA">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has clearly defined internal requirements for the application scope and limits of elemental impurities according to ICH Q3D</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25"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31E151DF" w14:textId="6D82BBBA" w:rsidR="00E310DA" w:rsidRPr="000D3FE0" w:rsidRDefault="00E310DA" w:rsidP="00E310DA">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26"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62622BDD" w14:textId="38BD6B9F" w:rsidR="00E310DA" w:rsidRPr="000D3FE0" w:rsidRDefault="2A678DAD" w:rsidP="00E310DA">
            <w:pPr>
              <w:rPr>
                <w:ins w:id="2227" w:author="Yu Zhang12718" w:date="2026-10-15T09:22:00Z"/>
              </w:rPr>
            </w:pPr>
            <w:ins w:id="2228" w:author="Yu Zhang12718" w:date="2026-10-15T09:22:00Z">
              <w:r w:rsidRPr="797C4670">
                <w:rPr>
                  <w:rFonts w:ascii="Arial" w:hAnsi="Arial" w:cs="Arial"/>
                  <w:sz w:val="18"/>
                  <w:szCs w:val="18"/>
                </w:rPr>
                <w:t xml:space="preserve">Risk ranking rationale: ICH Q3D assessment; no new equipment introducing elemental risk; no or low CQA correlation. </w:t>
              </w:r>
            </w:ins>
          </w:p>
          <w:p w14:paraId="48FDDE8F" w14:textId="30D852B6" w:rsidR="00E310DA" w:rsidRPr="000D3FE0" w:rsidRDefault="759526C2" w:rsidP="00E310DA">
            <w:pPr>
              <w:rPr>
                <w:rFonts w:ascii="Arial" w:hAnsi="Arial" w:cs="Arial"/>
                <w:sz w:val="18"/>
                <w:szCs w:val="18"/>
              </w:rPr>
            </w:pPr>
            <w:r w:rsidRPr="797C4670">
              <w:rPr>
                <w:rFonts w:ascii="Arial" w:hAnsi="Arial" w:cs="Arial"/>
                <w:sz w:val="18"/>
                <w:szCs w:val="18"/>
              </w:rPr>
              <w:t>Guideline For Elemental Impurities (QM04187)</w:t>
            </w:r>
          </w:p>
        </w:tc>
      </w:tr>
      <w:tr w:rsidR="000D3FE0" w:rsidRPr="000D3FE0" w14:paraId="34F0F51E"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229"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30"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vAlign w:val="center"/>
            <w:hideMark/>
            <w:tcPrChange w:id="2231" w:author="Jie Wang5909" w:date="2026-10-13T17:28:00Z">
              <w:tcPr>
                <w:tcW w:w="709" w:type="pct"/>
                <w:tcBorders>
                  <w:top w:val="single" w:sz="6" w:space="0" w:color="AAAAAA"/>
                  <w:left w:val="single" w:sz="6" w:space="0" w:color="AAAAAA"/>
                  <w:bottom w:val="single" w:sz="6" w:space="0" w:color="AAAAAA"/>
                  <w:right w:val="single" w:sz="6" w:space="0" w:color="AAAAAA"/>
                </w:tcBorders>
                <w:vAlign w:val="center"/>
                <w:hideMark/>
              </w:tcPr>
            </w:tcPrChange>
          </w:tcPr>
          <w:p w14:paraId="6C64E46A" w14:textId="77777777" w:rsidR="00E310DA" w:rsidRPr="000D3FE0" w:rsidRDefault="00E310DA" w:rsidP="00E310DA">
            <w:pPr>
              <w:rPr>
                <w:rFonts w:ascii="Arial" w:hAnsi="Arial" w:cs="Arial"/>
                <w:sz w:val="18"/>
                <w:szCs w:val="18"/>
              </w:rPr>
            </w:pPr>
            <w:r w:rsidRPr="000D3FE0">
              <w:rPr>
                <w:rFonts w:ascii="Arial" w:hAnsi="Arial" w:cs="Arial"/>
                <w:sz w:val="18"/>
                <w:szCs w:val="18"/>
              </w:rPr>
              <w:t>Nitrosamine Risk Assessment </w:t>
            </w:r>
          </w:p>
        </w:tc>
        <w:tc>
          <w:tcPr>
            <w:tcW w:w="1059" w:type="pct"/>
            <w:tcBorders>
              <w:top w:val="single" w:sz="6" w:space="0" w:color="AAAAAA"/>
              <w:left w:val="single" w:sz="6" w:space="0" w:color="AAAAAA"/>
              <w:bottom w:val="single" w:sz="6" w:space="0" w:color="AAAAAA"/>
              <w:right w:val="single" w:sz="6" w:space="0" w:color="AAAAAA"/>
            </w:tcBorders>
            <w:vAlign w:val="center"/>
            <w:hideMark/>
            <w:tcPrChange w:id="2232" w:author="Jie Wang5909" w:date="2026-10-13T17:28:00Z">
              <w:tcPr>
                <w:tcW w:w="1204" w:type="pct"/>
                <w:tcBorders>
                  <w:top w:val="single" w:sz="6" w:space="0" w:color="AAAAAA"/>
                  <w:left w:val="single" w:sz="6" w:space="0" w:color="AAAAAA"/>
                  <w:bottom w:val="single" w:sz="6" w:space="0" w:color="AAAAAA"/>
                  <w:right w:val="single" w:sz="6" w:space="0" w:color="AAAAAA"/>
                </w:tcBorders>
                <w:vAlign w:val="center"/>
                <w:hideMark/>
              </w:tcPr>
            </w:tcPrChange>
          </w:tcPr>
          <w:p w14:paraId="759B9CA2" w14:textId="77777777" w:rsidR="00E310DA" w:rsidRPr="000D3FE0" w:rsidRDefault="00E310DA" w:rsidP="00E310DA">
            <w:pPr>
              <w:rPr>
                <w:rFonts w:ascii="Arial" w:hAnsi="Arial" w:cs="Arial"/>
                <w:sz w:val="18"/>
                <w:szCs w:val="18"/>
              </w:rPr>
            </w:pPr>
            <w:r w:rsidRPr="000D3FE0">
              <w:rPr>
                <w:rFonts w:ascii="Arial" w:hAnsi="Arial" w:cs="Arial"/>
                <w:sz w:val="18"/>
                <w:szCs w:val="18"/>
              </w:rPr>
              <w:t>Nitrosamine risk assessment completed per applicable regulatory guidance </w:t>
            </w:r>
          </w:p>
          <w:p w14:paraId="6DD4E2DE" w14:textId="77777777" w:rsidR="00E310DA" w:rsidRPr="000D3FE0" w:rsidRDefault="00E310DA" w:rsidP="00E310DA">
            <w:pPr>
              <w:rPr>
                <w:rFonts w:ascii="Arial" w:hAnsi="Arial" w:cs="Arial"/>
                <w:sz w:val="18"/>
                <w:szCs w:val="18"/>
              </w:rPr>
            </w:pPr>
            <w:r w:rsidRPr="000D3FE0">
              <w:rPr>
                <w:rFonts w:ascii="Arial" w:hAnsi="Arial" w:cs="Arial"/>
                <w:sz w:val="18"/>
                <w:szCs w:val="18"/>
              </w:rPr>
              <w:t>Nitrosamine levels adequate to ensure patient safety </w:t>
            </w:r>
          </w:p>
          <w:p w14:paraId="1B104DC5" w14:textId="49FAC23F" w:rsidR="00E310DA" w:rsidRPr="000D3FE0" w:rsidRDefault="00E310DA" w:rsidP="00E310DA">
            <w:pPr>
              <w:rPr>
                <w:rFonts w:ascii="Arial" w:hAnsi="Arial" w:cs="Arial"/>
                <w:sz w:val="18"/>
                <w:szCs w:val="18"/>
              </w:rPr>
            </w:pPr>
            <w:r w:rsidRPr="000D3FE0">
              <w:rPr>
                <w:rFonts w:ascii="Arial" w:hAnsi="Arial" w:cs="Arial"/>
                <w:sz w:val="18"/>
                <w:szCs w:val="18"/>
              </w:rPr>
              <w:lastRenderedPageBreak/>
              <w:t>Risk of nitrosamine formation in product evaluated </w:t>
            </w:r>
          </w:p>
        </w:tc>
        <w:tc>
          <w:tcPr>
            <w:tcW w:w="1783" w:type="pct"/>
            <w:tcBorders>
              <w:top w:val="single" w:sz="6" w:space="0" w:color="AAAAAA"/>
              <w:left w:val="single" w:sz="6" w:space="0" w:color="AAAAAA"/>
              <w:bottom w:val="single" w:sz="6" w:space="0" w:color="AAAAAA"/>
              <w:right w:val="single" w:sz="6" w:space="0" w:color="AAAAAA"/>
            </w:tcBorders>
            <w:vAlign w:val="center"/>
            <w:hideMark/>
            <w:tcPrChange w:id="2233" w:author="Jie Wang5909" w:date="2026-10-13T17:28:00Z">
              <w:tcPr>
                <w:tcW w:w="1861" w:type="pct"/>
                <w:tcBorders>
                  <w:top w:val="single" w:sz="6" w:space="0" w:color="AAAAAA"/>
                  <w:left w:val="single" w:sz="6" w:space="0" w:color="AAAAAA"/>
                  <w:bottom w:val="single" w:sz="6" w:space="0" w:color="AAAAAA"/>
                  <w:right w:val="single" w:sz="6" w:space="0" w:color="AAAAAA"/>
                </w:tcBorders>
                <w:vAlign w:val="center"/>
                <w:hideMark/>
              </w:tcPr>
            </w:tcPrChange>
          </w:tcPr>
          <w:p w14:paraId="7BA888D6" w14:textId="489017E7" w:rsidR="00E310DA" w:rsidRPr="000D3FE0" w:rsidRDefault="00E310DA" w:rsidP="00417028">
            <w:pPr>
              <w:rPr>
                <w:rFonts w:ascii="Arial" w:hAnsi="Arial" w:cs="Arial"/>
                <w:sz w:val="18"/>
                <w:szCs w:val="18"/>
              </w:rPr>
            </w:pPr>
            <w:proofErr w:type="spellStart"/>
            <w:r w:rsidRPr="000D3FE0">
              <w:rPr>
                <w:rFonts w:ascii="Arial" w:hAnsi="Arial" w:cs="Arial"/>
                <w:sz w:val="18"/>
                <w:szCs w:val="18"/>
              </w:rPr>
              <w:lastRenderedPageBreak/>
              <w:t>Asymchem</w:t>
            </w:r>
            <w:proofErr w:type="spellEnd"/>
            <w:r w:rsidRPr="000D3FE0">
              <w:rPr>
                <w:rFonts w:ascii="Arial" w:hAnsi="Arial" w:cs="Arial"/>
                <w:sz w:val="18"/>
                <w:szCs w:val="18"/>
              </w:rPr>
              <w:t xml:space="preserve"> </w:t>
            </w:r>
            <w:del w:id="2234" w:author="Jie Wang5909" w:date="2026-10-16T23:42:00Z">
              <w:r w:rsidRPr="000D3FE0" w:rsidDel="0045044A">
                <w:rPr>
                  <w:rFonts w:ascii="Arial" w:hAnsi="Arial" w:cs="Arial"/>
                  <w:sz w:val="18"/>
                  <w:szCs w:val="18"/>
                </w:rPr>
                <w:delText>has established control strategies for nitrosamine impurities throughout the manufacturing process.</w:delText>
              </w:r>
            </w:del>
            <w:ins w:id="2235" w:author="Jie Wang5909" w:date="2026-10-16T23:43:00Z">
              <w:r w:rsidR="0045044A">
                <w:rPr>
                  <w:rFonts w:ascii="Arial" w:hAnsi="Arial" w:cs="Arial"/>
                  <w:sz w:val="18"/>
                  <w:szCs w:val="18"/>
                </w:rPr>
                <w:t xml:space="preserve">is conducting the </w:t>
              </w:r>
              <w:r w:rsidR="0045044A" w:rsidRPr="0045044A">
                <w:rPr>
                  <w:rFonts w:ascii="Arial" w:hAnsi="Arial" w:cs="Arial"/>
                  <w:sz w:val="18"/>
                  <w:szCs w:val="18"/>
                  <w:rPrChange w:id="2236" w:author="Jie Wang5909" w:date="2026-10-16T23:43:00Z">
                    <w:rPr>
                      <w:rFonts w:ascii="Arial" w:hAnsi="Arial" w:cs="Arial"/>
                      <w:color w:val="1E293B"/>
                      <w:sz w:val="21"/>
                      <w:szCs w:val="21"/>
                      <w:shd w:val="clear" w:color="auto" w:fill="F8FAFC"/>
                    </w:rPr>
                  </w:rPrChange>
                </w:rPr>
                <w:t>nitrosamine ri</w:t>
              </w:r>
              <w:r w:rsidR="0045044A">
                <w:rPr>
                  <w:rFonts w:ascii="Arial" w:hAnsi="Arial" w:cs="Arial"/>
                  <w:sz w:val="18"/>
                  <w:szCs w:val="18"/>
                </w:rPr>
                <w:t>sk assessment per</w:t>
              </w:r>
              <w:r w:rsidR="0045044A" w:rsidRPr="0045044A">
                <w:rPr>
                  <w:rFonts w:ascii="Arial" w:hAnsi="Arial" w:cs="Arial"/>
                  <w:sz w:val="18"/>
                  <w:szCs w:val="18"/>
                  <w:rPrChange w:id="2237" w:author="Jie Wang5909" w:date="2026-10-16T23:43:00Z">
                    <w:rPr>
                      <w:rFonts w:ascii="Arial" w:hAnsi="Arial" w:cs="Arial"/>
                      <w:color w:val="1E293B"/>
                      <w:sz w:val="21"/>
                      <w:szCs w:val="21"/>
                      <w:shd w:val="clear" w:color="auto" w:fill="F8FAFC"/>
                    </w:rPr>
                  </w:rPrChange>
                </w:rPr>
                <w:t xml:space="preserve"> applicable regulatory guidelines.</w:t>
              </w:r>
            </w:ins>
          </w:p>
        </w:tc>
        <w:tc>
          <w:tcPr>
            <w:tcW w:w="585" w:type="pct"/>
            <w:tcBorders>
              <w:top w:val="single" w:sz="6" w:space="0" w:color="AAAAAA"/>
              <w:left w:val="single" w:sz="6" w:space="0" w:color="AAAAAA"/>
              <w:bottom w:val="single" w:sz="6" w:space="0" w:color="AAAAAA"/>
              <w:right w:val="single" w:sz="6" w:space="0" w:color="AAAAAA"/>
            </w:tcBorders>
            <w:vAlign w:val="center"/>
            <w:hideMark/>
            <w:tcPrChange w:id="2238"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vAlign w:val="center"/>
                <w:hideMark/>
              </w:tcPr>
            </w:tcPrChange>
          </w:tcPr>
          <w:p w14:paraId="0B966185" w14:textId="47E8CF2A" w:rsidR="00E310DA" w:rsidRPr="000D3FE0" w:rsidRDefault="00E310DA" w:rsidP="00E310DA">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vAlign w:val="center"/>
            <w:hideMark/>
            <w:tcPrChange w:id="2239" w:author="Jie Wang5909" w:date="2026-10-13T17:28:00Z">
              <w:tcPr>
                <w:tcW w:w="952" w:type="pct"/>
                <w:tcBorders>
                  <w:top w:val="single" w:sz="6" w:space="0" w:color="AAAAAA"/>
                  <w:left w:val="single" w:sz="6" w:space="0" w:color="AAAAAA"/>
                  <w:bottom w:val="single" w:sz="6" w:space="0" w:color="AAAAAA"/>
                  <w:right w:val="single" w:sz="6" w:space="0" w:color="AAAAAA"/>
                </w:tcBorders>
                <w:vAlign w:val="center"/>
                <w:hideMark/>
              </w:tcPr>
            </w:tcPrChange>
          </w:tcPr>
          <w:p w14:paraId="3B71D7EE" w14:textId="5C9EDC04" w:rsidR="00E310DA" w:rsidRPr="000D3FE0" w:rsidRDefault="47A9AADA" w:rsidP="00E310DA">
            <w:pPr>
              <w:rPr>
                <w:ins w:id="2240" w:author="Yu Zhang12718" w:date="2026-10-15T09:22:00Z"/>
              </w:rPr>
            </w:pPr>
            <w:ins w:id="2241" w:author="Yu Zhang12718" w:date="2026-10-15T09:22:00Z">
              <w:r w:rsidRPr="797C4670">
                <w:rPr>
                  <w:rFonts w:ascii="Arial" w:hAnsi="Arial" w:cs="Arial"/>
                  <w:sz w:val="18"/>
                  <w:szCs w:val="18"/>
                </w:rPr>
                <w:t xml:space="preserve">Risk ranking rationale: nitrosamine control strategy established; no new risk; no or low CQA correlation. </w:t>
              </w:r>
            </w:ins>
          </w:p>
          <w:p w14:paraId="4EE7FD65" w14:textId="3F932CA1" w:rsidR="00E310DA" w:rsidRPr="000D3FE0" w:rsidRDefault="759526C2" w:rsidP="00E310DA">
            <w:pPr>
              <w:rPr>
                <w:rFonts w:ascii="Arial" w:hAnsi="Arial" w:cs="Arial"/>
                <w:sz w:val="18"/>
                <w:szCs w:val="18"/>
              </w:rPr>
            </w:pPr>
            <w:r w:rsidRPr="797C4670">
              <w:rPr>
                <w:rFonts w:ascii="Arial" w:hAnsi="Arial" w:cs="Arial"/>
                <w:sz w:val="18"/>
                <w:szCs w:val="18"/>
              </w:rPr>
              <w:lastRenderedPageBreak/>
              <w:t>N-Nitrosamine impurity control strategy (QAP-021)</w:t>
            </w:r>
          </w:p>
        </w:tc>
      </w:tr>
      <w:tr w:rsidR="000D3FE0" w:rsidRPr="000D3FE0" w14:paraId="17C9D8E6" w14:textId="77777777" w:rsidTr="797C4670">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Change w:id="2242" w:author="Jie Wang5909" w:date="2026-10-13T17:28:00Z">
            <w:tblPrEx>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43" w:author="Jie Wang5909" w:date="2026-10-13T17:28:00Z">
            <w:trPr>
              <w:gridAfter w:val="0"/>
              <w:trHeight w:val="300"/>
            </w:trPr>
          </w:trPrChange>
        </w:trPr>
        <w:tc>
          <w:tcPr>
            <w:tcW w:w="698"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44" w:author="Jie Wang5909" w:date="2026-10-13T17:28:00Z">
              <w:tcPr>
                <w:tcW w:w="70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AF8492E" w14:textId="77777777" w:rsidR="000D63D2" w:rsidRPr="000D3FE0" w:rsidRDefault="000D63D2" w:rsidP="000D63D2">
            <w:pPr>
              <w:rPr>
                <w:rFonts w:ascii="Arial" w:hAnsi="Arial" w:cs="Arial"/>
                <w:sz w:val="18"/>
                <w:szCs w:val="18"/>
              </w:rPr>
            </w:pPr>
            <w:r w:rsidRPr="000D3FE0">
              <w:rPr>
                <w:rFonts w:ascii="Arial" w:hAnsi="Arial" w:cs="Arial"/>
                <w:sz w:val="18"/>
                <w:szCs w:val="18"/>
              </w:rPr>
              <w:lastRenderedPageBreak/>
              <w:t>Residual Solvent Assessment </w:t>
            </w:r>
          </w:p>
        </w:tc>
        <w:tc>
          <w:tcPr>
            <w:tcW w:w="1059"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45" w:author="Jie Wang5909" w:date="2026-10-13T17:28:00Z">
              <w:tcPr>
                <w:tcW w:w="1204"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4E493668" w14:textId="77777777" w:rsidR="000D63D2" w:rsidRPr="000D3FE0" w:rsidRDefault="000D63D2" w:rsidP="000D63D2">
            <w:pPr>
              <w:rPr>
                <w:rFonts w:ascii="Arial" w:hAnsi="Arial" w:cs="Arial"/>
                <w:sz w:val="18"/>
                <w:szCs w:val="18"/>
              </w:rPr>
            </w:pPr>
            <w:r w:rsidRPr="000D3FE0">
              <w:rPr>
                <w:rFonts w:ascii="Arial" w:hAnsi="Arial" w:cs="Arial"/>
                <w:sz w:val="18"/>
                <w:szCs w:val="18"/>
              </w:rPr>
              <w:t>Residual solvent risk assessment completed per ICH Q3C (R8) </w:t>
            </w:r>
          </w:p>
          <w:p w14:paraId="69B9011B" w14:textId="77777777" w:rsidR="000D63D2" w:rsidRPr="000D3FE0" w:rsidRDefault="000D63D2" w:rsidP="000D63D2">
            <w:pPr>
              <w:rPr>
                <w:rFonts w:ascii="Arial" w:hAnsi="Arial" w:cs="Arial"/>
                <w:sz w:val="18"/>
                <w:szCs w:val="18"/>
              </w:rPr>
            </w:pPr>
            <w:r w:rsidRPr="000D3FE0">
              <w:rPr>
                <w:rFonts w:ascii="Arial" w:hAnsi="Arial" w:cs="Arial"/>
                <w:sz w:val="18"/>
                <w:szCs w:val="18"/>
              </w:rPr>
              <w:t>Solvents used in process evaluated for Class 1, 2, 3 classification </w:t>
            </w:r>
          </w:p>
          <w:p w14:paraId="5D08677B" w14:textId="796C5407" w:rsidR="000D63D2" w:rsidRPr="000D3FE0" w:rsidRDefault="000D63D2" w:rsidP="000D63D2">
            <w:pPr>
              <w:rPr>
                <w:rFonts w:ascii="Arial" w:hAnsi="Arial" w:cs="Arial"/>
                <w:sz w:val="18"/>
                <w:szCs w:val="18"/>
              </w:rPr>
            </w:pPr>
            <w:r w:rsidRPr="000D3FE0">
              <w:rPr>
                <w:rFonts w:ascii="Arial" w:hAnsi="Arial" w:cs="Arial"/>
                <w:sz w:val="18"/>
                <w:szCs w:val="18"/>
              </w:rPr>
              <w:t>Method available to test residual solvents in DS? </w:t>
            </w:r>
          </w:p>
        </w:tc>
        <w:tc>
          <w:tcPr>
            <w:tcW w:w="1783"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46" w:author="Jie Wang5909" w:date="2026-10-13T17:28:00Z">
              <w:tcPr>
                <w:tcW w:w="1861"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2FFB933A" w14:textId="49C09386" w:rsidR="000D63D2" w:rsidRPr="000D3FE0" w:rsidRDefault="000D63D2" w:rsidP="000D63D2">
            <w:pPr>
              <w:rPr>
                <w:rFonts w:ascii="Arial" w:hAnsi="Arial" w:cs="Arial"/>
                <w:sz w:val="18"/>
                <w:szCs w:val="18"/>
              </w:rPr>
            </w:pPr>
            <w:proofErr w:type="spellStart"/>
            <w:r w:rsidRPr="000D3FE0">
              <w:rPr>
                <w:rFonts w:ascii="Arial" w:hAnsi="Arial" w:cs="Arial"/>
                <w:sz w:val="18"/>
                <w:szCs w:val="18"/>
              </w:rPr>
              <w:t>Asymchem</w:t>
            </w:r>
            <w:proofErr w:type="spellEnd"/>
            <w:r w:rsidRPr="000D3FE0">
              <w:rPr>
                <w:rFonts w:ascii="Arial" w:hAnsi="Arial" w:cs="Arial"/>
                <w:sz w:val="18"/>
                <w:szCs w:val="18"/>
              </w:rPr>
              <w:t xml:space="preserve"> conducts residual solvent risk assessment in accordance with the ICH Q3C guideline.</w:t>
            </w:r>
          </w:p>
          <w:p w14:paraId="325C12A8" w14:textId="45981F7C" w:rsidR="000D63D2" w:rsidRPr="000D3FE0" w:rsidRDefault="000D63D2" w:rsidP="000D63D2">
            <w:pPr>
              <w:rPr>
                <w:rFonts w:ascii="Arial" w:hAnsi="Arial" w:cs="Arial"/>
                <w:sz w:val="18"/>
                <w:szCs w:val="18"/>
              </w:rPr>
            </w:pPr>
            <w:r w:rsidRPr="000D3FE0">
              <w:rPr>
                <w:rFonts w:ascii="Arial" w:hAnsi="Arial" w:cs="Arial"/>
                <w:sz w:val="18"/>
                <w:szCs w:val="18"/>
              </w:rPr>
              <w:t>Residual solvent in DS test methods are fully established and validated.</w:t>
            </w:r>
          </w:p>
        </w:tc>
        <w:tc>
          <w:tcPr>
            <w:tcW w:w="58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47" w:author="Jie Wang5909" w:date="2026-10-13T17:28:00Z">
              <w:tcPr>
                <w:tcW w:w="274" w:type="pct"/>
                <w:gridSpan w:val="2"/>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11447992" w14:textId="25F533BD" w:rsidR="000D63D2" w:rsidRPr="000D3FE0" w:rsidRDefault="000D63D2" w:rsidP="000D63D2">
            <w:pPr>
              <w:rPr>
                <w:rFonts w:ascii="Arial" w:hAnsi="Arial" w:cs="Arial"/>
                <w:sz w:val="18"/>
                <w:szCs w:val="18"/>
              </w:rPr>
            </w:pPr>
            <w:r w:rsidRPr="000D3FE0">
              <w:rPr>
                <w:rFonts w:ascii="Arial" w:hAnsi="Arial" w:cs="Arial"/>
                <w:sz w:val="18"/>
                <w:szCs w:val="18"/>
              </w:rPr>
              <w:t>Low </w:t>
            </w:r>
          </w:p>
        </w:tc>
        <w:tc>
          <w:tcPr>
            <w:tcW w:w="875"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Change w:id="2248" w:author="Jie Wang5909" w:date="2026-10-13T17:28:00Z">
              <w:tcPr>
                <w:tcW w:w="952" w:type="pct"/>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tcPrChange>
          </w:tcPr>
          <w:p w14:paraId="0EA9A8C1" w14:textId="335EECAF" w:rsidR="000D63D2" w:rsidRPr="000D3FE0" w:rsidRDefault="505FAC5A" w:rsidP="000D63D2">
            <w:pPr>
              <w:rPr>
                <w:ins w:id="2249" w:author="Yu Zhang12718" w:date="2026-10-15T09:22:00Z"/>
              </w:rPr>
            </w:pPr>
            <w:ins w:id="2250" w:author="Yu Zhang12718" w:date="2026-10-15T09:22:00Z">
              <w:r w:rsidRPr="797C4670">
                <w:rPr>
                  <w:rFonts w:ascii="Arial" w:hAnsi="Arial" w:cs="Arial"/>
                  <w:sz w:val="18"/>
                  <w:szCs w:val="18"/>
                </w:rPr>
                <w:t xml:space="preserve">Risk ranking rationale: ICH Q3C assessment; residual solvent methods validated; no change; no CQA impact. </w:t>
              </w:r>
            </w:ins>
          </w:p>
          <w:p w14:paraId="7D754AF7" w14:textId="7E2CD3D3" w:rsidR="000D63D2" w:rsidRPr="000D3FE0" w:rsidRDefault="318D3712" w:rsidP="000D63D2">
            <w:pPr>
              <w:rPr>
                <w:rFonts w:ascii="Arial" w:hAnsi="Arial" w:cs="Arial"/>
                <w:sz w:val="18"/>
                <w:szCs w:val="18"/>
              </w:rPr>
            </w:pPr>
            <w:r w:rsidRPr="797C4670">
              <w:rPr>
                <w:rFonts w:ascii="Arial" w:hAnsi="Arial" w:cs="Arial"/>
                <w:sz w:val="18"/>
                <w:szCs w:val="18"/>
              </w:rPr>
              <w:t>Analytical Method Establishment, Verification, Validation and Transfer (AC-002)</w:t>
            </w:r>
          </w:p>
        </w:tc>
      </w:tr>
    </w:tbl>
    <w:p w14:paraId="5B2AB95F" w14:textId="77777777" w:rsidR="00924C6E" w:rsidRPr="000D3FE0" w:rsidRDefault="00B43FA1" w:rsidP="007C71B9">
      <w:pPr>
        <w:rPr>
          <w:rFonts w:ascii="Arial" w:hAnsi="Arial" w:cs="Arial"/>
          <w:sz w:val="21"/>
          <w:szCs w:val="21"/>
        </w:rPr>
        <w:sectPr w:rsidR="00924C6E" w:rsidRPr="000D3FE0" w:rsidSect="00297E80">
          <w:pgSz w:w="15840" w:h="12240" w:orient="landscape"/>
          <w:pgMar w:top="1800" w:right="1440" w:bottom="1800" w:left="1440" w:header="890" w:footer="720" w:gutter="0"/>
          <w:cols w:space="720"/>
          <w:docGrid w:linePitch="360"/>
        </w:sectPr>
      </w:pPr>
      <w:r w:rsidRPr="000D3FE0">
        <w:rPr>
          <w:rFonts w:ascii="Arial" w:hAnsi="Arial" w:cs="Arial"/>
          <w:sz w:val="21"/>
          <w:szCs w:val="21"/>
        </w:rPr>
        <w:t> </w:t>
      </w:r>
    </w:p>
    <w:p w14:paraId="02B4EB58" w14:textId="77777777" w:rsidR="005A4DDF" w:rsidRPr="000D3FE0" w:rsidRDefault="005A4DDF"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2251" w:name="_Toc243079873"/>
      <w:r w:rsidRPr="000D3FE0">
        <w:rPr>
          <w:rFonts w:ascii="Arial" w:eastAsia="Times New Roman" w:hAnsi="Arial" w:cs="Arial"/>
          <w:b/>
          <w:bCs/>
          <w:sz w:val="21"/>
          <w:szCs w:val="21"/>
        </w:rPr>
        <w:lastRenderedPageBreak/>
        <w:t>4. Summary Risk Mitigation / Action Plan</w:t>
      </w:r>
      <w:bookmarkEnd w:id="2251"/>
      <w:r w:rsidRPr="000D3FE0">
        <w:rPr>
          <w:rFonts w:ascii="Arial" w:eastAsia="Times New Roman" w:hAnsi="Arial" w:cs="Arial"/>
          <w:b/>
          <w:bCs/>
          <w:sz w:val="21"/>
          <w:szCs w:val="21"/>
        </w:rPr>
        <w:t> </w:t>
      </w:r>
    </w:p>
    <w:p w14:paraId="49164196" w14:textId="77777777" w:rsidR="003E234A" w:rsidRDefault="5E457764" w:rsidP="05912830">
      <w:pPr>
        <w:spacing w:beforeLines="50" w:before="120" w:afterLines="50" w:after="120" w:line="360" w:lineRule="auto"/>
        <w:contextualSpacing/>
        <w:jc w:val="both"/>
        <w:rPr>
          <w:ins w:id="2252" w:author="Jie Wang5909" w:date="2026-10-13T13:51:00Z"/>
          <w:rFonts w:ascii="Arial" w:eastAsia="Times New Roman" w:hAnsi="Arial" w:cs="Arial"/>
          <w:sz w:val="21"/>
          <w:szCs w:val="21"/>
        </w:rPr>
      </w:pPr>
      <w:r w:rsidRPr="797C4670">
        <w:rPr>
          <w:rFonts w:ascii="Arial" w:hAnsi="Arial" w:cs="Arial"/>
          <w:sz w:val="21"/>
          <w:szCs w:val="21"/>
        </w:rPr>
        <w:t>The table below </w:t>
      </w:r>
      <w:r w:rsidR="3850441D" w:rsidRPr="797C4670">
        <w:rPr>
          <w:rFonts w:ascii="Arial" w:hAnsi="Arial" w:cs="Arial"/>
          <w:sz w:val="21"/>
          <w:szCs w:val="21"/>
        </w:rPr>
        <w:t>summarizes</w:t>
      </w:r>
      <w:r w:rsidRPr="797C4670">
        <w:rPr>
          <w:rFonts w:ascii="Arial" w:hAnsi="Arial" w:cs="Arial"/>
          <w:sz w:val="21"/>
          <w:szCs w:val="21"/>
        </w:rPr>
        <w:t> all gaps, </w:t>
      </w:r>
      <w:commentRangeStart w:id="2253"/>
      <w:commentRangeStart w:id="2254"/>
      <w:commentRangeStart w:id="2255"/>
      <w:r w:rsidRPr="797C4670">
        <w:rPr>
          <w:rFonts w:ascii="Arial" w:hAnsi="Arial" w:cs="Arial"/>
          <w:sz w:val="21"/>
          <w:szCs w:val="21"/>
        </w:rPr>
        <w:t>differences and associated actions</w:t>
      </w:r>
      <w:commentRangeEnd w:id="2253"/>
      <w:r w:rsidRPr="797C4670">
        <w:rPr>
          <w:rStyle w:val="a4"/>
          <w:rFonts w:ascii="Arial" w:hAnsi="Arial" w:cs="Arial"/>
        </w:rPr>
        <w:commentReference w:id="2253"/>
      </w:r>
      <w:commentRangeEnd w:id="2254"/>
      <w:r>
        <w:rPr>
          <w:rStyle w:val="a4"/>
        </w:rPr>
        <w:commentReference w:id="2254"/>
      </w:r>
      <w:commentRangeEnd w:id="2255"/>
      <w:r>
        <w:rPr>
          <w:rStyle w:val="a4"/>
        </w:rPr>
        <w:commentReference w:id="2255"/>
      </w:r>
      <w:r w:rsidRPr="797C4670">
        <w:rPr>
          <w:rFonts w:ascii="Arial" w:hAnsi="Arial" w:cs="Arial"/>
          <w:sz w:val="21"/>
          <w:szCs w:val="21"/>
        </w:rPr>
        <w:t xml:space="preserve"> identified in Section 3. Owner functions and milestone dates must be confirmed by the Technology Transfer Team at project initiation. This table should be reviewed at each project </w:t>
      </w:r>
      <w:commentRangeStart w:id="2256"/>
      <w:commentRangeStart w:id="2257"/>
      <w:commentRangeStart w:id="2258"/>
      <w:r w:rsidRPr="797C4670">
        <w:rPr>
          <w:rFonts w:ascii="Arial" w:hAnsi="Arial" w:cs="Arial"/>
          <w:sz w:val="21"/>
          <w:szCs w:val="21"/>
        </w:rPr>
        <w:t>Manufacturability Review</w:t>
      </w:r>
      <w:r w:rsidRPr="797C4670">
        <w:rPr>
          <w:rFonts w:ascii="Arial" w:eastAsia="Times New Roman" w:hAnsi="Arial" w:cs="Arial"/>
          <w:sz w:val="21"/>
          <w:szCs w:val="21"/>
        </w:rPr>
        <w:t>. </w:t>
      </w:r>
      <w:commentRangeEnd w:id="2256"/>
      <w:r>
        <w:rPr>
          <w:rStyle w:val="a4"/>
          <w:rFonts w:ascii="Arial" w:eastAsia="Times New Roman" w:hAnsi="Arial" w:cs="Arial"/>
        </w:rPr>
        <w:commentReference w:id="2256"/>
      </w:r>
      <w:commentRangeEnd w:id="2257"/>
      <w:r>
        <w:rPr>
          <w:rStyle w:val="a4"/>
        </w:rPr>
        <w:commentReference w:id="2257"/>
      </w:r>
      <w:commentRangeEnd w:id="2258"/>
      <w:r>
        <w:rPr>
          <w:rStyle w:val="a4"/>
        </w:rPr>
        <w:commentReference w:id="2258"/>
      </w:r>
    </w:p>
    <w:p w14:paraId="71B543DE" w14:textId="225D3FD0" w:rsidR="005A4DDF" w:rsidRPr="003E234A" w:rsidRDefault="003E234A">
      <w:pPr>
        <w:rPr>
          <w:rFonts w:ascii="Arial" w:hAnsi="Arial" w:cs="Arial"/>
          <w:b/>
          <w:bCs/>
          <w:sz w:val="21"/>
          <w:szCs w:val="21"/>
          <w:rPrChange w:id="2260" w:author="Jie Wang5909" w:date="2026-10-13T13:51:00Z">
            <w:rPr>
              <w:rFonts w:ascii="Arial" w:eastAsia="Times New Roman" w:hAnsi="Arial" w:cs="Arial"/>
              <w:sz w:val="21"/>
              <w:szCs w:val="21"/>
            </w:rPr>
          </w:rPrChange>
        </w:rPr>
        <w:pPrChange w:id="2261" w:author="Jie Wang5909" w:date="2026-10-13T13:51:00Z">
          <w:pPr>
            <w:spacing w:beforeLines="50" w:before="120" w:afterLines="50" w:after="120" w:line="360" w:lineRule="auto"/>
            <w:contextualSpacing/>
            <w:jc w:val="both"/>
          </w:pPr>
        </w:pPrChange>
      </w:pPr>
      <w:ins w:id="2262" w:author="Jie Wang5909" w:date="2026-10-13T13:51:00Z">
        <w:r>
          <w:rPr>
            <w:rFonts w:ascii="Arial" w:eastAsia="Times New Roman" w:hAnsi="Arial" w:cs="Arial"/>
            <w:b/>
            <w:bCs/>
            <w:sz w:val="21"/>
            <w:szCs w:val="21"/>
          </w:rPr>
          <w:t>Table 11: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r>
          <w:rPr>
            <w:rFonts w:ascii="Arial" w:eastAsia="Times New Roman" w:hAnsi="Arial" w:cs="Arial"/>
            <w:b/>
            <w:bCs/>
            <w:sz w:val="21"/>
            <w:szCs w:val="21"/>
          </w:rPr>
          <w:t>Summary of</w:t>
        </w:r>
        <w:r w:rsidRPr="007D189F">
          <w:rPr>
            <w:rFonts w:ascii="Arial" w:eastAsia="Times New Roman" w:hAnsi="Arial" w:cs="Arial"/>
            <w:b/>
            <w:bCs/>
            <w:sz w:val="21"/>
            <w:szCs w:val="21"/>
          </w:rPr>
          <w:t xml:space="preserve"> Gap</w:t>
        </w:r>
        <w:r>
          <w:rPr>
            <w:rFonts w:ascii="Arial" w:eastAsia="Times New Roman" w:hAnsi="Arial" w:cs="Arial"/>
            <w:b/>
            <w:bCs/>
            <w:sz w:val="21"/>
            <w:szCs w:val="21"/>
          </w:rPr>
          <w:t xml:space="preserve"> A</w:t>
        </w:r>
        <w:r w:rsidRPr="007D189F">
          <w:rPr>
            <w:rFonts w:ascii="Arial" w:eastAsia="Times New Roman" w:hAnsi="Arial" w:cs="Arial" w:hint="eastAsia"/>
            <w:b/>
            <w:bCs/>
            <w:sz w:val="21"/>
            <w:szCs w:val="21"/>
          </w:rPr>
          <w:t>sse</w:t>
        </w:r>
        <w:r w:rsidRPr="007D189F">
          <w:rPr>
            <w:rFonts w:ascii="Arial" w:eastAsia="Times New Roman" w:hAnsi="Arial" w:cs="Arial"/>
            <w:b/>
            <w:bCs/>
            <w:sz w:val="21"/>
            <w:szCs w:val="21"/>
          </w:rPr>
          <w:t>ssment</w:t>
        </w:r>
        <w:r>
          <w:rPr>
            <w:rFonts w:ascii="Arial" w:eastAsia="Times New Roman" w:hAnsi="Arial" w:cs="Arial"/>
            <w:b/>
            <w:bCs/>
            <w:sz w:val="21"/>
            <w:szCs w:val="21"/>
          </w:rPr>
          <w:t xml:space="preserve">, </w:t>
        </w:r>
      </w:ins>
      <w:ins w:id="2263" w:author="Jie Wang5909" w:date="2026-10-13T13:52:00Z">
        <w:r>
          <w:rPr>
            <w:rFonts w:ascii="Arial" w:eastAsia="Times New Roman" w:hAnsi="Arial" w:cs="Arial"/>
            <w:b/>
            <w:bCs/>
            <w:sz w:val="21"/>
            <w:szCs w:val="21"/>
          </w:rPr>
          <w:t>Risk Mitigation and Action Plan</w:t>
        </w:r>
      </w:ins>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29"/>
        <w:gridCol w:w="3471"/>
        <w:gridCol w:w="760"/>
        <w:gridCol w:w="2924"/>
        <w:gridCol w:w="1444"/>
        <w:gridCol w:w="3116"/>
        <w:tblGridChange w:id="2264">
          <w:tblGrid>
            <w:gridCol w:w="360"/>
            <w:gridCol w:w="360"/>
            <w:gridCol w:w="360"/>
            <w:gridCol w:w="149"/>
            <w:gridCol w:w="211"/>
            <w:gridCol w:w="360"/>
            <w:gridCol w:w="360"/>
            <w:gridCol w:w="360"/>
            <w:gridCol w:w="360"/>
            <w:gridCol w:w="360"/>
            <w:gridCol w:w="360"/>
            <w:gridCol w:w="360"/>
            <w:gridCol w:w="360"/>
            <w:gridCol w:w="360"/>
            <w:gridCol w:w="20"/>
            <w:gridCol w:w="340"/>
            <w:gridCol w:w="360"/>
            <w:gridCol w:w="60"/>
            <w:gridCol w:w="300"/>
            <w:gridCol w:w="360"/>
            <w:gridCol w:w="360"/>
            <w:gridCol w:w="1904"/>
            <w:gridCol w:w="1444"/>
            <w:gridCol w:w="3116"/>
          </w:tblGrid>
        </w:tblGridChange>
      </w:tblGrid>
      <w:tr w:rsidR="00BE7A98" w:rsidRPr="00E37D71" w14:paraId="3EC4EA6F"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6B7BD54E" w14:textId="13FE3768" w:rsidR="005A4DDF" w:rsidRPr="00E37D71" w:rsidRDefault="005A4DDF" w:rsidP="00D65A05">
            <w:pPr>
              <w:spacing w:line="240" w:lineRule="auto"/>
              <w:rPr>
                <w:rFonts w:ascii="Arial" w:eastAsia="Times New Roman" w:hAnsi="Arial" w:cs="Arial"/>
                <w:b/>
                <w:color w:val="FFFFFF" w:themeColor="background1"/>
                <w:sz w:val="18"/>
                <w:szCs w:val="18"/>
              </w:rPr>
            </w:pPr>
            <w:r w:rsidRPr="00E37D71">
              <w:rPr>
                <w:rFonts w:ascii="Arial" w:eastAsia="Times New Roman" w:hAnsi="Arial" w:cs="Arial"/>
                <w:b/>
                <w:color w:val="FFFFFF" w:themeColor="background1"/>
                <w:sz w:val="18"/>
                <w:szCs w:val="18"/>
              </w:rPr>
              <w:t> Area Evaluated </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8B303FB" w14:textId="77777777" w:rsidR="005A4DDF" w:rsidRPr="00E37D71" w:rsidRDefault="005A4DDF" w:rsidP="00D65A05">
            <w:pPr>
              <w:spacing w:line="240" w:lineRule="auto"/>
              <w:rPr>
                <w:rFonts w:ascii="Arial" w:eastAsia="Times New Roman" w:hAnsi="Arial" w:cs="Arial"/>
                <w:b/>
                <w:color w:val="FFFFFF" w:themeColor="background1"/>
                <w:sz w:val="18"/>
                <w:szCs w:val="18"/>
              </w:rPr>
            </w:pPr>
            <w:r w:rsidRPr="00E37D71">
              <w:rPr>
                <w:rFonts w:ascii="Arial" w:eastAsia="Times New Roman" w:hAnsi="Arial" w:cs="Arial"/>
                <w:b/>
                <w:color w:val="FFFFFF" w:themeColor="background1"/>
                <w:sz w:val="18"/>
                <w:szCs w:val="18"/>
              </w:rPr>
              <w:t>Gap / Difference </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6AC645D" w14:textId="6B2D931A" w:rsidR="005A4DDF" w:rsidRPr="00E37D71" w:rsidRDefault="005A4DDF" w:rsidP="00D65A05">
            <w:pPr>
              <w:spacing w:line="240" w:lineRule="auto"/>
              <w:rPr>
                <w:rFonts w:ascii="Arial" w:eastAsia="Times New Roman" w:hAnsi="Arial" w:cs="Arial"/>
                <w:b/>
                <w:color w:val="FFFFFF" w:themeColor="background1"/>
                <w:sz w:val="18"/>
                <w:szCs w:val="18"/>
              </w:rPr>
            </w:pPr>
            <w:r w:rsidRPr="00E37D71">
              <w:rPr>
                <w:rFonts w:ascii="Arial" w:eastAsia="Times New Roman" w:hAnsi="Arial" w:cs="Arial"/>
                <w:b/>
                <w:color w:val="FFFFFF" w:themeColor="background1"/>
                <w:sz w:val="18"/>
                <w:szCs w:val="18"/>
              </w:rPr>
              <w:t>Risk to</w:t>
            </w:r>
            <w:r w:rsidR="00854D19" w:rsidRPr="00E37D71">
              <w:rPr>
                <w:rFonts w:ascii="Arial" w:eastAsia="Times New Roman" w:hAnsi="Arial" w:cs="Arial"/>
                <w:b/>
                <w:color w:val="FFFFFF" w:themeColor="background1"/>
                <w:sz w:val="18"/>
                <w:szCs w:val="18"/>
              </w:rPr>
              <w:t xml:space="preserve"> product</w:t>
            </w:r>
            <w:r w:rsidRPr="00E37D71">
              <w:rPr>
                <w:rFonts w:ascii="Arial" w:eastAsia="Times New Roman" w:hAnsi="Arial" w:cs="Arial"/>
                <w:b/>
                <w:color w:val="FFFFFF" w:themeColor="background1"/>
                <w:sz w:val="18"/>
                <w:szCs w:val="18"/>
              </w:rPr>
              <w:t xml:space="preserve"> CQAs </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2E9315C2" w14:textId="77777777" w:rsidR="005A4DDF" w:rsidRPr="00E37D71" w:rsidRDefault="005A4DDF" w:rsidP="00D65A05">
            <w:pPr>
              <w:spacing w:line="240" w:lineRule="auto"/>
              <w:rPr>
                <w:rFonts w:ascii="Arial" w:eastAsia="Times New Roman" w:hAnsi="Arial" w:cs="Arial"/>
                <w:b/>
                <w:color w:val="FFFFFF" w:themeColor="background1"/>
                <w:sz w:val="18"/>
                <w:szCs w:val="18"/>
              </w:rPr>
            </w:pPr>
            <w:r w:rsidRPr="00E37D71">
              <w:rPr>
                <w:rFonts w:ascii="Arial" w:eastAsia="Times New Roman" w:hAnsi="Arial" w:cs="Arial"/>
                <w:b/>
                <w:color w:val="FFFFFF" w:themeColor="background1"/>
                <w:sz w:val="18"/>
                <w:szCs w:val="18"/>
              </w:rPr>
              <w:t>Action Plan </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5BB68260" w14:textId="77777777" w:rsidR="005A4DDF" w:rsidRPr="00E37D71" w:rsidRDefault="005A4DDF" w:rsidP="00D65A05">
            <w:pPr>
              <w:spacing w:line="240" w:lineRule="auto"/>
              <w:rPr>
                <w:rFonts w:ascii="Arial" w:eastAsia="Times New Roman" w:hAnsi="Arial" w:cs="Arial"/>
                <w:b/>
                <w:color w:val="FFFFFF" w:themeColor="background1"/>
                <w:sz w:val="18"/>
                <w:szCs w:val="18"/>
              </w:rPr>
            </w:pPr>
            <w:r w:rsidRPr="00E37D71">
              <w:rPr>
                <w:rFonts w:ascii="Arial" w:eastAsia="Times New Roman" w:hAnsi="Arial" w:cs="Arial"/>
                <w:b/>
                <w:color w:val="FFFFFF" w:themeColor="background1"/>
                <w:sz w:val="18"/>
                <w:szCs w:val="18"/>
              </w:rPr>
              <w:t>Owner (Function) </w:t>
            </w:r>
          </w:p>
        </w:tc>
        <w:tc>
          <w:tcPr>
            <w:tcW w:w="0" w:type="auto"/>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p w14:paraId="03B480FC" w14:textId="4D6E54E0" w:rsidR="005A4DDF" w:rsidRPr="00E37D71" w:rsidRDefault="5E457764" w:rsidP="05912830">
            <w:pPr>
              <w:spacing w:line="240" w:lineRule="auto"/>
              <w:rPr>
                <w:rFonts w:ascii="Arial" w:eastAsia="Times New Roman" w:hAnsi="Arial" w:cs="Arial"/>
                <w:b/>
                <w:bCs/>
                <w:color w:val="FFFFFF" w:themeColor="background1"/>
                <w:sz w:val="18"/>
                <w:szCs w:val="18"/>
              </w:rPr>
            </w:pPr>
            <w:commentRangeStart w:id="2265"/>
            <w:commentRangeStart w:id="2266"/>
            <w:commentRangeStart w:id="2267"/>
            <w:r w:rsidRPr="797C4670">
              <w:rPr>
                <w:rFonts w:ascii="Arial" w:eastAsia="Times New Roman" w:hAnsi="Arial" w:cs="Arial"/>
                <w:b/>
                <w:bCs/>
                <w:color w:val="FFFFFF" w:themeColor="background1"/>
                <w:sz w:val="18"/>
                <w:szCs w:val="18"/>
              </w:rPr>
              <w:t>Milestone</w:t>
            </w:r>
            <w:commentRangeEnd w:id="2265"/>
            <w:r w:rsidRPr="797C4670">
              <w:rPr>
                <w:rStyle w:val="a4"/>
                <w:rFonts w:ascii="Arial" w:eastAsia="Times New Roman" w:hAnsi="Arial" w:cs="Arial"/>
                <w:b/>
                <w:bCs/>
                <w:color w:val="FFFFFF" w:themeColor="background1"/>
                <w:sz w:val="18"/>
                <w:szCs w:val="18"/>
              </w:rPr>
              <w:commentReference w:id="2265"/>
            </w:r>
            <w:commentRangeEnd w:id="2266"/>
            <w:r>
              <w:rPr>
                <w:rStyle w:val="a4"/>
              </w:rPr>
              <w:commentReference w:id="2266"/>
            </w:r>
            <w:commentRangeEnd w:id="2267"/>
            <w:r>
              <w:rPr>
                <w:rStyle w:val="a4"/>
              </w:rPr>
              <w:commentReference w:id="2267"/>
            </w:r>
            <w:ins w:id="2268" w:author="Jie Wang5909" w:date="2026-10-14T02:02:00Z">
              <w:r w:rsidR="00B32B85" w:rsidRPr="797C4670">
                <w:rPr>
                  <w:rFonts w:ascii="Arial" w:eastAsia="Times New Roman" w:hAnsi="Arial" w:cs="Arial"/>
                  <w:b/>
                  <w:bCs/>
                  <w:color w:val="FFFFFF" w:themeColor="background1"/>
                  <w:sz w:val="18"/>
                  <w:szCs w:val="18"/>
                </w:rPr>
                <w:t>*</w:t>
              </w:r>
            </w:ins>
            <w:r w:rsidRPr="797C4670">
              <w:rPr>
                <w:rFonts w:ascii="Arial" w:eastAsia="Times New Roman" w:hAnsi="Arial" w:cs="Arial"/>
                <w:b/>
                <w:bCs/>
                <w:color w:val="FFFFFF" w:themeColor="background1"/>
                <w:sz w:val="18"/>
                <w:szCs w:val="18"/>
              </w:rPr>
              <w:t> </w:t>
            </w:r>
          </w:p>
        </w:tc>
      </w:tr>
      <w:tr w:rsidR="005A4DDF" w:rsidRPr="00E37D71" w14:paraId="161E70F5"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269"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70" w:author="Jie Wang5909" w:date="2026-10-14T00:27:00Z">
            <w:trPr>
              <w:gridAfter w:val="0"/>
              <w:trHeight w:val="300"/>
            </w:trPr>
          </w:trPrChange>
        </w:trPr>
        <w:tc>
          <w:tcPr>
            <w:tcW w:w="0" w:type="auto"/>
            <w:gridSpan w:val="6"/>
            <w:tcBorders>
              <w:top w:val="single" w:sz="6" w:space="0" w:color="AAAAAA"/>
              <w:left w:val="single" w:sz="6" w:space="0" w:color="AAAAAA"/>
              <w:bottom w:val="single" w:sz="6" w:space="0" w:color="AAAAAA"/>
              <w:right w:val="single" w:sz="6" w:space="0" w:color="AAAAAA"/>
            </w:tcBorders>
            <w:shd w:val="clear" w:color="auto" w:fill="D5E8F0"/>
            <w:hideMark/>
            <w:tcPrChange w:id="2271" w:author="Jie Wang5909" w:date="2026-10-14T00:27:00Z">
              <w:tcPr>
                <w:tcW w:w="8624" w:type="dxa"/>
                <w:gridSpan w:val="9"/>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23628895" w14:textId="77777777" w:rsidR="005A4DDF" w:rsidRPr="00E37D71" w:rsidRDefault="005A4DDF" w:rsidP="00D65A05">
            <w:pPr>
              <w:spacing w:line="240" w:lineRule="auto"/>
              <w:rPr>
                <w:rFonts w:ascii="Arial" w:eastAsia="Times New Roman" w:hAnsi="Arial" w:cs="Arial"/>
                <w:b/>
                <w:sz w:val="18"/>
                <w:szCs w:val="18"/>
              </w:rPr>
            </w:pPr>
            <w:r w:rsidRPr="00E37D71">
              <w:rPr>
                <w:rFonts w:ascii="Arial" w:eastAsia="Times New Roman" w:hAnsi="Arial" w:cs="Arial"/>
                <w:b/>
                <w:sz w:val="18"/>
                <w:szCs w:val="18"/>
              </w:rPr>
              <w:t>Due Diligence </w:t>
            </w:r>
          </w:p>
        </w:tc>
      </w:tr>
      <w:tr w:rsidR="000D3FE0" w:rsidRPr="00E37D71" w14:paraId="767A52CF"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272"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73" w:author="Jie Wang5909" w:date="2026-10-14T00:27:00Z">
            <w:trPr>
              <w:gridAfter w:val="0"/>
              <w:trHeight w:val="300"/>
            </w:trPr>
          </w:trPrChange>
        </w:trPr>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74" w:author="Jie Wang5909" w:date="2026-10-14T00:27:00Z">
              <w:tcPr>
                <w:tcW w:w="138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8E01CA8" w14:textId="64ACFB08" w:rsidR="005A4DD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75" w:author="Jie Wang5909" w:date="2026-10-14T00:27:00Z">
              <w:tcPr>
                <w:tcW w:w="2275"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38B80E9B" w14:textId="4E8132AA" w:rsidR="005A4DD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76" w:author="Jie Wang5909" w:date="2026-10-14T00:27:00Z">
              <w:tcPr>
                <w:tcW w:w="1089" w:type="dxa"/>
                <w:gridSpan w:val="4"/>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08152548" w14:textId="5F7C8B02" w:rsidR="005A4DD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77" w:author="Jie Wang5909" w:date="2026-10-14T00:27:00Z">
              <w:tcPr>
                <w:tcW w:w="160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E43EDE2" w14:textId="55CE41E2" w:rsidR="005A4DD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78" w:author="Jie Wang5909" w:date="2026-10-14T00:27:00Z">
              <w:tcPr>
                <w:tcW w:w="97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F09CFD0" w14:textId="4698F94D" w:rsidR="005A4DD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79" w:author="Jie Wang5909" w:date="2026-10-14T00:27:00Z">
              <w:tcPr>
                <w:tcW w:w="129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3676612A" w14:textId="155BFC0E" w:rsidR="005A4DD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r>
      <w:tr w:rsidR="005A4DDF" w:rsidRPr="00E37D71" w14:paraId="03E2A5F6"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280"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81" w:author="Jie Wang5909" w:date="2026-10-14T00:27:00Z">
            <w:trPr>
              <w:gridAfter w:val="0"/>
              <w:trHeight w:val="300"/>
            </w:trPr>
          </w:trPrChange>
        </w:trPr>
        <w:tc>
          <w:tcPr>
            <w:tcW w:w="0" w:type="auto"/>
            <w:gridSpan w:val="6"/>
            <w:tcBorders>
              <w:top w:val="single" w:sz="6" w:space="0" w:color="AAAAAA"/>
              <w:left w:val="single" w:sz="6" w:space="0" w:color="AAAAAA"/>
              <w:bottom w:val="single" w:sz="6" w:space="0" w:color="AAAAAA"/>
              <w:right w:val="single" w:sz="6" w:space="0" w:color="AAAAAA"/>
            </w:tcBorders>
            <w:shd w:val="clear" w:color="auto" w:fill="D5E8F0"/>
            <w:hideMark/>
            <w:tcPrChange w:id="2282" w:author="Jie Wang5909" w:date="2026-10-14T00:27:00Z">
              <w:tcPr>
                <w:tcW w:w="8624" w:type="dxa"/>
                <w:gridSpan w:val="9"/>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4DC7C523" w14:textId="77777777" w:rsidR="005A4DDF" w:rsidRPr="00E37D71" w:rsidRDefault="005A4DDF" w:rsidP="00D65A05">
            <w:pPr>
              <w:spacing w:line="240" w:lineRule="auto"/>
              <w:rPr>
                <w:rFonts w:ascii="Arial" w:eastAsia="Times New Roman" w:hAnsi="Arial" w:cs="Arial"/>
                <w:b/>
                <w:sz w:val="18"/>
                <w:szCs w:val="18"/>
              </w:rPr>
            </w:pPr>
            <w:r w:rsidRPr="00E37D71">
              <w:rPr>
                <w:rFonts w:ascii="Arial" w:eastAsia="Times New Roman" w:hAnsi="Arial" w:cs="Arial"/>
                <w:b/>
                <w:sz w:val="18"/>
                <w:szCs w:val="18"/>
              </w:rPr>
              <w:t>Facility </w:t>
            </w:r>
          </w:p>
        </w:tc>
      </w:tr>
      <w:tr w:rsidR="000D3FE0" w:rsidRPr="00E37D71" w14:paraId="0FEA7BC0"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283"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84" w:author="Jie Wang5909" w:date="2026-10-14T00:27:00Z">
            <w:trPr>
              <w:gridAfter w:val="0"/>
              <w:trHeight w:val="300"/>
            </w:trPr>
          </w:trPrChange>
        </w:trPr>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85" w:author="Jie Wang5909" w:date="2026-10-14T00:27:00Z">
              <w:tcPr>
                <w:tcW w:w="138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9058478" w14:textId="35450736"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86" w:author="Jie Wang5909" w:date="2026-10-14T00:27:00Z">
              <w:tcPr>
                <w:tcW w:w="2275"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53B7A89D" w14:textId="10D77AED"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87" w:author="Jie Wang5909" w:date="2026-10-14T00:27:00Z">
              <w:tcPr>
                <w:tcW w:w="1089" w:type="dxa"/>
                <w:gridSpan w:val="4"/>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47CC71A4" w14:textId="7BC35386"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88" w:author="Jie Wang5909" w:date="2026-10-14T00:27:00Z">
              <w:tcPr>
                <w:tcW w:w="160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09307BEB" w14:textId="2AC5D655"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89" w:author="Jie Wang5909" w:date="2026-10-14T00:27:00Z">
              <w:tcPr>
                <w:tcW w:w="97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40EA9F5" w14:textId="0CDD1619"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90" w:author="Jie Wang5909" w:date="2026-10-14T00:27:00Z">
              <w:tcPr>
                <w:tcW w:w="129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619AEFB2" w14:textId="1F65D4E6"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r>
      <w:tr w:rsidR="005A4DDF" w:rsidRPr="00E37D71" w14:paraId="00DB1832"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291"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92" w:author="Jie Wang5909" w:date="2026-10-14T00:27:00Z">
            <w:trPr>
              <w:gridAfter w:val="0"/>
              <w:trHeight w:val="300"/>
            </w:trPr>
          </w:trPrChange>
        </w:trPr>
        <w:tc>
          <w:tcPr>
            <w:tcW w:w="0" w:type="auto"/>
            <w:gridSpan w:val="6"/>
            <w:tcBorders>
              <w:top w:val="single" w:sz="6" w:space="0" w:color="AAAAAA"/>
              <w:left w:val="single" w:sz="6" w:space="0" w:color="AAAAAA"/>
              <w:bottom w:val="single" w:sz="6" w:space="0" w:color="AAAAAA"/>
              <w:right w:val="single" w:sz="6" w:space="0" w:color="AAAAAA"/>
            </w:tcBorders>
            <w:shd w:val="clear" w:color="auto" w:fill="D5E8F0"/>
            <w:hideMark/>
            <w:tcPrChange w:id="2293" w:author="Jie Wang5909" w:date="2026-10-14T00:27:00Z">
              <w:tcPr>
                <w:tcW w:w="8624" w:type="dxa"/>
                <w:gridSpan w:val="9"/>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319A206F" w14:textId="77777777" w:rsidR="005A4DDF" w:rsidRPr="00E37D71" w:rsidRDefault="005A4DDF" w:rsidP="00D65A05">
            <w:pPr>
              <w:spacing w:line="240" w:lineRule="auto"/>
              <w:rPr>
                <w:rFonts w:ascii="Arial" w:eastAsia="Times New Roman" w:hAnsi="Arial" w:cs="Arial"/>
                <w:b/>
                <w:sz w:val="18"/>
                <w:szCs w:val="18"/>
              </w:rPr>
            </w:pPr>
            <w:r w:rsidRPr="00E37D71">
              <w:rPr>
                <w:rFonts w:ascii="Arial" w:eastAsia="Times New Roman" w:hAnsi="Arial" w:cs="Arial"/>
                <w:b/>
                <w:sz w:val="18"/>
                <w:szCs w:val="18"/>
              </w:rPr>
              <w:t>Utilities </w:t>
            </w:r>
          </w:p>
        </w:tc>
      </w:tr>
      <w:tr w:rsidR="000D3FE0" w:rsidRPr="00E37D71" w14:paraId="4B1D34C0"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294"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295" w:author="Jie Wang5909" w:date="2026-10-14T00:27:00Z">
            <w:trPr>
              <w:gridAfter w:val="0"/>
              <w:trHeight w:val="300"/>
            </w:trPr>
          </w:trPrChange>
        </w:trPr>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96" w:author="Jie Wang5909" w:date="2026-10-14T00:27:00Z">
              <w:tcPr>
                <w:tcW w:w="138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03BEFC8" w14:textId="44C6ACB1"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97" w:author="Jie Wang5909" w:date="2026-10-14T00:27:00Z">
              <w:tcPr>
                <w:tcW w:w="2275"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466ABFA5" w14:textId="5117C892"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98" w:author="Jie Wang5909" w:date="2026-10-14T00:27:00Z">
              <w:tcPr>
                <w:tcW w:w="1089" w:type="dxa"/>
                <w:gridSpan w:val="4"/>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08470937" w14:textId="0FB68F2F"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299" w:author="Jie Wang5909" w:date="2026-10-14T00:27:00Z">
              <w:tcPr>
                <w:tcW w:w="160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8394884" w14:textId="2D0F6F8B"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00" w:author="Jie Wang5909" w:date="2026-10-14T00:27:00Z">
              <w:tcPr>
                <w:tcW w:w="97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389FB902" w14:textId="0D26F2D3"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01" w:author="Jie Wang5909" w:date="2026-10-14T00:27:00Z">
              <w:tcPr>
                <w:tcW w:w="129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62895F63" w14:textId="2F1740DD" w:rsidR="00DA0A0F" w:rsidRPr="00E37D71" w:rsidRDefault="00DA0A0F" w:rsidP="00D65A05">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r>
      <w:tr w:rsidR="005A4DDF" w:rsidRPr="00E37D71" w14:paraId="7F1C47C5"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302"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303" w:author="Jie Wang5909" w:date="2026-10-14T00:27:00Z">
            <w:trPr>
              <w:gridAfter w:val="0"/>
              <w:trHeight w:val="300"/>
            </w:trPr>
          </w:trPrChange>
        </w:trPr>
        <w:tc>
          <w:tcPr>
            <w:tcW w:w="0" w:type="auto"/>
            <w:gridSpan w:val="6"/>
            <w:tcBorders>
              <w:top w:val="single" w:sz="6" w:space="0" w:color="AAAAAA"/>
              <w:left w:val="single" w:sz="6" w:space="0" w:color="AAAAAA"/>
              <w:bottom w:val="single" w:sz="6" w:space="0" w:color="AAAAAA"/>
              <w:right w:val="single" w:sz="6" w:space="0" w:color="AAAAAA"/>
            </w:tcBorders>
            <w:shd w:val="clear" w:color="auto" w:fill="D5E8F0"/>
            <w:hideMark/>
            <w:tcPrChange w:id="2304" w:author="Jie Wang5909" w:date="2026-10-14T00:27:00Z">
              <w:tcPr>
                <w:tcW w:w="8624" w:type="dxa"/>
                <w:gridSpan w:val="9"/>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3A7D9725" w14:textId="77777777" w:rsidR="005A4DDF" w:rsidRPr="00E37D71" w:rsidRDefault="005A4DDF" w:rsidP="00D65A05">
            <w:pPr>
              <w:spacing w:line="240" w:lineRule="auto"/>
              <w:rPr>
                <w:rFonts w:ascii="Arial" w:eastAsia="Times New Roman" w:hAnsi="Arial" w:cs="Arial"/>
                <w:b/>
                <w:sz w:val="18"/>
                <w:szCs w:val="18"/>
              </w:rPr>
            </w:pPr>
            <w:r w:rsidRPr="00E37D71">
              <w:rPr>
                <w:rFonts w:ascii="Arial" w:eastAsia="Times New Roman" w:hAnsi="Arial" w:cs="Arial"/>
                <w:b/>
                <w:sz w:val="18"/>
                <w:szCs w:val="18"/>
              </w:rPr>
              <w:t>Personnel / Safety </w:t>
            </w:r>
          </w:p>
        </w:tc>
      </w:tr>
      <w:tr w:rsidR="000D3FE0" w:rsidRPr="00E37D71" w14:paraId="17F0E516"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305"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306" w:author="Jie Wang5909" w:date="2026-10-14T00:27:00Z">
            <w:trPr>
              <w:gridAfter w:val="0"/>
              <w:trHeight w:val="300"/>
            </w:trPr>
          </w:trPrChange>
        </w:trPr>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07" w:author="Jie Wang5909" w:date="2026-10-14T00:27:00Z">
              <w:tcPr>
                <w:tcW w:w="138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45EBCF50" w14:textId="37CCCD1D" w:rsidR="1F55AB29" w:rsidRPr="00430350" w:rsidRDefault="1F55AB29" w:rsidP="1F55AB29">
            <w:pPr>
              <w:spacing w:line="240" w:lineRule="auto"/>
              <w:jc w:val="center"/>
              <w:rPr>
                <w:rFonts w:ascii="Arial" w:eastAsia="Arial" w:hAnsi="Arial" w:cs="Arial"/>
                <w:sz w:val="18"/>
                <w:szCs w:val="18"/>
                <w:rPrChange w:id="2308" w:author="Jie Wang5909" w:date="2026-10-17T00:18:00Z">
                  <w:rPr>
                    <w:rFonts w:ascii="Arial" w:eastAsia="Arial" w:hAnsi="Arial" w:cs="Arial"/>
                    <w:color w:val="D13438"/>
                    <w:sz w:val="18"/>
                    <w:szCs w:val="18"/>
                  </w:rPr>
                </w:rPrChange>
              </w:rPr>
            </w:pPr>
            <w:ins w:id="2309" w:author="Yachao Liu11087" w:date="2026-09-10T08:49:00Z">
              <w:r w:rsidRPr="00430350">
                <w:rPr>
                  <w:rFonts w:ascii="Arial" w:eastAsia="Arial" w:hAnsi="Arial" w:cs="Arial"/>
                  <w:sz w:val="18"/>
                  <w:szCs w:val="18"/>
                  <w:u w:val="single"/>
                  <w:rPrChange w:id="2310" w:author="Jie Wang5909" w:date="2026-10-17T00:18:00Z">
                    <w:rPr>
                      <w:rFonts w:ascii="Arial" w:eastAsia="Arial" w:hAnsi="Arial" w:cs="Arial"/>
                      <w:color w:val="D13438"/>
                      <w:sz w:val="18"/>
                      <w:szCs w:val="18"/>
                      <w:u w:val="single"/>
                    </w:rPr>
                  </w:rPrChange>
                </w:rPr>
                <w:t>PHA</w:t>
              </w:r>
              <w:del w:id="2311" w:author="Jie Wang5909" w:date="2026-10-17T00:18:00Z">
                <w:r w:rsidRPr="00430350" w:rsidDel="00430350">
                  <w:rPr>
                    <w:rFonts w:ascii="Arial" w:eastAsia="Arial" w:hAnsi="Arial" w:cs="Arial"/>
                    <w:strike/>
                    <w:sz w:val="18"/>
                    <w:szCs w:val="18"/>
                    <w:rPrChange w:id="2312" w:author="Jie Wang5909" w:date="2026-10-17T00:18:00Z">
                      <w:rPr>
                        <w:rFonts w:ascii="Arial" w:eastAsia="Arial" w:hAnsi="Arial" w:cs="Arial"/>
                        <w:strike/>
                        <w:color w:val="D13438"/>
                        <w:sz w:val="18"/>
                        <w:szCs w:val="18"/>
                      </w:rPr>
                    </w:rPrChange>
                  </w:rPr>
                  <w:delText>N/A</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13" w:author="Jie Wang5909" w:date="2026-10-14T00:27:00Z">
              <w:tcPr>
                <w:tcW w:w="2275"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6C0DDF36" w14:textId="77777777" w:rsidR="1F55AB29" w:rsidRPr="00430350" w:rsidRDefault="7720C197" w:rsidP="05912830">
            <w:pPr>
              <w:spacing w:line="240" w:lineRule="auto"/>
              <w:jc w:val="center"/>
              <w:rPr>
                <w:ins w:id="2314" w:author="Jie Wang5909" w:date="2026-10-13T16:45:00Z"/>
                <w:rFonts w:ascii="Arial" w:eastAsia="Arial" w:hAnsi="Arial" w:cs="Arial"/>
                <w:strike/>
                <w:sz w:val="18"/>
                <w:szCs w:val="18"/>
                <w:rPrChange w:id="2315" w:author="Jie Wang5909" w:date="2026-10-17T00:18:00Z">
                  <w:rPr>
                    <w:ins w:id="2316" w:author="Jie Wang5909" w:date="2026-10-13T16:45:00Z"/>
                    <w:rFonts w:ascii="Arial" w:eastAsia="Arial" w:hAnsi="Arial" w:cs="Arial"/>
                    <w:strike/>
                    <w:color w:val="D13438"/>
                    <w:sz w:val="18"/>
                    <w:szCs w:val="18"/>
                  </w:rPr>
                </w:rPrChange>
              </w:rPr>
            </w:pPr>
            <w:commentRangeStart w:id="2317"/>
            <w:commentRangeStart w:id="2318"/>
            <w:commentRangeStart w:id="2319"/>
            <w:ins w:id="2320" w:author="Yachao Liu11087" w:date="2026-09-10T08:49:00Z">
              <w:r w:rsidRPr="00430350">
                <w:rPr>
                  <w:rFonts w:ascii="Arial" w:eastAsia="Arial" w:hAnsi="Arial" w:cs="Arial"/>
                  <w:sz w:val="18"/>
                  <w:szCs w:val="18"/>
                  <w:u w:val="single"/>
                  <w:rPrChange w:id="2321" w:author="Jie Wang5909" w:date="2026-10-17T00:18:00Z">
                    <w:rPr>
                      <w:rFonts w:ascii="Arial" w:eastAsia="Arial" w:hAnsi="Arial" w:cs="Arial"/>
                      <w:color w:val="D13438"/>
                      <w:sz w:val="18"/>
                      <w:szCs w:val="18"/>
                      <w:u w:val="single"/>
                    </w:rPr>
                  </w:rPrChange>
                </w:rPr>
                <w:t>No Gap</w:t>
              </w:r>
            </w:ins>
            <w:commentRangeEnd w:id="2317"/>
            <w:r w:rsidR="7ECD70E8" w:rsidRPr="00430350">
              <w:rPr>
                <w:rStyle w:val="a4"/>
                <w:rFonts w:ascii="Arial" w:eastAsia="Arial" w:hAnsi="Arial" w:cs="Arial"/>
                <w:strike/>
                <w:sz w:val="18"/>
                <w:szCs w:val="18"/>
                <w:rPrChange w:id="2322" w:author="Jie Wang5909" w:date="2026-10-17T00:18:00Z">
                  <w:rPr>
                    <w:rStyle w:val="a4"/>
                    <w:rFonts w:ascii="Arial" w:eastAsia="Arial" w:hAnsi="Arial" w:cs="Arial"/>
                    <w:strike/>
                    <w:color w:val="D13438"/>
                    <w:sz w:val="18"/>
                    <w:szCs w:val="18"/>
                  </w:rPr>
                </w:rPrChange>
              </w:rPr>
              <w:commentReference w:id="2317"/>
            </w:r>
            <w:commentRangeEnd w:id="2318"/>
            <w:r>
              <w:rPr>
                <w:rStyle w:val="a4"/>
              </w:rPr>
              <w:commentReference w:id="2318"/>
            </w:r>
            <w:commentRangeEnd w:id="2319"/>
            <w:r>
              <w:rPr>
                <w:rStyle w:val="a4"/>
              </w:rPr>
              <w:commentReference w:id="2319"/>
            </w:r>
            <w:ins w:id="2323" w:author="Yachao Liu11087" w:date="2026-09-10T08:49:00Z">
              <w:del w:id="2324" w:author="Jie Wang5909" w:date="2026-10-17T00:18:00Z">
                <w:r w:rsidRPr="00430350" w:rsidDel="00430350">
                  <w:rPr>
                    <w:rFonts w:ascii="Arial" w:eastAsia="Arial" w:hAnsi="Arial" w:cs="Arial"/>
                    <w:strike/>
                    <w:sz w:val="18"/>
                    <w:szCs w:val="18"/>
                    <w:rPrChange w:id="2325" w:author="Jie Wang5909" w:date="2026-10-17T00:18:00Z">
                      <w:rPr>
                        <w:rFonts w:ascii="Arial" w:eastAsia="Arial" w:hAnsi="Arial" w:cs="Arial"/>
                        <w:strike/>
                        <w:color w:val="D13438"/>
                        <w:sz w:val="18"/>
                        <w:szCs w:val="18"/>
                      </w:rPr>
                    </w:rPrChange>
                  </w:rPr>
                  <w:delText>N/A</w:delText>
                </w:r>
              </w:del>
            </w:ins>
          </w:p>
          <w:p w14:paraId="638B3A77" w14:textId="24E6D93C" w:rsidR="00447287" w:rsidRPr="00430350" w:rsidRDefault="00447287">
            <w:pPr>
              <w:spacing w:line="240" w:lineRule="auto"/>
              <w:rPr>
                <w:rFonts w:ascii="Arial" w:eastAsia="Arial" w:hAnsi="Arial" w:cs="Arial"/>
                <w:sz w:val="18"/>
                <w:szCs w:val="18"/>
                <w:rPrChange w:id="2326" w:author="Jie Wang5909" w:date="2026-10-17T00:18:00Z">
                  <w:rPr>
                    <w:rFonts w:ascii="Arial" w:eastAsia="Arial" w:hAnsi="Arial" w:cs="Arial"/>
                    <w:color w:val="D13438"/>
                    <w:sz w:val="18"/>
                    <w:szCs w:val="18"/>
                  </w:rPr>
                </w:rPrChange>
              </w:rPr>
              <w:pPrChange w:id="2327" w:author="Jie Wang5909" w:date="2026-10-13T16:46:00Z">
                <w:pPr>
                  <w:spacing w:line="240" w:lineRule="auto"/>
                  <w:jc w:val="center"/>
                </w:pPr>
              </w:pPrChange>
            </w:pPr>
            <w:ins w:id="2328" w:author="Jie Wang5909" w:date="2026-10-13T16:45:00Z">
              <w:r w:rsidRPr="00430350">
                <w:rPr>
                  <w:rFonts w:ascii="Arial" w:eastAsia="Arial" w:hAnsi="Arial" w:cs="Arial"/>
                  <w:sz w:val="18"/>
                  <w:szCs w:val="18"/>
                  <w:u w:val="single"/>
                  <w:rPrChange w:id="2329" w:author="Jie Wang5909" w:date="2026-10-17T00:18:00Z">
                    <w:rPr>
                      <w:rFonts w:ascii="Arial" w:eastAsia="Arial" w:hAnsi="Arial" w:cs="Arial"/>
                      <w:color w:val="D13438"/>
                      <w:sz w:val="18"/>
                      <w:szCs w:val="18"/>
                      <w:u w:val="single"/>
                    </w:rPr>
                  </w:rPrChange>
                </w:rPr>
                <w:t xml:space="preserve">PHA Checklist -CPo140021-03-01 </w:t>
              </w:r>
            </w:ins>
            <w:ins w:id="2330" w:author="Jie Wang5909" w:date="2026-10-13T16:46:00Z">
              <w:r w:rsidR="00BB074E" w:rsidRPr="00430350">
                <w:rPr>
                  <w:rFonts w:ascii="Arial" w:eastAsia="Arial" w:hAnsi="Arial" w:cs="Arial"/>
                  <w:sz w:val="18"/>
                  <w:szCs w:val="18"/>
                  <w:u w:val="single"/>
                  <w:rPrChange w:id="2331" w:author="Jie Wang5909" w:date="2026-10-17T00:18:00Z">
                    <w:rPr>
                      <w:rFonts w:ascii="Arial" w:eastAsia="Arial" w:hAnsi="Arial" w:cs="Arial"/>
                      <w:color w:val="D13438"/>
                      <w:sz w:val="18"/>
                      <w:szCs w:val="18"/>
                      <w:u w:val="single"/>
                    </w:rPr>
                  </w:rPrChange>
                </w:rPr>
                <w:t>has been completed.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32" w:author="Jie Wang5909" w:date="2026-10-14T00:27:00Z">
              <w:tcPr>
                <w:tcW w:w="1089" w:type="dxa"/>
                <w:gridSpan w:val="4"/>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3758281B" w14:textId="27A8AFD6" w:rsidR="1F55AB29" w:rsidRPr="00430350" w:rsidRDefault="00590E9D">
            <w:pPr>
              <w:spacing w:line="240" w:lineRule="auto"/>
              <w:jc w:val="center"/>
              <w:rPr>
                <w:rFonts w:ascii="Arial" w:eastAsia="Arial" w:hAnsi="Arial" w:cs="Arial"/>
                <w:sz w:val="18"/>
                <w:szCs w:val="18"/>
                <w:rPrChange w:id="2333" w:author="Jie Wang5909" w:date="2026-10-17T00:18:00Z">
                  <w:rPr>
                    <w:rFonts w:ascii="Arial" w:eastAsia="Arial" w:hAnsi="Arial" w:cs="Arial"/>
                    <w:color w:val="D13438"/>
                    <w:sz w:val="18"/>
                    <w:szCs w:val="18"/>
                  </w:rPr>
                </w:rPrChange>
              </w:rPr>
            </w:pPr>
            <w:ins w:id="2334" w:author="Jie Wang5909" w:date="2026-10-13T16:31:00Z">
              <w:r w:rsidRPr="00430350">
                <w:rPr>
                  <w:rFonts w:ascii="Arial" w:eastAsia="Arial" w:hAnsi="Arial" w:cs="Arial"/>
                  <w:sz w:val="18"/>
                  <w:szCs w:val="18"/>
                  <w:u w:val="single"/>
                  <w:rPrChange w:id="2335" w:author="Jie Wang5909" w:date="2026-10-17T00:18:00Z">
                    <w:rPr>
                      <w:rFonts w:ascii="Arial" w:eastAsia="Arial" w:hAnsi="Arial" w:cs="Arial"/>
                      <w:color w:val="D13438"/>
                      <w:sz w:val="18"/>
                      <w:szCs w:val="18"/>
                      <w:u w:val="single"/>
                    </w:rPr>
                  </w:rPrChange>
                </w:rPr>
                <w:t>Low</w:t>
              </w:r>
            </w:ins>
            <w:ins w:id="2336" w:author="Jie Wang5909" w:date="2026-10-14T01:13:00Z">
              <w:r w:rsidR="007676C1" w:rsidRPr="00430350">
                <w:rPr>
                  <w:rFonts w:ascii="Arial" w:eastAsia="Arial" w:hAnsi="Arial" w:cs="Arial"/>
                  <w:sz w:val="18"/>
                  <w:szCs w:val="18"/>
                  <w:u w:val="single"/>
                  <w:rPrChange w:id="2337" w:author="Jie Wang5909" w:date="2026-10-17T00:18:00Z">
                    <w:rPr>
                      <w:rFonts w:ascii="Arial" w:eastAsia="Arial" w:hAnsi="Arial" w:cs="Arial"/>
                      <w:color w:val="D13438"/>
                      <w:sz w:val="18"/>
                      <w:szCs w:val="18"/>
                      <w:u w:val="single"/>
                    </w:rPr>
                  </w:rPrChange>
                </w:rPr>
                <w:t xml:space="preserve"> </w:t>
              </w:r>
            </w:ins>
            <w:ins w:id="2338" w:author="Yachao Liu11087" w:date="2026-09-10T08:49:00Z">
              <w:del w:id="2339" w:author="Jie Wang5909" w:date="2026-10-13T16:31:00Z">
                <w:r w:rsidR="1F55AB29" w:rsidRPr="00430350" w:rsidDel="00590E9D">
                  <w:rPr>
                    <w:rFonts w:ascii="Arial" w:eastAsia="Arial" w:hAnsi="Arial" w:cs="Arial"/>
                    <w:sz w:val="18"/>
                    <w:szCs w:val="18"/>
                    <w:u w:val="single"/>
                    <w:rPrChange w:id="2340" w:author="Jie Wang5909" w:date="2026-10-17T00:18:00Z">
                      <w:rPr>
                        <w:rFonts w:ascii="Arial" w:eastAsia="Arial" w:hAnsi="Arial" w:cs="Arial"/>
                        <w:color w:val="D13438"/>
                        <w:sz w:val="18"/>
                        <w:szCs w:val="18"/>
                        <w:u w:val="single"/>
                      </w:rPr>
                    </w:rPrChange>
                  </w:rPr>
                  <w:delText xml:space="preserve">Medium </w:delText>
                </w:r>
              </w:del>
              <w:del w:id="2341" w:author="Jie Wang5909" w:date="2026-10-17T00:18:00Z">
                <w:r w:rsidR="1F55AB29" w:rsidRPr="00430350" w:rsidDel="00430350">
                  <w:rPr>
                    <w:rFonts w:ascii="Arial" w:eastAsia="Arial" w:hAnsi="Arial" w:cs="Arial"/>
                    <w:strike/>
                    <w:sz w:val="18"/>
                    <w:szCs w:val="18"/>
                    <w:rPrChange w:id="2342" w:author="Jie Wang5909" w:date="2026-10-17T00:18:00Z">
                      <w:rPr>
                        <w:rFonts w:ascii="Arial" w:eastAsia="Arial" w:hAnsi="Arial" w:cs="Arial"/>
                        <w:strike/>
                        <w:color w:val="D13438"/>
                        <w:sz w:val="18"/>
                        <w:szCs w:val="18"/>
                      </w:rPr>
                    </w:rPrChange>
                  </w:rPr>
                  <w:delText>N/A</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43" w:author="Jie Wang5909" w:date="2026-10-14T00:27:00Z">
              <w:tcPr>
                <w:tcW w:w="160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3672061E" w14:textId="77777777" w:rsidR="1F55AB29" w:rsidRPr="00430350" w:rsidRDefault="1F55AB29" w:rsidP="1F55AB29">
            <w:pPr>
              <w:spacing w:line="240" w:lineRule="auto"/>
              <w:jc w:val="center"/>
              <w:rPr>
                <w:ins w:id="2344" w:author="Jie Wang5909" w:date="2026-10-13T16:45:00Z"/>
                <w:rFonts w:ascii="Arial" w:eastAsia="Arial" w:hAnsi="Arial" w:cs="Arial"/>
                <w:strike/>
                <w:sz w:val="18"/>
                <w:szCs w:val="18"/>
                <w:rPrChange w:id="2345" w:author="Jie Wang5909" w:date="2026-10-17T00:18:00Z">
                  <w:rPr>
                    <w:ins w:id="2346" w:author="Jie Wang5909" w:date="2026-10-13T16:45:00Z"/>
                    <w:rFonts w:ascii="Arial" w:eastAsia="Arial" w:hAnsi="Arial" w:cs="Arial"/>
                    <w:strike/>
                    <w:color w:val="D13438"/>
                    <w:sz w:val="18"/>
                    <w:szCs w:val="18"/>
                  </w:rPr>
                </w:rPrChange>
              </w:rPr>
            </w:pPr>
            <w:ins w:id="2347" w:author="Yachao Liu11087" w:date="2026-09-10T08:49:00Z">
              <w:del w:id="2348" w:author="Jie Wang5909" w:date="2026-10-13T16:45:00Z">
                <w:r w:rsidRPr="00430350" w:rsidDel="00447287">
                  <w:rPr>
                    <w:rFonts w:ascii="Arial" w:eastAsia="Arial" w:hAnsi="Arial" w:cs="Arial"/>
                    <w:sz w:val="18"/>
                    <w:szCs w:val="18"/>
                    <w:u w:val="single"/>
                    <w:rPrChange w:id="2349" w:author="Jie Wang5909" w:date="2026-10-17T00:18:00Z">
                      <w:rPr>
                        <w:rFonts w:ascii="Arial" w:eastAsia="Arial" w:hAnsi="Arial" w:cs="Arial"/>
                        <w:color w:val="D13438"/>
                        <w:sz w:val="18"/>
                        <w:szCs w:val="18"/>
                        <w:u w:val="single"/>
                      </w:rPr>
                    </w:rPrChange>
                  </w:rPr>
                  <w:delText>PHA Checklist -CPo1400</w:delText>
                </w:r>
                <w:r w:rsidR="7DC36532" w:rsidRPr="00430350" w:rsidDel="00447287">
                  <w:rPr>
                    <w:rFonts w:ascii="Arial" w:eastAsia="Arial" w:hAnsi="Arial" w:cs="Arial"/>
                    <w:sz w:val="18"/>
                    <w:szCs w:val="18"/>
                    <w:u w:val="single"/>
                    <w:rPrChange w:id="2350" w:author="Jie Wang5909" w:date="2026-10-17T00:18:00Z">
                      <w:rPr>
                        <w:rFonts w:ascii="Arial" w:eastAsia="Arial" w:hAnsi="Arial" w:cs="Arial"/>
                        <w:color w:val="D13438"/>
                        <w:sz w:val="18"/>
                        <w:szCs w:val="18"/>
                        <w:u w:val="single"/>
                      </w:rPr>
                    </w:rPrChange>
                  </w:rPr>
                  <w:delText>21</w:delText>
                </w:r>
                <w:r w:rsidRPr="00430350" w:rsidDel="00447287">
                  <w:rPr>
                    <w:rFonts w:ascii="Arial" w:eastAsia="Arial" w:hAnsi="Arial" w:cs="Arial"/>
                    <w:sz w:val="18"/>
                    <w:szCs w:val="18"/>
                    <w:u w:val="single"/>
                    <w:rPrChange w:id="2351" w:author="Jie Wang5909" w:date="2026-10-17T00:18:00Z">
                      <w:rPr>
                        <w:rFonts w:ascii="Arial" w:eastAsia="Arial" w:hAnsi="Arial" w:cs="Arial"/>
                        <w:color w:val="D13438"/>
                        <w:sz w:val="18"/>
                        <w:szCs w:val="18"/>
                        <w:u w:val="single"/>
                      </w:rPr>
                    </w:rPrChange>
                  </w:rPr>
                  <w:delText xml:space="preserve">-03-01 </w:delText>
                </w:r>
              </w:del>
              <w:del w:id="2352" w:author="Jie Wang5909" w:date="2026-10-17T00:18:00Z">
                <w:r w:rsidRPr="00430350" w:rsidDel="00430350">
                  <w:rPr>
                    <w:rFonts w:ascii="Arial" w:eastAsia="Arial" w:hAnsi="Arial" w:cs="Arial"/>
                    <w:strike/>
                    <w:sz w:val="18"/>
                    <w:szCs w:val="18"/>
                    <w:rPrChange w:id="2353" w:author="Jie Wang5909" w:date="2026-10-17T00:18:00Z">
                      <w:rPr>
                        <w:rFonts w:ascii="Arial" w:eastAsia="Arial" w:hAnsi="Arial" w:cs="Arial"/>
                        <w:strike/>
                        <w:color w:val="D13438"/>
                        <w:sz w:val="18"/>
                        <w:szCs w:val="18"/>
                      </w:rPr>
                    </w:rPrChange>
                  </w:rPr>
                  <w:delText>N/A</w:delText>
                </w:r>
              </w:del>
            </w:ins>
          </w:p>
          <w:p w14:paraId="2C2B8A74" w14:textId="63E5A4B7" w:rsidR="00447287" w:rsidRPr="00430350" w:rsidRDefault="00447287" w:rsidP="1F55AB29">
            <w:pPr>
              <w:spacing w:line="240" w:lineRule="auto"/>
              <w:jc w:val="center"/>
              <w:rPr>
                <w:rFonts w:ascii="Arial" w:eastAsia="Arial" w:hAnsi="Arial" w:cs="Arial"/>
                <w:sz w:val="18"/>
                <w:szCs w:val="18"/>
                <w:rPrChange w:id="2354" w:author="Jie Wang5909" w:date="2026-10-17T00:18:00Z">
                  <w:rPr>
                    <w:rFonts w:ascii="Arial" w:eastAsia="Arial" w:hAnsi="Arial" w:cs="Arial"/>
                    <w:color w:val="D13438"/>
                    <w:sz w:val="18"/>
                    <w:szCs w:val="18"/>
                  </w:rPr>
                </w:rPrChange>
              </w:rPr>
            </w:pPr>
            <w:ins w:id="2355" w:author="Jie Wang5909" w:date="2026-10-13T16:45:00Z">
              <w:r w:rsidRPr="00430350">
                <w:rPr>
                  <w:rFonts w:ascii="Arial" w:eastAsia="Arial" w:hAnsi="Arial" w:cs="Arial"/>
                  <w:sz w:val="18"/>
                  <w:szCs w:val="18"/>
                  <w:rPrChange w:id="2356" w:author="Jie Wang5909" w:date="2026-10-17T00:18:00Z">
                    <w:rPr>
                      <w:rFonts w:ascii="Arial" w:eastAsia="Arial" w:hAnsi="Arial" w:cs="Arial"/>
                      <w:strike/>
                      <w:color w:val="D13438"/>
                      <w:sz w:val="18"/>
                      <w:szCs w:val="18"/>
                    </w:rPr>
                  </w:rPrChange>
                </w:rPr>
                <w:t>No</w:t>
              </w:r>
              <w:r w:rsidRPr="00430350">
                <w:rPr>
                  <w:rFonts w:ascii="Arial" w:eastAsia="Arial" w:hAnsi="Arial" w:cs="Arial"/>
                  <w:sz w:val="18"/>
                  <w:szCs w:val="18"/>
                  <w:rPrChange w:id="2357" w:author="Jie Wang5909" w:date="2026-10-17T00:18:00Z">
                    <w:rPr>
                      <w:rFonts w:ascii="Arial" w:eastAsia="Arial" w:hAnsi="Arial" w:cs="Arial"/>
                      <w:color w:val="D13438"/>
                      <w:sz w:val="18"/>
                      <w:szCs w:val="18"/>
                    </w:rPr>
                  </w:rPrChange>
                </w:rPr>
                <w:t xml:space="preserve"> Action</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58" w:author="Jie Wang5909" w:date="2026-10-14T00:27:00Z">
              <w:tcPr>
                <w:tcW w:w="97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F5EA486" w14:textId="392607BC" w:rsidR="1F55AB29" w:rsidRPr="00430350" w:rsidRDefault="1F55AB29" w:rsidP="1F55AB29">
            <w:pPr>
              <w:spacing w:line="240" w:lineRule="auto"/>
              <w:jc w:val="center"/>
              <w:rPr>
                <w:rFonts w:ascii="Arial" w:eastAsia="Arial" w:hAnsi="Arial" w:cs="Arial"/>
                <w:sz w:val="18"/>
                <w:szCs w:val="18"/>
                <w:rPrChange w:id="2359" w:author="Jie Wang5909" w:date="2026-10-17T00:18:00Z">
                  <w:rPr>
                    <w:rFonts w:ascii="Arial" w:eastAsia="Arial" w:hAnsi="Arial" w:cs="Arial"/>
                    <w:color w:val="D13438"/>
                    <w:sz w:val="18"/>
                    <w:szCs w:val="18"/>
                  </w:rPr>
                </w:rPrChange>
              </w:rPr>
            </w:pPr>
            <w:ins w:id="2360" w:author="Yachao Liu11087" w:date="2026-09-10T08:49:00Z">
              <w:r w:rsidRPr="00430350">
                <w:rPr>
                  <w:rFonts w:ascii="Arial" w:eastAsia="Arial" w:hAnsi="Arial" w:cs="Arial"/>
                  <w:sz w:val="18"/>
                  <w:szCs w:val="18"/>
                  <w:u w:val="single"/>
                  <w:rPrChange w:id="2361" w:author="Jie Wang5909" w:date="2026-10-17T00:18:00Z">
                    <w:rPr>
                      <w:rFonts w:ascii="Arial" w:eastAsia="Arial" w:hAnsi="Arial" w:cs="Arial"/>
                      <w:color w:val="D13438"/>
                      <w:sz w:val="18"/>
                      <w:szCs w:val="18"/>
                      <w:u w:val="single"/>
                    </w:rPr>
                  </w:rPrChange>
                </w:rPr>
                <w:t>EHS</w:t>
              </w:r>
              <w:del w:id="2362" w:author="Jie Wang5909" w:date="2026-10-17T00:18:00Z">
                <w:r w:rsidRPr="00430350" w:rsidDel="00430350">
                  <w:rPr>
                    <w:rFonts w:ascii="Arial" w:eastAsia="Arial" w:hAnsi="Arial" w:cs="Arial"/>
                    <w:strike/>
                    <w:sz w:val="18"/>
                    <w:szCs w:val="18"/>
                    <w:rPrChange w:id="2363" w:author="Jie Wang5909" w:date="2026-10-17T00:18:00Z">
                      <w:rPr>
                        <w:rFonts w:ascii="Arial" w:eastAsia="Arial" w:hAnsi="Arial" w:cs="Arial"/>
                        <w:strike/>
                        <w:color w:val="D13438"/>
                        <w:sz w:val="18"/>
                        <w:szCs w:val="18"/>
                      </w:rPr>
                    </w:rPrChange>
                  </w:rPr>
                  <w:delText>N/A</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64" w:author="Jie Wang5909" w:date="2026-10-14T00:27:00Z">
              <w:tcPr>
                <w:tcW w:w="129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9D6D2B7" w14:textId="77777777" w:rsidR="00590E9D" w:rsidRPr="00430350" w:rsidRDefault="00590E9D" w:rsidP="1F55AB29">
            <w:pPr>
              <w:spacing w:line="240" w:lineRule="auto"/>
              <w:jc w:val="center"/>
              <w:rPr>
                <w:ins w:id="2365" w:author="Jie Wang5909" w:date="2026-10-13T16:30:00Z"/>
                <w:rFonts w:ascii="Arial" w:eastAsia="Arial" w:hAnsi="Arial" w:cs="Arial"/>
                <w:sz w:val="18"/>
                <w:szCs w:val="18"/>
                <w:u w:val="single"/>
                <w:rPrChange w:id="2366" w:author="Jie Wang5909" w:date="2026-10-17T00:18:00Z">
                  <w:rPr>
                    <w:ins w:id="2367" w:author="Jie Wang5909" w:date="2026-10-13T16:30:00Z"/>
                    <w:rFonts w:ascii="Arial" w:eastAsia="Arial" w:hAnsi="Arial" w:cs="Arial"/>
                    <w:color w:val="751D20"/>
                    <w:sz w:val="18"/>
                    <w:szCs w:val="18"/>
                    <w:u w:val="single"/>
                  </w:rPr>
                </w:rPrChange>
              </w:rPr>
            </w:pPr>
          </w:p>
          <w:p w14:paraId="0FD0B7A5" w14:textId="2D1BEEDD" w:rsidR="1F55AB29" w:rsidRPr="00430350" w:rsidRDefault="007118CE" w:rsidP="1F55AB29">
            <w:pPr>
              <w:spacing w:line="240" w:lineRule="auto"/>
              <w:jc w:val="center"/>
            </w:pPr>
            <w:ins w:id="2368" w:author="Jie Wang5909" w:date="2026-10-13T16:32:00Z">
              <w:r w:rsidRPr="00430350">
                <w:rPr>
                  <w:rFonts w:ascii="Arial" w:eastAsia="Arial" w:hAnsi="Arial" w:cs="Arial"/>
                  <w:sz w:val="18"/>
                  <w:szCs w:val="18"/>
                  <w:u w:val="single"/>
                  <w:rPrChange w:id="2369" w:author="Jie Wang5909" w:date="2026-10-17T00:18:00Z">
                    <w:rPr>
                      <w:rFonts w:ascii="Arial" w:eastAsia="Arial" w:hAnsi="Arial" w:cs="Arial"/>
                      <w:color w:val="D13438"/>
                      <w:sz w:val="18"/>
                      <w:szCs w:val="18"/>
                      <w:u w:val="single"/>
                    </w:rPr>
                  </w:rPrChange>
                </w:rPr>
                <w:t>Completed</w:t>
              </w:r>
            </w:ins>
            <w:ins w:id="2370" w:author="Yachao Liu11087" w:date="2026-09-10T08:49:00Z">
              <w:del w:id="2371" w:author="Jie Wang5909" w:date="2026-10-13T16:31:00Z">
                <w:r w:rsidR="1F55AB29" w:rsidRPr="00430350" w:rsidDel="00590E9D">
                  <w:rPr>
                    <w:rFonts w:ascii="Arial" w:eastAsia="Arial" w:hAnsi="Arial" w:cs="Arial"/>
                    <w:sz w:val="18"/>
                    <w:szCs w:val="18"/>
                    <w:u w:val="single"/>
                    <w:rPrChange w:id="2372" w:author="Jie Wang5909" w:date="2026-10-17T00:18:00Z">
                      <w:rPr>
                        <w:rFonts w:ascii="Arial" w:eastAsia="Arial" w:hAnsi="Arial" w:cs="Arial"/>
                        <w:color w:val="751D20"/>
                        <w:sz w:val="18"/>
                        <w:szCs w:val="18"/>
                        <w:u w:val="single"/>
                      </w:rPr>
                    </w:rPrChange>
                  </w:rPr>
                  <w:delText xml:space="preserve">Before PPQ Batches </w:delText>
                </w:r>
                <w:r w:rsidR="1F55AB29" w:rsidRPr="00430350" w:rsidDel="00590E9D">
                  <w:rPr>
                    <w:rFonts w:ascii="Arial" w:eastAsia="Arial" w:hAnsi="Arial" w:cs="Arial"/>
                    <w:strike/>
                    <w:sz w:val="18"/>
                    <w:szCs w:val="18"/>
                    <w:rPrChange w:id="2373" w:author="Jie Wang5909" w:date="2026-10-17T00:18:00Z">
                      <w:rPr>
                        <w:rFonts w:ascii="Arial" w:eastAsia="Arial" w:hAnsi="Arial" w:cs="Arial"/>
                        <w:strike/>
                        <w:color w:val="D13438"/>
                        <w:sz w:val="18"/>
                        <w:szCs w:val="18"/>
                      </w:rPr>
                    </w:rPrChange>
                  </w:rPr>
                  <w:delText>N/A</w:delText>
                </w:r>
                <w:r w:rsidR="1F55AB29" w:rsidRPr="00430350" w:rsidDel="00590E9D">
                  <w:rPr>
                    <w:rFonts w:ascii="Arial" w:eastAsia="Times New Roman" w:hAnsi="Arial" w:cs="Arial"/>
                    <w:b/>
                    <w:bCs/>
                    <w:sz w:val="18"/>
                    <w:szCs w:val="18"/>
                  </w:rPr>
                  <w:delText xml:space="preserve"> </w:delText>
                </w:r>
              </w:del>
            </w:ins>
          </w:p>
        </w:tc>
      </w:tr>
      <w:tr w:rsidR="1F55AB29" w14:paraId="5A4A7C29"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374"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ins w:id="2375" w:author="Yachao Liu11087" w:date="2026-09-10T08:56:00Z"/>
          <w:trPrChange w:id="2376" w:author="Jie Wang5909" w:date="2026-10-14T00:27:00Z">
            <w:trPr>
              <w:gridAfter w:val="0"/>
              <w:trHeight w:val="300"/>
            </w:trPr>
          </w:trPrChange>
        </w:trPr>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77" w:author="Jie Wang5909" w:date="2026-10-14T00:27:00Z">
              <w:tcPr>
                <w:tcW w:w="138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C2DC1D0" w14:textId="3389E33D" w:rsidR="1F55AB29" w:rsidRPr="00430350" w:rsidRDefault="1F55AB29" w:rsidP="1F55AB29">
            <w:pPr>
              <w:spacing w:line="240" w:lineRule="auto"/>
              <w:jc w:val="center"/>
              <w:rPr>
                <w:rFonts w:ascii="Arial" w:eastAsia="Arial" w:hAnsi="Arial" w:cs="Arial"/>
                <w:sz w:val="18"/>
                <w:szCs w:val="18"/>
                <w:rPrChange w:id="2378" w:author="Jie Wang5909" w:date="2026-10-17T00:18:00Z">
                  <w:rPr>
                    <w:rFonts w:ascii="Arial" w:eastAsia="Arial" w:hAnsi="Arial" w:cs="Arial"/>
                    <w:color w:val="D13438"/>
                    <w:sz w:val="18"/>
                    <w:szCs w:val="18"/>
                  </w:rPr>
                </w:rPrChange>
              </w:rPr>
            </w:pPr>
            <w:ins w:id="2379" w:author="Yachao Liu11087" w:date="2026-09-10T08:57:00Z">
              <w:r w:rsidRPr="00430350">
                <w:rPr>
                  <w:rFonts w:ascii="Arial" w:eastAsia="Arial" w:hAnsi="Arial" w:cs="Arial"/>
                  <w:sz w:val="18"/>
                  <w:szCs w:val="18"/>
                  <w:u w:val="single"/>
                  <w:rPrChange w:id="2380" w:author="Jie Wang5909" w:date="2026-10-17T00:18:00Z">
                    <w:rPr>
                      <w:rFonts w:ascii="Arial" w:eastAsia="Arial" w:hAnsi="Arial" w:cs="Arial"/>
                      <w:color w:val="D13438"/>
                      <w:sz w:val="18"/>
                      <w:szCs w:val="18"/>
                      <w:u w:val="single"/>
                    </w:rPr>
                  </w:rPrChange>
                </w:rPr>
                <w:t>PHIS</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81" w:author="Jie Wang5909" w:date="2026-10-14T00:27:00Z">
              <w:tcPr>
                <w:tcW w:w="2275"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9212015" w14:textId="77777777" w:rsidR="1F55AB29" w:rsidRPr="00430350" w:rsidRDefault="1F55AB29" w:rsidP="1F55AB29">
            <w:pPr>
              <w:spacing w:line="240" w:lineRule="auto"/>
              <w:jc w:val="center"/>
              <w:rPr>
                <w:ins w:id="2382" w:author="Jie Wang5909" w:date="2026-10-13T16:45:00Z"/>
                <w:rFonts w:ascii="Arial" w:eastAsia="Arial" w:hAnsi="Arial" w:cs="Arial"/>
                <w:sz w:val="18"/>
                <w:szCs w:val="18"/>
                <w:u w:val="single"/>
                <w:rPrChange w:id="2383" w:author="Jie Wang5909" w:date="2026-10-17T00:18:00Z">
                  <w:rPr>
                    <w:ins w:id="2384" w:author="Jie Wang5909" w:date="2026-10-13T16:45:00Z"/>
                    <w:rFonts w:ascii="Arial" w:eastAsia="Arial" w:hAnsi="Arial" w:cs="Arial"/>
                    <w:color w:val="D13438"/>
                    <w:sz w:val="18"/>
                    <w:szCs w:val="18"/>
                    <w:u w:val="single"/>
                  </w:rPr>
                </w:rPrChange>
              </w:rPr>
            </w:pPr>
            <w:ins w:id="2385" w:author="Yachao Liu11087" w:date="2026-09-10T08:57:00Z">
              <w:r w:rsidRPr="00430350">
                <w:rPr>
                  <w:rFonts w:ascii="Arial" w:eastAsia="Arial" w:hAnsi="Arial" w:cs="Arial"/>
                  <w:sz w:val="18"/>
                  <w:szCs w:val="18"/>
                  <w:u w:val="single"/>
                  <w:rPrChange w:id="2386" w:author="Jie Wang5909" w:date="2026-10-17T00:18:00Z">
                    <w:rPr>
                      <w:rFonts w:ascii="Arial" w:eastAsia="Arial" w:hAnsi="Arial" w:cs="Arial"/>
                      <w:color w:val="D13438"/>
                      <w:sz w:val="18"/>
                      <w:szCs w:val="18"/>
                      <w:u w:val="single"/>
                    </w:rPr>
                  </w:rPrChange>
                </w:rPr>
                <w:t>No Gap</w:t>
              </w:r>
            </w:ins>
          </w:p>
          <w:p w14:paraId="0B5B868F" w14:textId="01A89776" w:rsidR="00447287" w:rsidRPr="00430350" w:rsidRDefault="00447287">
            <w:pPr>
              <w:spacing w:line="240" w:lineRule="auto"/>
              <w:rPr>
                <w:rFonts w:ascii="Arial" w:eastAsia="Arial" w:hAnsi="Arial" w:cs="Arial"/>
                <w:sz w:val="18"/>
                <w:szCs w:val="18"/>
                <w:rPrChange w:id="2387" w:author="Jie Wang5909" w:date="2026-10-17T00:18:00Z">
                  <w:rPr>
                    <w:rFonts w:ascii="Arial" w:eastAsia="Arial" w:hAnsi="Arial" w:cs="Arial"/>
                    <w:color w:val="D13438"/>
                    <w:sz w:val="18"/>
                    <w:szCs w:val="18"/>
                  </w:rPr>
                </w:rPrChange>
              </w:rPr>
              <w:pPrChange w:id="2388" w:author="Jie Wang5909" w:date="2026-10-13T16:46:00Z">
                <w:pPr>
                  <w:spacing w:line="240" w:lineRule="auto"/>
                  <w:jc w:val="center"/>
                </w:pPr>
              </w:pPrChange>
            </w:pPr>
            <w:ins w:id="2389" w:author="Jie Wang5909" w:date="2026-10-13T16:45:00Z">
              <w:r w:rsidRPr="00430350">
                <w:rPr>
                  <w:rFonts w:ascii="Arial" w:eastAsia="Arial" w:hAnsi="Arial" w:cs="Arial"/>
                  <w:sz w:val="18"/>
                  <w:szCs w:val="18"/>
                  <w:u w:val="single"/>
                  <w:rPrChange w:id="2390" w:author="Jie Wang5909" w:date="2026-10-17T00:18:00Z">
                    <w:rPr>
                      <w:rFonts w:ascii="Arial" w:eastAsia="Arial" w:hAnsi="Arial" w:cs="Arial"/>
                      <w:color w:val="D13438"/>
                      <w:sz w:val="18"/>
                      <w:szCs w:val="18"/>
                      <w:u w:val="single"/>
                    </w:rPr>
                  </w:rPrChange>
                </w:rPr>
                <w:t>Process Hazard Identification Summary Report for CPo140021-03</w:t>
              </w:r>
            </w:ins>
            <w:ins w:id="2391" w:author="Jie Wang5909" w:date="2026-10-13T16:46:00Z">
              <w:r w:rsidR="00BB074E" w:rsidRPr="00430350">
                <w:rPr>
                  <w:rFonts w:ascii="Arial" w:eastAsia="Arial" w:hAnsi="Arial" w:cs="Arial"/>
                  <w:sz w:val="18"/>
                  <w:szCs w:val="18"/>
                  <w:u w:val="single"/>
                  <w:rPrChange w:id="2392" w:author="Jie Wang5909" w:date="2026-10-17T00:18:00Z">
                    <w:rPr>
                      <w:rFonts w:ascii="Arial" w:eastAsia="Arial" w:hAnsi="Arial" w:cs="Arial"/>
                      <w:color w:val="D13438"/>
                      <w:sz w:val="18"/>
                      <w:szCs w:val="18"/>
                      <w:u w:val="single"/>
                    </w:rPr>
                  </w:rPrChange>
                </w:rPr>
                <w:t xml:space="preserve"> has been </w:t>
              </w:r>
            </w:ins>
            <w:ins w:id="2393" w:author="Jie Wang5909" w:date="2026-10-13T16:47:00Z">
              <w:r w:rsidR="00BB074E" w:rsidRPr="00430350">
                <w:rPr>
                  <w:rFonts w:ascii="Arial" w:eastAsia="Arial" w:hAnsi="Arial" w:cs="Arial"/>
                  <w:sz w:val="18"/>
                  <w:szCs w:val="18"/>
                  <w:u w:val="single"/>
                  <w:rPrChange w:id="2394" w:author="Jie Wang5909" w:date="2026-10-17T00:18:00Z">
                    <w:rPr>
                      <w:rFonts w:ascii="Arial" w:eastAsia="Arial" w:hAnsi="Arial" w:cs="Arial"/>
                      <w:color w:val="D13438"/>
                      <w:sz w:val="18"/>
                      <w:szCs w:val="18"/>
                      <w:u w:val="single"/>
                    </w:rPr>
                  </w:rPrChange>
                </w:rPr>
                <w:t xml:space="preserve">completed. </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395" w:author="Jie Wang5909" w:date="2026-10-14T00:27:00Z">
              <w:tcPr>
                <w:tcW w:w="1089" w:type="dxa"/>
                <w:gridSpan w:val="4"/>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4C086470" w14:textId="45075D80" w:rsidR="1F55AB29" w:rsidRPr="00430350" w:rsidRDefault="007118CE" w:rsidP="1F55AB29">
            <w:pPr>
              <w:spacing w:line="240" w:lineRule="auto"/>
              <w:jc w:val="center"/>
              <w:rPr>
                <w:rFonts w:ascii="Arial" w:eastAsia="Arial" w:hAnsi="Arial" w:cs="Arial"/>
                <w:sz w:val="18"/>
                <w:szCs w:val="18"/>
                <w:rPrChange w:id="2396" w:author="Jie Wang5909" w:date="2026-10-17T00:18:00Z">
                  <w:rPr>
                    <w:rFonts w:ascii="Arial" w:eastAsia="Arial" w:hAnsi="Arial" w:cs="Arial"/>
                    <w:color w:val="D13438"/>
                    <w:sz w:val="18"/>
                    <w:szCs w:val="18"/>
                  </w:rPr>
                </w:rPrChange>
              </w:rPr>
            </w:pPr>
            <w:ins w:id="2397" w:author="Jie Wang5909" w:date="2026-10-13T16:31:00Z">
              <w:r w:rsidRPr="00430350">
                <w:rPr>
                  <w:rFonts w:ascii="Arial" w:eastAsia="Arial" w:hAnsi="Arial" w:cs="Arial"/>
                  <w:sz w:val="18"/>
                  <w:szCs w:val="18"/>
                  <w:u w:val="single"/>
                  <w:rPrChange w:id="2398" w:author="Jie Wang5909" w:date="2026-10-17T00:18:00Z">
                    <w:rPr>
                      <w:rFonts w:ascii="Arial" w:eastAsia="Arial" w:hAnsi="Arial" w:cs="Arial"/>
                      <w:color w:val="D13438"/>
                      <w:sz w:val="18"/>
                      <w:szCs w:val="18"/>
                      <w:u w:val="single"/>
                    </w:rPr>
                  </w:rPrChange>
                </w:rPr>
                <w:t>L</w:t>
              </w:r>
            </w:ins>
            <w:ins w:id="2399" w:author="Jie Wang5909" w:date="2026-10-13T16:32:00Z">
              <w:r w:rsidRPr="00430350">
                <w:rPr>
                  <w:rFonts w:ascii="Arial" w:eastAsia="Arial" w:hAnsi="Arial" w:cs="Arial"/>
                  <w:sz w:val="18"/>
                  <w:szCs w:val="18"/>
                  <w:u w:val="single"/>
                  <w:rPrChange w:id="2400" w:author="Jie Wang5909" w:date="2026-10-17T00:18:00Z">
                    <w:rPr>
                      <w:rFonts w:asciiTheme="minorEastAsia" w:hAnsiTheme="minorEastAsia" w:cs="Arial"/>
                      <w:color w:val="D13438"/>
                      <w:sz w:val="18"/>
                      <w:szCs w:val="18"/>
                      <w:u w:val="single"/>
                    </w:rPr>
                  </w:rPrChange>
                </w:rPr>
                <w:t>ow</w:t>
              </w:r>
            </w:ins>
            <w:ins w:id="2401" w:author="Jie Wang5909" w:date="2026-10-14T01:13:00Z">
              <w:r w:rsidR="007676C1" w:rsidRPr="00430350">
                <w:rPr>
                  <w:rFonts w:ascii="Arial" w:eastAsia="Arial" w:hAnsi="Arial" w:cs="Arial"/>
                  <w:sz w:val="18"/>
                  <w:szCs w:val="18"/>
                  <w:u w:val="single"/>
                  <w:rPrChange w:id="2402" w:author="Jie Wang5909" w:date="2026-10-17T00:18:00Z">
                    <w:rPr>
                      <w:rFonts w:ascii="Arial" w:eastAsia="Arial" w:hAnsi="Arial" w:cs="Arial"/>
                      <w:color w:val="D13438"/>
                      <w:sz w:val="18"/>
                      <w:szCs w:val="18"/>
                      <w:u w:val="single"/>
                    </w:rPr>
                  </w:rPrChange>
                </w:rPr>
                <w:t xml:space="preserve"> </w:t>
              </w:r>
            </w:ins>
            <w:ins w:id="2403" w:author="Yachao Liu11087" w:date="2026-09-10T08:57:00Z">
              <w:del w:id="2404" w:author="Jie Wang5909" w:date="2026-10-13T16:31:00Z">
                <w:r w:rsidR="1F55AB29" w:rsidRPr="00430350" w:rsidDel="007118CE">
                  <w:rPr>
                    <w:rFonts w:ascii="Arial" w:eastAsia="Arial" w:hAnsi="Arial" w:cs="Arial"/>
                    <w:sz w:val="18"/>
                    <w:szCs w:val="18"/>
                    <w:u w:val="single"/>
                    <w:rPrChange w:id="2405" w:author="Jie Wang5909" w:date="2026-10-17T00:18:00Z">
                      <w:rPr>
                        <w:rFonts w:ascii="Arial" w:eastAsia="Arial" w:hAnsi="Arial" w:cs="Arial"/>
                        <w:color w:val="D13438"/>
                        <w:sz w:val="18"/>
                        <w:szCs w:val="18"/>
                        <w:u w:val="single"/>
                      </w:rPr>
                    </w:rPrChange>
                  </w:rPr>
                  <w:delText>Medium</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406" w:author="Jie Wang5909" w:date="2026-10-14T00:27:00Z">
              <w:tcPr>
                <w:tcW w:w="160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D51CB1D" w14:textId="77777777" w:rsidR="1F55AB29" w:rsidRPr="00430350" w:rsidRDefault="1F55AB29" w:rsidP="1F55AB29">
            <w:pPr>
              <w:spacing w:line="240" w:lineRule="auto"/>
              <w:jc w:val="center"/>
              <w:rPr>
                <w:ins w:id="2407" w:author="Jie Wang5909" w:date="2026-10-13T16:45:00Z"/>
                <w:rFonts w:ascii="Arial" w:eastAsia="Arial" w:hAnsi="Arial" w:cs="Arial"/>
                <w:sz w:val="18"/>
                <w:szCs w:val="18"/>
                <w:u w:val="single"/>
                <w:rPrChange w:id="2408" w:author="Jie Wang5909" w:date="2026-10-17T00:18:00Z">
                  <w:rPr>
                    <w:ins w:id="2409" w:author="Jie Wang5909" w:date="2026-10-13T16:45:00Z"/>
                    <w:rFonts w:ascii="Arial" w:eastAsia="Arial" w:hAnsi="Arial" w:cs="Arial"/>
                    <w:color w:val="D13438"/>
                    <w:sz w:val="18"/>
                    <w:szCs w:val="18"/>
                    <w:u w:val="single"/>
                  </w:rPr>
                </w:rPrChange>
              </w:rPr>
            </w:pPr>
            <w:ins w:id="2410" w:author="Yachao Liu11087" w:date="2026-09-10T08:57:00Z">
              <w:del w:id="2411" w:author="Jie Wang5909" w:date="2026-10-13T16:45:00Z">
                <w:r w:rsidRPr="00430350" w:rsidDel="00447287">
                  <w:rPr>
                    <w:rFonts w:ascii="Arial" w:eastAsia="Arial" w:hAnsi="Arial" w:cs="Arial"/>
                    <w:sz w:val="18"/>
                    <w:szCs w:val="18"/>
                    <w:u w:val="single"/>
                    <w:rPrChange w:id="2412" w:author="Jie Wang5909" w:date="2026-10-17T00:18:00Z">
                      <w:rPr>
                        <w:rFonts w:ascii="Arial" w:eastAsia="Arial" w:hAnsi="Arial" w:cs="Arial"/>
                        <w:color w:val="D13438"/>
                        <w:sz w:val="18"/>
                        <w:szCs w:val="18"/>
                        <w:u w:val="single"/>
                      </w:rPr>
                    </w:rPrChange>
                  </w:rPr>
                  <w:delText>Process Hazard Identification Summary Report for CPo1400</w:delText>
                </w:r>
                <w:r w:rsidR="2C8B66DC" w:rsidRPr="00430350" w:rsidDel="00447287">
                  <w:rPr>
                    <w:rFonts w:ascii="Arial" w:eastAsia="Arial" w:hAnsi="Arial" w:cs="Arial"/>
                    <w:sz w:val="18"/>
                    <w:szCs w:val="18"/>
                    <w:u w:val="single"/>
                    <w:rPrChange w:id="2413" w:author="Jie Wang5909" w:date="2026-10-17T00:18:00Z">
                      <w:rPr>
                        <w:rFonts w:ascii="Arial" w:eastAsia="Arial" w:hAnsi="Arial" w:cs="Arial"/>
                        <w:color w:val="D13438"/>
                        <w:sz w:val="18"/>
                        <w:szCs w:val="18"/>
                        <w:u w:val="single"/>
                      </w:rPr>
                    </w:rPrChange>
                  </w:rPr>
                  <w:delText>21</w:delText>
                </w:r>
                <w:r w:rsidRPr="00430350" w:rsidDel="00447287">
                  <w:rPr>
                    <w:rFonts w:ascii="Arial" w:eastAsia="Arial" w:hAnsi="Arial" w:cs="Arial"/>
                    <w:sz w:val="18"/>
                    <w:szCs w:val="18"/>
                    <w:u w:val="single"/>
                    <w:rPrChange w:id="2414" w:author="Jie Wang5909" w:date="2026-10-17T00:18:00Z">
                      <w:rPr>
                        <w:rFonts w:ascii="Arial" w:eastAsia="Arial" w:hAnsi="Arial" w:cs="Arial"/>
                        <w:color w:val="D13438"/>
                        <w:sz w:val="18"/>
                        <w:szCs w:val="18"/>
                        <w:u w:val="single"/>
                      </w:rPr>
                    </w:rPrChange>
                  </w:rPr>
                  <w:delText xml:space="preserve">-03 </w:delText>
                </w:r>
              </w:del>
            </w:ins>
          </w:p>
          <w:p w14:paraId="16339B63" w14:textId="2B45A96A" w:rsidR="00447287" w:rsidRPr="00430350" w:rsidRDefault="00447287" w:rsidP="1F55AB29">
            <w:pPr>
              <w:spacing w:line="240" w:lineRule="auto"/>
              <w:jc w:val="center"/>
              <w:rPr>
                <w:rFonts w:ascii="Arial" w:eastAsia="Arial" w:hAnsi="Arial" w:cs="Arial"/>
                <w:sz w:val="18"/>
                <w:szCs w:val="18"/>
                <w:rPrChange w:id="2415" w:author="Jie Wang5909" w:date="2026-10-17T00:18:00Z">
                  <w:rPr>
                    <w:rFonts w:ascii="Arial" w:eastAsia="Arial" w:hAnsi="Arial" w:cs="Arial"/>
                    <w:color w:val="D13438"/>
                    <w:sz w:val="18"/>
                    <w:szCs w:val="18"/>
                  </w:rPr>
                </w:rPrChange>
              </w:rPr>
            </w:pPr>
            <w:ins w:id="2416" w:author="Jie Wang5909" w:date="2026-10-13T16:45:00Z">
              <w:r w:rsidRPr="00430350">
                <w:rPr>
                  <w:rFonts w:ascii="Arial" w:eastAsia="Arial" w:hAnsi="Arial" w:cs="Arial"/>
                  <w:sz w:val="18"/>
                  <w:szCs w:val="18"/>
                  <w:u w:val="single"/>
                  <w:rPrChange w:id="2417" w:author="Jie Wang5909" w:date="2026-10-17T00:18:00Z">
                    <w:rPr>
                      <w:rFonts w:ascii="Arial" w:eastAsia="Arial" w:hAnsi="Arial" w:cs="Arial"/>
                      <w:color w:val="D13438"/>
                      <w:sz w:val="18"/>
                      <w:szCs w:val="18"/>
                      <w:u w:val="single"/>
                    </w:rPr>
                  </w:rPrChange>
                </w:rPr>
                <w:t>No</w:t>
              </w:r>
            </w:ins>
            <w:ins w:id="2418" w:author="Jie Wang5909" w:date="2026-10-17T00:18:00Z">
              <w:r w:rsidR="00430350">
                <w:rPr>
                  <w:rFonts w:ascii="Arial" w:eastAsia="Arial" w:hAnsi="Arial" w:cs="Arial"/>
                  <w:sz w:val="18"/>
                  <w:szCs w:val="18"/>
                  <w:u w:val="single"/>
                </w:rPr>
                <w:t xml:space="preserve"> Action</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419" w:author="Jie Wang5909" w:date="2026-10-14T00:27:00Z">
              <w:tcPr>
                <w:tcW w:w="972"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12574AE" w14:textId="698E5916" w:rsidR="1F55AB29" w:rsidRPr="00430350" w:rsidRDefault="1F55AB29" w:rsidP="1F55AB29">
            <w:pPr>
              <w:spacing w:line="240" w:lineRule="auto"/>
              <w:jc w:val="center"/>
              <w:rPr>
                <w:rFonts w:ascii="Arial" w:eastAsia="Arial" w:hAnsi="Arial" w:cs="Arial"/>
                <w:sz w:val="18"/>
                <w:szCs w:val="18"/>
                <w:rPrChange w:id="2420" w:author="Jie Wang5909" w:date="2026-10-17T00:18:00Z">
                  <w:rPr>
                    <w:rFonts w:ascii="Arial" w:eastAsia="Arial" w:hAnsi="Arial" w:cs="Arial"/>
                    <w:color w:val="D13438"/>
                    <w:sz w:val="18"/>
                    <w:szCs w:val="18"/>
                  </w:rPr>
                </w:rPrChange>
              </w:rPr>
            </w:pPr>
            <w:ins w:id="2421" w:author="Yachao Liu11087" w:date="2026-09-10T08:57:00Z">
              <w:r w:rsidRPr="00430350">
                <w:rPr>
                  <w:rFonts w:ascii="Arial" w:eastAsia="Arial" w:hAnsi="Arial" w:cs="Arial"/>
                  <w:sz w:val="18"/>
                  <w:szCs w:val="18"/>
                  <w:u w:val="single"/>
                  <w:rPrChange w:id="2422" w:author="Jie Wang5909" w:date="2026-10-17T00:18:00Z">
                    <w:rPr>
                      <w:rFonts w:ascii="Arial" w:eastAsia="Arial" w:hAnsi="Arial" w:cs="Arial"/>
                      <w:color w:val="D13438"/>
                      <w:sz w:val="18"/>
                      <w:szCs w:val="18"/>
                      <w:u w:val="single"/>
                    </w:rPr>
                  </w:rPrChange>
                </w:rPr>
                <w:t>EHS</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Change w:id="2423" w:author="Jie Wang5909" w:date="2026-10-14T00:27:00Z">
              <w:tcPr>
                <w:tcW w:w="1298"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5B642C30" w14:textId="11CD0E27" w:rsidR="1F55AB29" w:rsidRPr="00430350" w:rsidRDefault="1F55AB29" w:rsidP="1F55AB29">
            <w:pPr>
              <w:spacing w:line="240" w:lineRule="auto"/>
              <w:jc w:val="center"/>
              <w:rPr>
                <w:rFonts w:ascii="Arial" w:eastAsia="Arial" w:hAnsi="Arial" w:cs="Arial"/>
                <w:sz w:val="18"/>
                <w:szCs w:val="18"/>
                <w:u w:val="single"/>
                <w:rPrChange w:id="2424" w:author="Jie Wang5909" w:date="2026-10-17T00:18:00Z">
                  <w:rPr>
                    <w:rFonts w:ascii="Arial" w:eastAsia="Arial" w:hAnsi="Arial" w:cs="Arial"/>
                    <w:color w:val="D13438"/>
                    <w:sz w:val="18"/>
                    <w:szCs w:val="18"/>
                  </w:rPr>
                </w:rPrChange>
              </w:rPr>
            </w:pPr>
            <w:ins w:id="2425" w:author="Yachao Liu11087" w:date="2026-09-10T08:57:00Z">
              <w:del w:id="2426" w:author="Jie Wang5909" w:date="2026-10-13T16:32:00Z">
                <w:r w:rsidRPr="00430350" w:rsidDel="007118CE">
                  <w:rPr>
                    <w:rFonts w:ascii="Arial" w:eastAsia="Arial" w:hAnsi="Arial" w:cs="Arial"/>
                    <w:sz w:val="18"/>
                    <w:szCs w:val="18"/>
                    <w:u w:val="single"/>
                    <w:rPrChange w:id="2427" w:author="Jie Wang5909" w:date="2026-10-17T00:18:00Z">
                      <w:rPr>
                        <w:rFonts w:ascii="Arial" w:eastAsia="Arial" w:hAnsi="Arial" w:cs="Arial"/>
                        <w:color w:val="D13438"/>
                        <w:sz w:val="18"/>
                        <w:szCs w:val="18"/>
                        <w:u w:val="single"/>
                      </w:rPr>
                    </w:rPrChange>
                  </w:rPr>
                  <w:delText>Before PPQ Batches</w:delText>
                </w:r>
              </w:del>
            </w:ins>
            <w:ins w:id="2428" w:author="Jie Wang5909" w:date="2026-10-13T16:32:00Z">
              <w:r w:rsidR="007118CE" w:rsidRPr="00430350">
                <w:rPr>
                  <w:rFonts w:ascii="Arial" w:eastAsia="Arial" w:hAnsi="Arial" w:cs="Arial"/>
                  <w:sz w:val="18"/>
                  <w:szCs w:val="18"/>
                  <w:u w:val="single"/>
                  <w:rPrChange w:id="2429" w:author="Jie Wang5909" w:date="2026-10-17T00:18:00Z">
                    <w:rPr>
                      <w:rFonts w:ascii="Arial" w:eastAsia="Arial" w:hAnsi="Arial" w:cs="Arial"/>
                      <w:color w:val="D13438"/>
                      <w:sz w:val="18"/>
                      <w:szCs w:val="18"/>
                      <w:u w:val="single"/>
                    </w:rPr>
                  </w:rPrChange>
                </w:rPr>
                <w:t>C</w:t>
              </w:r>
              <w:r w:rsidR="007118CE" w:rsidRPr="00430350">
                <w:rPr>
                  <w:rFonts w:ascii="Arial" w:eastAsia="Arial" w:hAnsi="Arial" w:cs="Arial"/>
                  <w:sz w:val="18"/>
                  <w:szCs w:val="18"/>
                  <w:u w:val="single"/>
                  <w:rPrChange w:id="2430" w:author="Jie Wang5909" w:date="2026-10-17T00:18:00Z">
                    <w:rPr>
                      <w:rFonts w:asciiTheme="minorEastAsia" w:hAnsiTheme="minorEastAsia" w:cs="Arial"/>
                      <w:color w:val="D13438"/>
                      <w:sz w:val="18"/>
                      <w:szCs w:val="18"/>
                      <w:u w:val="single"/>
                    </w:rPr>
                  </w:rPrChange>
                </w:rPr>
                <w:t xml:space="preserve">ompleted </w:t>
              </w:r>
            </w:ins>
          </w:p>
        </w:tc>
      </w:tr>
      <w:tr w:rsidR="005A4DDF" w:rsidRPr="00E37D71" w14:paraId="4FE91E2C"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431"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432" w:author="Jie Wang5909" w:date="2026-10-14T00:27:00Z">
            <w:trPr>
              <w:gridAfter w:val="0"/>
              <w:trHeight w:val="300"/>
            </w:trPr>
          </w:trPrChange>
        </w:trPr>
        <w:tc>
          <w:tcPr>
            <w:tcW w:w="0" w:type="auto"/>
            <w:gridSpan w:val="6"/>
            <w:tcBorders>
              <w:top w:val="single" w:sz="6" w:space="0" w:color="AAAAAA"/>
              <w:left w:val="single" w:sz="6" w:space="0" w:color="AAAAAA"/>
              <w:bottom w:val="single" w:sz="6" w:space="0" w:color="AAAAAA"/>
              <w:right w:val="single" w:sz="6" w:space="0" w:color="AAAAAA"/>
            </w:tcBorders>
            <w:shd w:val="clear" w:color="auto" w:fill="D5E8F0"/>
            <w:hideMark/>
            <w:tcPrChange w:id="2433" w:author="Jie Wang5909" w:date="2026-10-14T00:27:00Z">
              <w:tcPr>
                <w:tcW w:w="8624" w:type="dxa"/>
                <w:gridSpan w:val="9"/>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0F912FF2" w14:textId="394FD5C4" w:rsidR="005A4DDF" w:rsidRPr="00430350" w:rsidRDefault="6976941A" w:rsidP="1F55AB29">
            <w:pPr>
              <w:spacing w:line="240" w:lineRule="auto"/>
              <w:rPr>
                <w:rFonts w:ascii="Arial" w:eastAsia="Times New Roman" w:hAnsi="Arial" w:cs="Arial"/>
                <w:b/>
                <w:bCs/>
                <w:sz w:val="18"/>
                <w:szCs w:val="18"/>
              </w:rPr>
            </w:pPr>
            <w:r w:rsidRPr="00430350">
              <w:rPr>
                <w:rFonts w:ascii="Arial" w:eastAsia="Times New Roman" w:hAnsi="Arial" w:cs="Arial"/>
                <w:b/>
                <w:bCs/>
                <w:sz w:val="18"/>
                <w:szCs w:val="18"/>
              </w:rPr>
              <w:t>Process and Equipment </w:t>
            </w:r>
          </w:p>
        </w:tc>
      </w:tr>
      <w:tr w:rsidR="00BE7A98" w:rsidRPr="00E37D71" w14:paraId="3BE9AF52"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DA2A5B5" w14:textId="470A6841" w:rsidR="001D0487" w:rsidRPr="00430350" w:rsidRDefault="001D0487" w:rsidP="001D0487">
            <w:pPr>
              <w:spacing w:line="240" w:lineRule="auto"/>
              <w:rPr>
                <w:rFonts w:ascii="Arial" w:eastAsia="Times New Roman" w:hAnsi="Arial" w:cs="Arial"/>
                <w:sz w:val="18"/>
                <w:szCs w:val="18"/>
              </w:rPr>
            </w:pPr>
            <w:r w:rsidRPr="00430350">
              <w:rPr>
                <w:rFonts w:ascii="Arial" w:eastAsia="Times New Roman" w:hAnsi="Arial" w:cs="Arial"/>
                <w:sz w:val="18"/>
                <w:szCs w:val="18"/>
              </w:rPr>
              <w:t>Process</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3BBEBB8" w14:textId="5BFCE216" w:rsidR="001D0487" w:rsidRPr="00430350" w:rsidRDefault="001D0487" w:rsidP="001D0487">
            <w:pPr>
              <w:spacing w:line="240" w:lineRule="auto"/>
              <w:rPr>
                <w:rFonts w:ascii="Arial" w:hAnsi="Arial" w:cs="Arial"/>
                <w:sz w:val="18"/>
                <w:szCs w:val="18"/>
              </w:rPr>
            </w:pPr>
            <w:r w:rsidRPr="00430350">
              <w:rPr>
                <w:rFonts w:ascii="Arial" w:eastAsia="宋体" w:hAnsi="Arial" w:cs="Arial"/>
                <w:sz w:val="18"/>
                <w:szCs w:val="18"/>
              </w:rPr>
              <w:t>The post-cleavage rinse volume is increased from 5 volumes to 8 volumes</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0D4B5D73" w14:textId="400C6A56" w:rsidR="599BC9E8" w:rsidRPr="00430350" w:rsidRDefault="599BC9E8" w:rsidP="599BC9E8">
            <w:pPr>
              <w:spacing w:line="240" w:lineRule="auto"/>
              <w:rPr>
                <w:rFonts w:ascii="Arial" w:eastAsia="Arial" w:hAnsi="Arial" w:cs="Arial"/>
                <w:sz w:val="18"/>
                <w:szCs w:val="18"/>
                <w:rPrChange w:id="2434" w:author="Jie Wang5909" w:date="2026-10-17T00:18:00Z">
                  <w:rPr>
                    <w:rFonts w:ascii="Arial" w:eastAsia="Arial" w:hAnsi="Arial" w:cs="Arial"/>
                    <w:color w:val="881798"/>
                    <w:sz w:val="18"/>
                    <w:szCs w:val="18"/>
                  </w:rPr>
                </w:rPrChange>
              </w:rPr>
            </w:pPr>
            <w:ins w:id="2435" w:author="Yachao Liu11087" w:date="2026-09-10T12:46:00Z">
              <w:r w:rsidRPr="00430350">
                <w:rPr>
                  <w:rFonts w:ascii="Arial" w:eastAsia="Arial" w:hAnsi="Arial" w:cs="Arial"/>
                  <w:sz w:val="18"/>
                  <w:szCs w:val="18"/>
                  <w:u w:val="single"/>
                  <w:rPrChange w:id="2436" w:author="Jie Wang5909" w:date="2026-10-17T00:18:00Z">
                    <w:rPr>
                      <w:rFonts w:ascii="Arial" w:eastAsia="Arial" w:hAnsi="Arial" w:cs="Arial"/>
                      <w:color w:val="498205"/>
                      <w:sz w:val="18"/>
                      <w:szCs w:val="18"/>
                      <w:u w:val="single"/>
                    </w:rPr>
                  </w:rPrChange>
                </w:rPr>
                <w:t>Low</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91A1419" w14:textId="17B63FE8" w:rsidR="599BC9E8" w:rsidRPr="00430350" w:rsidRDefault="599BC9E8">
            <w:pPr>
              <w:spacing w:line="240" w:lineRule="auto"/>
              <w:rPr>
                <w:ins w:id="2437" w:author="Yachao Liu11087" w:date="2026-09-10T12:47:00Z"/>
                <w:rFonts w:ascii="Arial" w:hAnsi="Arial" w:cs="Arial"/>
                <w:sz w:val="18"/>
                <w:szCs w:val="18"/>
                <w:rPrChange w:id="2438" w:author="Jie Wang5909" w:date="2026-10-17T00:18:00Z">
                  <w:rPr>
                    <w:ins w:id="2439" w:author="Yachao Liu11087" w:date="2026-09-10T12:47:00Z"/>
                    <w:rFonts w:ascii="Arial" w:eastAsia="Arial" w:hAnsi="Arial" w:cs="Arial"/>
                    <w:sz w:val="18"/>
                    <w:szCs w:val="18"/>
                  </w:rPr>
                </w:rPrChange>
              </w:rPr>
              <w:pPrChange w:id="2440" w:author="Jie Wang5909" w:date="2026-10-13T16:09:00Z">
                <w:pPr>
                  <w:spacing w:after="120"/>
                  <w:jc w:val="center"/>
                </w:pPr>
              </w:pPrChange>
            </w:pPr>
            <w:ins w:id="2441" w:author="Yachao Liu11087" w:date="2026-09-10T12:46:00Z">
              <w:r w:rsidRPr="00430350">
                <w:rPr>
                  <w:rFonts w:ascii="Arial" w:hAnsi="Arial" w:cs="Arial"/>
                  <w:sz w:val="18"/>
                  <w:szCs w:val="18"/>
                  <w:rPrChange w:id="2442" w:author="Jie Wang5909" w:date="2026-10-17T00:18:00Z">
                    <w:rPr>
                      <w:rFonts w:ascii="Arial" w:eastAsia="Arial" w:hAnsi="Arial" w:cs="Arial"/>
                      <w:color w:val="498205"/>
                      <w:sz w:val="18"/>
                      <w:szCs w:val="18"/>
                      <w:u w:val="single"/>
                    </w:rPr>
                  </w:rPrChange>
                </w:rPr>
                <w:t xml:space="preserve">Relevant contents have been filled in </w:t>
              </w:r>
            </w:ins>
            <w:ins w:id="2443" w:author="Yachao Liu11087" w:date="2026-09-10T12:47:00Z">
              <w:del w:id="2444" w:author="Jie Wang5909" w:date="2026-10-13T21:06:00Z">
                <w:r w:rsidR="5346DA18" w:rsidRPr="00430350" w:rsidDel="0040299C">
                  <w:rPr>
                    <w:rFonts w:ascii="Arial" w:hAnsi="Arial" w:cs="Arial"/>
                    <w:sz w:val="18"/>
                    <w:szCs w:val="18"/>
                    <w:rPrChange w:id="2445" w:author="Jie Wang5909" w:date="2026-10-17T00:18:00Z">
                      <w:rPr>
                        <w:rFonts w:ascii="Times New Roman" w:eastAsia="Times New Roman" w:hAnsi="Times New Roman" w:cs="Times New Roman"/>
                        <w:sz w:val="18"/>
                        <w:szCs w:val="18"/>
                      </w:rPr>
                    </w:rPrChange>
                  </w:rPr>
                  <w:delText xml:space="preserve"> </w:delText>
                </w:r>
              </w:del>
              <w:r w:rsidR="5346DA18" w:rsidRPr="00430350">
                <w:rPr>
                  <w:rFonts w:ascii="Arial" w:hAnsi="Arial" w:cs="Arial"/>
                  <w:sz w:val="18"/>
                  <w:szCs w:val="18"/>
                  <w:rPrChange w:id="2446" w:author="Jie Wang5909" w:date="2026-10-17T00:18:00Z">
                    <w:rPr>
                      <w:rFonts w:ascii="Times New Roman" w:eastAsia="Times New Roman" w:hAnsi="Times New Roman" w:cs="Times New Roman"/>
                      <w:sz w:val="18"/>
                      <w:szCs w:val="18"/>
                    </w:rPr>
                  </w:rPrChange>
                </w:rPr>
                <w:t>Change-CPo140021-030202.01</w:t>
              </w:r>
            </w:ins>
          </w:p>
          <w:p w14:paraId="461B89A8" w14:textId="2725F9C5" w:rsidR="599BC9E8" w:rsidRPr="00430350" w:rsidRDefault="599BC9E8" w:rsidP="599BC9E8">
            <w:pPr>
              <w:spacing w:line="240" w:lineRule="auto"/>
              <w:rPr>
                <w:rFonts w:ascii="Arial" w:eastAsia="Arial" w:hAnsi="Arial" w:cs="Arial"/>
                <w:sz w:val="18"/>
                <w:szCs w:val="18"/>
                <w:u w:val="single"/>
                <w:rPrChange w:id="2447" w:author="Jie Wang5909" w:date="2026-10-17T00:18:00Z">
                  <w:rPr>
                    <w:rFonts w:ascii="Arial" w:eastAsia="Arial" w:hAnsi="Arial" w:cs="Arial"/>
                    <w:color w:val="498205"/>
                    <w:sz w:val="18"/>
                    <w:szCs w:val="18"/>
                    <w:u w:val="single"/>
                  </w:rPr>
                </w:rPrChange>
              </w:rPr>
            </w:pP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04E0439D" w14:textId="339C1E10" w:rsidR="001D0487" w:rsidRPr="00430350" w:rsidRDefault="001D0487" w:rsidP="001D0487">
            <w:pPr>
              <w:spacing w:line="240" w:lineRule="auto"/>
              <w:rPr>
                <w:rFonts w:ascii="Arial" w:hAnsi="Arial" w:cs="Arial"/>
                <w:sz w:val="18"/>
                <w:szCs w:val="18"/>
              </w:rPr>
            </w:pPr>
            <w:r w:rsidRPr="00430350">
              <w:rPr>
                <w:rFonts w:ascii="Arial" w:hAnsi="Arial" w:cs="Arial"/>
                <w:sz w:val="18"/>
                <w:szCs w:val="18"/>
              </w:rPr>
              <w:lastRenderedPageBreak/>
              <w:t>CMMD</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12438D0" w14:textId="77777777" w:rsidR="00CD1C76" w:rsidRPr="00430350" w:rsidRDefault="00CD1C76" w:rsidP="00CD1C76">
            <w:pPr>
              <w:spacing w:line="240" w:lineRule="auto"/>
              <w:rPr>
                <w:ins w:id="2448" w:author="Jie Wang5909" w:date="2026-10-13T16:55:00Z"/>
                <w:rFonts w:ascii="Arial" w:eastAsia="Arial" w:hAnsi="Arial" w:cs="Arial"/>
                <w:sz w:val="18"/>
                <w:szCs w:val="18"/>
                <w:u w:val="single"/>
                <w:rPrChange w:id="2449" w:author="Jie Wang5909" w:date="2026-10-17T00:18:00Z">
                  <w:rPr>
                    <w:ins w:id="2450" w:author="Jie Wang5909" w:date="2026-10-13T16:55:00Z"/>
                    <w:rFonts w:ascii="Arial" w:eastAsia="Arial" w:hAnsi="Arial" w:cs="Arial"/>
                    <w:color w:val="D13438"/>
                    <w:sz w:val="18"/>
                    <w:szCs w:val="18"/>
                    <w:u w:val="single"/>
                  </w:rPr>
                </w:rPrChange>
              </w:rPr>
            </w:pPr>
            <w:ins w:id="2451" w:author="Jie Wang5909" w:date="2026-10-13T16:55:00Z">
              <w:r w:rsidRPr="00430350">
                <w:rPr>
                  <w:rFonts w:ascii="Arial" w:eastAsia="Arial" w:hAnsi="Arial" w:cs="Arial"/>
                  <w:sz w:val="18"/>
                  <w:szCs w:val="18"/>
                  <w:u w:val="single"/>
                  <w:rPrChange w:id="2452" w:author="Jie Wang5909" w:date="2026-10-17T00:18:00Z">
                    <w:rPr>
                      <w:rFonts w:ascii="Arial" w:eastAsia="Arial" w:hAnsi="Arial" w:cs="Arial"/>
                      <w:color w:val="D13438"/>
                      <w:sz w:val="18"/>
                      <w:szCs w:val="18"/>
                      <w:u w:val="single"/>
                    </w:rPr>
                  </w:rPrChange>
                </w:rPr>
                <w:t>Assigned Owner: Yu Zhang</w:t>
              </w:r>
            </w:ins>
          </w:p>
          <w:p w14:paraId="25A46D4A" w14:textId="30415CEA" w:rsidR="00CD1C76" w:rsidRPr="00430350" w:rsidRDefault="00CD1C76" w:rsidP="00CD1C76">
            <w:pPr>
              <w:spacing w:line="240" w:lineRule="auto"/>
              <w:rPr>
                <w:ins w:id="2453" w:author="Jie Wang5909" w:date="2026-10-13T16:55:00Z"/>
                <w:rFonts w:ascii="Arial" w:eastAsia="Arial" w:hAnsi="Arial" w:cs="Arial"/>
                <w:sz w:val="18"/>
                <w:szCs w:val="18"/>
                <w:u w:val="single"/>
                <w:rPrChange w:id="2454" w:author="Jie Wang5909" w:date="2026-10-17T00:18:00Z">
                  <w:rPr>
                    <w:ins w:id="2455" w:author="Jie Wang5909" w:date="2026-10-13T16:55:00Z"/>
                    <w:rFonts w:ascii="Arial" w:eastAsia="Arial" w:hAnsi="Arial" w:cs="Arial"/>
                    <w:color w:val="D13438"/>
                    <w:sz w:val="18"/>
                    <w:szCs w:val="18"/>
                    <w:u w:val="single"/>
                  </w:rPr>
                </w:rPrChange>
              </w:rPr>
            </w:pPr>
            <w:ins w:id="2456" w:author="Jie Wang5909" w:date="2026-10-13T16:55:00Z">
              <w:r w:rsidRPr="00430350">
                <w:rPr>
                  <w:rFonts w:ascii="Arial" w:eastAsia="Arial" w:hAnsi="Arial" w:cs="Arial"/>
                  <w:sz w:val="18"/>
                  <w:szCs w:val="18"/>
                  <w:u w:val="single"/>
                  <w:rPrChange w:id="2457" w:author="Jie Wang5909" w:date="2026-10-17T00:18:00Z">
                    <w:rPr>
                      <w:rFonts w:ascii="Arial" w:eastAsia="Arial" w:hAnsi="Arial" w:cs="Arial"/>
                      <w:color w:val="D13438"/>
                      <w:sz w:val="18"/>
                      <w:szCs w:val="18"/>
                      <w:u w:val="single"/>
                    </w:rPr>
                  </w:rPrChange>
                </w:rPr>
                <w:t xml:space="preserve">Due Date: </w:t>
              </w:r>
            </w:ins>
            <w:ins w:id="2458" w:author="Jie Wang5909" w:date="2026-10-14T00:29:00Z">
              <w:r w:rsidR="00BE7A98" w:rsidRPr="00430350">
                <w:rPr>
                  <w:rFonts w:ascii="Arial" w:eastAsia="Arial" w:hAnsi="Arial" w:cs="Arial"/>
                  <w:sz w:val="18"/>
                  <w:szCs w:val="18"/>
                  <w:u w:val="single"/>
                  <w:rPrChange w:id="2459" w:author="Jie Wang5909" w:date="2026-10-17T00:18:00Z">
                    <w:rPr>
                      <w:rFonts w:ascii="Arial" w:eastAsia="Arial" w:hAnsi="Arial" w:cs="Arial"/>
                      <w:color w:val="D13438"/>
                      <w:sz w:val="18"/>
                      <w:szCs w:val="18"/>
                      <w:u w:val="single"/>
                    </w:rPr>
                  </w:rPrChange>
                </w:rPr>
                <w:t>11/05/2026</w:t>
              </w:r>
            </w:ins>
          </w:p>
          <w:p w14:paraId="2A8E9B54" w14:textId="747A144E" w:rsidR="001D0487" w:rsidRPr="00430350" w:rsidRDefault="00CD1C76">
            <w:pPr>
              <w:spacing w:line="240" w:lineRule="auto"/>
              <w:rPr>
                <w:rFonts w:ascii="Arial" w:eastAsia="Times New Roman" w:hAnsi="Arial" w:cs="Arial"/>
                <w:sz w:val="18"/>
                <w:szCs w:val="18"/>
              </w:rPr>
            </w:pPr>
            <w:ins w:id="2460" w:author="Jie Wang5909" w:date="2026-10-13T16:55:00Z">
              <w:r w:rsidRPr="00430350">
                <w:rPr>
                  <w:rFonts w:ascii="Arial" w:eastAsia="Arial" w:hAnsi="Arial" w:cs="Arial"/>
                  <w:sz w:val="18"/>
                  <w:szCs w:val="18"/>
                  <w:u w:val="single"/>
                  <w:rPrChange w:id="2461" w:author="Jie Wang5909" w:date="2026-10-17T00:18:00Z">
                    <w:rPr>
                      <w:rFonts w:ascii="Arial" w:eastAsia="Arial" w:hAnsi="Arial" w:cs="Arial"/>
                      <w:color w:val="D13438"/>
                      <w:sz w:val="18"/>
                      <w:szCs w:val="18"/>
                      <w:u w:val="single"/>
                    </w:rPr>
                  </w:rPrChange>
                </w:rPr>
                <w:lastRenderedPageBreak/>
                <w:t xml:space="preserve">Item status and Closure criteria: </w:t>
              </w:r>
            </w:ins>
            <w:ins w:id="2462" w:author="Jie Wang5909" w:date="2026-10-13T16:58:00Z">
              <w:r w:rsidR="004B72FF" w:rsidRPr="00430350">
                <w:rPr>
                  <w:rFonts w:ascii="Arial" w:eastAsia="Arial" w:hAnsi="Arial" w:cs="Arial"/>
                  <w:sz w:val="18"/>
                  <w:szCs w:val="18"/>
                  <w:u w:val="single"/>
                  <w:rPrChange w:id="2463" w:author="Jie Wang5909" w:date="2026-10-17T00:18:00Z">
                    <w:rPr>
                      <w:rFonts w:ascii="Arial" w:eastAsia="Arial" w:hAnsi="Arial" w:cs="Arial"/>
                      <w:color w:val="881798"/>
                      <w:sz w:val="18"/>
                      <w:szCs w:val="18"/>
                      <w:u w:val="single"/>
                    </w:rPr>
                  </w:rPrChange>
                </w:rPr>
                <w:t>Change control</w:t>
              </w:r>
            </w:ins>
            <w:ins w:id="2464" w:author="Jie Wang5909" w:date="2026-10-13T16:56:00Z">
              <w:r w:rsidRPr="00430350">
                <w:rPr>
                  <w:rFonts w:ascii="Arial" w:eastAsia="Arial" w:hAnsi="Arial" w:cs="Arial"/>
                  <w:sz w:val="18"/>
                  <w:szCs w:val="18"/>
                  <w:u w:val="single"/>
                  <w:rPrChange w:id="2465" w:author="Jie Wang5909" w:date="2026-10-17T00:18:00Z">
                    <w:rPr>
                      <w:rFonts w:ascii="Arial" w:eastAsia="Arial" w:hAnsi="Arial" w:cs="Arial"/>
                      <w:color w:val="D13438"/>
                      <w:sz w:val="18"/>
                      <w:szCs w:val="18"/>
                      <w:u w:val="single"/>
                    </w:rPr>
                  </w:rPrChange>
                </w:rPr>
                <w:t xml:space="preserve"> sign-off </w:t>
              </w:r>
            </w:ins>
            <w:del w:id="2466" w:author="Jie Wang5909" w:date="2026-10-13T16:55:00Z">
              <w:r w:rsidR="001D0487" w:rsidRPr="00430350" w:rsidDel="00CD1C76">
                <w:rPr>
                  <w:rFonts w:ascii="Arial" w:hAnsi="Arial" w:cs="Arial"/>
                  <w:sz w:val="18"/>
                  <w:szCs w:val="18"/>
                </w:rPr>
                <w:delText>Before PPQ Batches</w:delText>
              </w:r>
            </w:del>
          </w:p>
        </w:tc>
      </w:tr>
      <w:tr w:rsidR="00BE7A98" w:rsidRPr="00E37D71" w14:paraId="706D374E"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D374DDC" w14:textId="74EEC288" w:rsidR="001D0487" w:rsidRPr="00E37D71" w:rsidRDefault="001D0487" w:rsidP="001D0487">
            <w:pPr>
              <w:spacing w:line="240" w:lineRule="auto"/>
              <w:rPr>
                <w:rFonts w:ascii="Arial" w:eastAsia="Times New Roman" w:hAnsi="Arial" w:cs="Arial"/>
                <w:sz w:val="18"/>
                <w:szCs w:val="18"/>
              </w:rPr>
            </w:pPr>
            <w:r w:rsidRPr="00E37D71">
              <w:rPr>
                <w:rFonts w:ascii="Arial" w:eastAsia="Times New Roman" w:hAnsi="Arial" w:cs="Arial"/>
                <w:sz w:val="18"/>
                <w:szCs w:val="18"/>
              </w:rPr>
              <w:lastRenderedPageBreak/>
              <w:t>Process</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0DB2BC87" w14:textId="54D6D4AA" w:rsidR="001D0487" w:rsidRPr="00E37D71" w:rsidRDefault="001D0487" w:rsidP="001D0487">
            <w:pPr>
              <w:spacing w:line="240" w:lineRule="auto"/>
              <w:rPr>
                <w:rFonts w:ascii="Arial" w:hAnsi="Arial" w:cs="Arial"/>
                <w:sz w:val="18"/>
                <w:szCs w:val="18"/>
              </w:rPr>
            </w:pPr>
            <w:r w:rsidRPr="00E37D71">
              <w:rPr>
                <w:rFonts w:ascii="Arial" w:hAnsi="Arial" w:cs="Arial"/>
                <w:sz w:val="18"/>
                <w:szCs w:val="18"/>
              </w:rPr>
              <w:t>Revised per Manufacturing Operation Record</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CF74516" w14:textId="528914A7" w:rsidR="001D0487" w:rsidRPr="00E37D71" w:rsidRDefault="001D0487" w:rsidP="001D0487">
            <w:pPr>
              <w:spacing w:line="240" w:lineRule="auto"/>
              <w:rPr>
                <w:rFonts w:ascii="Arial" w:eastAsia="Times New Roman" w:hAnsi="Arial" w:cs="Arial"/>
                <w:sz w:val="18"/>
                <w:szCs w:val="18"/>
              </w:rPr>
            </w:pPr>
            <w:r w:rsidRPr="00E37D71">
              <w:rPr>
                <w:rFonts w:ascii="Arial" w:eastAsia="Times New Roman" w:hAnsi="Arial" w:cs="Arial"/>
                <w:sz w:val="18"/>
                <w:szCs w:val="18"/>
              </w:rPr>
              <w:t>Low</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5221FC1" w14:textId="5F1ABCFA" w:rsidR="001D0487" w:rsidRPr="00E37D71" w:rsidRDefault="1124C84A" w:rsidP="001D0487">
            <w:pPr>
              <w:spacing w:line="240" w:lineRule="auto"/>
              <w:rPr>
                <w:rFonts w:ascii="Arial" w:eastAsia="Times New Roman" w:hAnsi="Arial" w:cs="Arial"/>
                <w:sz w:val="18"/>
                <w:szCs w:val="18"/>
              </w:rPr>
            </w:pPr>
            <w:ins w:id="2467" w:author="Yachao Liu11087" w:date="2026-09-10T12:50:00Z">
              <w:r w:rsidRPr="599BC9E8">
                <w:rPr>
                  <w:rFonts w:ascii="Arial" w:eastAsia="Times New Roman" w:hAnsi="Arial" w:cs="Arial"/>
                  <w:sz w:val="18"/>
                  <w:szCs w:val="18"/>
                </w:rPr>
                <w:t xml:space="preserve">This update was implemented upon joint discussion and confirmation among Production, Customer, QAN/A </w:t>
              </w:r>
            </w:ins>
            <w:del w:id="2468" w:author="Yachao Liu11087" w:date="2026-09-10T12:50:00Z">
              <w:r w:rsidR="001D0487" w:rsidRPr="599BC9E8" w:rsidDel="001D0487">
                <w:rPr>
                  <w:rFonts w:ascii="Arial" w:eastAsia="Times New Roman" w:hAnsi="Arial" w:cs="Arial"/>
                  <w:sz w:val="18"/>
                  <w:szCs w:val="18"/>
                </w:rPr>
                <w:delText>N/A</w:delText>
              </w:r>
            </w:del>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92902E3" w14:textId="0356AE9C" w:rsidR="001D0487" w:rsidRPr="00E37D71" w:rsidRDefault="001D0487" w:rsidP="001D0487">
            <w:pPr>
              <w:spacing w:line="240" w:lineRule="auto"/>
              <w:rPr>
                <w:rFonts w:ascii="Arial" w:eastAsia="Times New Roman" w:hAnsi="Arial" w:cs="Arial"/>
                <w:sz w:val="18"/>
                <w:szCs w:val="18"/>
              </w:rPr>
            </w:pPr>
            <w:r w:rsidRPr="00E37D71">
              <w:rPr>
                <w:rFonts w:ascii="Arial" w:hAnsi="Arial" w:cs="Arial"/>
                <w:sz w:val="18"/>
                <w:szCs w:val="18"/>
              </w:rPr>
              <w:t>CMMD</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52FDDD1" w14:textId="77777777" w:rsidR="00CD1C76" w:rsidRPr="00430350" w:rsidRDefault="00CD1C76" w:rsidP="00CD1C76">
            <w:pPr>
              <w:spacing w:line="240" w:lineRule="auto"/>
              <w:rPr>
                <w:ins w:id="2469" w:author="Jie Wang5909" w:date="2026-10-13T16:55:00Z"/>
                <w:rFonts w:ascii="Arial" w:eastAsia="Arial" w:hAnsi="Arial" w:cs="Arial"/>
                <w:sz w:val="18"/>
                <w:szCs w:val="18"/>
                <w:u w:val="single"/>
                <w:rPrChange w:id="2470" w:author="Jie Wang5909" w:date="2026-10-17T00:18:00Z">
                  <w:rPr>
                    <w:ins w:id="2471" w:author="Jie Wang5909" w:date="2026-10-13T16:55:00Z"/>
                    <w:rFonts w:ascii="Arial" w:eastAsia="Arial" w:hAnsi="Arial" w:cs="Arial"/>
                    <w:color w:val="D13438"/>
                    <w:sz w:val="18"/>
                    <w:szCs w:val="18"/>
                    <w:u w:val="single"/>
                  </w:rPr>
                </w:rPrChange>
              </w:rPr>
            </w:pPr>
            <w:ins w:id="2472" w:author="Jie Wang5909" w:date="2026-10-13T16:55:00Z">
              <w:r w:rsidRPr="00430350">
                <w:rPr>
                  <w:rFonts w:ascii="Arial" w:eastAsia="Arial" w:hAnsi="Arial" w:cs="Arial"/>
                  <w:sz w:val="18"/>
                  <w:szCs w:val="18"/>
                  <w:u w:val="single"/>
                  <w:rPrChange w:id="2473" w:author="Jie Wang5909" w:date="2026-10-17T00:18:00Z">
                    <w:rPr>
                      <w:rFonts w:ascii="Arial" w:eastAsia="Arial" w:hAnsi="Arial" w:cs="Arial"/>
                      <w:color w:val="D13438"/>
                      <w:sz w:val="18"/>
                      <w:szCs w:val="18"/>
                      <w:u w:val="single"/>
                    </w:rPr>
                  </w:rPrChange>
                </w:rPr>
                <w:t>Assigned Owner: Yu Zhang</w:t>
              </w:r>
            </w:ins>
          </w:p>
          <w:p w14:paraId="485D7F2E" w14:textId="25BD9C34" w:rsidR="00CD1C76" w:rsidRPr="00430350" w:rsidRDefault="00CD1C76" w:rsidP="00CD1C76">
            <w:pPr>
              <w:spacing w:line="240" w:lineRule="auto"/>
              <w:rPr>
                <w:ins w:id="2474" w:author="Jie Wang5909" w:date="2026-10-13T16:55:00Z"/>
                <w:rFonts w:ascii="Arial" w:eastAsia="Arial" w:hAnsi="Arial" w:cs="Arial"/>
                <w:sz w:val="18"/>
                <w:szCs w:val="18"/>
                <w:u w:val="single"/>
                <w:rPrChange w:id="2475" w:author="Jie Wang5909" w:date="2026-10-17T00:18:00Z">
                  <w:rPr>
                    <w:ins w:id="2476" w:author="Jie Wang5909" w:date="2026-10-13T16:55:00Z"/>
                    <w:rFonts w:ascii="Arial" w:eastAsia="Arial" w:hAnsi="Arial" w:cs="Arial"/>
                    <w:color w:val="D13438"/>
                    <w:sz w:val="18"/>
                    <w:szCs w:val="18"/>
                    <w:u w:val="single"/>
                  </w:rPr>
                </w:rPrChange>
              </w:rPr>
            </w:pPr>
            <w:ins w:id="2477" w:author="Jie Wang5909" w:date="2026-10-13T16:55:00Z">
              <w:r w:rsidRPr="2D7545EE">
                <w:rPr>
                  <w:rFonts w:ascii="Arial" w:eastAsia="Arial" w:hAnsi="Arial" w:cs="Arial"/>
                  <w:sz w:val="18"/>
                  <w:szCs w:val="18"/>
                  <w:u w:val="single"/>
                  <w:rPrChange w:id="2478" w:author="Jie Wang5909" w:date="2026-10-17T00:18:00Z">
                    <w:rPr>
                      <w:rFonts w:ascii="Arial" w:eastAsia="Arial" w:hAnsi="Arial" w:cs="Arial"/>
                      <w:color w:val="D13438"/>
                      <w:sz w:val="18"/>
                      <w:szCs w:val="18"/>
                      <w:u w:val="single"/>
                    </w:rPr>
                  </w:rPrChange>
                </w:rPr>
                <w:t xml:space="preserve">Due Date: </w:t>
              </w:r>
            </w:ins>
            <w:commentRangeStart w:id="2479"/>
            <w:commentRangeStart w:id="2480"/>
            <w:ins w:id="2481" w:author="Jie Wang5909" w:date="2026-10-16T21:47:00Z">
              <w:del w:id="2482" w:author="Yu Zhang12718" w:date="2026-10-19T06:34:00Z">
                <w:r w:rsidRPr="2D7545EE" w:rsidDel="00850C41">
                  <w:rPr>
                    <w:rFonts w:ascii="Arial" w:eastAsia="Arial" w:hAnsi="Arial" w:cs="Arial"/>
                    <w:sz w:val="18"/>
                    <w:szCs w:val="18"/>
                    <w:u w:val="single"/>
                    <w:rPrChange w:id="2483" w:author="Jie Wang5909" w:date="2026-10-17T00:18:00Z">
                      <w:rPr>
                        <w:rFonts w:ascii="Arial" w:eastAsia="Arial" w:hAnsi="Arial" w:cs="Arial"/>
                        <w:color w:val="D13438"/>
                        <w:sz w:val="18"/>
                        <w:szCs w:val="18"/>
                        <w:u w:val="single"/>
                      </w:rPr>
                    </w:rPrChange>
                  </w:rPr>
                  <w:delText>10/20/2026</w:delText>
                </w:r>
              </w:del>
            </w:ins>
            <w:ins w:id="2484" w:author="Yu Zhang12718" w:date="2026-10-19T06:34:00Z">
              <w:r w:rsidR="0907A2EF" w:rsidRPr="2D7545EE">
                <w:rPr>
                  <w:rFonts w:ascii="Arial" w:eastAsia="Arial" w:hAnsi="Arial" w:cs="Arial"/>
                  <w:sz w:val="18"/>
                  <w:szCs w:val="18"/>
                  <w:u w:val="single"/>
                </w:rPr>
                <w:t>10/22/2026</w:t>
              </w:r>
            </w:ins>
            <w:commentRangeEnd w:id="2479"/>
            <w:r w:rsidRPr="00430350">
              <w:rPr>
                <w:rStyle w:val="a4"/>
                <w:rFonts w:ascii="Arial" w:eastAsia="Arial" w:hAnsi="Arial" w:cs="Arial"/>
                <w:sz w:val="18"/>
                <w:szCs w:val="18"/>
                <w:u w:val="single"/>
                <w:rPrChange w:id="2485" w:author="Jie Wang5909" w:date="2026-10-17T00:18:00Z">
                  <w:rPr>
                    <w:rStyle w:val="a4"/>
                    <w:rFonts w:ascii="Arial" w:eastAsia="Arial" w:hAnsi="Arial" w:cs="Arial"/>
                    <w:color w:val="D13438"/>
                    <w:sz w:val="18"/>
                    <w:szCs w:val="18"/>
                    <w:u w:val="single"/>
                  </w:rPr>
                </w:rPrChange>
              </w:rPr>
              <w:commentReference w:id="2479"/>
            </w:r>
            <w:commentRangeEnd w:id="2480"/>
            <w:r>
              <w:rPr>
                <w:rStyle w:val="a4"/>
              </w:rPr>
              <w:commentReference w:id="2480"/>
            </w:r>
          </w:p>
          <w:p w14:paraId="556074C9" w14:textId="0DAEFBC5" w:rsidR="001D0487" w:rsidRPr="00430350" w:rsidRDefault="00CD1C76" w:rsidP="00CD1C76">
            <w:pPr>
              <w:spacing w:line="240" w:lineRule="auto"/>
              <w:rPr>
                <w:rFonts w:ascii="Arial" w:eastAsia="Times New Roman" w:hAnsi="Arial" w:cs="Arial"/>
                <w:sz w:val="18"/>
                <w:szCs w:val="18"/>
              </w:rPr>
            </w:pPr>
            <w:ins w:id="2486" w:author="Jie Wang5909" w:date="2026-10-13T16:55:00Z">
              <w:r w:rsidRPr="00430350">
                <w:rPr>
                  <w:rFonts w:ascii="Arial" w:eastAsia="Arial" w:hAnsi="Arial" w:cs="Arial"/>
                  <w:sz w:val="18"/>
                  <w:szCs w:val="18"/>
                  <w:u w:val="single"/>
                  <w:rPrChange w:id="2487" w:author="Jie Wang5909" w:date="2026-10-17T00:18:00Z">
                    <w:rPr>
                      <w:rFonts w:ascii="Arial" w:eastAsia="Arial" w:hAnsi="Arial" w:cs="Arial"/>
                      <w:color w:val="D13438"/>
                      <w:sz w:val="18"/>
                      <w:szCs w:val="18"/>
                      <w:u w:val="single"/>
                    </w:rPr>
                  </w:rPrChange>
                </w:rPr>
                <w:t xml:space="preserve">Item status and Closure criteria: </w:t>
              </w:r>
            </w:ins>
            <w:ins w:id="2488" w:author="Jie Wang5909" w:date="2026-10-13T16:58:00Z">
              <w:r w:rsidR="004B72FF" w:rsidRPr="00430350">
                <w:rPr>
                  <w:rFonts w:ascii="Arial" w:eastAsia="Arial" w:hAnsi="Arial" w:cs="Arial"/>
                  <w:sz w:val="18"/>
                  <w:szCs w:val="18"/>
                  <w:u w:val="single"/>
                  <w:rPrChange w:id="2489" w:author="Jie Wang5909" w:date="2026-10-17T00:18:00Z">
                    <w:rPr>
                      <w:rFonts w:ascii="Arial" w:eastAsia="Arial" w:hAnsi="Arial" w:cs="Arial"/>
                      <w:color w:val="881798"/>
                      <w:sz w:val="18"/>
                      <w:szCs w:val="18"/>
                      <w:u w:val="single"/>
                    </w:rPr>
                  </w:rPrChange>
                </w:rPr>
                <w:t>Change control</w:t>
              </w:r>
            </w:ins>
            <w:ins w:id="2490" w:author="Jie Wang5909" w:date="2026-10-13T16:55:00Z">
              <w:r w:rsidRPr="00430350">
                <w:rPr>
                  <w:rFonts w:ascii="Arial" w:eastAsia="Arial" w:hAnsi="Arial" w:cs="Arial"/>
                  <w:sz w:val="18"/>
                  <w:szCs w:val="18"/>
                  <w:u w:val="single"/>
                  <w:rPrChange w:id="2491" w:author="Jie Wang5909" w:date="2026-10-17T00:18:00Z">
                    <w:rPr>
                      <w:rFonts w:ascii="Arial" w:eastAsia="Arial" w:hAnsi="Arial" w:cs="Arial"/>
                      <w:color w:val="D13438"/>
                      <w:sz w:val="18"/>
                      <w:szCs w:val="18"/>
                      <w:u w:val="single"/>
                    </w:rPr>
                  </w:rPrChange>
                </w:rPr>
                <w:t xml:space="preserve"> sign-off</w:t>
              </w:r>
            </w:ins>
            <w:ins w:id="2492" w:author="Jie Wang5909" w:date="2026-10-13T16:56:00Z">
              <w:r w:rsidRPr="00430350">
                <w:rPr>
                  <w:rFonts w:ascii="Arial" w:eastAsia="Arial" w:hAnsi="Arial" w:cs="Arial"/>
                  <w:sz w:val="18"/>
                  <w:szCs w:val="18"/>
                  <w:u w:val="single"/>
                  <w:rPrChange w:id="2493" w:author="Jie Wang5909" w:date="2026-10-17T00:18:00Z">
                    <w:rPr>
                      <w:rFonts w:ascii="Arial" w:eastAsia="Arial" w:hAnsi="Arial" w:cs="Arial"/>
                      <w:color w:val="D13438"/>
                      <w:sz w:val="18"/>
                      <w:szCs w:val="18"/>
                      <w:u w:val="single"/>
                    </w:rPr>
                  </w:rPrChange>
                </w:rPr>
                <w:t xml:space="preserve"> </w:t>
              </w:r>
            </w:ins>
            <w:del w:id="2494" w:author="Jie Wang5909" w:date="2026-10-13T16:55:00Z">
              <w:r w:rsidR="001D0487" w:rsidRPr="00430350" w:rsidDel="00CD1C76">
                <w:rPr>
                  <w:rFonts w:ascii="Arial" w:hAnsi="Arial" w:cs="Arial"/>
                  <w:sz w:val="18"/>
                  <w:szCs w:val="18"/>
                </w:rPr>
                <w:delText>Before PPQ Batches</w:delText>
              </w:r>
            </w:del>
          </w:p>
        </w:tc>
      </w:tr>
      <w:tr w:rsidR="00086A1B" w14:paraId="6261B709" w14:textId="77777777" w:rsidTr="2D7545EE">
        <w:trPr>
          <w:trHeight w:val="300"/>
          <w:ins w:id="2495" w:author="Jie Wang5909" w:date="2026-10-13T18:24:00Z"/>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EC03ED9" w14:textId="06D7F5AA" w:rsidR="00086A1B" w:rsidRPr="00E82B76" w:rsidRDefault="00086A1B" w:rsidP="1F55AB29">
            <w:pPr>
              <w:spacing w:line="240" w:lineRule="auto"/>
              <w:rPr>
                <w:ins w:id="2496" w:author="Jie Wang5909" w:date="2026-10-13T18:24:00Z"/>
                <w:rFonts w:ascii="Arial" w:hAnsi="Arial" w:cs="Arial"/>
                <w:color w:val="881798"/>
                <w:sz w:val="18"/>
                <w:szCs w:val="18"/>
                <w:u w:val="single"/>
              </w:rPr>
            </w:pPr>
            <w:ins w:id="2497" w:author="Jie Wang5909" w:date="2026-10-13T18:24:00Z">
              <w:r>
                <w:rPr>
                  <w:rFonts w:ascii="Arial" w:hAnsi="Arial" w:cs="Arial" w:hint="eastAsia"/>
                  <w:color w:val="881798"/>
                  <w:sz w:val="18"/>
                  <w:szCs w:val="18"/>
                  <w:u w:val="single"/>
                </w:rPr>
                <w:t>P</w:t>
              </w:r>
              <w:r>
                <w:rPr>
                  <w:rFonts w:ascii="Arial" w:hAnsi="Arial" w:cs="Arial"/>
                  <w:color w:val="881798"/>
                  <w:sz w:val="18"/>
                  <w:szCs w:val="18"/>
                  <w:u w:val="single"/>
                </w:rPr>
                <w:t>rocess</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037FBAD" w14:textId="3C51167A" w:rsidR="00086A1B" w:rsidRPr="1F55AB29" w:rsidRDefault="00086A1B" w:rsidP="1F55AB29">
            <w:pPr>
              <w:spacing w:line="240" w:lineRule="auto"/>
              <w:rPr>
                <w:ins w:id="2498" w:author="Jie Wang5909" w:date="2026-10-13T18:24:00Z"/>
                <w:rFonts w:ascii="Arial" w:eastAsia="Arial" w:hAnsi="Arial" w:cs="Arial"/>
                <w:color w:val="881798"/>
                <w:sz w:val="18"/>
                <w:szCs w:val="18"/>
                <w:u w:val="single"/>
              </w:rPr>
            </w:pPr>
            <w:ins w:id="2499" w:author="Jie Wang5909" w:date="2026-10-13T18:25:00Z">
              <w:r>
                <w:rPr>
                  <w:rFonts w:ascii="Arial" w:eastAsia="Times New Roman" w:hAnsi="Arial" w:cs="Arial"/>
                  <w:sz w:val="18"/>
                  <w:szCs w:val="18"/>
                </w:rPr>
                <w:t xml:space="preserve">The </w:t>
              </w:r>
            </w:ins>
            <w:ins w:id="2500" w:author="Jie Wang5909" w:date="2026-10-13T18:24:00Z">
              <w:r w:rsidRPr="006A4046">
                <w:rPr>
                  <w:rFonts w:ascii="Arial" w:eastAsia="Times New Roman" w:hAnsi="Arial" w:cs="Arial"/>
                  <w:sz w:val="18"/>
                  <w:szCs w:val="18"/>
                </w:rPr>
                <w:t xml:space="preserve">process understanding, historical manufacturing experience, CPP rationale and control strategy knowledge have </w:t>
              </w:r>
            </w:ins>
            <w:ins w:id="2501" w:author="Jie Wang5909" w:date="2026-10-13T18:26:00Z">
              <w:r>
                <w:rPr>
                  <w:rFonts w:ascii="Arial" w:eastAsia="Times New Roman" w:hAnsi="Arial" w:cs="Arial"/>
                  <w:sz w:val="18"/>
                  <w:szCs w:val="18"/>
                </w:rPr>
                <w:t xml:space="preserve">not </w:t>
              </w:r>
            </w:ins>
            <w:ins w:id="2502" w:author="Jie Wang5909" w:date="2026-10-13T18:24:00Z">
              <w:r w:rsidRPr="006A4046">
                <w:rPr>
                  <w:rFonts w:ascii="Arial" w:eastAsia="Times New Roman" w:hAnsi="Arial" w:cs="Arial"/>
                  <w:sz w:val="18"/>
                  <w:szCs w:val="18"/>
                </w:rPr>
                <w:t>been transferred and implemented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EBEE49A" w14:textId="4D9CAF0C" w:rsidR="00086A1B" w:rsidRPr="00E82B76" w:rsidRDefault="00086A1B" w:rsidP="1F55AB29">
            <w:pPr>
              <w:spacing w:line="240" w:lineRule="auto"/>
              <w:rPr>
                <w:ins w:id="2503" w:author="Jie Wang5909" w:date="2026-10-13T18:24:00Z"/>
                <w:rFonts w:ascii="Arial" w:hAnsi="Arial" w:cs="Arial"/>
                <w:sz w:val="18"/>
                <w:szCs w:val="18"/>
              </w:rPr>
            </w:pPr>
            <w:ins w:id="2504" w:author="Jie Wang5909" w:date="2026-10-13T18:25:00Z">
              <w:r>
                <w:rPr>
                  <w:rFonts w:ascii="Arial" w:hAnsi="Arial" w:cs="Arial"/>
                  <w:sz w:val="18"/>
                  <w:szCs w:val="18"/>
                </w:rPr>
                <w:t>Medium</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C54D019" w14:textId="265B2FB5" w:rsidR="00086A1B" w:rsidRPr="1F55AB29" w:rsidRDefault="00086A1B" w:rsidP="1F55AB29">
            <w:pPr>
              <w:spacing w:line="240" w:lineRule="auto"/>
              <w:rPr>
                <w:ins w:id="2505" w:author="Jie Wang5909" w:date="2026-10-13T18:24:00Z"/>
                <w:rFonts w:ascii="Arial" w:eastAsia="Arial" w:hAnsi="Arial" w:cs="Arial"/>
                <w:color w:val="881798"/>
                <w:sz w:val="18"/>
                <w:szCs w:val="18"/>
                <w:u w:val="single"/>
              </w:rPr>
            </w:pPr>
            <w:ins w:id="2506" w:author="Jie Wang5909" w:date="2026-10-13T18:27:00Z">
              <w:r>
                <w:rPr>
                  <w:rFonts w:ascii="Arial" w:eastAsia="Times New Roman" w:hAnsi="Arial" w:cs="Arial"/>
                  <w:sz w:val="18"/>
                  <w:szCs w:val="18"/>
                </w:rPr>
                <w:t>D</w:t>
              </w:r>
            </w:ins>
            <w:ins w:id="2507" w:author="Jie Wang5909" w:date="2026-10-13T18:26:00Z">
              <w:r w:rsidRPr="00E82B76">
                <w:rPr>
                  <w:rFonts w:ascii="Arial" w:eastAsia="Times New Roman" w:hAnsi="Arial" w:cs="Arial"/>
                  <w:sz w:val="18"/>
                  <w:szCs w:val="18"/>
                </w:rPr>
                <w:t>ocumented training will be provided to the involved personnel prior to PPQ production initiation.</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CC01524" w14:textId="30DB9820" w:rsidR="00086A1B" w:rsidRPr="00E82B76" w:rsidRDefault="00086A1B" w:rsidP="3BADD681">
            <w:pPr>
              <w:spacing w:line="240" w:lineRule="auto"/>
              <w:rPr>
                <w:ins w:id="2508" w:author="Jie Wang5909" w:date="2026-10-13T18:24:00Z"/>
                <w:rFonts w:ascii="Arial" w:hAnsi="Arial" w:cs="Arial"/>
                <w:color w:val="881798"/>
                <w:sz w:val="18"/>
                <w:szCs w:val="18"/>
                <w:u w:val="single"/>
              </w:rPr>
            </w:pPr>
            <w:ins w:id="2509" w:author="Jie Wang5909" w:date="2026-10-13T18:27:00Z">
              <w:r>
                <w:rPr>
                  <w:rFonts w:ascii="Arial" w:hAnsi="Arial" w:cs="Arial" w:hint="eastAsia"/>
                  <w:color w:val="881798"/>
                  <w:sz w:val="18"/>
                  <w:szCs w:val="18"/>
                  <w:u w:val="single"/>
                </w:rPr>
                <w:t>C</w:t>
              </w:r>
              <w:r>
                <w:rPr>
                  <w:rFonts w:ascii="Arial" w:hAnsi="Arial" w:cs="Arial"/>
                  <w:color w:val="881798"/>
                  <w:sz w:val="18"/>
                  <w:szCs w:val="18"/>
                  <w:u w:val="single"/>
                </w:rPr>
                <w:t>MMD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CF54760" w14:textId="77777777" w:rsidR="00086A1B" w:rsidRPr="00430350" w:rsidRDefault="00086A1B" w:rsidP="00086A1B">
            <w:pPr>
              <w:spacing w:line="240" w:lineRule="auto"/>
              <w:rPr>
                <w:ins w:id="2510" w:author="Jie Wang5909" w:date="2026-10-13T18:27:00Z"/>
                <w:rFonts w:ascii="Arial" w:eastAsia="Arial" w:hAnsi="Arial" w:cs="Arial"/>
                <w:sz w:val="18"/>
                <w:szCs w:val="18"/>
                <w:u w:val="single"/>
                <w:rPrChange w:id="2511" w:author="Jie Wang5909" w:date="2026-10-17T00:18:00Z">
                  <w:rPr>
                    <w:ins w:id="2512" w:author="Jie Wang5909" w:date="2026-10-13T18:27:00Z"/>
                    <w:rFonts w:ascii="Arial" w:eastAsia="Arial" w:hAnsi="Arial" w:cs="Arial"/>
                    <w:color w:val="D13438"/>
                    <w:sz w:val="18"/>
                    <w:szCs w:val="18"/>
                    <w:u w:val="single"/>
                  </w:rPr>
                </w:rPrChange>
              </w:rPr>
            </w:pPr>
            <w:ins w:id="2513" w:author="Jie Wang5909" w:date="2026-10-13T18:27:00Z">
              <w:r w:rsidRPr="00430350">
                <w:rPr>
                  <w:rFonts w:ascii="Arial" w:eastAsia="Arial" w:hAnsi="Arial" w:cs="Arial"/>
                  <w:sz w:val="18"/>
                  <w:szCs w:val="18"/>
                  <w:u w:val="single"/>
                  <w:rPrChange w:id="2514" w:author="Jie Wang5909" w:date="2026-10-17T00:18:00Z">
                    <w:rPr>
                      <w:rFonts w:ascii="Arial" w:eastAsia="Arial" w:hAnsi="Arial" w:cs="Arial"/>
                      <w:color w:val="D13438"/>
                      <w:sz w:val="18"/>
                      <w:szCs w:val="18"/>
                      <w:u w:val="single"/>
                    </w:rPr>
                  </w:rPrChange>
                </w:rPr>
                <w:t>Assigned Owner: Yu Zhang</w:t>
              </w:r>
            </w:ins>
          </w:p>
          <w:p w14:paraId="58BFFDF9" w14:textId="2DB4F87E" w:rsidR="00086A1B" w:rsidRPr="00430350" w:rsidRDefault="003A1887" w:rsidP="00086A1B">
            <w:pPr>
              <w:spacing w:line="240" w:lineRule="auto"/>
              <w:rPr>
                <w:ins w:id="2515" w:author="Jie Wang5909" w:date="2026-10-13T18:27:00Z"/>
                <w:rFonts w:ascii="Arial" w:hAnsi="Arial" w:cs="Arial"/>
                <w:sz w:val="18"/>
                <w:szCs w:val="18"/>
                <w:u w:val="single"/>
                <w:rPrChange w:id="2516" w:author="Jie Wang5909" w:date="2026-10-17T00:18:00Z">
                  <w:rPr>
                    <w:ins w:id="2517" w:author="Jie Wang5909" w:date="2026-10-13T18:27:00Z"/>
                    <w:rFonts w:ascii="Arial" w:hAnsi="Arial" w:cs="Arial"/>
                    <w:color w:val="D13438"/>
                    <w:sz w:val="18"/>
                    <w:szCs w:val="18"/>
                    <w:u w:val="single"/>
                  </w:rPr>
                </w:rPrChange>
              </w:rPr>
            </w:pPr>
            <w:ins w:id="2518" w:author="Jie Wang5909" w:date="2026-10-13T18:27:00Z">
              <w:r w:rsidRPr="2D7545EE">
                <w:rPr>
                  <w:rFonts w:ascii="Arial" w:eastAsia="Arial" w:hAnsi="Arial" w:cs="Arial"/>
                  <w:sz w:val="18"/>
                  <w:szCs w:val="18"/>
                  <w:u w:val="single"/>
                  <w:rPrChange w:id="2519" w:author="Jie Wang5909" w:date="2026-10-17T00:18:00Z">
                    <w:rPr>
                      <w:rFonts w:ascii="Arial" w:eastAsia="Arial" w:hAnsi="Arial" w:cs="Arial"/>
                      <w:color w:val="D13438"/>
                      <w:sz w:val="18"/>
                      <w:szCs w:val="18"/>
                      <w:u w:val="single"/>
                    </w:rPr>
                  </w:rPrChange>
                </w:rPr>
                <w:t xml:space="preserve">Due </w:t>
              </w:r>
              <w:commentRangeStart w:id="2520"/>
              <w:commentRangeStart w:id="2521"/>
              <w:r w:rsidRPr="2D7545EE">
                <w:rPr>
                  <w:rFonts w:ascii="Arial" w:eastAsia="Arial" w:hAnsi="Arial" w:cs="Arial"/>
                  <w:sz w:val="18"/>
                  <w:szCs w:val="18"/>
                  <w:u w:val="single"/>
                  <w:rPrChange w:id="2522" w:author="Jie Wang5909" w:date="2026-10-17T00:18:00Z">
                    <w:rPr>
                      <w:rFonts w:ascii="Arial" w:eastAsia="Arial" w:hAnsi="Arial" w:cs="Arial"/>
                      <w:color w:val="D13438"/>
                      <w:sz w:val="18"/>
                      <w:szCs w:val="18"/>
                      <w:u w:val="single"/>
                    </w:rPr>
                  </w:rPrChange>
                </w:rPr>
                <w:t>Date:</w:t>
              </w:r>
            </w:ins>
            <w:ins w:id="2523" w:author="Jie Wang5909" w:date="2026-10-13T18:30:00Z">
              <w:r w:rsidRPr="2D7545EE">
                <w:rPr>
                  <w:rFonts w:ascii="Arial" w:eastAsia="Arial" w:hAnsi="Arial" w:cs="Arial"/>
                  <w:sz w:val="18"/>
                  <w:szCs w:val="18"/>
                  <w:u w:val="single"/>
                  <w:rPrChange w:id="2524" w:author="Jie Wang5909" w:date="2026-10-17T00:18:00Z">
                    <w:rPr>
                      <w:rFonts w:ascii="Arial" w:eastAsia="Arial" w:hAnsi="Arial" w:cs="Arial"/>
                      <w:color w:val="D13438"/>
                      <w:sz w:val="18"/>
                      <w:szCs w:val="18"/>
                      <w:u w:val="single"/>
                    </w:rPr>
                  </w:rPrChange>
                </w:rPr>
                <w:t xml:space="preserve"> </w:t>
              </w:r>
            </w:ins>
            <w:ins w:id="2525" w:author="Jie Wang5909" w:date="2026-10-13T21:08:00Z">
              <w:del w:id="2526" w:author="Yu Zhang12718" w:date="2026-10-19T06:34:00Z">
                <w:r w:rsidRPr="2D7545EE" w:rsidDel="0040299C">
                  <w:rPr>
                    <w:rFonts w:ascii="Arial" w:eastAsia="Arial" w:hAnsi="Arial" w:cs="Arial"/>
                    <w:sz w:val="18"/>
                    <w:szCs w:val="18"/>
                    <w:u w:val="single"/>
                    <w:rPrChange w:id="2527" w:author="Jie Wang5909" w:date="2026-10-17T00:18:00Z">
                      <w:rPr>
                        <w:rFonts w:ascii="Arial" w:eastAsia="Arial" w:hAnsi="Arial" w:cs="Arial"/>
                        <w:color w:val="D13438"/>
                        <w:sz w:val="18"/>
                        <w:szCs w:val="18"/>
                        <w:u w:val="single"/>
                      </w:rPr>
                    </w:rPrChange>
                  </w:rPr>
                  <w:delText>10</w:delText>
                </w:r>
              </w:del>
            </w:ins>
            <w:ins w:id="2528" w:author="Jie Wang5909" w:date="2026-10-13T18:29:00Z">
              <w:del w:id="2529" w:author="Yu Zhang12718" w:date="2026-10-19T06:34:00Z">
                <w:r w:rsidRPr="2D7545EE" w:rsidDel="009B6D88">
                  <w:rPr>
                    <w:rFonts w:ascii="Arial" w:eastAsia="Arial" w:hAnsi="Arial" w:cs="Arial"/>
                    <w:sz w:val="18"/>
                    <w:szCs w:val="18"/>
                    <w:u w:val="single"/>
                    <w:rPrChange w:id="2530" w:author="Jie Wang5909" w:date="2026-10-17T00:18:00Z">
                      <w:rPr>
                        <w:rFonts w:ascii="Arial" w:eastAsia="Arial" w:hAnsi="Arial" w:cs="Arial"/>
                        <w:color w:val="D13438"/>
                        <w:sz w:val="18"/>
                        <w:szCs w:val="18"/>
                        <w:u w:val="single"/>
                      </w:rPr>
                    </w:rPrChange>
                  </w:rPr>
                  <w:delText>/</w:delText>
                </w:r>
              </w:del>
            </w:ins>
            <w:ins w:id="2531" w:author="Jie Wang5909" w:date="2026-10-16T23:27:00Z">
              <w:del w:id="2532" w:author="Yu Zhang12718" w:date="2026-10-19T06:34:00Z">
                <w:r w:rsidRPr="2D7545EE" w:rsidDel="009B6D88">
                  <w:rPr>
                    <w:rFonts w:ascii="Arial" w:eastAsia="Arial" w:hAnsi="Arial" w:cs="Arial"/>
                    <w:sz w:val="18"/>
                    <w:szCs w:val="18"/>
                    <w:u w:val="single"/>
                    <w:rPrChange w:id="2533" w:author="Jie Wang5909" w:date="2026-10-17T00:18:00Z">
                      <w:rPr>
                        <w:rFonts w:ascii="Arial" w:eastAsia="Arial" w:hAnsi="Arial" w:cs="Arial"/>
                        <w:color w:val="D13438"/>
                        <w:sz w:val="18"/>
                        <w:szCs w:val="18"/>
                        <w:u w:val="single"/>
                      </w:rPr>
                    </w:rPrChange>
                  </w:rPr>
                  <w:delText>20</w:delText>
                </w:r>
              </w:del>
            </w:ins>
            <w:ins w:id="2534" w:author="Jie Wang5909" w:date="2026-10-13T18:29:00Z">
              <w:del w:id="2535" w:author="Yu Zhang12718" w:date="2026-10-19T06:34:00Z">
                <w:r w:rsidRPr="2D7545EE" w:rsidDel="003A1887">
                  <w:rPr>
                    <w:rFonts w:ascii="Arial" w:eastAsia="Arial" w:hAnsi="Arial" w:cs="Arial"/>
                    <w:sz w:val="18"/>
                    <w:szCs w:val="18"/>
                    <w:u w:val="single"/>
                    <w:rPrChange w:id="2536" w:author="Jie Wang5909" w:date="2026-10-17T00:18:00Z">
                      <w:rPr>
                        <w:rFonts w:ascii="Arial" w:eastAsia="Arial" w:hAnsi="Arial" w:cs="Arial"/>
                        <w:color w:val="D13438"/>
                        <w:sz w:val="18"/>
                        <w:szCs w:val="18"/>
                        <w:u w:val="single"/>
                      </w:rPr>
                    </w:rPrChange>
                  </w:rPr>
                  <w:delText>/2026</w:delText>
                </w:r>
              </w:del>
            </w:ins>
            <w:ins w:id="2537" w:author="Yu Zhang12718" w:date="2026-10-19T06:34:00Z">
              <w:r w:rsidR="0907A2EF" w:rsidRPr="2D7545EE">
                <w:rPr>
                  <w:rFonts w:ascii="Arial" w:eastAsia="Arial" w:hAnsi="Arial" w:cs="Arial"/>
                  <w:sz w:val="18"/>
                  <w:szCs w:val="18"/>
                  <w:u w:val="single"/>
                </w:rPr>
                <w:t>10/22/2026</w:t>
              </w:r>
            </w:ins>
            <w:commentRangeEnd w:id="2520"/>
            <w:r w:rsidRPr="00430350">
              <w:rPr>
                <w:rStyle w:val="a4"/>
                <w:rFonts w:ascii="Arial" w:hAnsi="Arial" w:cs="Arial"/>
                <w:sz w:val="18"/>
                <w:szCs w:val="18"/>
                <w:u w:val="single"/>
                <w:rPrChange w:id="2538" w:author="Jie Wang5909" w:date="2026-10-17T00:18:00Z">
                  <w:rPr>
                    <w:rStyle w:val="a4"/>
                    <w:rFonts w:ascii="Arial" w:hAnsi="Arial" w:cs="Arial"/>
                    <w:color w:val="D13438"/>
                    <w:sz w:val="18"/>
                    <w:szCs w:val="18"/>
                    <w:u w:val="single"/>
                  </w:rPr>
                </w:rPrChange>
              </w:rPr>
              <w:commentReference w:id="2520"/>
            </w:r>
            <w:commentRangeEnd w:id="2521"/>
            <w:r>
              <w:rPr>
                <w:rStyle w:val="a4"/>
              </w:rPr>
              <w:commentReference w:id="2521"/>
            </w:r>
          </w:p>
          <w:p w14:paraId="7FF7D98B" w14:textId="6090C7EE" w:rsidR="00086A1B" w:rsidRPr="00430350" w:rsidRDefault="00086A1B" w:rsidP="00086A1B">
            <w:pPr>
              <w:spacing w:line="240" w:lineRule="auto"/>
              <w:rPr>
                <w:ins w:id="2539" w:author="Jie Wang5909" w:date="2026-10-13T18:24:00Z"/>
                <w:rFonts w:ascii="Arial" w:eastAsia="Arial" w:hAnsi="Arial" w:cs="Arial"/>
                <w:sz w:val="18"/>
                <w:szCs w:val="18"/>
                <w:u w:val="single"/>
                <w:rPrChange w:id="2540" w:author="Jie Wang5909" w:date="2026-10-17T00:18:00Z">
                  <w:rPr>
                    <w:ins w:id="2541" w:author="Jie Wang5909" w:date="2026-10-13T18:24:00Z"/>
                    <w:rFonts w:ascii="Arial" w:eastAsia="Arial" w:hAnsi="Arial" w:cs="Arial"/>
                    <w:color w:val="881798"/>
                    <w:sz w:val="18"/>
                    <w:szCs w:val="18"/>
                    <w:u w:val="single"/>
                  </w:rPr>
                </w:rPrChange>
              </w:rPr>
            </w:pPr>
            <w:ins w:id="2542" w:author="Jie Wang5909" w:date="2026-10-13T18:27:00Z">
              <w:r w:rsidRPr="00430350">
                <w:rPr>
                  <w:rFonts w:ascii="Arial" w:eastAsia="Arial" w:hAnsi="Arial" w:cs="Arial"/>
                  <w:sz w:val="18"/>
                  <w:szCs w:val="18"/>
                  <w:u w:val="single"/>
                  <w:rPrChange w:id="2543" w:author="Jie Wang5909" w:date="2026-10-17T00:18:00Z">
                    <w:rPr>
                      <w:rFonts w:ascii="Arial" w:eastAsia="Arial" w:hAnsi="Arial" w:cs="Arial"/>
                      <w:color w:val="D13438"/>
                      <w:sz w:val="18"/>
                      <w:szCs w:val="18"/>
                      <w:u w:val="single"/>
                    </w:rPr>
                  </w:rPrChange>
                </w:rPr>
                <w:t xml:space="preserve">Item status and Closure criteria: </w:t>
              </w:r>
            </w:ins>
            <w:ins w:id="2544" w:author="Jie Wang5909" w:date="2026-10-13T18:28:00Z">
              <w:r w:rsidRPr="00430350">
                <w:rPr>
                  <w:rFonts w:ascii="Arial" w:eastAsia="Arial" w:hAnsi="Arial" w:cs="Arial"/>
                  <w:sz w:val="18"/>
                  <w:szCs w:val="18"/>
                  <w:u w:val="single"/>
                  <w:rPrChange w:id="2545" w:author="Jie Wang5909" w:date="2026-10-17T00:18:00Z">
                    <w:rPr>
                      <w:rFonts w:ascii="Arial" w:eastAsia="Arial" w:hAnsi="Arial" w:cs="Arial"/>
                      <w:color w:val="881798"/>
                      <w:sz w:val="18"/>
                      <w:szCs w:val="18"/>
                      <w:u w:val="single"/>
                    </w:rPr>
                  </w:rPrChange>
                </w:rPr>
                <w:t xml:space="preserve">Complete the training. </w:t>
              </w:r>
            </w:ins>
          </w:p>
        </w:tc>
      </w:tr>
      <w:tr w:rsidR="00597135" w14:paraId="14796641" w14:textId="77777777" w:rsidTr="2D7545EE">
        <w:trPr>
          <w:trHeight w:val="300"/>
          <w:ins w:id="2546" w:author="Jie Wang5909" w:date="2026-10-16T23:21:00Z"/>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5223227" w14:textId="3EE1B035" w:rsidR="00597135" w:rsidRDefault="00597135" w:rsidP="1F55AB29">
            <w:pPr>
              <w:spacing w:line="240" w:lineRule="auto"/>
              <w:rPr>
                <w:ins w:id="2547" w:author="Jie Wang5909" w:date="2026-10-16T23:21:00Z"/>
                <w:rFonts w:ascii="Arial" w:hAnsi="Arial" w:cs="Arial"/>
                <w:color w:val="881798"/>
                <w:sz w:val="18"/>
                <w:szCs w:val="18"/>
                <w:u w:val="single"/>
              </w:rPr>
            </w:pPr>
            <w:ins w:id="2548" w:author="Jie Wang5909" w:date="2026-10-16T23:21:00Z">
              <w:r>
                <w:rPr>
                  <w:rFonts w:ascii="Arial" w:hAnsi="Arial" w:cs="Arial" w:hint="eastAsia"/>
                  <w:color w:val="881798"/>
                  <w:sz w:val="18"/>
                  <w:szCs w:val="18"/>
                  <w:u w:val="single"/>
                </w:rPr>
                <w:t>P</w:t>
              </w:r>
              <w:r>
                <w:rPr>
                  <w:rFonts w:ascii="Arial" w:hAnsi="Arial" w:cs="Arial"/>
                  <w:color w:val="881798"/>
                  <w:sz w:val="18"/>
                  <w:szCs w:val="18"/>
                  <w:u w:val="single"/>
                </w:rPr>
                <w:t xml:space="preserve">rocess </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BEAE599" w14:textId="73D2E3ED" w:rsidR="00597135" w:rsidRPr="00597135" w:rsidRDefault="00AE0145" w:rsidP="1F55AB29">
            <w:pPr>
              <w:spacing w:line="240" w:lineRule="auto"/>
              <w:rPr>
                <w:ins w:id="2549" w:author="Jie Wang5909" w:date="2026-10-16T23:21:00Z"/>
                <w:rFonts w:ascii="Arial" w:hAnsi="Arial" w:cs="Arial"/>
                <w:color w:val="881798"/>
                <w:sz w:val="18"/>
                <w:szCs w:val="18"/>
                <w:u w:val="single"/>
                <w:rPrChange w:id="2550" w:author="Jie Wang5909" w:date="2026-10-16T23:21:00Z">
                  <w:rPr>
                    <w:ins w:id="2551" w:author="Jie Wang5909" w:date="2026-10-16T23:21:00Z"/>
                    <w:rFonts w:ascii="Arial" w:eastAsia="Times New Roman" w:hAnsi="Arial" w:cs="Arial"/>
                    <w:sz w:val="18"/>
                    <w:szCs w:val="18"/>
                  </w:rPr>
                </w:rPrChange>
              </w:rPr>
            </w:pPr>
            <w:ins w:id="2552" w:author="Jie Wang5909" w:date="2026-10-16T23:22:00Z">
              <w:r>
                <w:rPr>
                  <w:rFonts w:ascii="Arial" w:hAnsi="Arial" w:cs="Arial" w:hint="eastAsia"/>
                  <w:color w:val="881798"/>
                  <w:sz w:val="18"/>
                  <w:szCs w:val="18"/>
                  <w:u w:val="single"/>
                </w:rPr>
                <w:t>M</w:t>
              </w:r>
              <w:r>
                <w:rPr>
                  <w:rFonts w:ascii="Arial" w:hAnsi="Arial" w:cs="Arial"/>
                  <w:color w:val="881798"/>
                  <w:sz w:val="18"/>
                  <w:szCs w:val="18"/>
                  <w:u w:val="single"/>
                </w:rPr>
                <w:t>OR</w:t>
              </w:r>
            </w:ins>
            <w:ins w:id="2553" w:author="Jie Wang5909" w:date="2026-10-16T23:23:00Z">
              <w:r>
                <w:rPr>
                  <w:rFonts w:ascii="Arial" w:hAnsi="Arial" w:cs="Arial"/>
                  <w:color w:val="881798"/>
                  <w:sz w:val="18"/>
                  <w:szCs w:val="18"/>
                  <w:u w:val="single"/>
                </w:rPr>
                <w:t xml:space="preserve"> </w:t>
              </w:r>
              <w:r w:rsidRPr="005A648E">
                <w:rPr>
                  <w:rFonts w:ascii="Arial" w:hAnsi="Arial" w:cs="Arial"/>
                  <w:sz w:val="18"/>
                  <w:szCs w:val="18"/>
                </w:rPr>
                <w:t>is in preparation.</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D76F9EC" w14:textId="240772E3" w:rsidR="00597135" w:rsidRDefault="00AE0145" w:rsidP="1F55AB29">
            <w:pPr>
              <w:spacing w:line="240" w:lineRule="auto"/>
              <w:rPr>
                <w:ins w:id="2554" w:author="Jie Wang5909" w:date="2026-10-16T23:21:00Z"/>
                <w:rFonts w:ascii="Arial" w:hAnsi="Arial" w:cs="Arial"/>
                <w:sz w:val="18"/>
                <w:szCs w:val="18"/>
              </w:rPr>
            </w:pPr>
            <w:ins w:id="2555" w:author="Jie Wang5909" w:date="2026-10-16T23:23:00Z">
              <w:r>
                <w:rPr>
                  <w:rFonts w:ascii="Arial" w:hAnsi="Arial" w:cs="Arial" w:hint="eastAsia"/>
                  <w:sz w:val="18"/>
                  <w:szCs w:val="18"/>
                </w:rPr>
                <w:t>L</w:t>
              </w:r>
              <w:r>
                <w:rPr>
                  <w:rFonts w:ascii="Arial" w:hAnsi="Arial" w:cs="Arial"/>
                  <w:sz w:val="18"/>
                  <w:szCs w:val="18"/>
                </w:rPr>
                <w:t>ow</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3E46998" w14:textId="4E433BA1" w:rsidR="00AE0145" w:rsidRPr="005A648E" w:rsidRDefault="00AE0145" w:rsidP="00AE0145">
            <w:pPr>
              <w:spacing w:line="240" w:lineRule="auto"/>
              <w:rPr>
                <w:ins w:id="2556" w:author="Jie Wang5909" w:date="2026-10-16T23:23:00Z"/>
                <w:rFonts w:ascii="Arial" w:hAnsi="Arial" w:cs="Arial"/>
                <w:sz w:val="18"/>
                <w:szCs w:val="18"/>
              </w:rPr>
            </w:pPr>
            <w:ins w:id="2557" w:author="Jie Wang5909" w:date="2026-10-16T23:23:00Z">
              <w:r w:rsidRPr="005A648E">
                <w:rPr>
                  <w:rFonts w:ascii="Arial" w:hAnsi="Arial" w:cs="Arial"/>
                  <w:sz w:val="18"/>
                  <w:szCs w:val="18"/>
                </w:rPr>
                <w:t>Th</w:t>
              </w:r>
              <w:r>
                <w:rPr>
                  <w:rFonts w:ascii="Arial" w:hAnsi="Arial" w:cs="Arial"/>
                  <w:sz w:val="18"/>
                  <w:szCs w:val="18"/>
                </w:rPr>
                <w:t xml:space="preserve">e </w:t>
              </w:r>
            </w:ins>
            <w:ins w:id="2558" w:author="Jie Wang5909" w:date="2026-10-16T23:24:00Z">
              <w:r>
                <w:rPr>
                  <w:rFonts w:ascii="Arial" w:hAnsi="Arial" w:cs="Arial"/>
                  <w:sz w:val="18"/>
                  <w:szCs w:val="18"/>
                </w:rPr>
                <w:t>MOR to-do list:</w:t>
              </w:r>
            </w:ins>
          </w:p>
          <w:p w14:paraId="1C2E8963" w14:textId="77777777" w:rsidR="00AE0145" w:rsidRPr="000D3FE0" w:rsidRDefault="00AE0145" w:rsidP="00AE0145">
            <w:pPr>
              <w:rPr>
                <w:ins w:id="2559" w:author="Jie Wang5909" w:date="2026-10-16T23:25:00Z"/>
                <w:rFonts w:ascii="Arial" w:hAnsi="Arial" w:cs="Arial"/>
                <w:sz w:val="18"/>
                <w:szCs w:val="18"/>
              </w:rPr>
            </w:pPr>
            <w:ins w:id="2560" w:author="Jie Wang5909" w:date="2026-10-16T23:25:00Z">
              <w:r w:rsidRPr="797C4670">
                <w:rPr>
                  <w:rFonts w:ascii="Arial" w:hAnsi="Arial" w:cs="Arial"/>
                  <w:sz w:val="18"/>
                  <w:szCs w:val="18"/>
                </w:rPr>
                <w:t>MOR-TJ414002101</w:t>
              </w:r>
            </w:ins>
          </w:p>
          <w:p w14:paraId="40594946" w14:textId="77777777" w:rsidR="00AE0145" w:rsidRPr="000D3FE0" w:rsidRDefault="00AE0145" w:rsidP="00AE0145">
            <w:pPr>
              <w:rPr>
                <w:ins w:id="2561" w:author="Jie Wang5909" w:date="2026-10-16T23:25:00Z"/>
                <w:rFonts w:ascii="Arial" w:hAnsi="Arial" w:cs="Arial"/>
                <w:sz w:val="18"/>
                <w:szCs w:val="18"/>
              </w:rPr>
            </w:pPr>
            <w:ins w:id="2562" w:author="Jie Wang5909" w:date="2026-10-16T23:25:00Z">
              <w:r w:rsidRPr="000D3FE0">
                <w:rPr>
                  <w:rFonts w:ascii="Arial" w:hAnsi="Arial" w:cs="Arial"/>
                  <w:sz w:val="18"/>
                  <w:szCs w:val="18"/>
                </w:rPr>
                <w:t>MOR-TJ414002102</w:t>
              </w:r>
            </w:ins>
          </w:p>
          <w:p w14:paraId="185E9653" w14:textId="3C5CD6A6" w:rsidR="00597135" w:rsidRDefault="00AE0145">
            <w:pPr>
              <w:spacing w:line="240" w:lineRule="auto"/>
              <w:rPr>
                <w:ins w:id="2563" w:author="Jie Wang5909" w:date="2026-10-16T23:21:00Z"/>
                <w:rFonts w:ascii="Arial" w:eastAsia="Times New Roman" w:hAnsi="Arial" w:cs="Arial"/>
                <w:sz w:val="18"/>
                <w:szCs w:val="18"/>
              </w:rPr>
            </w:pPr>
            <w:ins w:id="2564" w:author="Jie Wang5909" w:date="2026-10-16T23:25:00Z">
              <w:r w:rsidRPr="000D3FE0">
                <w:rPr>
                  <w:rFonts w:ascii="Arial" w:hAnsi="Arial" w:cs="Arial"/>
                  <w:sz w:val="18"/>
                  <w:szCs w:val="18"/>
                </w:rPr>
                <w:t>MOR-TJ414002103</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FB99B7B" w14:textId="177D527F" w:rsidR="00597135" w:rsidRDefault="00AE0145" w:rsidP="3BADD681">
            <w:pPr>
              <w:spacing w:line="240" w:lineRule="auto"/>
              <w:rPr>
                <w:ins w:id="2565" w:author="Jie Wang5909" w:date="2026-10-16T23:21:00Z"/>
                <w:rFonts w:ascii="Arial" w:hAnsi="Arial" w:cs="Arial"/>
                <w:color w:val="881798"/>
                <w:sz w:val="18"/>
                <w:szCs w:val="18"/>
                <w:u w:val="single"/>
              </w:rPr>
            </w:pPr>
            <w:ins w:id="2566" w:author="Jie Wang5909" w:date="2026-10-16T23:23:00Z">
              <w:r>
                <w:rPr>
                  <w:rFonts w:ascii="Arial" w:hAnsi="Arial" w:cs="Arial" w:hint="eastAsia"/>
                  <w:color w:val="881798"/>
                  <w:sz w:val="18"/>
                  <w:szCs w:val="18"/>
                  <w:u w:val="single"/>
                </w:rPr>
                <w:t>C</w:t>
              </w:r>
              <w:r>
                <w:rPr>
                  <w:rFonts w:ascii="Arial" w:hAnsi="Arial" w:cs="Arial"/>
                  <w:color w:val="881798"/>
                  <w:sz w:val="18"/>
                  <w:szCs w:val="18"/>
                  <w:u w:val="single"/>
                </w:rPr>
                <w:t>MMD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52349E4" w14:textId="77777777" w:rsidR="00AE0145" w:rsidRPr="00430350" w:rsidRDefault="00AE0145" w:rsidP="00AE0145">
            <w:pPr>
              <w:spacing w:line="240" w:lineRule="auto"/>
              <w:rPr>
                <w:ins w:id="2567" w:author="Jie Wang5909" w:date="2026-10-16T23:25:00Z"/>
                <w:rFonts w:ascii="Arial" w:hAnsi="Arial" w:cs="Arial"/>
                <w:sz w:val="18"/>
                <w:szCs w:val="18"/>
              </w:rPr>
            </w:pPr>
            <w:ins w:id="2568" w:author="Jie Wang5909" w:date="2026-10-16T23:25:00Z">
              <w:r w:rsidRPr="00430350">
                <w:rPr>
                  <w:rFonts w:ascii="Arial" w:hAnsi="Arial" w:cs="Arial"/>
                  <w:sz w:val="18"/>
                  <w:szCs w:val="18"/>
                </w:rPr>
                <w:t xml:space="preserve">Assigned Owner: Yu Zhang </w:t>
              </w:r>
            </w:ins>
          </w:p>
          <w:p w14:paraId="05D6724B" w14:textId="18767B02" w:rsidR="00AE0145" w:rsidRPr="00430350" w:rsidRDefault="00AE0145" w:rsidP="00AE0145">
            <w:pPr>
              <w:spacing w:line="240" w:lineRule="auto"/>
              <w:rPr>
                <w:ins w:id="2569" w:author="Jie Wang5909" w:date="2026-10-16T23:25:00Z"/>
                <w:rFonts w:ascii="Arial" w:hAnsi="Arial" w:cs="Arial"/>
                <w:sz w:val="18"/>
                <w:szCs w:val="18"/>
              </w:rPr>
            </w:pPr>
            <w:ins w:id="2570" w:author="Jie Wang5909" w:date="2026-10-16T23:25:00Z">
              <w:r w:rsidRPr="00430350">
                <w:rPr>
                  <w:rFonts w:ascii="Arial" w:hAnsi="Arial" w:cs="Arial"/>
                  <w:sz w:val="18"/>
                  <w:szCs w:val="18"/>
                </w:rPr>
                <w:t>Step1</w:t>
              </w:r>
              <w:r w:rsidRPr="00430350">
                <w:rPr>
                  <w:rFonts w:ascii="Arial" w:hAnsi="Arial" w:cs="Arial" w:hint="eastAsia"/>
                  <w:sz w:val="18"/>
                  <w:szCs w:val="18"/>
                </w:rPr>
                <w:t>：</w:t>
              </w:r>
              <w:r w:rsidRPr="00430350">
                <w:rPr>
                  <w:rFonts w:ascii="Arial" w:hAnsi="Arial" w:cs="Arial"/>
                  <w:sz w:val="18"/>
                  <w:szCs w:val="18"/>
                </w:rPr>
                <w:t>Due Date</w:t>
              </w:r>
              <w:commentRangeStart w:id="2571"/>
              <w:commentRangeStart w:id="2572"/>
              <w:r w:rsidRPr="00430350">
                <w:rPr>
                  <w:rFonts w:ascii="Arial" w:hAnsi="Arial" w:cs="Arial"/>
                  <w:sz w:val="18"/>
                  <w:szCs w:val="18"/>
                </w:rPr>
                <w:t>: 10/20//2026</w:t>
              </w:r>
            </w:ins>
            <w:commentRangeEnd w:id="2571"/>
            <w:r w:rsidR="00A2021C" w:rsidRPr="00430350">
              <w:rPr>
                <w:rStyle w:val="a4"/>
                <w:rFonts w:ascii="Arial" w:hAnsi="Arial" w:cs="Arial"/>
                <w:sz w:val="18"/>
                <w:szCs w:val="18"/>
              </w:rPr>
              <w:commentReference w:id="2571"/>
            </w:r>
            <w:commentRangeEnd w:id="2572"/>
            <w:r>
              <w:rPr>
                <w:rStyle w:val="a4"/>
              </w:rPr>
              <w:commentReference w:id="2572"/>
            </w:r>
          </w:p>
          <w:p w14:paraId="0EEB5F25" w14:textId="2D3494CF" w:rsidR="00AE0145" w:rsidRPr="00430350" w:rsidRDefault="00AE0145" w:rsidP="00AE0145">
            <w:pPr>
              <w:spacing w:line="240" w:lineRule="auto"/>
              <w:rPr>
                <w:ins w:id="2573" w:author="Jie Wang5909" w:date="2026-10-16T23:25:00Z"/>
                <w:rFonts w:ascii="Arial" w:hAnsi="Arial" w:cs="Arial"/>
                <w:sz w:val="18"/>
                <w:szCs w:val="18"/>
              </w:rPr>
            </w:pPr>
            <w:ins w:id="2574" w:author="Jie Wang5909" w:date="2026-10-16T23:25:00Z">
              <w:r w:rsidRPr="00430350">
                <w:rPr>
                  <w:rFonts w:ascii="Arial" w:hAnsi="Arial" w:cs="Arial"/>
                  <w:sz w:val="18"/>
                  <w:szCs w:val="18"/>
                </w:rPr>
                <w:t>Step2</w:t>
              </w:r>
              <w:r w:rsidRPr="00430350">
                <w:rPr>
                  <w:rFonts w:ascii="Arial" w:hAnsi="Arial" w:cs="Arial" w:hint="eastAsia"/>
                  <w:sz w:val="18"/>
                  <w:szCs w:val="18"/>
                </w:rPr>
                <w:t>：</w:t>
              </w:r>
              <w:r w:rsidRPr="00430350">
                <w:rPr>
                  <w:rFonts w:ascii="Arial" w:hAnsi="Arial" w:cs="Arial"/>
                  <w:sz w:val="18"/>
                  <w:szCs w:val="18"/>
                </w:rPr>
                <w:t>Due Date: 11/</w:t>
              </w:r>
            </w:ins>
            <w:ins w:id="2575" w:author="Jie Wang5909" w:date="2026-10-16T23:27:00Z">
              <w:r w:rsidR="009B6D88" w:rsidRPr="00430350">
                <w:rPr>
                  <w:rFonts w:ascii="Arial" w:hAnsi="Arial" w:cs="Arial"/>
                  <w:sz w:val="18"/>
                  <w:szCs w:val="18"/>
                </w:rPr>
                <w:t>05</w:t>
              </w:r>
            </w:ins>
            <w:ins w:id="2576" w:author="Jie Wang5909" w:date="2026-10-16T23:25:00Z">
              <w:r w:rsidRPr="00430350">
                <w:rPr>
                  <w:rFonts w:ascii="Arial" w:hAnsi="Arial" w:cs="Arial"/>
                  <w:sz w:val="18"/>
                  <w:szCs w:val="18"/>
                </w:rPr>
                <w:t>//2026</w:t>
              </w:r>
            </w:ins>
          </w:p>
          <w:p w14:paraId="0E8EB9C5" w14:textId="053B4135" w:rsidR="00597135" w:rsidRPr="00430350" w:rsidRDefault="00AE0145">
            <w:pPr>
              <w:spacing w:line="240" w:lineRule="auto"/>
              <w:rPr>
                <w:ins w:id="2577" w:author="Jie Wang5909" w:date="2026-10-16T23:21:00Z"/>
                <w:rFonts w:ascii="Arial" w:hAnsi="Arial" w:cs="Arial"/>
                <w:sz w:val="18"/>
                <w:szCs w:val="18"/>
                <w:rPrChange w:id="2578" w:author="Jie Wang5909" w:date="2026-10-17T00:18:00Z">
                  <w:rPr>
                    <w:ins w:id="2579" w:author="Jie Wang5909" w:date="2026-10-16T23:21:00Z"/>
                    <w:rFonts w:ascii="Arial" w:eastAsia="Arial" w:hAnsi="Arial" w:cs="Arial"/>
                    <w:color w:val="D13438"/>
                    <w:sz w:val="18"/>
                    <w:szCs w:val="18"/>
                    <w:u w:val="single"/>
                  </w:rPr>
                </w:rPrChange>
              </w:rPr>
            </w:pPr>
            <w:ins w:id="2580" w:author="Jie Wang5909" w:date="2026-10-16T23:25:00Z">
              <w:r w:rsidRPr="00430350">
                <w:rPr>
                  <w:rFonts w:ascii="Arial" w:hAnsi="Arial" w:cs="Arial"/>
                  <w:sz w:val="18"/>
                  <w:szCs w:val="18"/>
                </w:rPr>
                <w:t>Step3</w:t>
              </w:r>
              <w:r w:rsidRPr="00430350">
                <w:rPr>
                  <w:rFonts w:ascii="Arial" w:hAnsi="Arial" w:cs="Arial" w:hint="eastAsia"/>
                  <w:sz w:val="18"/>
                  <w:szCs w:val="18"/>
                </w:rPr>
                <w:t>：</w:t>
              </w:r>
              <w:r w:rsidRPr="00430350">
                <w:rPr>
                  <w:rFonts w:ascii="Arial" w:hAnsi="Arial" w:cs="Arial"/>
                  <w:sz w:val="18"/>
                  <w:szCs w:val="18"/>
                </w:rPr>
                <w:t>Due Date: 1</w:t>
              </w:r>
            </w:ins>
            <w:ins w:id="2581" w:author="Jie Wang5909" w:date="2026-10-16T23:27:00Z">
              <w:r w:rsidR="009B6D88" w:rsidRPr="00430350">
                <w:rPr>
                  <w:rFonts w:ascii="Arial" w:hAnsi="Arial" w:cs="Arial"/>
                  <w:sz w:val="18"/>
                  <w:szCs w:val="18"/>
                </w:rPr>
                <w:t>1</w:t>
              </w:r>
            </w:ins>
            <w:ins w:id="2582" w:author="Jie Wang5909" w:date="2026-10-16T23:25:00Z">
              <w:r w:rsidRPr="00430350">
                <w:rPr>
                  <w:rFonts w:ascii="Arial" w:hAnsi="Arial" w:cs="Arial"/>
                  <w:sz w:val="18"/>
                  <w:szCs w:val="18"/>
                </w:rPr>
                <w:t>/</w:t>
              </w:r>
            </w:ins>
            <w:ins w:id="2583" w:author="Jie Wang5909" w:date="2026-10-16T23:27:00Z">
              <w:r w:rsidR="009B6D88" w:rsidRPr="00430350">
                <w:rPr>
                  <w:rFonts w:ascii="Arial" w:hAnsi="Arial" w:cs="Arial"/>
                  <w:sz w:val="18"/>
                  <w:szCs w:val="18"/>
                </w:rPr>
                <w:t>20</w:t>
              </w:r>
            </w:ins>
            <w:ins w:id="2584" w:author="Jie Wang5909" w:date="2026-10-16T23:25:00Z">
              <w:r w:rsidRPr="00430350">
                <w:rPr>
                  <w:rFonts w:ascii="Arial" w:hAnsi="Arial" w:cs="Arial"/>
                  <w:sz w:val="18"/>
                  <w:szCs w:val="18"/>
                </w:rPr>
                <w:t>//2026</w:t>
              </w:r>
            </w:ins>
          </w:p>
        </w:tc>
      </w:tr>
      <w:tr w:rsidR="00BE7A98" w14:paraId="618FDAFF" w14:textId="77777777" w:rsidTr="2D7545EE">
        <w:trPr>
          <w:trHeight w:val="300"/>
          <w:ins w:id="2585" w:author="Yachao Liu11087" w:date="2026-09-10T09:04:00Z"/>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2C50DF8" w14:textId="33E209CC" w:rsidR="1F55AB29" w:rsidRDefault="1F55AB29" w:rsidP="1F55AB29">
            <w:pPr>
              <w:spacing w:line="240" w:lineRule="auto"/>
              <w:rPr>
                <w:rFonts w:ascii="Arial" w:eastAsia="Arial" w:hAnsi="Arial" w:cs="Arial"/>
                <w:color w:val="881798"/>
                <w:sz w:val="18"/>
                <w:szCs w:val="18"/>
              </w:rPr>
            </w:pPr>
            <w:ins w:id="2586" w:author="Yachao Liu11087" w:date="2026-09-10T09:04:00Z">
              <w:del w:id="2587" w:author="Jie Wang5909" w:date="2026-10-14T01:20:00Z">
                <w:r w:rsidRPr="1F55AB29" w:rsidDel="00AE327F">
                  <w:rPr>
                    <w:rFonts w:ascii="Arial" w:eastAsia="Arial" w:hAnsi="Arial" w:cs="Arial"/>
                    <w:color w:val="881798"/>
                    <w:sz w:val="18"/>
                    <w:szCs w:val="18"/>
                    <w:u w:val="single"/>
                  </w:rPr>
                  <w:delText>IPC Methods</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86E6EA1" w14:textId="29E7923D" w:rsidR="1F55AB29" w:rsidRDefault="1F55AB29" w:rsidP="1F55AB29">
            <w:pPr>
              <w:spacing w:line="240" w:lineRule="auto"/>
              <w:rPr>
                <w:rFonts w:ascii="Arial" w:eastAsia="Arial" w:hAnsi="Arial" w:cs="Arial"/>
                <w:color w:val="881798"/>
                <w:sz w:val="18"/>
                <w:szCs w:val="18"/>
              </w:rPr>
            </w:pPr>
            <w:ins w:id="2588" w:author="Yachao Liu11087" w:date="2026-09-10T09:04:00Z">
              <w:del w:id="2589" w:author="Jie Wang5909" w:date="2026-10-14T01:20:00Z">
                <w:r w:rsidRPr="1F55AB29" w:rsidDel="00AE327F">
                  <w:rPr>
                    <w:rFonts w:ascii="Arial" w:eastAsia="Arial" w:hAnsi="Arial" w:cs="Arial"/>
                    <w:color w:val="881798"/>
                    <w:sz w:val="18"/>
                    <w:szCs w:val="18"/>
                    <w:u w:val="single"/>
                  </w:rPr>
                  <w:delText>Clear quantitative requirements are specified for both sample handling procedures and test result acceptance criteria for IPC testing (Document No. AM-14002</w:delText>
                </w:r>
                <w:r w:rsidR="5FCA3839" w:rsidRPr="1F55AB29" w:rsidDel="00AE327F">
                  <w:rPr>
                    <w:rFonts w:ascii="Arial" w:eastAsia="Arial" w:hAnsi="Arial" w:cs="Arial"/>
                    <w:color w:val="881798"/>
                    <w:sz w:val="18"/>
                    <w:szCs w:val="18"/>
                    <w:u w:val="single"/>
                  </w:rPr>
                  <w:delText>1</w:delText>
                </w:r>
                <w:r w:rsidRPr="1F55AB29" w:rsidDel="00AE327F">
                  <w:rPr>
                    <w:rFonts w:ascii="Arial" w:eastAsia="Arial" w:hAnsi="Arial" w:cs="Arial"/>
                    <w:color w:val="881798"/>
                    <w:sz w:val="18"/>
                    <w:szCs w:val="18"/>
                    <w:u w:val="single"/>
                  </w:rPr>
                  <w:delText>-0</w:delText>
                </w:r>
                <w:r w:rsidR="56569D16" w:rsidRPr="1F55AB29" w:rsidDel="00AE327F">
                  <w:rPr>
                    <w:rFonts w:ascii="Arial" w:eastAsia="Arial" w:hAnsi="Arial" w:cs="Arial"/>
                    <w:color w:val="881798"/>
                    <w:sz w:val="18"/>
                    <w:szCs w:val="18"/>
                    <w:u w:val="single"/>
                  </w:rPr>
                  <w:delText>43</w:delText>
                </w:r>
                <w:r w:rsidRPr="1F55AB29" w:rsidDel="00AE327F">
                  <w:rPr>
                    <w:rFonts w:ascii="Arial" w:eastAsia="Arial" w:hAnsi="Arial" w:cs="Arial"/>
                    <w:color w:val="881798"/>
                    <w:sz w:val="18"/>
                    <w:szCs w:val="18"/>
                    <w:u w:val="single"/>
                  </w:rPr>
                  <w:delText>,  AM-</w:delText>
                </w:r>
              </w:del>
            </w:ins>
            <w:ins w:id="2590" w:author="Yachao Liu11087" w:date="2026-09-10T09:22:00Z">
              <w:del w:id="2591" w:author="Jie Wang5909" w:date="2026-10-14T01:20:00Z">
                <w:r w:rsidR="28AF5A9E" w:rsidRPr="1F55AB29" w:rsidDel="00AE327F">
                  <w:rPr>
                    <w:rFonts w:ascii="Arial" w:eastAsia="Arial" w:hAnsi="Arial" w:cs="Arial"/>
                    <w:color w:val="881798"/>
                    <w:sz w:val="18"/>
                    <w:szCs w:val="18"/>
                    <w:u w:val="single"/>
                  </w:rPr>
                  <w:delText>YL000336</w:delText>
                </w:r>
              </w:del>
            </w:ins>
            <w:ins w:id="2592" w:author="Yachao Liu11087" w:date="2026-09-10T09:04:00Z">
              <w:del w:id="2593" w:author="Jie Wang5909" w:date="2026-10-14T01:20:00Z">
                <w:r w:rsidRPr="1F55AB29" w:rsidDel="00AE327F">
                  <w:rPr>
                    <w:rFonts w:ascii="Arial" w:eastAsia="Arial" w:hAnsi="Arial" w:cs="Arial"/>
                    <w:color w:val="881798"/>
                    <w:sz w:val="18"/>
                    <w:szCs w:val="18"/>
                    <w:u w:val="single"/>
                  </w:rPr>
                  <w:delText>-0</w:delText>
                </w:r>
              </w:del>
            </w:ins>
            <w:ins w:id="2594" w:author="Yachao Liu11087" w:date="2026-09-10T09:22:00Z">
              <w:del w:id="2595" w:author="Jie Wang5909" w:date="2026-10-14T01:20:00Z">
                <w:r w:rsidR="3B864946" w:rsidRPr="1F55AB29" w:rsidDel="00AE327F">
                  <w:rPr>
                    <w:rFonts w:ascii="Arial" w:eastAsia="Arial" w:hAnsi="Arial" w:cs="Arial"/>
                    <w:color w:val="881798"/>
                    <w:sz w:val="18"/>
                    <w:szCs w:val="18"/>
                    <w:u w:val="single"/>
                  </w:rPr>
                  <w:delText>04</w:delText>
                </w:r>
              </w:del>
            </w:ins>
            <w:ins w:id="2596" w:author="Yachao Liu11087" w:date="2026-09-10T09:04:00Z">
              <w:del w:id="2597" w:author="Jie Wang5909" w:date="2026-10-14T01:20:00Z">
                <w:r w:rsidRPr="1F55AB29" w:rsidDel="00AE327F">
                  <w:rPr>
                    <w:rFonts w:ascii="Arial" w:eastAsia="Arial" w:hAnsi="Arial" w:cs="Arial"/>
                    <w:color w:val="881798"/>
                    <w:sz w:val="18"/>
                    <w:szCs w:val="18"/>
                    <w:u w:val="single"/>
                  </w:rPr>
                  <w:delText>)</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0A531D7" w14:textId="4992A81A" w:rsidR="5787BBE3" w:rsidRDefault="5787BBE3" w:rsidP="1F55AB29">
            <w:pPr>
              <w:spacing w:line="240" w:lineRule="auto"/>
            </w:pPr>
            <w:ins w:id="2598" w:author="Yachao Liu11087" w:date="2026-09-10T09:23:00Z">
              <w:del w:id="2599" w:author="Jie Wang5909" w:date="2026-10-14T01:20:00Z">
                <w:r w:rsidRPr="1F55AB29" w:rsidDel="00AE327F">
                  <w:rPr>
                    <w:rFonts w:ascii="Arial" w:eastAsia="Times New Roman" w:hAnsi="Arial" w:cs="Arial"/>
                    <w:sz w:val="18"/>
                    <w:szCs w:val="18"/>
                  </w:rPr>
                  <w:delText>Low</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AFE64E0" w14:textId="510F0DD6" w:rsidR="1F55AB29" w:rsidRDefault="1F55AB29" w:rsidP="1F55AB29">
            <w:pPr>
              <w:spacing w:line="240" w:lineRule="auto"/>
              <w:rPr>
                <w:rFonts w:ascii="Arial" w:eastAsia="Arial" w:hAnsi="Arial" w:cs="Arial"/>
                <w:color w:val="881798"/>
                <w:sz w:val="18"/>
                <w:szCs w:val="18"/>
              </w:rPr>
            </w:pPr>
            <w:ins w:id="2600" w:author="Yachao Liu11087" w:date="2026-09-10T09:23:00Z">
              <w:del w:id="2601" w:author="Jie Wang5909" w:date="2026-10-14T01:20:00Z">
                <w:r w:rsidRPr="1F55AB29" w:rsidDel="00AE327F">
                  <w:rPr>
                    <w:rFonts w:ascii="Arial" w:eastAsia="Arial" w:hAnsi="Arial" w:cs="Arial"/>
                    <w:color w:val="881798"/>
                    <w:sz w:val="18"/>
                    <w:szCs w:val="18"/>
                    <w:u w:val="single"/>
                  </w:rPr>
                  <w:delText>The new method has been fully validated.</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BD8799F" w14:textId="64ACB7AB" w:rsidR="1F55AB29" w:rsidRDefault="7F84DB80" w:rsidP="3BADD681">
            <w:pPr>
              <w:spacing w:line="240" w:lineRule="auto"/>
              <w:rPr>
                <w:rFonts w:ascii="Arial" w:eastAsia="Arial" w:hAnsi="Arial" w:cs="Arial"/>
                <w:color w:val="881798"/>
                <w:sz w:val="18"/>
                <w:szCs w:val="18"/>
              </w:rPr>
            </w:pPr>
            <w:ins w:id="2602" w:author="Yachao Liu11087" w:date="2026-09-10T09:23:00Z">
              <w:del w:id="2603" w:author="Jie Wang5909" w:date="2026-10-14T01:20:00Z">
                <w:r w:rsidRPr="3BADD681" w:rsidDel="00AE327F">
                  <w:rPr>
                    <w:rFonts w:ascii="Arial" w:eastAsia="Arial" w:hAnsi="Arial" w:cs="Arial"/>
                    <w:color w:val="881798"/>
                    <w:sz w:val="18"/>
                    <w:szCs w:val="18"/>
                    <w:u w:val="single"/>
                  </w:rPr>
                  <w:delText>AR</w:delText>
                </w:r>
              </w:del>
            </w:ins>
            <w:ins w:id="2604" w:author="Yachao Liu11087" w:date="2026-09-10T12:37:00Z">
              <w:del w:id="2605" w:author="Jie Wang5909" w:date="2026-10-14T01:20:00Z">
                <w:r w:rsidR="62F23305" w:rsidRPr="3BADD681" w:rsidDel="00AE327F">
                  <w:rPr>
                    <w:rFonts w:ascii="Arial" w:eastAsia="Arial" w:hAnsi="Arial" w:cs="Arial"/>
                    <w:color w:val="881798"/>
                    <w:sz w:val="18"/>
                    <w:szCs w:val="18"/>
                    <w:u w:val="single"/>
                  </w:rPr>
                  <w:delText>D</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6A9F95E" w14:textId="569F79E0" w:rsidR="1F55AB29" w:rsidRDefault="3BBD99FF" w:rsidP="0040299C">
            <w:pPr>
              <w:spacing w:line="240" w:lineRule="auto"/>
              <w:rPr>
                <w:rFonts w:ascii="Arial" w:eastAsia="Arial" w:hAnsi="Arial" w:cs="Arial"/>
                <w:color w:val="881798"/>
                <w:sz w:val="18"/>
                <w:szCs w:val="18"/>
              </w:rPr>
            </w:pPr>
            <w:ins w:id="2606" w:author="Yachao Liu11087" w:date="2026-09-10T09:23:00Z">
              <w:del w:id="2607" w:author="Jie Wang5909" w:date="2026-10-13T21:06:00Z">
                <w:r w:rsidRPr="0040299C" w:rsidDel="0040299C">
                  <w:rPr>
                    <w:rFonts w:ascii="Arial" w:eastAsia="Arial" w:hAnsi="Arial" w:cs="Arial"/>
                    <w:color w:val="D13438"/>
                    <w:sz w:val="18"/>
                    <w:szCs w:val="18"/>
                    <w:u w:val="single"/>
                    <w:rPrChange w:id="2608" w:author="Jie Wang5909" w:date="2026-10-13T21:06:00Z">
                      <w:rPr>
                        <w:rFonts w:ascii="Arial" w:eastAsia="Arial" w:hAnsi="Arial" w:cs="Arial"/>
                        <w:color w:val="881798"/>
                        <w:sz w:val="18"/>
                        <w:szCs w:val="18"/>
                        <w:u w:val="single"/>
                      </w:rPr>
                    </w:rPrChange>
                  </w:rPr>
                  <w:delText>Before PPQ Batches</w:delText>
                </w:r>
              </w:del>
            </w:ins>
          </w:p>
        </w:tc>
      </w:tr>
      <w:tr w:rsidR="599BC9E8" w14:paraId="06BF34D9"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609"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ins w:id="2610" w:author="Yachao Liu11087" w:date="2026-09-10T12:42:00Z"/>
          <w:trPrChange w:id="2611" w:author="Jie Wang5909" w:date="2026-10-14T00:27:00Z">
            <w:trPr>
              <w:gridAfter w:val="0"/>
              <w:trHeight w:val="300"/>
            </w:trPr>
          </w:trPrChange>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Change w:id="2612" w:author="Jie Wang5909" w:date="2026-10-14T00:27:00Z">
              <w:tcPr>
                <w:tcW w:w="896"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A955623" w14:textId="635A2718" w:rsidR="313F8807" w:rsidRDefault="313F8807" w:rsidP="599BC9E8">
            <w:pPr>
              <w:spacing w:line="240" w:lineRule="auto"/>
            </w:pPr>
            <w:ins w:id="2613" w:author="Yachao Liu11087" w:date="2026-09-10T12:43:00Z">
              <w:del w:id="2614" w:author="Jie Wang5909" w:date="2026-10-14T01:23:00Z">
                <w:r w:rsidRPr="599BC9E8" w:rsidDel="00AE327F">
                  <w:rPr>
                    <w:rFonts w:ascii="Arial" w:eastAsia="Arial" w:hAnsi="Arial" w:cs="Arial"/>
                    <w:sz w:val="18"/>
                    <w:szCs w:val="18"/>
                  </w:rPr>
                  <w:delText>Cleaning Validation</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Change w:id="2615" w:author="Jie Wang5909" w:date="2026-10-14T00:27:00Z">
              <w:tcPr>
                <w:tcW w:w="1625" w:type="dxa"/>
                <w:gridSpan w:val="7"/>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756E1D9" w14:textId="3ADDA044" w:rsidR="313F8807" w:rsidRDefault="313F8807" w:rsidP="599BC9E8">
            <w:pPr>
              <w:spacing w:line="240" w:lineRule="auto"/>
            </w:pPr>
            <w:ins w:id="2616" w:author="Yachao Liu11087" w:date="2026-09-10T12:43:00Z">
              <w:del w:id="2617" w:author="Jie Wang5909" w:date="2026-10-14T01:23:00Z">
                <w:r w:rsidRPr="599BC9E8" w:rsidDel="00AE327F">
                  <w:rPr>
                    <w:rFonts w:ascii="Arial" w:eastAsia="Arial" w:hAnsi="Arial" w:cs="Arial"/>
                    <w:sz w:val="18"/>
                    <w:szCs w:val="18"/>
                  </w:rPr>
                  <w:delText>Cleaning validation gaps identified for product-dedicated equipment: cleaning validation status, carryover limits based on toxicology/PDE, and analytical method for swab/rinse testing.</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Change w:id="2618" w:author="Jie Wang5909" w:date="2026-10-14T00:27:00Z">
              <w:tcPr>
                <w:tcW w:w="1712" w:type="dxa"/>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7E80166" w14:textId="1D520826" w:rsidR="313F8807" w:rsidRDefault="313F8807" w:rsidP="599BC9E8">
            <w:pPr>
              <w:spacing w:line="240" w:lineRule="auto"/>
            </w:pPr>
            <w:ins w:id="2619" w:author="Yachao Liu11087" w:date="2026-09-10T12:43:00Z">
              <w:del w:id="2620" w:author="Jie Wang5909" w:date="2026-10-14T01:23:00Z">
                <w:r w:rsidRPr="599BC9E8" w:rsidDel="00AE327F">
                  <w:rPr>
                    <w:rFonts w:ascii="Arial" w:eastAsia="Times New Roman" w:hAnsi="Arial" w:cs="Arial"/>
                    <w:sz w:val="18"/>
                    <w:szCs w:val="18"/>
                  </w:rPr>
                  <w:delText>Low</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Change w:id="2621" w:author="Jie Wang5909" w:date="2026-10-14T00:27:00Z">
              <w:tcPr>
                <w:tcW w:w="1714" w:type="dxa"/>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E0AFC82" w14:textId="31A4E0D5" w:rsidR="313F8807" w:rsidRDefault="167CD32D" w:rsidP="05912830">
            <w:pPr>
              <w:spacing w:line="240" w:lineRule="auto"/>
              <w:rPr>
                <w:rFonts w:ascii="Arial" w:eastAsia="Arial" w:hAnsi="Arial" w:cs="Arial"/>
                <w:sz w:val="18"/>
                <w:szCs w:val="18"/>
              </w:rPr>
            </w:pPr>
            <w:ins w:id="2622" w:author="Yachao Liu11087" w:date="2026-09-10T12:43:00Z">
              <w:del w:id="2623" w:author="Jie Wang5909" w:date="2026-10-14T01:23:00Z">
                <w:r w:rsidRPr="797C4670" w:rsidDel="679619A7">
                  <w:rPr>
                    <w:rFonts w:ascii="Arial" w:eastAsia="Arial" w:hAnsi="Arial" w:cs="Arial"/>
                    <w:sz w:val="18"/>
                    <w:szCs w:val="18"/>
                  </w:rPr>
                  <w:delText>Develop appropriate cleaning methods during PPQ; establish toxicology/PDE-based carryover limits; perform cleaning testing per DS-GMP-003 and DS-GMP-043.</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Change w:id="2624" w:author="Jie Wang5909" w:date="2026-10-14T00:27:00Z">
              <w:tcPr>
                <w:tcW w:w="841"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1E19079B" w14:textId="1D27E9D1" w:rsidR="313F8807" w:rsidRDefault="313F8807" w:rsidP="599BC9E8">
            <w:pPr>
              <w:spacing w:line="240" w:lineRule="auto"/>
            </w:pPr>
            <w:ins w:id="2625" w:author="Yachao Liu11087" w:date="2026-09-10T12:43:00Z">
              <w:del w:id="2626" w:author="Jie Wang5909" w:date="2026-10-14T01:23:00Z">
                <w:r w:rsidRPr="599BC9E8" w:rsidDel="00AE327F">
                  <w:rPr>
                    <w:rFonts w:ascii="Arial" w:eastAsia="Arial" w:hAnsi="Arial" w:cs="Arial"/>
                    <w:color w:val="881798"/>
                    <w:sz w:val="18"/>
                    <w:szCs w:val="18"/>
                    <w:u w:val="single"/>
                  </w:rPr>
                  <w:delText>CMMD</w:delText>
                </w:r>
              </w:del>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Change w:id="2627" w:author="Jie Wang5909" w:date="2026-10-14T00:27:00Z">
              <w:tcPr>
                <w:tcW w:w="1836"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D83D7F7" w14:textId="0E7AEECD" w:rsidR="313F8807" w:rsidRDefault="313F8807" w:rsidP="599BC9E8">
            <w:pPr>
              <w:spacing w:line="240" w:lineRule="auto"/>
              <w:rPr>
                <w:rFonts w:ascii="Arial" w:hAnsi="Arial" w:cs="Arial"/>
                <w:sz w:val="18"/>
                <w:szCs w:val="18"/>
              </w:rPr>
            </w:pPr>
            <w:ins w:id="2628" w:author="Yachao Liu11087" w:date="2026-09-10T12:43:00Z">
              <w:del w:id="2629" w:author="Jie Wang5909" w:date="2026-10-14T01:23:00Z">
                <w:r w:rsidRPr="599BC9E8" w:rsidDel="00AE327F">
                  <w:rPr>
                    <w:rFonts w:ascii="Arial" w:hAnsi="Arial" w:cs="Arial"/>
                    <w:sz w:val="18"/>
                    <w:szCs w:val="18"/>
                  </w:rPr>
                  <w:delText>Before PPQ Batches</w:delText>
                </w:r>
              </w:del>
            </w:ins>
          </w:p>
        </w:tc>
      </w:tr>
      <w:tr w:rsidR="00BE7A98" w:rsidRPr="00E37D71" w14:paraId="590CB7F6"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A628DF4" w14:textId="284E191D" w:rsidR="00DA0A0F" w:rsidRPr="00430350" w:rsidRDefault="00DA0A0F" w:rsidP="001D0487">
            <w:pPr>
              <w:spacing w:line="240" w:lineRule="auto"/>
              <w:rPr>
                <w:rFonts w:ascii="Arial" w:eastAsia="Times New Roman" w:hAnsi="Arial" w:cs="Arial"/>
                <w:sz w:val="18"/>
                <w:szCs w:val="18"/>
              </w:rPr>
            </w:pPr>
            <w:r w:rsidRPr="00430350">
              <w:rPr>
                <w:rFonts w:ascii="Arial" w:eastAsia="Times New Roman" w:hAnsi="Arial" w:cs="Arial"/>
                <w:sz w:val="18"/>
                <w:szCs w:val="18"/>
              </w:rPr>
              <w:t>Equipment</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1ECC50C" w14:textId="5726256E" w:rsidR="00A65E15" w:rsidRPr="00430350" w:rsidRDefault="00A65E15" w:rsidP="001D0487">
            <w:pPr>
              <w:spacing w:line="240" w:lineRule="auto"/>
              <w:rPr>
                <w:rFonts w:ascii="Arial" w:hAnsi="Arial" w:cs="Arial"/>
                <w:sz w:val="18"/>
                <w:szCs w:val="18"/>
              </w:rPr>
            </w:pPr>
            <w:r w:rsidRPr="00430350">
              <w:rPr>
                <w:rFonts w:ascii="Arial" w:hAnsi="Arial" w:cs="Arial"/>
                <w:sz w:val="18"/>
                <w:szCs w:val="18"/>
              </w:rPr>
              <w:t xml:space="preserve">Step3:Add the new tank to </w:t>
            </w:r>
            <w:r w:rsidRPr="00430350">
              <w:rPr>
                <w:rFonts w:ascii="Arial" w:eastAsia="宋体" w:hAnsi="Arial" w:cs="Arial"/>
                <w:sz w:val="18"/>
                <w:szCs w:val="18"/>
              </w:rPr>
              <w:t>storage n-heptane</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3503D6B" w14:textId="63B3481E" w:rsidR="00DA0A0F" w:rsidRPr="00430350" w:rsidRDefault="00474EF8" w:rsidP="001D0487">
            <w:pPr>
              <w:spacing w:line="240" w:lineRule="auto"/>
              <w:rPr>
                <w:rFonts w:ascii="Arial" w:eastAsia="Times New Roman" w:hAnsi="Arial" w:cs="Arial"/>
                <w:sz w:val="18"/>
                <w:szCs w:val="18"/>
              </w:rPr>
            </w:pPr>
            <w:r w:rsidRPr="00430350">
              <w:rPr>
                <w:rFonts w:ascii="Arial" w:eastAsia="Times New Roman" w:hAnsi="Arial" w:cs="Arial"/>
                <w:sz w:val="18"/>
                <w:szCs w:val="18"/>
              </w:rPr>
              <w:t>Low</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8510677" w14:textId="3950CF0B" w:rsidR="00DA0A0F" w:rsidRPr="00430350" w:rsidRDefault="2E416780" w:rsidP="1F55AB29">
            <w:pPr>
              <w:spacing w:line="240" w:lineRule="auto"/>
              <w:rPr>
                <w:rFonts w:ascii="Arial" w:eastAsia="Times New Roman" w:hAnsi="Arial" w:cs="Arial"/>
                <w:sz w:val="18"/>
                <w:szCs w:val="18"/>
              </w:rPr>
            </w:pPr>
            <w:ins w:id="2630" w:author="Yachao Liu11087" w:date="2026-09-10T12:05:00Z">
              <w:r w:rsidRPr="00430350">
                <w:rPr>
                  <w:rFonts w:ascii="Arial" w:eastAsia="Arial" w:hAnsi="Arial" w:cs="Arial"/>
                  <w:sz w:val="18"/>
                  <w:szCs w:val="18"/>
                </w:rPr>
                <w:t>Use dedicated n-heptane tank TJ4S-1213-Tr07 for Step3 PPQ; complete equipment suitability assessment</w:t>
              </w:r>
            </w:ins>
            <w:ins w:id="2631" w:author="Jie Wang5909" w:date="2026-10-13T21:08:00Z">
              <w:r w:rsidR="0040299C" w:rsidRPr="00430350">
                <w:rPr>
                  <w:rFonts w:ascii="Arial" w:eastAsia="Arial" w:hAnsi="Arial" w:cs="Arial"/>
                  <w:sz w:val="18"/>
                  <w:szCs w:val="18"/>
                </w:rPr>
                <w:t xml:space="preserve"> </w:t>
              </w:r>
              <w:r w:rsidR="0040299C" w:rsidRPr="00430350">
                <w:rPr>
                  <w:rFonts w:ascii="Arial" w:hAnsi="Arial" w:cs="Arial"/>
                  <w:sz w:val="18"/>
                  <w:szCs w:val="18"/>
                </w:rPr>
                <w:t>(RA-140021030301.01)</w:t>
              </w:r>
            </w:ins>
            <w:ins w:id="2632" w:author="Yachao Liu11087" w:date="2026-09-10T12:05:00Z">
              <w:r w:rsidRPr="00430350">
                <w:rPr>
                  <w:rFonts w:ascii="Arial" w:eastAsia="Arial" w:hAnsi="Arial" w:cs="Arial"/>
                  <w:sz w:val="18"/>
                  <w:szCs w:val="18"/>
                </w:rPr>
                <w:t xml:space="preserve">. </w:t>
              </w:r>
            </w:ins>
            <w:del w:id="2633" w:author="Yachao Liu11087" w:date="2026-09-10T12:05:00Z">
              <w:r w:rsidR="00A65E15" w:rsidRPr="00430350" w:rsidDel="4B62664A">
                <w:rPr>
                  <w:rFonts w:ascii="Arial" w:eastAsia="Times New Roman" w:hAnsi="Arial" w:cs="Arial"/>
                  <w:sz w:val="18"/>
                  <w:szCs w:val="18"/>
                </w:rPr>
                <w:delText>N/A</w:delText>
              </w:r>
            </w:del>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771DFD7" w14:textId="717FE918" w:rsidR="00DA0A0F" w:rsidRPr="00430350" w:rsidRDefault="00CD1C76" w:rsidP="001D0487">
            <w:pPr>
              <w:spacing w:line="240" w:lineRule="auto"/>
              <w:rPr>
                <w:rFonts w:ascii="Arial" w:eastAsia="Times New Roman" w:hAnsi="Arial" w:cs="Arial"/>
                <w:sz w:val="18"/>
                <w:szCs w:val="18"/>
              </w:rPr>
            </w:pPr>
            <w:ins w:id="2634" w:author="Jie Wang5909" w:date="2026-10-13T16:57:00Z">
              <w:r w:rsidRPr="00430350">
                <w:rPr>
                  <w:rFonts w:ascii="Arial" w:eastAsia="Arial" w:hAnsi="Arial" w:cs="Arial"/>
                  <w:sz w:val="18"/>
                  <w:szCs w:val="18"/>
                  <w:u w:val="single"/>
                  <w:rPrChange w:id="2635" w:author="Jie Wang5909" w:date="2026-10-17T00:18:00Z">
                    <w:rPr>
                      <w:rFonts w:ascii="Arial" w:eastAsia="Arial" w:hAnsi="Arial" w:cs="Arial"/>
                      <w:color w:val="881798"/>
                      <w:sz w:val="18"/>
                      <w:szCs w:val="18"/>
                      <w:u w:val="single"/>
                    </w:rPr>
                  </w:rPrChange>
                </w:rPr>
                <w:t>CMMD</w:t>
              </w:r>
            </w:ins>
            <w:del w:id="2636" w:author="Jie Wang5909" w:date="2026-10-13T16:57:00Z">
              <w:r w:rsidR="00474EF8" w:rsidRPr="00430350" w:rsidDel="00CD1C76">
                <w:rPr>
                  <w:rFonts w:ascii="Arial" w:hAnsi="Arial" w:cs="Arial"/>
                  <w:sz w:val="18"/>
                  <w:szCs w:val="18"/>
                </w:rPr>
                <w:delText>Production</w:delText>
              </w:r>
            </w:del>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F59B69C" w14:textId="77777777" w:rsidR="0040299C" w:rsidRPr="00430350" w:rsidRDefault="0040299C" w:rsidP="0040299C">
            <w:pPr>
              <w:spacing w:line="240" w:lineRule="auto"/>
              <w:rPr>
                <w:ins w:id="2637" w:author="Jie Wang5909" w:date="2026-10-13T21:09:00Z"/>
                <w:rFonts w:ascii="Arial" w:eastAsia="Arial" w:hAnsi="Arial" w:cs="Arial"/>
                <w:sz w:val="18"/>
                <w:szCs w:val="18"/>
                <w:u w:val="single"/>
                <w:rPrChange w:id="2638" w:author="Jie Wang5909" w:date="2026-10-17T00:18:00Z">
                  <w:rPr>
                    <w:ins w:id="2639" w:author="Jie Wang5909" w:date="2026-10-13T21:09:00Z"/>
                    <w:rFonts w:ascii="Arial" w:eastAsia="Arial" w:hAnsi="Arial" w:cs="Arial"/>
                    <w:color w:val="D13438"/>
                    <w:sz w:val="18"/>
                    <w:szCs w:val="18"/>
                    <w:u w:val="single"/>
                  </w:rPr>
                </w:rPrChange>
              </w:rPr>
            </w:pPr>
            <w:ins w:id="2640" w:author="Jie Wang5909" w:date="2026-10-13T21:09:00Z">
              <w:r w:rsidRPr="00430350">
                <w:rPr>
                  <w:rFonts w:ascii="Arial" w:eastAsia="Arial" w:hAnsi="Arial" w:cs="Arial"/>
                  <w:sz w:val="18"/>
                  <w:szCs w:val="18"/>
                  <w:u w:val="single"/>
                  <w:rPrChange w:id="2641" w:author="Jie Wang5909" w:date="2026-10-17T00:18:00Z">
                    <w:rPr>
                      <w:rFonts w:ascii="Arial" w:eastAsia="Arial" w:hAnsi="Arial" w:cs="Arial"/>
                      <w:color w:val="D13438"/>
                      <w:sz w:val="18"/>
                      <w:szCs w:val="18"/>
                      <w:u w:val="single"/>
                    </w:rPr>
                  </w:rPrChange>
                </w:rPr>
                <w:t>Assigned Owner: Yu Zhang</w:t>
              </w:r>
            </w:ins>
          </w:p>
          <w:p w14:paraId="0FBF6B65" w14:textId="7A59F3FF" w:rsidR="0040299C" w:rsidRPr="00430350" w:rsidRDefault="0040299C" w:rsidP="0040299C">
            <w:pPr>
              <w:spacing w:line="240" w:lineRule="auto"/>
              <w:rPr>
                <w:ins w:id="2642" w:author="Jie Wang5909" w:date="2026-10-13T21:09:00Z"/>
                <w:rFonts w:ascii="Arial" w:eastAsia="Arial" w:hAnsi="Arial" w:cs="Arial"/>
                <w:sz w:val="18"/>
                <w:szCs w:val="18"/>
                <w:u w:val="single"/>
                <w:rPrChange w:id="2643" w:author="Jie Wang5909" w:date="2026-10-17T00:18:00Z">
                  <w:rPr>
                    <w:ins w:id="2644" w:author="Jie Wang5909" w:date="2026-10-13T21:09:00Z"/>
                    <w:rFonts w:ascii="Arial" w:eastAsia="Arial" w:hAnsi="Arial" w:cs="Arial"/>
                    <w:color w:val="D13438"/>
                    <w:sz w:val="18"/>
                    <w:szCs w:val="18"/>
                    <w:u w:val="single"/>
                  </w:rPr>
                </w:rPrChange>
              </w:rPr>
            </w:pPr>
            <w:ins w:id="2645" w:author="Jie Wang5909" w:date="2026-10-13T21:09:00Z">
              <w:r w:rsidRPr="00430350">
                <w:rPr>
                  <w:rFonts w:ascii="Arial" w:eastAsia="Arial" w:hAnsi="Arial" w:cs="Arial"/>
                  <w:sz w:val="18"/>
                  <w:szCs w:val="18"/>
                  <w:u w:val="single"/>
                  <w:rPrChange w:id="2646" w:author="Jie Wang5909" w:date="2026-10-17T00:18:00Z">
                    <w:rPr>
                      <w:rFonts w:ascii="Arial" w:eastAsia="Arial" w:hAnsi="Arial" w:cs="Arial"/>
                      <w:color w:val="D13438"/>
                      <w:sz w:val="18"/>
                      <w:szCs w:val="18"/>
                      <w:u w:val="single"/>
                    </w:rPr>
                  </w:rPrChange>
                </w:rPr>
                <w:t xml:space="preserve">Due Date: </w:t>
              </w:r>
            </w:ins>
            <w:ins w:id="2647" w:author="Jie Wang5909" w:date="2026-10-14T01:19:00Z">
              <w:r w:rsidR="009B6D88" w:rsidRPr="00430350">
                <w:rPr>
                  <w:rFonts w:ascii="Arial" w:eastAsia="Arial" w:hAnsi="Arial" w:cs="Arial"/>
                  <w:sz w:val="18"/>
                  <w:szCs w:val="18"/>
                  <w:u w:val="single"/>
                  <w:rPrChange w:id="2648" w:author="Jie Wang5909" w:date="2026-10-17T00:18:00Z">
                    <w:rPr>
                      <w:rFonts w:ascii="Arial" w:eastAsia="Arial" w:hAnsi="Arial" w:cs="Arial"/>
                      <w:color w:val="D13438"/>
                      <w:sz w:val="18"/>
                      <w:szCs w:val="18"/>
                      <w:u w:val="single"/>
                    </w:rPr>
                  </w:rPrChange>
                </w:rPr>
                <w:t>11/</w:t>
              </w:r>
            </w:ins>
            <w:ins w:id="2649" w:author="Jie Wang5909" w:date="2026-10-16T23:27:00Z">
              <w:r w:rsidR="009B6D88" w:rsidRPr="00430350">
                <w:rPr>
                  <w:rFonts w:ascii="Arial" w:eastAsia="Arial" w:hAnsi="Arial" w:cs="Arial"/>
                  <w:sz w:val="18"/>
                  <w:szCs w:val="18"/>
                  <w:u w:val="single"/>
                  <w:rPrChange w:id="2650" w:author="Jie Wang5909" w:date="2026-10-17T00:18:00Z">
                    <w:rPr>
                      <w:rFonts w:ascii="Arial" w:eastAsia="Arial" w:hAnsi="Arial" w:cs="Arial"/>
                      <w:color w:val="D13438"/>
                      <w:sz w:val="18"/>
                      <w:szCs w:val="18"/>
                      <w:u w:val="single"/>
                    </w:rPr>
                  </w:rPrChange>
                </w:rPr>
                <w:t>20</w:t>
              </w:r>
            </w:ins>
            <w:ins w:id="2651" w:author="Jie Wang5909" w:date="2026-10-14T01:19:00Z">
              <w:r w:rsidR="00AE327F" w:rsidRPr="00430350">
                <w:rPr>
                  <w:rFonts w:ascii="Arial" w:eastAsia="Arial" w:hAnsi="Arial" w:cs="Arial"/>
                  <w:sz w:val="18"/>
                  <w:szCs w:val="18"/>
                  <w:u w:val="single"/>
                  <w:rPrChange w:id="2652" w:author="Jie Wang5909" w:date="2026-10-17T00:18:00Z">
                    <w:rPr>
                      <w:rFonts w:ascii="Arial" w:eastAsia="Arial" w:hAnsi="Arial" w:cs="Arial"/>
                      <w:color w:val="D13438"/>
                      <w:sz w:val="18"/>
                      <w:szCs w:val="18"/>
                      <w:u w:val="single"/>
                    </w:rPr>
                  </w:rPrChange>
                </w:rPr>
                <w:t>//2026</w:t>
              </w:r>
            </w:ins>
          </w:p>
          <w:p w14:paraId="16A5286E" w14:textId="3D87CAAC" w:rsidR="00DA0A0F" w:rsidRPr="00430350" w:rsidRDefault="0040299C" w:rsidP="0040299C">
            <w:pPr>
              <w:spacing w:line="240" w:lineRule="auto"/>
              <w:rPr>
                <w:rFonts w:ascii="Arial" w:hAnsi="Arial" w:cs="Arial"/>
                <w:sz w:val="18"/>
                <w:szCs w:val="18"/>
              </w:rPr>
            </w:pPr>
            <w:ins w:id="2653" w:author="Jie Wang5909" w:date="2026-10-13T21:09:00Z">
              <w:r w:rsidRPr="00430350">
                <w:rPr>
                  <w:rFonts w:ascii="Arial" w:eastAsia="Arial" w:hAnsi="Arial" w:cs="Arial"/>
                  <w:sz w:val="18"/>
                  <w:szCs w:val="18"/>
                  <w:u w:val="single"/>
                  <w:rPrChange w:id="2654" w:author="Jie Wang5909" w:date="2026-10-17T00:18:00Z">
                    <w:rPr>
                      <w:rFonts w:ascii="Arial" w:eastAsia="Arial" w:hAnsi="Arial" w:cs="Arial"/>
                      <w:color w:val="D13438"/>
                      <w:sz w:val="18"/>
                      <w:szCs w:val="18"/>
                      <w:u w:val="single"/>
                    </w:rPr>
                  </w:rPrChange>
                </w:rPr>
                <w:t>Item status and Closure criteria: ESA sign-off</w:t>
              </w:r>
            </w:ins>
            <w:del w:id="2655" w:author="Jie Wang5909" w:date="2026-10-13T21:09:00Z">
              <w:r w:rsidR="00474EF8" w:rsidRPr="00430350" w:rsidDel="0040299C">
                <w:rPr>
                  <w:rFonts w:ascii="Arial" w:hAnsi="Arial" w:cs="Arial"/>
                  <w:sz w:val="18"/>
                  <w:szCs w:val="18"/>
                </w:rPr>
                <w:delText>Before PPQ Batches</w:delText>
              </w:r>
            </w:del>
          </w:p>
        </w:tc>
      </w:tr>
      <w:tr w:rsidR="00BE7A98" w:rsidRPr="00E37D71" w14:paraId="5374327B"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48BE19C" w14:textId="09185E7E" w:rsidR="00A65E15" w:rsidRPr="00430350" w:rsidRDefault="00A65E15" w:rsidP="001D0487">
            <w:pPr>
              <w:spacing w:line="240" w:lineRule="auto"/>
              <w:rPr>
                <w:rFonts w:ascii="Arial" w:eastAsia="Times New Roman" w:hAnsi="Arial" w:cs="Arial"/>
                <w:sz w:val="18"/>
                <w:szCs w:val="18"/>
              </w:rPr>
            </w:pPr>
            <w:r w:rsidRPr="00430350">
              <w:rPr>
                <w:rFonts w:ascii="Arial" w:eastAsia="Times New Roman" w:hAnsi="Arial" w:cs="Arial"/>
                <w:sz w:val="18"/>
                <w:szCs w:val="18"/>
              </w:rPr>
              <w:t>Equipment</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55B08F9" w14:textId="0858D766" w:rsidR="00A65E15" w:rsidRPr="00430350" w:rsidRDefault="00A65E15" w:rsidP="001D0487">
            <w:pPr>
              <w:spacing w:line="240" w:lineRule="auto"/>
              <w:rPr>
                <w:rFonts w:ascii="Arial" w:hAnsi="Arial" w:cs="Arial"/>
                <w:sz w:val="18"/>
                <w:szCs w:val="18"/>
              </w:rPr>
            </w:pPr>
            <w:r w:rsidRPr="00430350">
              <w:rPr>
                <w:rFonts w:ascii="Arial" w:eastAsia="宋体" w:hAnsi="Arial" w:cs="Arial"/>
                <w:sz w:val="18"/>
                <w:szCs w:val="18"/>
              </w:rPr>
              <w:t xml:space="preserve">Replace </w:t>
            </w:r>
            <w:del w:id="2656" w:author="Yiwen Zhang" w:date="2026-10-19T15:56:00Z">
              <w:r w:rsidRPr="00430350" w:rsidDel="00CB2475">
                <w:rPr>
                  <w:rFonts w:ascii="Arial" w:eastAsia="宋体" w:hAnsi="Arial" w:cs="Arial"/>
                  <w:sz w:val="18"/>
                  <w:szCs w:val="18"/>
                </w:rPr>
                <w:delText xml:space="preserve">an </w:delText>
              </w:r>
            </w:del>
            <w:ins w:id="2657" w:author="Yiwen Zhang" w:date="2026-10-19T15:56:00Z">
              <w:r w:rsidR="00CB2475">
                <w:rPr>
                  <w:rFonts w:ascii="Arial" w:eastAsia="宋体" w:hAnsi="Arial" w:cs="Arial"/>
                  <w:sz w:val="18"/>
                  <w:szCs w:val="18"/>
                </w:rPr>
                <w:t>the</w:t>
              </w:r>
              <w:r w:rsidR="00CB2475" w:rsidRPr="00430350">
                <w:rPr>
                  <w:rFonts w:ascii="Arial" w:eastAsia="宋体" w:hAnsi="Arial" w:cs="Arial"/>
                  <w:sz w:val="18"/>
                  <w:szCs w:val="18"/>
                </w:rPr>
                <w:t xml:space="preserve"> </w:t>
              </w:r>
            </w:ins>
            <w:r w:rsidRPr="00430350">
              <w:rPr>
                <w:rFonts w:ascii="Arial" w:eastAsia="宋体" w:hAnsi="Arial" w:cs="Arial"/>
                <w:sz w:val="18"/>
                <w:szCs w:val="18"/>
              </w:rPr>
              <w:t xml:space="preserve">new </w:t>
            </w:r>
            <w:proofErr w:type="spellStart"/>
            <w:r w:rsidRPr="00430350">
              <w:rPr>
                <w:rFonts w:ascii="Arial" w:eastAsia="宋体" w:hAnsi="Arial" w:cs="Arial"/>
                <w:sz w:val="18"/>
                <w:szCs w:val="18"/>
              </w:rPr>
              <w:t>thermowell</w:t>
            </w:r>
            <w:proofErr w:type="spellEnd"/>
            <w:ins w:id="2658" w:author="Yiwen Zhang" w:date="2026-10-19T15:56:00Z">
              <w:r w:rsidR="00084247">
                <w:rPr>
                  <w:rFonts w:ascii="Arial" w:eastAsia="宋体" w:hAnsi="Arial" w:cs="Arial"/>
                  <w:sz w:val="18"/>
                  <w:szCs w:val="18"/>
                </w:rPr>
                <w:t xml:space="preserve"> in step 2 cleavage tank</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073F021" w14:textId="0D0DEEA0" w:rsidR="00A65E15" w:rsidRPr="00430350" w:rsidRDefault="00A65E15" w:rsidP="001D0487">
            <w:pPr>
              <w:spacing w:line="240" w:lineRule="auto"/>
              <w:rPr>
                <w:rFonts w:ascii="Arial" w:eastAsia="Times New Roman" w:hAnsi="Arial" w:cs="Arial"/>
                <w:sz w:val="18"/>
                <w:szCs w:val="18"/>
              </w:rPr>
            </w:pPr>
            <w:r w:rsidRPr="00430350">
              <w:rPr>
                <w:rFonts w:ascii="Arial" w:eastAsia="Times New Roman" w:hAnsi="Arial" w:cs="Arial"/>
                <w:sz w:val="18"/>
                <w:szCs w:val="18"/>
              </w:rPr>
              <w:t>Low</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ACFFA41" w14:textId="2033F452" w:rsidR="00A65E15" w:rsidRPr="00430350" w:rsidRDefault="6F475EDB" w:rsidP="1F55AB29">
            <w:pPr>
              <w:spacing w:line="240" w:lineRule="auto"/>
              <w:rPr>
                <w:rFonts w:ascii="Arial" w:eastAsia="Times New Roman" w:hAnsi="Arial" w:cs="Arial"/>
                <w:sz w:val="18"/>
                <w:szCs w:val="18"/>
              </w:rPr>
            </w:pPr>
            <w:ins w:id="2659" w:author="Yachao Liu11087" w:date="2026-09-10T12:04:00Z">
              <w:r w:rsidRPr="00430350">
                <w:rPr>
                  <w:rFonts w:ascii="Arial" w:eastAsia="Arial" w:hAnsi="Arial" w:cs="Arial"/>
                  <w:sz w:val="18"/>
                  <w:szCs w:val="18"/>
                </w:rPr>
                <w:t xml:space="preserve">Replace the </w:t>
              </w:r>
              <w:proofErr w:type="spellStart"/>
              <w:r w:rsidRPr="00430350">
                <w:rPr>
                  <w:rFonts w:ascii="Arial" w:eastAsia="Arial" w:hAnsi="Arial" w:cs="Arial"/>
                  <w:sz w:val="18"/>
                  <w:szCs w:val="18"/>
                </w:rPr>
                <w:t>thermowell</w:t>
              </w:r>
              <w:proofErr w:type="spellEnd"/>
              <w:r w:rsidRPr="00430350">
                <w:rPr>
                  <w:rFonts w:ascii="Arial" w:eastAsia="Arial" w:hAnsi="Arial" w:cs="Arial"/>
                  <w:sz w:val="18"/>
                  <w:szCs w:val="18"/>
                </w:rPr>
                <w:t xml:space="preserve"> of reactor TJ4S-1212-R07; perform equipment re-validation and engineering re-assessment after replacement. </w:t>
              </w:r>
            </w:ins>
            <w:del w:id="2660" w:author="Yachao Liu11087" w:date="2026-09-10T12:04:00Z">
              <w:r w:rsidR="00A65E15" w:rsidRPr="00430350" w:rsidDel="4B62664A">
                <w:rPr>
                  <w:rFonts w:ascii="Arial" w:eastAsia="Times New Roman" w:hAnsi="Arial" w:cs="Arial"/>
                  <w:sz w:val="18"/>
                  <w:szCs w:val="18"/>
                </w:rPr>
                <w:delText>N/A</w:delText>
              </w:r>
            </w:del>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7C06866" w14:textId="77FC33A0" w:rsidR="00A65E15" w:rsidRPr="00430350" w:rsidRDefault="00A65E15" w:rsidP="001D0487">
            <w:pPr>
              <w:spacing w:line="240" w:lineRule="auto"/>
              <w:rPr>
                <w:rFonts w:ascii="Arial" w:eastAsia="Arial" w:hAnsi="Arial" w:cs="Arial"/>
                <w:sz w:val="18"/>
                <w:szCs w:val="18"/>
                <w:u w:val="single"/>
                <w:rPrChange w:id="2661" w:author="Jie Wang5909" w:date="2026-10-17T00:18:00Z">
                  <w:rPr>
                    <w:rFonts w:ascii="Arial" w:hAnsi="Arial" w:cs="Arial"/>
                    <w:sz w:val="18"/>
                    <w:szCs w:val="18"/>
                  </w:rPr>
                </w:rPrChange>
              </w:rPr>
            </w:pPr>
            <w:r w:rsidRPr="00430350">
              <w:rPr>
                <w:rFonts w:ascii="Arial" w:eastAsia="Arial" w:hAnsi="Arial" w:cs="Arial"/>
                <w:sz w:val="18"/>
                <w:szCs w:val="18"/>
                <w:u w:val="single"/>
                <w:rPrChange w:id="2662" w:author="Jie Wang5909" w:date="2026-10-17T00:18:00Z">
                  <w:rPr>
                    <w:rFonts w:ascii="Arial" w:hAnsi="Arial" w:cs="Arial"/>
                    <w:sz w:val="18"/>
                    <w:szCs w:val="18"/>
                  </w:rPr>
                </w:rPrChange>
              </w:rPr>
              <w:t>Production</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4B68DC7" w14:textId="40861702" w:rsidR="0040299C" w:rsidRPr="00430350" w:rsidRDefault="0040299C" w:rsidP="0040299C">
            <w:pPr>
              <w:spacing w:line="240" w:lineRule="auto"/>
              <w:rPr>
                <w:ins w:id="2663" w:author="Jie Wang5909" w:date="2026-10-13T21:09:00Z"/>
                <w:rFonts w:ascii="Arial" w:eastAsia="Arial" w:hAnsi="Arial" w:cs="Arial"/>
                <w:sz w:val="18"/>
                <w:szCs w:val="18"/>
                <w:u w:val="single"/>
                <w:rPrChange w:id="2664" w:author="Jie Wang5909" w:date="2026-10-17T00:18:00Z">
                  <w:rPr>
                    <w:ins w:id="2665" w:author="Jie Wang5909" w:date="2026-10-13T21:09:00Z"/>
                    <w:rFonts w:ascii="Arial" w:eastAsia="Arial" w:hAnsi="Arial" w:cs="Arial"/>
                    <w:color w:val="D13438"/>
                    <w:sz w:val="18"/>
                    <w:szCs w:val="18"/>
                    <w:u w:val="single"/>
                  </w:rPr>
                </w:rPrChange>
              </w:rPr>
            </w:pPr>
            <w:ins w:id="2666" w:author="Jie Wang5909" w:date="2026-10-13T21:09:00Z">
              <w:r w:rsidRPr="00430350">
                <w:rPr>
                  <w:rFonts w:ascii="Arial" w:eastAsia="Arial" w:hAnsi="Arial" w:cs="Arial"/>
                  <w:sz w:val="18"/>
                  <w:szCs w:val="18"/>
                  <w:u w:val="single"/>
                  <w:rPrChange w:id="2667" w:author="Jie Wang5909" w:date="2026-10-17T00:18:00Z">
                    <w:rPr>
                      <w:rFonts w:ascii="Arial" w:eastAsia="Arial" w:hAnsi="Arial" w:cs="Arial"/>
                      <w:color w:val="D13438"/>
                      <w:sz w:val="18"/>
                      <w:szCs w:val="18"/>
                      <w:u w:val="single"/>
                    </w:rPr>
                  </w:rPrChange>
                </w:rPr>
                <w:t xml:space="preserve">Assigned Owner: </w:t>
              </w:r>
            </w:ins>
            <w:ins w:id="2668" w:author="Jie Wang5909" w:date="2026-10-13T21:10:00Z">
              <w:r w:rsidR="00563A51" w:rsidRPr="00430350">
                <w:rPr>
                  <w:rFonts w:ascii="Arial" w:eastAsia="Arial" w:hAnsi="Arial" w:cs="Arial"/>
                  <w:sz w:val="18"/>
                  <w:szCs w:val="18"/>
                  <w:u w:val="single"/>
                  <w:rPrChange w:id="2669" w:author="Jie Wang5909" w:date="2026-10-17T00:18:00Z">
                    <w:rPr>
                      <w:rFonts w:ascii="Arial" w:eastAsia="Arial" w:hAnsi="Arial" w:cs="Arial"/>
                      <w:color w:val="D13438"/>
                      <w:sz w:val="18"/>
                      <w:szCs w:val="18"/>
                      <w:u w:val="single"/>
                    </w:rPr>
                  </w:rPrChange>
                </w:rPr>
                <w:t>Hui M</w:t>
              </w:r>
              <w:r w:rsidR="00563A51" w:rsidRPr="00430350">
                <w:rPr>
                  <w:rFonts w:ascii="Arial" w:eastAsia="Arial" w:hAnsi="Arial" w:cs="Arial"/>
                  <w:sz w:val="18"/>
                  <w:szCs w:val="18"/>
                  <w:u w:val="single"/>
                  <w:rPrChange w:id="2670" w:author="Jie Wang5909" w:date="2026-10-17T00:18:00Z">
                    <w:rPr>
                      <w:rFonts w:asciiTheme="minorEastAsia" w:hAnsiTheme="minorEastAsia" w:cs="Arial"/>
                      <w:color w:val="D13438"/>
                      <w:sz w:val="18"/>
                      <w:szCs w:val="18"/>
                      <w:u w:val="single"/>
                    </w:rPr>
                  </w:rPrChange>
                </w:rPr>
                <w:t>a</w:t>
              </w:r>
            </w:ins>
          </w:p>
          <w:p w14:paraId="7A69F8D6" w14:textId="5AABD059" w:rsidR="0040299C" w:rsidRPr="00430350" w:rsidRDefault="0040299C" w:rsidP="0040299C">
            <w:pPr>
              <w:spacing w:line="240" w:lineRule="auto"/>
              <w:rPr>
                <w:ins w:id="2671" w:author="Jie Wang5909" w:date="2026-10-13T21:09:00Z"/>
                <w:rFonts w:ascii="Arial" w:eastAsia="Arial" w:hAnsi="Arial" w:cs="Arial"/>
                <w:sz w:val="18"/>
                <w:szCs w:val="18"/>
                <w:u w:val="single"/>
                <w:rPrChange w:id="2672" w:author="Jie Wang5909" w:date="2026-10-17T00:18:00Z">
                  <w:rPr>
                    <w:ins w:id="2673" w:author="Jie Wang5909" w:date="2026-10-13T21:09:00Z"/>
                    <w:rFonts w:ascii="Arial" w:eastAsia="Arial" w:hAnsi="Arial" w:cs="Arial"/>
                    <w:color w:val="D13438"/>
                    <w:sz w:val="18"/>
                    <w:szCs w:val="18"/>
                    <w:u w:val="single"/>
                  </w:rPr>
                </w:rPrChange>
              </w:rPr>
            </w:pPr>
            <w:ins w:id="2674" w:author="Jie Wang5909" w:date="2026-10-13T21:09:00Z">
              <w:r w:rsidRPr="2D7545EE">
                <w:rPr>
                  <w:rFonts w:ascii="Arial" w:eastAsia="Arial" w:hAnsi="Arial" w:cs="Arial"/>
                  <w:sz w:val="18"/>
                  <w:szCs w:val="18"/>
                  <w:u w:val="single"/>
                  <w:rPrChange w:id="2675" w:author="Jie Wang5909" w:date="2026-10-17T00:18:00Z">
                    <w:rPr>
                      <w:rFonts w:ascii="Arial" w:eastAsia="Arial" w:hAnsi="Arial" w:cs="Arial"/>
                      <w:color w:val="D13438"/>
                      <w:sz w:val="18"/>
                      <w:szCs w:val="18"/>
                      <w:u w:val="single"/>
                    </w:rPr>
                  </w:rPrChange>
                </w:rPr>
                <w:t>Due Date</w:t>
              </w:r>
              <w:commentRangeStart w:id="2676"/>
              <w:commentRangeStart w:id="2677"/>
              <w:r w:rsidRPr="2D7545EE">
                <w:rPr>
                  <w:rFonts w:ascii="Arial" w:eastAsia="Arial" w:hAnsi="Arial" w:cs="Arial"/>
                  <w:sz w:val="18"/>
                  <w:szCs w:val="18"/>
                  <w:u w:val="single"/>
                  <w:rPrChange w:id="2678" w:author="Jie Wang5909" w:date="2026-10-17T00:18:00Z">
                    <w:rPr>
                      <w:rFonts w:ascii="Arial" w:eastAsia="Arial" w:hAnsi="Arial" w:cs="Arial"/>
                      <w:color w:val="D13438"/>
                      <w:sz w:val="18"/>
                      <w:szCs w:val="18"/>
                      <w:u w:val="single"/>
                    </w:rPr>
                  </w:rPrChange>
                </w:rPr>
                <w:t xml:space="preserve">: </w:t>
              </w:r>
            </w:ins>
            <w:ins w:id="2679" w:author="Jie Wang5909" w:date="2026-10-13T21:10:00Z">
              <w:del w:id="2680" w:author="Yu Zhang12718" w:date="2026-10-19T06:34:00Z">
                <w:r w:rsidRPr="2D7545EE" w:rsidDel="00563A51">
                  <w:rPr>
                    <w:rFonts w:ascii="Arial" w:eastAsia="Arial" w:hAnsi="Arial" w:cs="Arial"/>
                    <w:sz w:val="18"/>
                    <w:szCs w:val="18"/>
                    <w:u w:val="single"/>
                    <w:rPrChange w:id="2681" w:author="Jie Wang5909" w:date="2026-10-17T00:18:00Z">
                      <w:rPr>
                        <w:rFonts w:ascii="Arial" w:eastAsia="Arial" w:hAnsi="Arial" w:cs="Arial"/>
                        <w:color w:val="D13438"/>
                        <w:sz w:val="18"/>
                        <w:szCs w:val="18"/>
                        <w:u w:val="single"/>
                      </w:rPr>
                    </w:rPrChange>
                  </w:rPr>
                  <w:delText>10</w:delText>
                </w:r>
                <w:r w:rsidRPr="2D7545EE" w:rsidDel="009B6D88">
                  <w:rPr>
                    <w:rFonts w:ascii="Arial" w:eastAsia="Arial" w:hAnsi="Arial" w:cs="Arial"/>
                    <w:sz w:val="18"/>
                    <w:szCs w:val="18"/>
                    <w:u w:val="single"/>
                    <w:rPrChange w:id="2682" w:author="Jie Wang5909" w:date="2026-10-17T00:18:00Z">
                      <w:rPr>
                        <w:rFonts w:ascii="Arial" w:eastAsia="Arial" w:hAnsi="Arial" w:cs="Arial"/>
                        <w:color w:val="D13438"/>
                        <w:sz w:val="18"/>
                        <w:szCs w:val="18"/>
                        <w:u w:val="single"/>
                      </w:rPr>
                    </w:rPrChange>
                  </w:rPr>
                  <w:delText>/</w:delText>
                </w:r>
              </w:del>
            </w:ins>
            <w:ins w:id="2683" w:author="Jie Wang5909" w:date="2026-10-16T23:27:00Z">
              <w:del w:id="2684" w:author="Yu Zhang12718" w:date="2026-10-19T06:34:00Z">
                <w:r w:rsidRPr="2D7545EE" w:rsidDel="009B6D88">
                  <w:rPr>
                    <w:rFonts w:ascii="Arial" w:eastAsia="Arial" w:hAnsi="Arial" w:cs="Arial"/>
                    <w:sz w:val="18"/>
                    <w:szCs w:val="18"/>
                    <w:u w:val="single"/>
                    <w:rPrChange w:id="2685" w:author="Jie Wang5909" w:date="2026-10-17T00:18:00Z">
                      <w:rPr>
                        <w:rFonts w:ascii="Arial" w:eastAsia="Arial" w:hAnsi="Arial" w:cs="Arial"/>
                        <w:color w:val="D13438"/>
                        <w:sz w:val="18"/>
                        <w:szCs w:val="18"/>
                        <w:u w:val="single"/>
                      </w:rPr>
                    </w:rPrChange>
                  </w:rPr>
                  <w:delText>20</w:delText>
                </w:r>
              </w:del>
            </w:ins>
            <w:ins w:id="2686" w:author="Jie Wang5909" w:date="2026-10-13T21:10:00Z">
              <w:del w:id="2687" w:author="Yu Zhang12718" w:date="2026-10-19T06:34:00Z">
                <w:r w:rsidRPr="2D7545EE" w:rsidDel="00563A51">
                  <w:rPr>
                    <w:rFonts w:ascii="Arial" w:eastAsia="Arial" w:hAnsi="Arial" w:cs="Arial"/>
                    <w:sz w:val="18"/>
                    <w:szCs w:val="18"/>
                    <w:u w:val="single"/>
                    <w:rPrChange w:id="2688" w:author="Jie Wang5909" w:date="2026-10-17T00:18:00Z">
                      <w:rPr>
                        <w:rFonts w:asciiTheme="minorEastAsia" w:hAnsiTheme="minorEastAsia" w:cs="Arial"/>
                        <w:color w:val="D13438"/>
                        <w:sz w:val="18"/>
                        <w:szCs w:val="18"/>
                        <w:u w:val="single"/>
                      </w:rPr>
                    </w:rPrChange>
                  </w:rPr>
                  <w:delText>/2026</w:delText>
                </w:r>
              </w:del>
            </w:ins>
            <w:ins w:id="2689" w:author="Yu Zhang12718" w:date="2026-10-19T06:34:00Z">
              <w:r w:rsidR="0907A2EF" w:rsidRPr="2D7545EE">
                <w:rPr>
                  <w:rFonts w:ascii="Arial" w:eastAsia="Arial" w:hAnsi="Arial" w:cs="Arial"/>
                  <w:sz w:val="18"/>
                  <w:szCs w:val="18"/>
                  <w:u w:val="single"/>
                </w:rPr>
                <w:t>10/22/2026</w:t>
              </w:r>
            </w:ins>
            <w:commentRangeEnd w:id="2676"/>
            <w:r w:rsidRPr="00430350">
              <w:rPr>
                <w:rStyle w:val="a4"/>
                <w:rFonts w:ascii="Arial" w:eastAsia="Arial" w:hAnsi="Arial" w:cs="Arial"/>
                <w:sz w:val="18"/>
                <w:szCs w:val="18"/>
                <w:u w:val="single"/>
                <w:rPrChange w:id="2690" w:author="Jie Wang5909" w:date="2026-10-17T00:18:00Z">
                  <w:rPr>
                    <w:rStyle w:val="a4"/>
                    <w:rFonts w:ascii="Arial" w:eastAsia="Arial" w:hAnsi="Arial" w:cs="Arial"/>
                    <w:color w:val="D13438"/>
                    <w:sz w:val="18"/>
                    <w:szCs w:val="18"/>
                    <w:u w:val="single"/>
                  </w:rPr>
                </w:rPrChange>
              </w:rPr>
              <w:commentReference w:id="2676"/>
            </w:r>
            <w:commentRangeEnd w:id="2677"/>
            <w:r>
              <w:rPr>
                <w:rStyle w:val="a4"/>
              </w:rPr>
              <w:commentReference w:id="2677"/>
            </w:r>
          </w:p>
          <w:p w14:paraId="2B721AA0" w14:textId="4D2ED809" w:rsidR="00A65E15" w:rsidRPr="00430350" w:rsidRDefault="0040299C">
            <w:pPr>
              <w:spacing w:line="240" w:lineRule="auto"/>
              <w:rPr>
                <w:rFonts w:ascii="Arial" w:eastAsia="Arial" w:hAnsi="Arial" w:cs="Arial"/>
                <w:sz w:val="18"/>
                <w:szCs w:val="18"/>
                <w:u w:val="single"/>
                <w:rPrChange w:id="2691" w:author="Jie Wang5909" w:date="2026-10-17T00:18:00Z">
                  <w:rPr>
                    <w:rFonts w:ascii="Arial" w:hAnsi="Arial" w:cs="Arial"/>
                    <w:sz w:val="18"/>
                    <w:szCs w:val="18"/>
                  </w:rPr>
                </w:rPrChange>
              </w:rPr>
            </w:pPr>
            <w:ins w:id="2692" w:author="Jie Wang5909" w:date="2026-10-13T21:09:00Z">
              <w:r w:rsidRPr="00430350">
                <w:rPr>
                  <w:rFonts w:ascii="Arial" w:eastAsia="Arial" w:hAnsi="Arial" w:cs="Arial"/>
                  <w:sz w:val="18"/>
                  <w:szCs w:val="18"/>
                  <w:u w:val="single"/>
                  <w:rPrChange w:id="2693" w:author="Jie Wang5909" w:date="2026-10-17T00:18:00Z">
                    <w:rPr>
                      <w:rFonts w:ascii="Arial" w:eastAsia="Arial" w:hAnsi="Arial" w:cs="Arial"/>
                      <w:color w:val="D13438"/>
                      <w:sz w:val="18"/>
                      <w:szCs w:val="18"/>
                      <w:u w:val="single"/>
                    </w:rPr>
                  </w:rPrChange>
                </w:rPr>
                <w:lastRenderedPageBreak/>
                <w:t xml:space="preserve">Item status and Closure criteria: </w:t>
              </w:r>
            </w:ins>
            <w:ins w:id="2694" w:author="Jie Wang5909" w:date="2026-10-13T21:11:00Z">
              <w:r w:rsidR="00563A51" w:rsidRPr="00430350">
                <w:rPr>
                  <w:rFonts w:ascii="Arial" w:eastAsia="Arial" w:hAnsi="Arial" w:cs="Arial"/>
                  <w:sz w:val="18"/>
                  <w:szCs w:val="18"/>
                  <w:u w:val="single"/>
                  <w:rPrChange w:id="2695" w:author="Jie Wang5909" w:date="2026-10-17T00:18:00Z">
                    <w:rPr>
                      <w:rFonts w:asciiTheme="minorEastAsia" w:hAnsiTheme="minorEastAsia" w:cs="Arial"/>
                      <w:color w:val="D13438"/>
                      <w:sz w:val="18"/>
                      <w:szCs w:val="18"/>
                      <w:u w:val="single"/>
                    </w:rPr>
                  </w:rPrChange>
                </w:rPr>
                <w:t xml:space="preserve">complete </w:t>
              </w:r>
              <w:r w:rsidR="00563A51" w:rsidRPr="00430350">
                <w:rPr>
                  <w:rFonts w:ascii="Arial" w:eastAsia="Arial" w:hAnsi="Arial" w:cs="Arial"/>
                  <w:sz w:val="18"/>
                  <w:szCs w:val="18"/>
                  <w:u w:val="single"/>
                  <w:rPrChange w:id="2696" w:author="Jie Wang5909" w:date="2026-10-17T00:18:00Z">
                    <w:rPr>
                      <w:rFonts w:ascii="Arial" w:eastAsia="Arial" w:hAnsi="Arial" w:cs="Arial"/>
                      <w:sz w:val="18"/>
                      <w:szCs w:val="18"/>
                    </w:rPr>
                  </w:rPrChange>
                </w:rPr>
                <w:t xml:space="preserve">equipment re-validation and engineering re-assessment </w:t>
              </w:r>
            </w:ins>
            <w:del w:id="2697" w:author="Jie Wang5909" w:date="2026-10-13T21:09:00Z">
              <w:r w:rsidR="00A65E15" w:rsidRPr="00430350" w:rsidDel="0040299C">
                <w:rPr>
                  <w:rFonts w:ascii="Arial" w:eastAsia="Arial" w:hAnsi="Arial" w:cs="Arial"/>
                  <w:sz w:val="18"/>
                  <w:szCs w:val="18"/>
                  <w:u w:val="single"/>
                  <w:rPrChange w:id="2698" w:author="Jie Wang5909" w:date="2026-10-17T00:18:00Z">
                    <w:rPr>
                      <w:rFonts w:ascii="Arial" w:hAnsi="Arial" w:cs="Arial"/>
                      <w:sz w:val="18"/>
                      <w:szCs w:val="18"/>
                    </w:rPr>
                  </w:rPrChange>
                </w:rPr>
                <w:delText>Before PPQ Batches</w:delText>
              </w:r>
            </w:del>
          </w:p>
        </w:tc>
      </w:tr>
      <w:tr w:rsidR="00BE7A98" w:rsidRPr="00E37D71" w14:paraId="46601DC0"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9FA4809" w14:textId="1F8D8FB4" w:rsidR="00A65E15" w:rsidRPr="00430350" w:rsidRDefault="00A65E15" w:rsidP="001D0487">
            <w:pPr>
              <w:spacing w:line="240" w:lineRule="auto"/>
              <w:rPr>
                <w:rFonts w:ascii="Arial" w:eastAsia="Times New Roman" w:hAnsi="Arial" w:cs="Arial"/>
                <w:sz w:val="18"/>
                <w:szCs w:val="18"/>
              </w:rPr>
            </w:pPr>
            <w:r w:rsidRPr="00430350">
              <w:rPr>
                <w:rFonts w:ascii="Arial" w:eastAsia="Times New Roman" w:hAnsi="Arial" w:cs="Arial"/>
                <w:sz w:val="18"/>
                <w:szCs w:val="18"/>
              </w:rPr>
              <w:lastRenderedPageBreak/>
              <w:t>Equipment</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1AA600E" w14:textId="5EF4F701" w:rsidR="00A65E15" w:rsidRPr="00430350" w:rsidRDefault="00A65E15" w:rsidP="001D0487">
            <w:pPr>
              <w:spacing w:line="240" w:lineRule="auto"/>
              <w:rPr>
                <w:rFonts w:ascii="Arial" w:hAnsi="Arial" w:cs="Arial"/>
                <w:sz w:val="18"/>
                <w:szCs w:val="18"/>
              </w:rPr>
            </w:pPr>
            <w:r w:rsidRPr="00430350">
              <w:rPr>
                <w:rFonts w:ascii="Arial" w:eastAsia="宋体" w:hAnsi="Arial" w:cs="Arial"/>
                <w:sz w:val="18"/>
                <w:szCs w:val="18"/>
              </w:rPr>
              <w:t>For equipment automation upgrade</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033CA50" w14:textId="0D2FBF71" w:rsidR="00A65E15" w:rsidRPr="00430350" w:rsidRDefault="00A65E15" w:rsidP="001D0487">
            <w:pPr>
              <w:spacing w:line="240" w:lineRule="auto"/>
              <w:rPr>
                <w:rFonts w:ascii="Arial" w:eastAsia="Times New Roman" w:hAnsi="Arial" w:cs="Arial"/>
                <w:sz w:val="18"/>
                <w:szCs w:val="18"/>
              </w:rPr>
            </w:pPr>
            <w:r w:rsidRPr="00430350">
              <w:rPr>
                <w:rFonts w:ascii="Arial" w:eastAsia="Times New Roman" w:hAnsi="Arial" w:cs="Arial"/>
                <w:sz w:val="18"/>
                <w:szCs w:val="18"/>
              </w:rPr>
              <w:t>Low</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DE50EA5" w14:textId="0E7EA503" w:rsidR="00A65E15" w:rsidRPr="00430350" w:rsidRDefault="639D0D3F" w:rsidP="1F55AB29">
            <w:pPr>
              <w:spacing w:line="240" w:lineRule="auto"/>
              <w:rPr>
                <w:rFonts w:ascii="Arial" w:eastAsia="Times New Roman" w:hAnsi="Arial" w:cs="Arial"/>
                <w:sz w:val="18"/>
                <w:szCs w:val="18"/>
              </w:rPr>
            </w:pPr>
            <w:ins w:id="2699" w:author="Yachao Liu11087" w:date="2026-09-10T12:13:00Z">
              <w:r w:rsidRPr="00430350">
                <w:rPr>
                  <w:rFonts w:ascii="Arial" w:eastAsia="Arial" w:hAnsi="Arial" w:cs="Arial"/>
                  <w:sz w:val="18"/>
                  <w:szCs w:val="18"/>
                </w:rPr>
                <w:t xml:space="preserve">Complete DCS integration; finish supplementary qualification of field instruments; perform required equipment re-validation / engineering assessment for modified/added equipment. </w:t>
              </w:r>
            </w:ins>
            <w:commentRangeStart w:id="2700"/>
            <w:commentRangeStart w:id="2701"/>
            <w:del w:id="2702" w:author="Yachao Liu11087" w:date="2026-09-10T12:13:00Z">
              <w:r w:rsidR="00A65E15" w:rsidRPr="00430350" w:rsidDel="4B62664A">
                <w:rPr>
                  <w:rFonts w:ascii="Arial" w:eastAsia="Times New Roman" w:hAnsi="Arial" w:cs="Arial"/>
                  <w:sz w:val="18"/>
                  <w:szCs w:val="18"/>
                </w:rPr>
                <w:delText>N/A</w:delText>
              </w:r>
            </w:del>
            <w:commentRangeEnd w:id="2700"/>
            <w:r w:rsidR="00A65E15" w:rsidRPr="00430350">
              <w:rPr>
                <w:rStyle w:val="a4"/>
                <w:rFonts w:ascii="Arial" w:eastAsia="Times New Roman" w:hAnsi="Arial" w:cs="Arial"/>
                <w:sz w:val="18"/>
                <w:szCs w:val="18"/>
              </w:rPr>
              <w:commentReference w:id="2700"/>
            </w:r>
            <w:commentRangeEnd w:id="2701"/>
            <w:r>
              <w:rPr>
                <w:rStyle w:val="a4"/>
              </w:rPr>
              <w:commentReference w:id="2701"/>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76F9088" w14:textId="3832772D" w:rsidR="00A65E15" w:rsidRPr="00430350" w:rsidRDefault="00A65E15" w:rsidP="001D0487">
            <w:pPr>
              <w:spacing w:line="240" w:lineRule="auto"/>
              <w:rPr>
                <w:rFonts w:ascii="Arial" w:hAnsi="Arial" w:cs="Arial"/>
                <w:sz w:val="18"/>
                <w:szCs w:val="18"/>
              </w:rPr>
            </w:pPr>
            <w:r w:rsidRPr="00430350">
              <w:rPr>
                <w:rFonts w:ascii="Arial" w:hAnsi="Arial" w:cs="Arial"/>
                <w:sz w:val="18"/>
                <w:szCs w:val="18"/>
              </w:rPr>
              <w:t>Production</w:t>
            </w: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1CF789A" w14:textId="77777777" w:rsidR="00563A51" w:rsidRPr="00430350" w:rsidRDefault="00563A51" w:rsidP="00563A51">
            <w:pPr>
              <w:spacing w:line="240" w:lineRule="auto"/>
              <w:rPr>
                <w:ins w:id="2703" w:author="Jie Wang5909" w:date="2026-10-13T21:12:00Z"/>
                <w:rFonts w:ascii="Arial" w:eastAsia="Arial" w:hAnsi="Arial" w:cs="Arial"/>
                <w:sz w:val="18"/>
                <w:szCs w:val="18"/>
                <w:u w:val="single"/>
                <w:rPrChange w:id="2704" w:author="Jie Wang5909" w:date="2026-10-17T00:18:00Z">
                  <w:rPr>
                    <w:ins w:id="2705" w:author="Jie Wang5909" w:date="2026-10-13T21:12:00Z"/>
                    <w:rFonts w:ascii="Arial" w:eastAsia="Arial" w:hAnsi="Arial" w:cs="Arial"/>
                    <w:color w:val="D13438"/>
                    <w:sz w:val="18"/>
                    <w:szCs w:val="18"/>
                    <w:u w:val="single"/>
                  </w:rPr>
                </w:rPrChange>
              </w:rPr>
            </w:pPr>
            <w:ins w:id="2706" w:author="Jie Wang5909" w:date="2026-10-13T21:12:00Z">
              <w:r w:rsidRPr="00430350">
                <w:rPr>
                  <w:rFonts w:ascii="Arial" w:eastAsia="Arial" w:hAnsi="Arial" w:cs="Arial"/>
                  <w:sz w:val="18"/>
                  <w:szCs w:val="18"/>
                  <w:u w:val="single"/>
                  <w:rPrChange w:id="2707" w:author="Jie Wang5909" w:date="2026-10-17T00:18:00Z">
                    <w:rPr>
                      <w:rFonts w:ascii="Arial" w:eastAsia="Arial" w:hAnsi="Arial" w:cs="Arial"/>
                      <w:color w:val="D13438"/>
                      <w:sz w:val="18"/>
                      <w:szCs w:val="18"/>
                      <w:u w:val="single"/>
                    </w:rPr>
                  </w:rPrChange>
                </w:rPr>
                <w:t>Assigned Owner: Hui Ma</w:t>
              </w:r>
            </w:ins>
          </w:p>
          <w:p w14:paraId="3F52AB53" w14:textId="6619CBD1" w:rsidR="00563A51" w:rsidRPr="00430350" w:rsidRDefault="00563A51" w:rsidP="00563A51">
            <w:pPr>
              <w:spacing w:line="240" w:lineRule="auto"/>
              <w:rPr>
                <w:ins w:id="2708" w:author="Jie Wang5909" w:date="2026-10-13T21:12:00Z"/>
                <w:rFonts w:ascii="Arial" w:eastAsia="Arial" w:hAnsi="Arial" w:cs="Arial"/>
                <w:sz w:val="18"/>
                <w:szCs w:val="18"/>
                <w:u w:val="single"/>
                <w:rPrChange w:id="2709" w:author="Jie Wang5909" w:date="2026-10-17T00:18:00Z">
                  <w:rPr>
                    <w:ins w:id="2710" w:author="Jie Wang5909" w:date="2026-10-13T21:12:00Z"/>
                    <w:rFonts w:ascii="Arial" w:eastAsia="Arial" w:hAnsi="Arial" w:cs="Arial"/>
                    <w:color w:val="D13438"/>
                    <w:sz w:val="18"/>
                    <w:szCs w:val="18"/>
                    <w:u w:val="single"/>
                  </w:rPr>
                </w:rPrChange>
              </w:rPr>
            </w:pPr>
            <w:ins w:id="2711" w:author="Jie Wang5909" w:date="2026-10-13T21:12:00Z">
              <w:r w:rsidRPr="2D7545EE">
                <w:rPr>
                  <w:rFonts w:ascii="Arial" w:eastAsia="Arial" w:hAnsi="Arial" w:cs="Arial"/>
                  <w:sz w:val="18"/>
                  <w:szCs w:val="18"/>
                  <w:u w:val="single"/>
                  <w:rPrChange w:id="2712" w:author="Jie Wang5909" w:date="2026-10-17T00:18:00Z">
                    <w:rPr>
                      <w:rFonts w:ascii="Arial" w:eastAsia="Arial" w:hAnsi="Arial" w:cs="Arial"/>
                      <w:color w:val="D13438"/>
                      <w:sz w:val="18"/>
                      <w:szCs w:val="18"/>
                      <w:u w:val="single"/>
                    </w:rPr>
                  </w:rPrChange>
                </w:rPr>
                <w:t xml:space="preserve">Due Date: </w:t>
              </w:r>
              <w:del w:id="2713" w:author="Yu Zhang12718" w:date="2026-10-19T06:34:00Z">
                <w:r w:rsidRPr="2D7545EE" w:rsidDel="00563A51">
                  <w:rPr>
                    <w:rFonts w:ascii="Arial" w:eastAsia="Arial" w:hAnsi="Arial" w:cs="Arial"/>
                    <w:sz w:val="18"/>
                    <w:szCs w:val="18"/>
                    <w:u w:val="single"/>
                    <w:rPrChange w:id="2714" w:author="Jie Wang5909" w:date="2026-10-17T00:18:00Z">
                      <w:rPr>
                        <w:rFonts w:ascii="Arial" w:eastAsia="Arial" w:hAnsi="Arial" w:cs="Arial"/>
                        <w:color w:val="D13438"/>
                        <w:sz w:val="18"/>
                        <w:szCs w:val="18"/>
                        <w:u w:val="single"/>
                      </w:rPr>
                    </w:rPrChange>
                  </w:rPr>
                  <w:delText>10/</w:delText>
                </w:r>
              </w:del>
            </w:ins>
            <w:ins w:id="2715" w:author="Jie Wang5909" w:date="2026-10-16T23:26:00Z">
              <w:del w:id="2716" w:author="Yu Zhang12718" w:date="2026-10-19T06:34:00Z">
                <w:r w:rsidRPr="2D7545EE" w:rsidDel="009B6D88">
                  <w:rPr>
                    <w:rFonts w:ascii="Arial" w:eastAsia="Arial" w:hAnsi="Arial" w:cs="Arial"/>
                    <w:sz w:val="18"/>
                    <w:szCs w:val="18"/>
                    <w:u w:val="single"/>
                    <w:rPrChange w:id="2717" w:author="Jie Wang5909" w:date="2026-10-17T00:18:00Z">
                      <w:rPr>
                        <w:rFonts w:ascii="Arial" w:eastAsia="Arial" w:hAnsi="Arial" w:cs="Arial"/>
                        <w:color w:val="D13438"/>
                        <w:sz w:val="18"/>
                        <w:szCs w:val="18"/>
                        <w:u w:val="single"/>
                      </w:rPr>
                    </w:rPrChange>
                  </w:rPr>
                  <w:delText>20</w:delText>
                </w:r>
              </w:del>
            </w:ins>
            <w:ins w:id="2718" w:author="Jie Wang5909" w:date="2026-10-13T21:12:00Z">
              <w:del w:id="2719" w:author="Yu Zhang12718" w:date="2026-10-19T06:34:00Z">
                <w:r w:rsidRPr="2D7545EE" w:rsidDel="00563A51">
                  <w:rPr>
                    <w:rFonts w:ascii="Arial" w:eastAsia="Arial" w:hAnsi="Arial" w:cs="Arial"/>
                    <w:sz w:val="18"/>
                    <w:szCs w:val="18"/>
                    <w:u w:val="single"/>
                    <w:rPrChange w:id="2720" w:author="Jie Wang5909" w:date="2026-10-17T00:18:00Z">
                      <w:rPr>
                        <w:rFonts w:ascii="Arial" w:eastAsia="Arial" w:hAnsi="Arial" w:cs="Arial"/>
                        <w:color w:val="D13438"/>
                        <w:sz w:val="18"/>
                        <w:szCs w:val="18"/>
                        <w:u w:val="single"/>
                      </w:rPr>
                    </w:rPrChange>
                  </w:rPr>
                  <w:delText>/2026</w:delText>
                </w:r>
              </w:del>
            </w:ins>
            <w:ins w:id="2721" w:author="Yu Zhang12718" w:date="2026-10-19T06:34:00Z">
              <w:r w:rsidR="0907A2EF" w:rsidRPr="2D7545EE">
                <w:rPr>
                  <w:rFonts w:ascii="Arial" w:eastAsia="Arial" w:hAnsi="Arial" w:cs="Arial"/>
                  <w:sz w:val="18"/>
                  <w:szCs w:val="18"/>
                  <w:u w:val="single"/>
                </w:rPr>
                <w:t>10/22/2026</w:t>
              </w:r>
            </w:ins>
          </w:p>
          <w:p w14:paraId="1E087AEA" w14:textId="618360E6" w:rsidR="00A65E15" w:rsidRPr="00430350" w:rsidRDefault="00563A51" w:rsidP="00563A51">
            <w:pPr>
              <w:spacing w:line="240" w:lineRule="auto"/>
              <w:rPr>
                <w:rFonts w:ascii="Arial" w:hAnsi="Arial" w:cs="Arial"/>
                <w:sz w:val="18"/>
                <w:szCs w:val="18"/>
              </w:rPr>
            </w:pPr>
            <w:ins w:id="2722" w:author="Jie Wang5909" w:date="2026-10-13T21:12:00Z">
              <w:r w:rsidRPr="00430350">
                <w:rPr>
                  <w:rFonts w:ascii="Arial" w:eastAsia="Arial" w:hAnsi="Arial" w:cs="Arial"/>
                  <w:sz w:val="18"/>
                  <w:szCs w:val="18"/>
                  <w:u w:val="single"/>
                  <w:rPrChange w:id="2723" w:author="Jie Wang5909" w:date="2026-10-17T00:18:00Z">
                    <w:rPr>
                      <w:rFonts w:ascii="Arial" w:eastAsia="Arial" w:hAnsi="Arial" w:cs="Arial"/>
                      <w:color w:val="D13438"/>
                      <w:sz w:val="18"/>
                      <w:szCs w:val="18"/>
                      <w:u w:val="single"/>
                    </w:rPr>
                  </w:rPrChange>
                </w:rPr>
                <w:t>Item status and Closure criteria: complete equipment re-validation and engineering re-assessment</w:t>
              </w:r>
            </w:ins>
            <w:del w:id="2724" w:author="Jie Wang5909" w:date="2026-10-13T21:12:00Z">
              <w:r w:rsidR="00A65E15" w:rsidRPr="00430350" w:rsidDel="00563A51">
                <w:rPr>
                  <w:rFonts w:ascii="Arial" w:hAnsi="Arial" w:cs="Arial"/>
                  <w:sz w:val="18"/>
                  <w:szCs w:val="18"/>
                </w:rPr>
                <w:delText>Before PPQ Batches</w:delText>
              </w:r>
            </w:del>
          </w:p>
        </w:tc>
      </w:tr>
      <w:tr w:rsidR="00AE327F" w14:paraId="1C60E682" w14:textId="77777777" w:rsidTr="2D7545EE">
        <w:trPr>
          <w:trHeight w:val="300"/>
          <w:ins w:id="2725" w:author="Jie Wang5909" w:date="2026-10-14T01:22:00Z"/>
        </w:trPr>
        <w:tc>
          <w:tcPr>
            <w:tcW w:w="0" w:type="auto"/>
            <w:vMerge w:val="restart"/>
            <w:tcBorders>
              <w:top w:val="single" w:sz="6" w:space="0" w:color="AAAAAA"/>
              <w:left w:val="single" w:sz="6" w:space="0" w:color="AAAAAA"/>
              <w:right w:val="single" w:sz="6" w:space="0" w:color="AAAAAA"/>
            </w:tcBorders>
            <w:shd w:val="clear" w:color="auto" w:fill="EEF4FB"/>
            <w:vAlign w:val="center"/>
            <w:hideMark/>
          </w:tcPr>
          <w:p w14:paraId="097E14AB" w14:textId="77777777" w:rsidR="00AE327F" w:rsidRPr="00430350" w:rsidRDefault="00AE327F" w:rsidP="003B3081">
            <w:pPr>
              <w:spacing w:line="240" w:lineRule="auto"/>
              <w:jc w:val="both"/>
              <w:rPr>
                <w:ins w:id="2726" w:author="Jie Wang5909" w:date="2026-10-14T01:22:00Z"/>
              </w:rPr>
            </w:pPr>
            <w:ins w:id="2727" w:author="Jie Wang5909" w:date="2026-10-14T01:22:00Z">
              <w:r w:rsidRPr="00430350">
                <w:rPr>
                  <w:rFonts w:ascii="Arial" w:eastAsia="Arial" w:hAnsi="Arial" w:cs="Arial"/>
                  <w:sz w:val="18"/>
                  <w:szCs w:val="18"/>
                  <w:u w:val="single"/>
                  <w:rPrChange w:id="2728" w:author="Jie Wang5909" w:date="2026-10-17T00:18:00Z">
                    <w:rPr>
                      <w:rFonts w:ascii="Arial" w:eastAsia="Arial" w:hAnsi="Arial" w:cs="Arial"/>
                      <w:color w:val="D13438"/>
                      <w:sz w:val="18"/>
                      <w:szCs w:val="18"/>
                      <w:u w:val="single"/>
                    </w:rPr>
                  </w:rPrChange>
                </w:rPr>
                <w:t>ESA</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4EB87B6" w14:textId="77777777" w:rsidR="00AE327F" w:rsidRPr="00430350" w:rsidRDefault="00AE327F" w:rsidP="003B3081">
            <w:pPr>
              <w:spacing w:line="240" w:lineRule="auto"/>
              <w:rPr>
                <w:ins w:id="2729" w:author="Jie Wang5909" w:date="2026-10-14T01:22:00Z"/>
                <w:rFonts w:ascii="Arial" w:hAnsi="Arial" w:cs="Arial"/>
                <w:sz w:val="18"/>
                <w:szCs w:val="18"/>
                <w:u w:val="single"/>
                <w:rPrChange w:id="2730" w:author="Jie Wang5909" w:date="2026-10-17T00:18:00Z">
                  <w:rPr>
                    <w:ins w:id="2731" w:author="Jie Wang5909" w:date="2026-10-14T01:22:00Z"/>
                    <w:rFonts w:ascii="Arial" w:hAnsi="Arial" w:cs="Arial"/>
                    <w:color w:val="D13438"/>
                    <w:sz w:val="18"/>
                    <w:szCs w:val="18"/>
                    <w:u w:val="single"/>
                  </w:rPr>
                </w:rPrChange>
              </w:rPr>
            </w:pPr>
            <w:ins w:id="2732" w:author="Jie Wang5909" w:date="2026-10-14T01:22:00Z">
              <w:r w:rsidRPr="00430350">
                <w:rPr>
                  <w:rFonts w:ascii="Arial" w:hAnsi="Arial" w:cs="Arial"/>
                  <w:sz w:val="18"/>
                  <w:szCs w:val="18"/>
                  <w:u w:val="single"/>
                  <w:rPrChange w:id="2733" w:author="Jie Wang5909" w:date="2026-10-17T00:18:00Z">
                    <w:rPr>
                      <w:rFonts w:ascii="Arial" w:hAnsi="Arial" w:cs="Arial"/>
                      <w:color w:val="D13438"/>
                      <w:sz w:val="18"/>
                      <w:szCs w:val="18"/>
                      <w:u w:val="single"/>
                    </w:rPr>
                  </w:rPrChange>
                </w:rPr>
                <w:t xml:space="preserve">The step 2 </w:t>
              </w:r>
              <w:r w:rsidRPr="00430350">
                <w:rPr>
                  <w:rFonts w:ascii="Arial" w:hAnsi="Arial" w:cs="Arial"/>
                  <w:sz w:val="18"/>
                  <w:szCs w:val="18"/>
                </w:rPr>
                <w:t xml:space="preserve">Equipment suitability </w:t>
              </w:r>
              <w:proofErr w:type="gramStart"/>
              <w:r w:rsidRPr="00430350">
                <w:rPr>
                  <w:rFonts w:ascii="Arial" w:hAnsi="Arial" w:cs="Arial"/>
                  <w:sz w:val="18"/>
                  <w:szCs w:val="18"/>
                </w:rPr>
                <w:t>assessment(</w:t>
              </w:r>
              <w:proofErr w:type="gramEnd"/>
              <w:r w:rsidRPr="00430350">
                <w:rPr>
                  <w:rFonts w:ascii="Arial" w:hAnsi="Arial" w:cs="Arial"/>
                  <w:sz w:val="18"/>
                  <w:szCs w:val="18"/>
                </w:rPr>
                <w:t xml:space="preserve">RA-140021030201.01) is not yet finalized. </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1AC235AC" w14:textId="77777777" w:rsidR="00AE327F" w:rsidRPr="00430350" w:rsidRDefault="00AE327F" w:rsidP="003B3081">
            <w:pPr>
              <w:spacing w:line="240" w:lineRule="auto"/>
              <w:jc w:val="center"/>
              <w:rPr>
                <w:ins w:id="2734" w:author="Jie Wang5909" w:date="2026-10-14T01:22:00Z"/>
                <w:rFonts w:ascii="Arial" w:eastAsia="Arial" w:hAnsi="Arial" w:cs="Arial"/>
                <w:sz w:val="18"/>
                <w:szCs w:val="18"/>
                <w:u w:val="single"/>
                <w:rPrChange w:id="2735" w:author="Jie Wang5909" w:date="2026-10-17T00:18:00Z">
                  <w:rPr>
                    <w:ins w:id="2736" w:author="Jie Wang5909" w:date="2026-10-14T01:22:00Z"/>
                    <w:rFonts w:ascii="Arial" w:eastAsia="Arial" w:hAnsi="Arial" w:cs="Arial"/>
                    <w:color w:val="D13438"/>
                    <w:sz w:val="18"/>
                    <w:szCs w:val="18"/>
                    <w:u w:val="single"/>
                  </w:rPr>
                </w:rPrChange>
              </w:rPr>
            </w:pPr>
            <w:ins w:id="2737" w:author="Jie Wang5909" w:date="2026-10-14T01:22:00Z">
              <w:r w:rsidRPr="00430350">
                <w:rPr>
                  <w:rFonts w:ascii="Arial" w:eastAsia="Arial" w:hAnsi="Arial" w:cs="Arial"/>
                  <w:sz w:val="18"/>
                  <w:szCs w:val="18"/>
                  <w:u w:val="single"/>
                  <w:rPrChange w:id="2738" w:author="Jie Wang5909" w:date="2026-10-17T00:18:00Z">
                    <w:rPr>
                      <w:rFonts w:ascii="Arial" w:eastAsia="Arial" w:hAnsi="Arial" w:cs="Arial"/>
                      <w:color w:val="D13438"/>
                      <w:sz w:val="18"/>
                      <w:szCs w:val="18"/>
                      <w:u w:val="single"/>
                    </w:rPr>
                  </w:rPrChange>
                </w:rPr>
                <w:t>Medium</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2791D82F" w14:textId="77777777" w:rsidR="00AE327F" w:rsidRPr="00430350" w:rsidRDefault="00AE327F" w:rsidP="003B3081">
            <w:pPr>
              <w:rPr>
                <w:ins w:id="2739" w:author="Jie Wang5909" w:date="2026-10-14T01:22:00Z"/>
                <w:rFonts w:ascii="Arial" w:hAnsi="Arial" w:cs="Arial"/>
                <w:sz w:val="18"/>
                <w:szCs w:val="18"/>
              </w:rPr>
            </w:pPr>
            <w:ins w:id="2740" w:author="Jie Wang5909" w:date="2026-10-14T01:22:00Z">
              <w:r w:rsidRPr="00430350">
                <w:rPr>
                  <w:rFonts w:ascii="Arial" w:hAnsi="Arial" w:cs="Arial"/>
                  <w:sz w:val="18"/>
                  <w:szCs w:val="18"/>
                </w:rPr>
                <w:t>Finalize and sign off the Equipment suitability assessment report(RA-140021030201.01)</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211F4E9B" w14:textId="77777777" w:rsidR="00AE327F" w:rsidRPr="00430350" w:rsidRDefault="00AE327F" w:rsidP="003B3081">
            <w:pPr>
              <w:spacing w:line="240" w:lineRule="auto"/>
              <w:jc w:val="center"/>
              <w:rPr>
                <w:ins w:id="2741" w:author="Jie Wang5909" w:date="2026-10-14T01:22:00Z"/>
                <w:rFonts w:ascii="Arial" w:eastAsia="Arial" w:hAnsi="Arial" w:cs="Arial"/>
                <w:sz w:val="18"/>
                <w:szCs w:val="18"/>
                <w:u w:val="single"/>
                <w:rPrChange w:id="2742" w:author="Jie Wang5909" w:date="2026-10-17T00:18:00Z">
                  <w:rPr>
                    <w:ins w:id="2743" w:author="Jie Wang5909" w:date="2026-10-14T01:22:00Z"/>
                    <w:rFonts w:ascii="Arial" w:eastAsia="Arial" w:hAnsi="Arial" w:cs="Arial"/>
                    <w:color w:val="D13438"/>
                    <w:sz w:val="18"/>
                    <w:szCs w:val="18"/>
                    <w:u w:val="single"/>
                  </w:rPr>
                </w:rPrChange>
              </w:rPr>
            </w:pPr>
            <w:ins w:id="2744" w:author="Jie Wang5909" w:date="2026-10-14T01:22:00Z">
              <w:r w:rsidRPr="00430350">
                <w:rPr>
                  <w:rFonts w:ascii="Arial" w:eastAsia="Arial" w:hAnsi="Arial" w:cs="Arial"/>
                  <w:sz w:val="18"/>
                  <w:szCs w:val="18"/>
                  <w:u w:val="single"/>
                  <w:rPrChange w:id="2745" w:author="Jie Wang5909" w:date="2026-10-17T00:18:00Z">
                    <w:rPr>
                      <w:rFonts w:ascii="Arial" w:eastAsia="Arial" w:hAnsi="Arial" w:cs="Arial"/>
                      <w:color w:val="D13438"/>
                      <w:sz w:val="18"/>
                      <w:szCs w:val="18"/>
                      <w:u w:val="single"/>
                    </w:rPr>
                  </w:rPrChange>
                </w:rPr>
                <w:t>CMMD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49174761" w14:textId="77777777" w:rsidR="00AE327F" w:rsidRPr="00430350" w:rsidRDefault="00AE327F" w:rsidP="003B3081">
            <w:pPr>
              <w:spacing w:line="240" w:lineRule="auto"/>
              <w:rPr>
                <w:ins w:id="2746" w:author="Jie Wang5909" w:date="2026-10-14T01:22:00Z"/>
                <w:rFonts w:ascii="Arial" w:eastAsia="Arial" w:hAnsi="Arial" w:cs="Arial"/>
                <w:sz w:val="18"/>
                <w:szCs w:val="18"/>
                <w:u w:val="single"/>
                <w:rPrChange w:id="2747" w:author="Jie Wang5909" w:date="2026-10-17T00:18:00Z">
                  <w:rPr>
                    <w:ins w:id="2748" w:author="Jie Wang5909" w:date="2026-10-14T01:22:00Z"/>
                    <w:rFonts w:ascii="Arial" w:eastAsia="Arial" w:hAnsi="Arial" w:cs="Arial"/>
                    <w:color w:val="D13438"/>
                    <w:sz w:val="18"/>
                    <w:szCs w:val="18"/>
                    <w:u w:val="single"/>
                  </w:rPr>
                </w:rPrChange>
              </w:rPr>
            </w:pPr>
          </w:p>
          <w:p w14:paraId="1D1A417C" w14:textId="77777777" w:rsidR="00AE327F" w:rsidRPr="00430350" w:rsidRDefault="00AE327F" w:rsidP="003B3081">
            <w:pPr>
              <w:spacing w:line="240" w:lineRule="auto"/>
              <w:rPr>
                <w:ins w:id="2749" w:author="Jie Wang5909" w:date="2026-10-14T01:22:00Z"/>
                <w:rFonts w:ascii="Arial" w:eastAsia="Arial" w:hAnsi="Arial" w:cs="Arial"/>
                <w:sz w:val="18"/>
                <w:szCs w:val="18"/>
                <w:u w:val="single"/>
                <w:rPrChange w:id="2750" w:author="Jie Wang5909" w:date="2026-10-17T00:18:00Z">
                  <w:rPr>
                    <w:ins w:id="2751" w:author="Jie Wang5909" w:date="2026-10-14T01:22:00Z"/>
                    <w:rFonts w:ascii="Arial" w:eastAsia="Arial" w:hAnsi="Arial" w:cs="Arial"/>
                    <w:color w:val="D13438"/>
                    <w:sz w:val="18"/>
                    <w:szCs w:val="18"/>
                    <w:u w:val="single"/>
                  </w:rPr>
                </w:rPrChange>
              </w:rPr>
            </w:pPr>
            <w:ins w:id="2752" w:author="Jie Wang5909" w:date="2026-10-14T01:22:00Z">
              <w:r w:rsidRPr="00430350">
                <w:rPr>
                  <w:rFonts w:ascii="Arial" w:eastAsia="Arial" w:hAnsi="Arial" w:cs="Arial"/>
                  <w:sz w:val="18"/>
                  <w:szCs w:val="18"/>
                  <w:u w:val="single"/>
                  <w:rPrChange w:id="2753" w:author="Jie Wang5909" w:date="2026-10-17T00:18:00Z">
                    <w:rPr>
                      <w:rFonts w:ascii="Arial" w:eastAsia="Arial" w:hAnsi="Arial" w:cs="Arial"/>
                      <w:color w:val="D13438"/>
                      <w:sz w:val="18"/>
                      <w:szCs w:val="18"/>
                      <w:u w:val="single"/>
                    </w:rPr>
                  </w:rPrChange>
                </w:rPr>
                <w:t>Assigned Owner: Yu Zhang</w:t>
              </w:r>
            </w:ins>
          </w:p>
          <w:p w14:paraId="134F0572" w14:textId="77777777" w:rsidR="00AE327F" w:rsidRPr="00430350" w:rsidRDefault="00AE327F" w:rsidP="003B3081">
            <w:pPr>
              <w:spacing w:line="240" w:lineRule="auto"/>
              <w:rPr>
                <w:ins w:id="2754" w:author="Jie Wang5909" w:date="2026-10-14T01:22:00Z"/>
                <w:rFonts w:ascii="Arial" w:eastAsia="Arial" w:hAnsi="Arial" w:cs="Arial"/>
                <w:sz w:val="18"/>
                <w:szCs w:val="18"/>
                <w:u w:val="single"/>
                <w:rPrChange w:id="2755" w:author="Jie Wang5909" w:date="2026-10-17T00:18:00Z">
                  <w:rPr>
                    <w:ins w:id="2756" w:author="Jie Wang5909" w:date="2026-10-14T01:22:00Z"/>
                    <w:rFonts w:ascii="Arial" w:eastAsia="Arial" w:hAnsi="Arial" w:cs="Arial"/>
                    <w:color w:val="D13438"/>
                    <w:sz w:val="18"/>
                    <w:szCs w:val="18"/>
                    <w:u w:val="single"/>
                  </w:rPr>
                </w:rPrChange>
              </w:rPr>
            </w:pPr>
            <w:ins w:id="2757" w:author="Jie Wang5909" w:date="2026-10-14T01:22:00Z">
              <w:r w:rsidRPr="00430350">
                <w:rPr>
                  <w:rFonts w:ascii="Arial" w:eastAsia="Arial" w:hAnsi="Arial" w:cs="Arial"/>
                  <w:sz w:val="18"/>
                  <w:szCs w:val="18"/>
                  <w:u w:val="single"/>
                  <w:rPrChange w:id="2758" w:author="Jie Wang5909" w:date="2026-10-17T00:18:00Z">
                    <w:rPr>
                      <w:rFonts w:ascii="Arial" w:eastAsia="Arial" w:hAnsi="Arial" w:cs="Arial"/>
                      <w:color w:val="D13438"/>
                      <w:sz w:val="18"/>
                      <w:szCs w:val="18"/>
                      <w:u w:val="single"/>
                    </w:rPr>
                  </w:rPrChange>
                </w:rPr>
                <w:t>Due Date: 11/05/2026</w:t>
              </w:r>
            </w:ins>
          </w:p>
          <w:p w14:paraId="5990A042" w14:textId="77777777" w:rsidR="00AE327F" w:rsidRPr="00430350" w:rsidRDefault="00AE327F" w:rsidP="003B3081">
            <w:pPr>
              <w:spacing w:line="240" w:lineRule="auto"/>
              <w:rPr>
                <w:ins w:id="2759" w:author="Jie Wang5909" w:date="2026-10-14T01:22:00Z"/>
                <w:rFonts w:ascii="Arial" w:eastAsia="Arial" w:hAnsi="Arial" w:cs="Arial"/>
                <w:sz w:val="18"/>
                <w:szCs w:val="18"/>
                <w:u w:val="single"/>
                <w:rPrChange w:id="2760" w:author="Jie Wang5909" w:date="2026-10-17T00:18:00Z">
                  <w:rPr>
                    <w:ins w:id="2761" w:author="Jie Wang5909" w:date="2026-10-14T01:22:00Z"/>
                    <w:rFonts w:ascii="Arial" w:eastAsia="Arial" w:hAnsi="Arial" w:cs="Arial"/>
                    <w:color w:val="D13438"/>
                    <w:sz w:val="18"/>
                    <w:szCs w:val="18"/>
                    <w:u w:val="single"/>
                  </w:rPr>
                </w:rPrChange>
              </w:rPr>
            </w:pPr>
            <w:ins w:id="2762" w:author="Jie Wang5909" w:date="2026-10-14T01:22:00Z">
              <w:r w:rsidRPr="00430350">
                <w:rPr>
                  <w:rFonts w:ascii="Arial" w:eastAsia="Arial" w:hAnsi="Arial" w:cs="Arial"/>
                  <w:sz w:val="18"/>
                  <w:szCs w:val="18"/>
                  <w:u w:val="single"/>
                  <w:rPrChange w:id="2763" w:author="Jie Wang5909" w:date="2026-10-17T00:18:00Z">
                    <w:rPr>
                      <w:rFonts w:ascii="Arial" w:eastAsia="Arial" w:hAnsi="Arial" w:cs="Arial"/>
                      <w:color w:val="D13438"/>
                      <w:sz w:val="18"/>
                      <w:szCs w:val="18"/>
                      <w:u w:val="single"/>
                    </w:rPr>
                  </w:rPrChange>
                </w:rPr>
                <w:t>Item status and Closure criteria: ESA sign-off</w:t>
              </w:r>
            </w:ins>
          </w:p>
        </w:tc>
      </w:tr>
      <w:tr w:rsidR="00AE327F" w14:paraId="6F41CDF4" w14:textId="77777777" w:rsidTr="2D7545EE">
        <w:trPr>
          <w:trHeight w:val="300"/>
          <w:ins w:id="2764" w:author="Jie Wang5909" w:date="2026-10-14T01:22:00Z"/>
        </w:trPr>
        <w:tc>
          <w:tcPr>
            <w:tcW w:w="0" w:type="auto"/>
            <w:vMerge/>
            <w:vAlign w:val="center"/>
          </w:tcPr>
          <w:p w14:paraId="4C77DD98" w14:textId="77777777" w:rsidR="00AE327F" w:rsidRPr="00430350" w:rsidRDefault="00AE327F" w:rsidP="003B3081">
            <w:pPr>
              <w:spacing w:line="240" w:lineRule="auto"/>
              <w:jc w:val="both"/>
              <w:rPr>
                <w:ins w:id="2765" w:author="Jie Wang5909" w:date="2026-10-14T01:22:00Z"/>
                <w:rFonts w:ascii="Arial" w:eastAsia="Arial" w:hAnsi="Arial" w:cs="Arial"/>
                <w:sz w:val="18"/>
                <w:szCs w:val="18"/>
                <w:u w:val="single"/>
                <w:rPrChange w:id="2766" w:author="Jie Wang5909" w:date="2026-10-17T00:18:00Z">
                  <w:rPr>
                    <w:ins w:id="2767" w:author="Jie Wang5909" w:date="2026-10-14T01:22:00Z"/>
                    <w:rFonts w:ascii="Arial" w:eastAsia="Arial" w:hAnsi="Arial" w:cs="Arial"/>
                    <w:color w:val="D13438"/>
                    <w:sz w:val="18"/>
                    <w:szCs w:val="18"/>
                    <w:u w:val="single"/>
                  </w:rPr>
                </w:rPrChange>
              </w:rPr>
            </w:pP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D7CFE4A" w14:textId="77777777" w:rsidR="00AE327F" w:rsidRPr="00430350" w:rsidDel="005C092D" w:rsidRDefault="00AE327F" w:rsidP="003B3081">
            <w:pPr>
              <w:spacing w:line="240" w:lineRule="auto"/>
              <w:rPr>
                <w:ins w:id="2768" w:author="Jie Wang5909" w:date="2026-10-14T01:22:00Z"/>
                <w:rFonts w:ascii="Arial" w:eastAsia="Arial" w:hAnsi="Arial" w:cs="Arial"/>
                <w:sz w:val="18"/>
                <w:szCs w:val="18"/>
                <w:u w:val="single"/>
                <w:rPrChange w:id="2769" w:author="Jie Wang5909" w:date="2026-10-17T00:18:00Z">
                  <w:rPr>
                    <w:ins w:id="2770" w:author="Jie Wang5909" w:date="2026-10-14T01:22:00Z"/>
                    <w:rFonts w:ascii="Arial" w:eastAsia="Arial" w:hAnsi="Arial" w:cs="Arial"/>
                    <w:color w:val="D13438"/>
                    <w:sz w:val="18"/>
                    <w:szCs w:val="18"/>
                    <w:u w:val="single"/>
                  </w:rPr>
                </w:rPrChange>
              </w:rPr>
            </w:pPr>
            <w:ins w:id="2771" w:author="Jie Wang5909" w:date="2026-10-14T01:22:00Z">
              <w:r w:rsidRPr="00430350">
                <w:rPr>
                  <w:rFonts w:ascii="Arial" w:hAnsi="Arial" w:cs="Arial"/>
                  <w:sz w:val="18"/>
                  <w:szCs w:val="18"/>
                  <w:u w:val="single"/>
                  <w:rPrChange w:id="2772" w:author="Jie Wang5909" w:date="2026-10-17T00:18:00Z">
                    <w:rPr>
                      <w:rFonts w:ascii="Arial" w:hAnsi="Arial" w:cs="Arial"/>
                      <w:color w:val="D13438"/>
                      <w:sz w:val="18"/>
                      <w:szCs w:val="18"/>
                      <w:u w:val="single"/>
                    </w:rPr>
                  </w:rPrChange>
                </w:rPr>
                <w:t xml:space="preserve">The step 3 </w:t>
              </w:r>
              <w:r w:rsidRPr="00430350">
                <w:rPr>
                  <w:rFonts w:ascii="Arial" w:hAnsi="Arial" w:cs="Arial"/>
                  <w:sz w:val="18"/>
                  <w:szCs w:val="18"/>
                </w:rPr>
                <w:t xml:space="preserve">Equipment suitability </w:t>
              </w:r>
              <w:proofErr w:type="gramStart"/>
              <w:r w:rsidRPr="00430350">
                <w:rPr>
                  <w:rFonts w:ascii="Arial" w:hAnsi="Arial" w:cs="Arial"/>
                  <w:sz w:val="18"/>
                  <w:szCs w:val="18"/>
                </w:rPr>
                <w:t>assessment(</w:t>
              </w:r>
              <w:proofErr w:type="gramEnd"/>
              <w:r w:rsidRPr="00430350">
                <w:rPr>
                  <w:rFonts w:ascii="Arial" w:hAnsi="Arial" w:cs="Arial"/>
                  <w:sz w:val="18"/>
                  <w:szCs w:val="18"/>
                </w:rPr>
                <w:t>RA-140021030301.01) is not yet finalized.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2F343034" w14:textId="77777777" w:rsidR="00AE327F" w:rsidRPr="00430350" w:rsidRDefault="00AE327F" w:rsidP="003B3081">
            <w:pPr>
              <w:spacing w:line="240" w:lineRule="auto"/>
              <w:jc w:val="center"/>
              <w:rPr>
                <w:ins w:id="2773" w:author="Jie Wang5909" w:date="2026-10-14T01:22:00Z"/>
                <w:rFonts w:ascii="Arial" w:eastAsia="Arial" w:hAnsi="Arial" w:cs="Arial"/>
                <w:sz w:val="18"/>
                <w:szCs w:val="18"/>
                <w:u w:val="single"/>
                <w:rPrChange w:id="2774" w:author="Jie Wang5909" w:date="2026-10-17T00:18:00Z">
                  <w:rPr>
                    <w:ins w:id="2775" w:author="Jie Wang5909" w:date="2026-10-14T01:22:00Z"/>
                    <w:rFonts w:ascii="Arial" w:eastAsia="Arial" w:hAnsi="Arial" w:cs="Arial"/>
                    <w:color w:val="D13438"/>
                    <w:sz w:val="18"/>
                    <w:szCs w:val="18"/>
                    <w:u w:val="single"/>
                  </w:rPr>
                </w:rPrChange>
              </w:rPr>
            </w:pPr>
            <w:ins w:id="2776" w:author="Jie Wang5909" w:date="2026-10-14T01:22:00Z">
              <w:r w:rsidRPr="00430350">
                <w:rPr>
                  <w:rFonts w:ascii="Arial" w:eastAsia="Arial" w:hAnsi="Arial" w:cs="Arial"/>
                  <w:sz w:val="18"/>
                  <w:szCs w:val="18"/>
                  <w:u w:val="single"/>
                  <w:rPrChange w:id="2777" w:author="Jie Wang5909" w:date="2026-10-17T00:18:00Z">
                    <w:rPr>
                      <w:rFonts w:ascii="Arial" w:eastAsia="Arial" w:hAnsi="Arial" w:cs="Arial"/>
                      <w:color w:val="D13438"/>
                      <w:sz w:val="18"/>
                      <w:szCs w:val="18"/>
                      <w:u w:val="single"/>
                    </w:rPr>
                  </w:rPrChange>
                </w:rPr>
                <w:t>Medium</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002A1422" w14:textId="77777777" w:rsidR="00AE327F" w:rsidRPr="00430350" w:rsidRDefault="00AE327F" w:rsidP="003B3081">
            <w:pPr>
              <w:rPr>
                <w:ins w:id="2778" w:author="Jie Wang5909" w:date="2026-10-14T01:22:00Z"/>
                <w:rFonts w:ascii="Arial" w:hAnsi="Arial" w:cs="Arial"/>
                <w:sz w:val="18"/>
                <w:szCs w:val="18"/>
              </w:rPr>
            </w:pPr>
            <w:ins w:id="2779" w:author="Jie Wang5909" w:date="2026-10-14T01:22:00Z">
              <w:r w:rsidRPr="00430350">
                <w:rPr>
                  <w:rFonts w:ascii="Arial" w:hAnsi="Arial" w:cs="Arial"/>
                  <w:sz w:val="18"/>
                  <w:szCs w:val="18"/>
                </w:rPr>
                <w:t>Finalize and sign off the Equipment suitability assessment report (RA-140021030301.01)</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69531CA3" w14:textId="77777777" w:rsidR="00AE327F" w:rsidRPr="00430350" w:rsidRDefault="00AE327F" w:rsidP="003B3081">
            <w:pPr>
              <w:spacing w:line="240" w:lineRule="auto"/>
              <w:jc w:val="center"/>
              <w:rPr>
                <w:ins w:id="2780" w:author="Jie Wang5909" w:date="2026-10-14T01:22:00Z"/>
                <w:rFonts w:ascii="Arial" w:eastAsia="Arial" w:hAnsi="Arial" w:cs="Arial"/>
                <w:sz w:val="18"/>
                <w:szCs w:val="18"/>
                <w:u w:val="single"/>
                <w:rPrChange w:id="2781" w:author="Jie Wang5909" w:date="2026-10-17T00:18:00Z">
                  <w:rPr>
                    <w:ins w:id="2782" w:author="Jie Wang5909" w:date="2026-10-14T01:22:00Z"/>
                    <w:rFonts w:ascii="Arial" w:eastAsia="Arial" w:hAnsi="Arial" w:cs="Arial"/>
                    <w:color w:val="D13438"/>
                    <w:sz w:val="18"/>
                    <w:szCs w:val="18"/>
                    <w:u w:val="single"/>
                  </w:rPr>
                </w:rPrChange>
              </w:rPr>
            </w:pPr>
            <w:ins w:id="2783" w:author="Jie Wang5909" w:date="2026-10-14T01:22:00Z">
              <w:r w:rsidRPr="00430350">
                <w:rPr>
                  <w:rFonts w:ascii="Arial" w:eastAsia="Arial" w:hAnsi="Arial" w:cs="Arial"/>
                  <w:sz w:val="18"/>
                  <w:szCs w:val="18"/>
                  <w:u w:val="single"/>
                  <w:rPrChange w:id="2784" w:author="Jie Wang5909" w:date="2026-10-17T00:18:00Z">
                    <w:rPr>
                      <w:rFonts w:ascii="Arial" w:eastAsia="Arial" w:hAnsi="Arial" w:cs="Arial"/>
                      <w:color w:val="D13438"/>
                      <w:sz w:val="18"/>
                      <w:szCs w:val="18"/>
                      <w:u w:val="single"/>
                    </w:rPr>
                  </w:rPrChange>
                </w:rPr>
                <w:t>CMMD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347E9393" w14:textId="77777777" w:rsidR="00AE327F" w:rsidRPr="00430350" w:rsidRDefault="00AE327F" w:rsidP="003B3081">
            <w:pPr>
              <w:spacing w:line="240" w:lineRule="auto"/>
              <w:rPr>
                <w:ins w:id="2785" w:author="Jie Wang5909" w:date="2026-10-14T01:22:00Z"/>
                <w:rFonts w:ascii="Arial" w:eastAsia="Arial" w:hAnsi="Arial" w:cs="Arial"/>
                <w:sz w:val="18"/>
                <w:szCs w:val="18"/>
                <w:u w:val="single"/>
                <w:rPrChange w:id="2786" w:author="Jie Wang5909" w:date="2026-10-17T00:18:00Z">
                  <w:rPr>
                    <w:ins w:id="2787" w:author="Jie Wang5909" w:date="2026-10-14T01:22:00Z"/>
                    <w:rFonts w:ascii="Arial" w:eastAsia="Arial" w:hAnsi="Arial" w:cs="Arial"/>
                    <w:color w:val="D13438"/>
                    <w:sz w:val="18"/>
                    <w:szCs w:val="18"/>
                    <w:u w:val="single"/>
                  </w:rPr>
                </w:rPrChange>
              </w:rPr>
            </w:pPr>
            <w:ins w:id="2788" w:author="Jie Wang5909" w:date="2026-10-14T01:22:00Z">
              <w:r w:rsidRPr="00430350">
                <w:rPr>
                  <w:rFonts w:ascii="Arial" w:eastAsia="Arial" w:hAnsi="Arial" w:cs="Arial"/>
                  <w:sz w:val="18"/>
                  <w:szCs w:val="18"/>
                  <w:u w:val="single"/>
                  <w:rPrChange w:id="2789" w:author="Jie Wang5909" w:date="2026-10-17T00:18:00Z">
                    <w:rPr>
                      <w:rFonts w:ascii="Arial" w:eastAsia="Arial" w:hAnsi="Arial" w:cs="Arial"/>
                      <w:color w:val="D13438"/>
                      <w:sz w:val="18"/>
                      <w:szCs w:val="18"/>
                      <w:u w:val="single"/>
                    </w:rPr>
                  </w:rPrChange>
                </w:rPr>
                <w:t>Assigned Owner: Yu Zhang</w:t>
              </w:r>
            </w:ins>
          </w:p>
          <w:p w14:paraId="76F04803" w14:textId="511079BA" w:rsidR="00AE327F" w:rsidRPr="00430350" w:rsidRDefault="009B6D88" w:rsidP="003B3081">
            <w:pPr>
              <w:spacing w:line="240" w:lineRule="auto"/>
              <w:rPr>
                <w:ins w:id="2790" w:author="Jie Wang5909" w:date="2026-10-14T01:22:00Z"/>
                <w:rFonts w:ascii="Arial" w:eastAsia="Arial" w:hAnsi="Arial" w:cs="Arial"/>
                <w:sz w:val="18"/>
                <w:szCs w:val="18"/>
                <w:u w:val="single"/>
                <w:rPrChange w:id="2791" w:author="Jie Wang5909" w:date="2026-10-17T00:18:00Z">
                  <w:rPr>
                    <w:ins w:id="2792" w:author="Jie Wang5909" w:date="2026-10-14T01:22:00Z"/>
                    <w:rFonts w:ascii="Arial" w:eastAsia="Arial" w:hAnsi="Arial" w:cs="Arial"/>
                    <w:color w:val="D13438"/>
                    <w:sz w:val="18"/>
                    <w:szCs w:val="18"/>
                    <w:u w:val="single"/>
                  </w:rPr>
                </w:rPrChange>
              </w:rPr>
            </w:pPr>
            <w:ins w:id="2793" w:author="Jie Wang5909" w:date="2026-10-14T01:22:00Z">
              <w:r w:rsidRPr="00430350">
                <w:rPr>
                  <w:rFonts w:ascii="Arial" w:eastAsia="Arial" w:hAnsi="Arial" w:cs="Arial"/>
                  <w:sz w:val="18"/>
                  <w:szCs w:val="18"/>
                  <w:u w:val="single"/>
                  <w:rPrChange w:id="2794" w:author="Jie Wang5909" w:date="2026-10-17T00:18:00Z">
                    <w:rPr>
                      <w:rFonts w:ascii="Arial" w:eastAsia="Arial" w:hAnsi="Arial" w:cs="Arial"/>
                      <w:color w:val="D13438"/>
                      <w:sz w:val="18"/>
                      <w:szCs w:val="18"/>
                      <w:u w:val="single"/>
                    </w:rPr>
                  </w:rPrChange>
                </w:rPr>
                <w:t>Due Date: 11/</w:t>
              </w:r>
            </w:ins>
            <w:ins w:id="2795" w:author="Jie Wang5909" w:date="2026-10-16T23:26:00Z">
              <w:r w:rsidRPr="00430350">
                <w:rPr>
                  <w:rFonts w:ascii="Arial" w:eastAsia="Arial" w:hAnsi="Arial" w:cs="Arial"/>
                  <w:sz w:val="18"/>
                  <w:szCs w:val="18"/>
                  <w:u w:val="single"/>
                  <w:rPrChange w:id="2796" w:author="Jie Wang5909" w:date="2026-10-17T00:18:00Z">
                    <w:rPr>
                      <w:rFonts w:ascii="Arial" w:eastAsia="Arial" w:hAnsi="Arial" w:cs="Arial"/>
                      <w:color w:val="D13438"/>
                      <w:sz w:val="18"/>
                      <w:szCs w:val="18"/>
                      <w:u w:val="single"/>
                    </w:rPr>
                  </w:rPrChange>
                </w:rPr>
                <w:t>20</w:t>
              </w:r>
            </w:ins>
            <w:ins w:id="2797" w:author="Jie Wang5909" w:date="2026-10-14T01:22:00Z">
              <w:r w:rsidR="00AE327F" w:rsidRPr="00430350">
                <w:rPr>
                  <w:rFonts w:ascii="Arial" w:eastAsia="Arial" w:hAnsi="Arial" w:cs="Arial"/>
                  <w:sz w:val="18"/>
                  <w:szCs w:val="18"/>
                  <w:u w:val="single"/>
                  <w:rPrChange w:id="2798" w:author="Jie Wang5909" w:date="2026-10-17T00:18:00Z">
                    <w:rPr>
                      <w:rFonts w:ascii="Arial" w:eastAsia="Arial" w:hAnsi="Arial" w:cs="Arial"/>
                      <w:color w:val="D13438"/>
                      <w:sz w:val="18"/>
                      <w:szCs w:val="18"/>
                      <w:u w:val="single"/>
                    </w:rPr>
                  </w:rPrChange>
                </w:rPr>
                <w:t>/2026</w:t>
              </w:r>
            </w:ins>
          </w:p>
          <w:p w14:paraId="7B07A494" w14:textId="77777777" w:rsidR="00AE327F" w:rsidRPr="00430350" w:rsidDel="00CA63CB" w:rsidRDefault="00AE327F" w:rsidP="003B3081">
            <w:pPr>
              <w:spacing w:line="240" w:lineRule="auto"/>
              <w:rPr>
                <w:ins w:id="2799" w:author="Jie Wang5909" w:date="2026-10-14T01:22:00Z"/>
                <w:rFonts w:ascii="Arial" w:eastAsia="Arial" w:hAnsi="Arial" w:cs="Arial"/>
                <w:sz w:val="18"/>
                <w:szCs w:val="18"/>
                <w:u w:val="single"/>
                <w:rPrChange w:id="2800" w:author="Jie Wang5909" w:date="2026-10-17T00:18:00Z">
                  <w:rPr>
                    <w:ins w:id="2801" w:author="Jie Wang5909" w:date="2026-10-14T01:22:00Z"/>
                    <w:rFonts w:ascii="Arial" w:eastAsia="Arial" w:hAnsi="Arial" w:cs="Arial"/>
                    <w:color w:val="D13438"/>
                    <w:sz w:val="18"/>
                    <w:szCs w:val="18"/>
                    <w:u w:val="single"/>
                  </w:rPr>
                </w:rPrChange>
              </w:rPr>
            </w:pPr>
            <w:ins w:id="2802" w:author="Jie Wang5909" w:date="2026-10-14T01:22:00Z">
              <w:r w:rsidRPr="00430350">
                <w:rPr>
                  <w:rFonts w:ascii="Arial" w:eastAsia="Arial" w:hAnsi="Arial" w:cs="Arial"/>
                  <w:sz w:val="18"/>
                  <w:szCs w:val="18"/>
                  <w:u w:val="single"/>
                  <w:rPrChange w:id="2803" w:author="Jie Wang5909" w:date="2026-10-17T00:18:00Z">
                    <w:rPr>
                      <w:rFonts w:ascii="Arial" w:eastAsia="Arial" w:hAnsi="Arial" w:cs="Arial"/>
                      <w:color w:val="D13438"/>
                      <w:sz w:val="18"/>
                      <w:szCs w:val="18"/>
                      <w:u w:val="single"/>
                    </w:rPr>
                  </w:rPrChange>
                </w:rPr>
                <w:t>Item status and Closure criteria: ESA sign-off</w:t>
              </w:r>
            </w:ins>
          </w:p>
        </w:tc>
      </w:tr>
      <w:tr w:rsidR="00AE327F" w:rsidRPr="00E37D71" w14:paraId="27899F72" w14:textId="77777777" w:rsidTr="2D7545EE">
        <w:trPr>
          <w:trHeight w:val="300"/>
          <w:ins w:id="2804" w:author="Jie Wang5909" w:date="2026-10-14T01:22:00Z"/>
        </w:trPr>
        <w:tc>
          <w:tcPr>
            <w:tcW w:w="0" w:type="auto"/>
            <w:gridSpan w:val="6"/>
            <w:tcBorders>
              <w:top w:val="single" w:sz="6" w:space="0" w:color="AAAAAA"/>
              <w:left w:val="single" w:sz="6" w:space="0" w:color="AAAAAA"/>
              <w:bottom w:val="single" w:sz="6" w:space="0" w:color="AAAAAA"/>
              <w:right w:val="single" w:sz="6" w:space="0" w:color="AAAAAA"/>
            </w:tcBorders>
            <w:shd w:val="clear" w:color="auto" w:fill="EEF4FB"/>
            <w:vAlign w:val="center"/>
          </w:tcPr>
          <w:p w14:paraId="0583ACD2" w14:textId="080673A0" w:rsidR="00AE327F" w:rsidRPr="00430350" w:rsidRDefault="009E170F" w:rsidP="00563A51">
            <w:pPr>
              <w:spacing w:line="240" w:lineRule="auto"/>
              <w:rPr>
                <w:ins w:id="2805" w:author="Jie Wang5909" w:date="2026-10-14T01:22:00Z"/>
                <w:rFonts w:ascii="Arial" w:eastAsia="Arial" w:hAnsi="Arial" w:cs="Arial"/>
                <w:sz w:val="18"/>
                <w:szCs w:val="18"/>
                <w:u w:val="single"/>
                <w:rPrChange w:id="2806" w:author="Jie Wang5909" w:date="2026-10-17T00:18:00Z">
                  <w:rPr>
                    <w:ins w:id="2807" w:author="Jie Wang5909" w:date="2026-10-14T01:22:00Z"/>
                    <w:rFonts w:ascii="Arial" w:eastAsia="Arial" w:hAnsi="Arial" w:cs="Arial"/>
                    <w:color w:val="D13438"/>
                    <w:sz w:val="18"/>
                    <w:szCs w:val="18"/>
                    <w:u w:val="single"/>
                  </w:rPr>
                </w:rPrChange>
              </w:rPr>
            </w:pPr>
            <w:ins w:id="2808" w:author="Jie Wang5909" w:date="2026-10-14T01:24:00Z">
              <w:r w:rsidRPr="00430350">
                <w:rPr>
                  <w:rFonts w:ascii="Arial" w:eastAsia="Times New Roman" w:hAnsi="Arial" w:cs="Arial"/>
                  <w:b/>
                  <w:sz w:val="18"/>
                  <w:szCs w:val="18"/>
                  <w:rPrChange w:id="2809" w:author="Jie Wang5909" w:date="2026-10-17T00:18:00Z">
                    <w:rPr>
                      <w:rFonts w:ascii="Arial" w:eastAsia="Arial" w:hAnsi="Arial" w:cs="Arial"/>
                      <w:sz w:val="18"/>
                      <w:szCs w:val="18"/>
                    </w:rPr>
                  </w:rPrChange>
                </w:rPr>
                <w:t>Cleaning Validation</w:t>
              </w:r>
            </w:ins>
          </w:p>
        </w:tc>
      </w:tr>
      <w:tr w:rsidR="00AE327F" w:rsidRPr="00E37D71" w14:paraId="6A8E796F" w14:textId="77777777" w:rsidTr="2D7545EE">
        <w:trPr>
          <w:trHeight w:val="300"/>
          <w:ins w:id="2810" w:author="Jie Wang5909" w:date="2026-10-14T01:22:00Z"/>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57476FB" w14:textId="29CE3294" w:rsidR="00AE327F" w:rsidRPr="00430350" w:rsidRDefault="009E170F" w:rsidP="00AE327F">
            <w:pPr>
              <w:spacing w:line="240" w:lineRule="auto"/>
              <w:rPr>
                <w:ins w:id="2811" w:author="Jie Wang5909" w:date="2026-10-14T01:22:00Z"/>
                <w:rFonts w:ascii="Arial" w:eastAsia="Times New Roman" w:hAnsi="Arial" w:cs="Arial"/>
                <w:sz w:val="18"/>
                <w:szCs w:val="18"/>
              </w:rPr>
            </w:pPr>
            <w:ins w:id="2812" w:author="Jie Wang5909" w:date="2026-10-14T01:25:00Z">
              <w:r w:rsidRPr="00430350">
                <w:rPr>
                  <w:rFonts w:ascii="Arial" w:eastAsia="Times New Roman" w:hAnsi="Arial" w:cs="Arial"/>
                  <w:sz w:val="18"/>
                  <w:szCs w:val="18"/>
                  <w:rPrChange w:id="2813" w:author="Jie Wang5909" w:date="2026-10-17T00:18:00Z">
                    <w:rPr>
                      <w:rFonts w:ascii="Arial" w:eastAsia="Times New Roman" w:hAnsi="Arial" w:cs="Arial"/>
                      <w:b/>
                      <w:sz w:val="18"/>
                      <w:szCs w:val="18"/>
                    </w:rPr>
                  </w:rPrChange>
                </w:rPr>
                <w:t>Cleaning Validation</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00054E6F" w14:textId="65CE82A2" w:rsidR="00AE327F" w:rsidRPr="00430350" w:rsidRDefault="00AE327F" w:rsidP="00AE327F">
            <w:pPr>
              <w:spacing w:line="240" w:lineRule="auto"/>
              <w:rPr>
                <w:ins w:id="2814" w:author="Jie Wang5909" w:date="2026-10-14T01:22:00Z"/>
                <w:rFonts w:ascii="Arial" w:eastAsia="宋体" w:hAnsi="Arial" w:cs="Arial"/>
                <w:sz w:val="18"/>
                <w:szCs w:val="18"/>
              </w:rPr>
            </w:pPr>
            <w:ins w:id="2815" w:author="Jie Wang5909" w:date="2026-10-14T01:23:00Z">
              <w:r w:rsidRPr="00430350">
                <w:rPr>
                  <w:rFonts w:ascii="Arial" w:eastAsia="Arial" w:hAnsi="Arial" w:cs="Arial"/>
                  <w:sz w:val="18"/>
                  <w:szCs w:val="18"/>
                </w:rPr>
                <w:t>Cleaning validation gaps identified for product-dedicated equipment: cleaning validation status, carryover limits based on toxicology/PDE, and analytical method for swab/rinse testing.</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69EA43B" w14:textId="7D657A95" w:rsidR="00AE327F" w:rsidRPr="00430350" w:rsidRDefault="009E170F" w:rsidP="00AE327F">
            <w:pPr>
              <w:spacing w:line="240" w:lineRule="auto"/>
              <w:rPr>
                <w:ins w:id="2816" w:author="Jie Wang5909" w:date="2026-10-14T01:22:00Z"/>
                <w:rFonts w:ascii="Arial" w:eastAsia="Times New Roman" w:hAnsi="Arial" w:cs="Arial"/>
                <w:sz w:val="18"/>
                <w:szCs w:val="18"/>
              </w:rPr>
            </w:pPr>
            <w:ins w:id="2817" w:author="Jie Wang5909" w:date="2026-10-14T01:25:00Z">
              <w:r w:rsidRPr="00430350">
                <w:rPr>
                  <w:rFonts w:ascii="Arial" w:eastAsia="Arial" w:hAnsi="Arial" w:cs="Arial"/>
                  <w:sz w:val="18"/>
                  <w:szCs w:val="18"/>
                  <w:u w:val="single"/>
                  <w:rPrChange w:id="2818" w:author="Jie Wang5909" w:date="2026-10-17T00:18:00Z">
                    <w:rPr>
                      <w:rFonts w:ascii="Arial" w:eastAsia="Arial" w:hAnsi="Arial" w:cs="Arial"/>
                      <w:color w:val="D13438"/>
                      <w:sz w:val="18"/>
                      <w:szCs w:val="18"/>
                      <w:u w:val="single"/>
                    </w:rPr>
                  </w:rPrChange>
                </w:rPr>
                <w:t>Medium</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F0F5635" w14:textId="3CAA0FFE" w:rsidR="00AE327F" w:rsidRPr="00430350" w:rsidRDefault="0F58670B" w:rsidP="00AE327F">
            <w:pPr>
              <w:spacing w:line="240" w:lineRule="auto"/>
              <w:rPr>
                <w:ins w:id="2819" w:author="Jie Wang5909" w:date="2026-10-14T01:22:00Z"/>
                <w:rFonts w:ascii="Arial" w:eastAsia="Arial" w:hAnsi="Arial" w:cs="Arial"/>
                <w:sz w:val="18"/>
                <w:szCs w:val="18"/>
              </w:rPr>
            </w:pPr>
            <w:commentRangeStart w:id="2820"/>
            <w:commentRangeStart w:id="2821"/>
            <w:ins w:id="2822" w:author="Jie Wang5909" w:date="2026-10-14T01:23:00Z">
              <w:r w:rsidRPr="00430350">
                <w:rPr>
                  <w:rFonts w:ascii="Arial" w:eastAsia="Arial" w:hAnsi="Arial" w:cs="Arial"/>
                  <w:sz w:val="18"/>
                  <w:szCs w:val="18"/>
                </w:rPr>
                <w:t>Develop appropriate cleaning methods during PPQ; establish toxicology/PDE-based carryover limits; perform cleaning testing per DS-GMP-003 and DS-GMP-043.</w:t>
              </w:r>
            </w:ins>
            <w:commentRangeEnd w:id="2820"/>
            <w:r w:rsidR="00AE327F" w:rsidRPr="00430350">
              <w:rPr>
                <w:rStyle w:val="a4"/>
                <w:rFonts w:ascii="Arial" w:eastAsia="Arial" w:hAnsi="Arial" w:cs="Arial"/>
                <w:sz w:val="18"/>
                <w:szCs w:val="18"/>
              </w:rPr>
              <w:commentReference w:id="2820"/>
            </w:r>
            <w:commentRangeEnd w:id="2821"/>
            <w:r>
              <w:rPr>
                <w:rStyle w:val="a4"/>
              </w:rPr>
              <w:commentReference w:id="2821"/>
            </w:r>
            <w:ins w:id="2823" w:author="Jie Wang5909" w:date="2026-10-14T01:26:00Z">
              <w:r w:rsidR="05CAA2B9" w:rsidRPr="00430350">
                <w:rPr>
                  <w:rFonts w:ascii="Arial" w:eastAsia="Arial" w:hAnsi="Arial" w:cs="Arial"/>
                  <w:sz w:val="18"/>
                  <w:szCs w:val="18"/>
                </w:rPr>
                <w:t xml:space="preserve"> </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A6B10BC" w14:textId="0226B490" w:rsidR="00AE327F" w:rsidRPr="00430350" w:rsidRDefault="00AE327F" w:rsidP="00AE327F">
            <w:pPr>
              <w:spacing w:line="240" w:lineRule="auto"/>
              <w:rPr>
                <w:ins w:id="2824" w:author="Jie Wang5909" w:date="2026-10-14T01:22:00Z"/>
                <w:rFonts w:ascii="Arial" w:hAnsi="Arial" w:cs="Arial"/>
                <w:sz w:val="18"/>
                <w:szCs w:val="18"/>
              </w:rPr>
            </w:pPr>
            <w:ins w:id="2825" w:author="Jie Wang5909" w:date="2026-10-14T01:23:00Z">
              <w:r w:rsidRPr="00430350">
                <w:rPr>
                  <w:rFonts w:ascii="Arial" w:eastAsia="Arial" w:hAnsi="Arial" w:cs="Arial"/>
                  <w:sz w:val="18"/>
                  <w:szCs w:val="18"/>
                  <w:u w:val="single"/>
                  <w:rPrChange w:id="2826" w:author="Jie Wang5909" w:date="2026-10-17T00:18:00Z">
                    <w:rPr>
                      <w:rFonts w:ascii="Arial" w:eastAsia="Arial" w:hAnsi="Arial" w:cs="Arial"/>
                      <w:color w:val="881798"/>
                      <w:sz w:val="18"/>
                      <w:szCs w:val="18"/>
                      <w:u w:val="single"/>
                    </w:rPr>
                  </w:rPrChange>
                </w:rPr>
                <w:t>CMMD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B321D29" w14:textId="77777777" w:rsidR="009E170F" w:rsidRPr="00430350" w:rsidRDefault="009E170F" w:rsidP="009E170F">
            <w:pPr>
              <w:spacing w:line="240" w:lineRule="auto"/>
              <w:rPr>
                <w:ins w:id="2827" w:author="Jie Wang5909" w:date="2026-10-14T01:24:00Z"/>
                <w:rFonts w:ascii="Arial" w:eastAsia="Arial" w:hAnsi="Arial" w:cs="Arial"/>
                <w:sz w:val="18"/>
                <w:szCs w:val="18"/>
                <w:u w:val="single"/>
                <w:rPrChange w:id="2828" w:author="Jie Wang5909" w:date="2026-10-17T00:18:00Z">
                  <w:rPr>
                    <w:ins w:id="2829" w:author="Jie Wang5909" w:date="2026-10-14T01:24:00Z"/>
                    <w:rFonts w:ascii="Arial" w:eastAsia="Arial" w:hAnsi="Arial" w:cs="Arial"/>
                    <w:color w:val="D13438"/>
                    <w:sz w:val="18"/>
                    <w:szCs w:val="18"/>
                    <w:u w:val="single"/>
                  </w:rPr>
                </w:rPrChange>
              </w:rPr>
            </w:pPr>
            <w:ins w:id="2830" w:author="Jie Wang5909" w:date="2026-10-14T01:24:00Z">
              <w:r w:rsidRPr="00430350">
                <w:rPr>
                  <w:rFonts w:ascii="Arial" w:eastAsia="Arial" w:hAnsi="Arial" w:cs="Arial"/>
                  <w:sz w:val="18"/>
                  <w:szCs w:val="18"/>
                  <w:u w:val="single"/>
                  <w:rPrChange w:id="2831" w:author="Jie Wang5909" w:date="2026-10-17T00:18:00Z">
                    <w:rPr>
                      <w:rFonts w:ascii="Arial" w:eastAsia="Arial" w:hAnsi="Arial" w:cs="Arial"/>
                      <w:color w:val="D13438"/>
                      <w:sz w:val="18"/>
                      <w:szCs w:val="18"/>
                      <w:u w:val="single"/>
                    </w:rPr>
                  </w:rPrChange>
                </w:rPr>
                <w:t>Assigned Owner: Yu Zhang</w:t>
              </w:r>
            </w:ins>
          </w:p>
          <w:p w14:paraId="6C9572D3" w14:textId="1D5F4026" w:rsidR="009E170F" w:rsidRPr="00430350" w:rsidRDefault="009B6D88" w:rsidP="009E170F">
            <w:pPr>
              <w:spacing w:line="240" w:lineRule="auto"/>
              <w:rPr>
                <w:ins w:id="2832" w:author="Jie Wang5909" w:date="2026-10-14T01:24:00Z"/>
                <w:rFonts w:ascii="Arial" w:eastAsia="Arial" w:hAnsi="Arial" w:cs="Arial"/>
                <w:sz w:val="18"/>
                <w:szCs w:val="18"/>
                <w:u w:val="single"/>
                <w:rPrChange w:id="2833" w:author="Jie Wang5909" w:date="2026-10-17T00:18:00Z">
                  <w:rPr>
                    <w:ins w:id="2834" w:author="Jie Wang5909" w:date="2026-10-14T01:24:00Z"/>
                    <w:rFonts w:ascii="Arial" w:eastAsia="Arial" w:hAnsi="Arial" w:cs="Arial"/>
                    <w:color w:val="D13438"/>
                    <w:sz w:val="18"/>
                    <w:szCs w:val="18"/>
                    <w:u w:val="single"/>
                  </w:rPr>
                </w:rPrChange>
              </w:rPr>
            </w:pPr>
            <w:ins w:id="2835" w:author="Jie Wang5909" w:date="2026-10-14T01:24:00Z">
              <w:r w:rsidRPr="00430350">
                <w:rPr>
                  <w:rFonts w:ascii="Arial" w:eastAsia="Arial" w:hAnsi="Arial" w:cs="Arial"/>
                  <w:sz w:val="18"/>
                  <w:szCs w:val="18"/>
                  <w:u w:val="single"/>
                  <w:rPrChange w:id="2836" w:author="Jie Wang5909" w:date="2026-10-17T00:18:00Z">
                    <w:rPr>
                      <w:rFonts w:ascii="Arial" w:eastAsia="Arial" w:hAnsi="Arial" w:cs="Arial"/>
                      <w:color w:val="D13438"/>
                      <w:sz w:val="18"/>
                      <w:szCs w:val="18"/>
                      <w:u w:val="single"/>
                    </w:rPr>
                  </w:rPrChange>
                </w:rPr>
                <w:t>Due Date: 11/</w:t>
              </w:r>
            </w:ins>
            <w:ins w:id="2837" w:author="Jie Wang5909" w:date="2026-10-16T23:27:00Z">
              <w:r w:rsidRPr="00430350">
                <w:rPr>
                  <w:rFonts w:ascii="Arial" w:eastAsia="Arial" w:hAnsi="Arial" w:cs="Arial"/>
                  <w:sz w:val="18"/>
                  <w:szCs w:val="18"/>
                  <w:u w:val="single"/>
                  <w:rPrChange w:id="2838" w:author="Jie Wang5909" w:date="2026-10-17T00:18:00Z">
                    <w:rPr>
                      <w:rFonts w:ascii="Arial" w:eastAsia="Arial" w:hAnsi="Arial" w:cs="Arial"/>
                      <w:color w:val="D13438"/>
                      <w:sz w:val="18"/>
                      <w:szCs w:val="18"/>
                      <w:u w:val="single"/>
                    </w:rPr>
                  </w:rPrChange>
                </w:rPr>
                <w:t>20</w:t>
              </w:r>
            </w:ins>
            <w:ins w:id="2839" w:author="Jie Wang5909" w:date="2026-10-14T01:24:00Z">
              <w:r w:rsidR="009E170F" w:rsidRPr="00430350">
                <w:rPr>
                  <w:rFonts w:ascii="Arial" w:eastAsia="Arial" w:hAnsi="Arial" w:cs="Arial"/>
                  <w:sz w:val="18"/>
                  <w:szCs w:val="18"/>
                  <w:u w:val="single"/>
                  <w:rPrChange w:id="2840" w:author="Jie Wang5909" w:date="2026-10-17T00:18:00Z">
                    <w:rPr>
                      <w:rFonts w:ascii="Arial" w:eastAsia="Arial" w:hAnsi="Arial" w:cs="Arial"/>
                      <w:color w:val="D13438"/>
                      <w:sz w:val="18"/>
                      <w:szCs w:val="18"/>
                      <w:u w:val="single"/>
                    </w:rPr>
                  </w:rPrChange>
                </w:rPr>
                <w:t>/2026</w:t>
              </w:r>
            </w:ins>
          </w:p>
          <w:p w14:paraId="386DE246" w14:textId="359F6D46" w:rsidR="00AE327F" w:rsidRPr="00430350" w:rsidRDefault="009E170F" w:rsidP="009E170F">
            <w:pPr>
              <w:spacing w:line="240" w:lineRule="auto"/>
              <w:rPr>
                <w:ins w:id="2841" w:author="Jie Wang5909" w:date="2026-10-14T01:22:00Z"/>
                <w:rFonts w:ascii="Arial" w:eastAsia="Arial" w:hAnsi="Arial" w:cs="Arial"/>
                <w:sz w:val="18"/>
                <w:szCs w:val="18"/>
                <w:u w:val="single"/>
                <w:rPrChange w:id="2842" w:author="Jie Wang5909" w:date="2026-10-17T00:18:00Z">
                  <w:rPr>
                    <w:ins w:id="2843" w:author="Jie Wang5909" w:date="2026-10-14T01:22:00Z"/>
                    <w:rFonts w:ascii="Arial" w:eastAsia="Arial" w:hAnsi="Arial" w:cs="Arial"/>
                    <w:color w:val="D13438"/>
                    <w:sz w:val="18"/>
                    <w:szCs w:val="18"/>
                    <w:u w:val="single"/>
                  </w:rPr>
                </w:rPrChange>
              </w:rPr>
            </w:pPr>
            <w:ins w:id="2844" w:author="Jie Wang5909" w:date="2026-10-14T01:24:00Z">
              <w:r w:rsidRPr="00430350">
                <w:rPr>
                  <w:rFonts w:ascii="Arial" w:eastAsia="Arial" w:hAnsi="Arial" w:cs="Arial"/>
                  <w:sz w:val="18"/>
                  <w:szCs w:val="18"/>
                  <w:u w:val="single"/>
                  <w:rPrChange w:id="2845" w:author="Jie Wang5909" w:date="2026-10-17T00:18:00Z">
                    <w:rPr>
                      <w:rFonts w:ascii="Arial" w:eastAsia="Arial" w:hAnsi="Arial" w:cs="Arial"/>
                      <w:color w:val="D13438"/>
                      <w:sz w:val="18"/>
                      <w:szCs w:val="18"/>
                      <w:u w:val="single"/>
                    </w:rPr>
                  </w:rPrChange>
                </w:rPr>
                <w:t>Item status and Closure criteria:</w:t>
              </w:r>
            </w:ins>
            <w:ins w:id="2846" w:author="Jie Wang5909" w:date="2026-10-14T01:25:00Z">
              <w:r w:rsidRPr="00430350">
                <w:rPr>
                  <w:rFonts w:ascii="Arial" w:eastAsia="Arial" w:hAnsi="Arial" w:cs="Arial"/>
                  <w:sz w:val="18"/>
                  <w:szCs w:val="18"/>
                  <w:u w:val="single"/>
                  <w:rPrChange w:id="2847" w:author="Jie Wang5909" w:date="2026-10-17T00:18:00Z">
                    <w:rPr>
                      <w:rFonts w:ascii="Arial" w:eastAsia="Arial" w:hAnsi="Arial" w:cs="Arial"/>
                      <w:color w:val="D13438"/>
                      <w:sz w:val="18"/>
                      <w:szCs w:val="18"/>
                      <w:u w:val="single"/>
                    </w:rPr>
                  </w:rPrChange>
                </w:rPr>
                <w:t xml:space="preserve"> CVP</w:t>
              </w:r>
            </w:ins>
            <w:ins w:id="2848" w:author="Jie Wang5909" w:date="2026-10-14T01:24:00Z">
              <w:r w:rsidRPr="00430350">
                <w:rPr>
                  <w:rFonts w:ascii="Arial" w:eastAsia="Arial" w:hAnsi="Arial" w:cs="Arial"/>
                  <w:sz w:val="18"/>
                  <w:szCs w:val="18"/>
                  <w:u w:val="single"/>
                  <w:rPrChange w:id="2849" w:author="Jie Wang5909" w:date="2026-10-17T00:18:00Z">
                    <w:rPr>
                      <w:rFonts w:ascii="Arial" w:eastAsia="Arial" w:hAnsi="Arial" w:cs="Arial"/>
                      <w:color w:val="D13438"/>
                      <w:sz w:val="18"/>
                      <w:szCs w:val="18"/>
                      <w:u w:val="single"/>
                    </w:rPr>
                  </w:rPrChange>
                </w:rPr>
                <w:t xml:space="preserve"> sign-off</w:t>
              </w:r>
            </w:ins>
          </w:p>
        </w:tc>
      </w:tr>
      <w:tr w:rsidR="00E16F91" w:rsidRPr="00E37D71" w14:paraId="1D05954E" w14:textId="77777777" w:rsidTr="2D7545EE">
        <w:trPr>
          <w:trHeight w:val="300"/>
          <w:ins w:id="2850" w:author="Jie Wang5909" w:date="2026-10-14T01:12:00Z"/>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7F4418B" w14:textId="5E4F76A0" w:rsidR="00E16F91" w:rsidRPr="00430350" w:rsidRDefault="00E16F91" w:rsidP="00E16F91">
            <w:pPr>
              <w:spacing w:line="240" w:lineRule="auto"/>
              <w:rPr>
                <w:ins w:id="2851" w:author="Jie Wang5909" w:date="2026-10-14T01:12:00Z"/>
                <w:rFonts w:ascii="Arial" w:hAnsi="Arial" w:cs="Arial"/>
                <w:sz w:val="18"/>
                <w:szCs w:val="18"/>
              </w:rPr>
            </w:pPr>
            <w:ins w:id="2852" w:author="Jie Wang5909" w:date="2026-10-14T01:27:00Z">
              <w:r w:rsidRPr="00430350">
                <w:rPr>
                  <w:rFonts w:ascii="Arial" w:hAnsi="Arial" w:cs="Arial"/>
                  <w:sz w:val="18"/>
                  <w:szCs w:val="18"/>
                </w:rPr>
                <w:t>Analytical method readiness</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08355E7" w14:textId="7ADEA405" w:rsidR="00E16F91" w:rsidRPr="00430350" w:rsidRDefault="00E16F91" w:rsidP="00E16F91">
            <w:pPr>
              <w:spacing w:line="240" w:lineRule="auto"/>
              <w:rPr>
                <w:ins w:id="2853" w:author="Jie Wang5909" w:date="2026-10-14T01:12:00Z"/>
                <w:rFonts w:ascii="Arial" w:hAnsi="Arial" w:cs="Arial"/>
                <w:sz w:val="18"/>
                <w:szCs w:val="18"/>
                <w:rPrChange w:id="2854" w:author="Jie Wang5909" w:date="2026-10-17T00:18:00Z">
                  <w:rPr>
                    <w:ins w:id="2855" w:author="Jie Wang5909" w:date="2026-10-14T01:12:00Z"/>
                    <w:rFonts w:ascii="Arial" w:eastAsia="宋体" w:hAnsi="Arial" w:cs="Arial"/>
                    <w:sz w:val="18"/>
                    <w:szCs w:val="18"/>
                  </w:rPr>
                </w:rPrChange>
              </w:rPr>
            </w:pPr>
            <w:ins w:id="2856" w:author="Jie Wang5909" w:date="2026-10-14T01:27:00Z">
              <w:r w:rsidRPr="00430350">
                <w:rPr>
                  <w:rFonts w:ascii="Arial" w:hAnsi="Arial" w:cs="Arial"/>
                  <w:sz w:val="18"/>
                  <w:szCs w:val="18"/>
                </w:rPr>
                <w:t>As the cleaning solvent needs to be changed to process solvent, the cleaning detection methods for Steps 2 and 3 need to be re-developed and re-validated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98341AE" w14:textId="369A3EE8" w:rsidR="00E16F91" w:rsidRPr="00430350" w:rsidRDefault="00581DC9" w:rsidP="00E16F91">
            <w:pPr>
              <w:spacing w:line="240" w:lineRule="auto"/>
              <w:rPr>
                <w:ins w:id="2857" w:author="Jie Wang5909" w:date="2026-10-14T01:12:00Z"/>
                <w:rFonts w:ascii="Arial" w:hAnsi="Arial" w:cs="Arial"/>
                <w:sz w:val="18"/>
                <w:szCs w:val="18"/>
              </w:rPr>
            </w:pPr>
            <w:ins w:id="2858" w:author="Jie Wang5909" w:date="2026-10-14T01:28:00Z">
              <w:r w:rsidRPr="00430350">
                <w:rPr>
                  <w:rFonts w:ascii="Arial" w:hAnsi="Arial" w:cs="Arial"/>
                  <w:sz w:val="18"/>
                  <w:szCs w:val="18"/>
                </w:rPr>
                <w:t>Medium</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B7B83FA" w14:textId="68D02F94" w:rsidR="00E16F91" w:rsidRPr="00430350" w:rsidRDefault="004763E2" w:rsidP="00E16F91">
            <w:pPr>
              <w:spacing w:line="240" w:lineRule="auto"/>
              <w:rPr>
                <w:ins w:id="2859" w:author="Jie Wang5909" w:date="2026-10-14T01:12:00Z"/>
                <w:rFonts w:ascii="Arial" w:hAnsi="Arial" w:cs="Arial"/>
                <w:sz w:val="18"/>
                <w:szCs w:val="18"/>
              </w:rPr>
            </w:pPr>
            <w:ins w:id="2860" w:author="Jie Wang5909" w:date="2026-10-14T01:35:00Z">
              <w:r w:rsidRPr="00430350">
                <w:rPr>
                  <w:rFonts w:ascii="Arial" w:hAnsi="Arial" w:cs="Arial"/>
                  <w:sz w:val="18"/>
                  <w:szCs w:val="18"/>
                </w:rPr>
                <w:t>Method d</w:t>
              </w:r>
              <w:r w:rsidRPr="00430350">
                <w:rPr>
                  <w:rFonts w:ascii="Arial" w:hAnsi="Arial" w:cs="Arial"/>
                  <w:bCs/>
                  <w:sz w:val="18"/>
                  <w:szCs w:val="18"/>
                </w:rPr>
                <w:t>evelopment and validation will</w:t>
              </w:r>
              <w:r w:rsidRPr="00430350">
                <w:rPr>
                  <w:rFonts w:ascii="Arial" w:hAnsi="Arial" w:cs="Arial"/>
                  <w:sz w:val="18"/>
                  <w:szCs w:val="18"/>
                </w:rPr>
                <w:t xml:space="preserve"> be initiated as soon as possible.</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C8310DF" w14:textId="3CE7B11B" w:rsidR="00E16F91" w:rsidRPr="00430350" w:rsidRDefault="00581DC9" w:rsidP="00E16F91">
            <w:pPr>
              <w:spacing w:line="240" w:lineRule="auto"/>
              <w:rPr>
                <w:ins w:id="2861" w:author="Jie Wang5909" w:date="2026-10-14T01:12:00Z"/>
                <w:rFonts w:ascii="Arial" w:hAnsi="Arial" w:cs="Arial"/>
                <w:sz w:val="18"/>
                <w:szCs w:val="18"/>
              </w:rPr>
            </w:pPr>
            <w:ins w:id="2862" w:author="Jie Wang5909" w:date="2026-10-14T01:28:00Z">
              <w:r w:rsidRPr="00430350">
                <w:rPr>
                  <w:rFonts w:ascii="Arial" w:hAnsi="Arial" w:cs="Arial"/>
                  <w:sz w:val="18"/>
                  <w:szCs w:val="18"/>
                </w:rPr>
                <w:t>QC</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4BB6F2FF" w14:textId="23EB4AD9" w:rsidR="00581DC9" w:rsidRPr="00430350" w:rsidRDefault="00581DC9" w:rsidP="00581DC9">
            <w:pPr>
              <w:spacing w:line="240" w:lineRule="auto"/>
              <w:rPr>
                <w:ins w:id="2863" w:author="Jie Wang5909" w:date="2026-10-14T01:28:00Z"/>
                <w:rFonts w:ascii="Arial" w:eastAsia="Arial" w:hAnsi="Arial" w:cs="Arial"/>
                <w:sz w:val="18"/>
                <w:szCs w:val="18"/>
                <w:u w:val="single"/>
                <w:rPrChange w:id="2864" w:author="Jie Wang5909" w:date="2026-10-17T00:18:00Z">
                  <w:rPr>
                    <w:ins w:id="2865" w:author="Jie Wang5909" w:date="2026-10-14T01:28:00Z"/>
                    <w:rFonts w:ascii="Arial" w:eastAsia="Arial" w:hAnsi="Arial" w:cs="Arial"/>
                    <w:color w:val="D13438"/>
                    <w:sz w:val="18"/>
                    <w:szCs w:val="18"/>
                    <w:u w:val="single"/>
                  </w:rPr>
                </w:rPrChange>
              </w:rPr>
            </w:pPr>
            <w:ins w:id="2866" w:author="Jie Wang5909" w:date="2026-10-14T01:28:00Z">
              <w:r w:rsidRPr="00430350">
                <w:rPr>
                  <w:rFonts w:ascii="Arial" w:eastAsia="Arial" w:hAnsi="Arial" w:cs="Arial"/>
                  <w:sz w:val="18"/>
                  <w:szCs w:val="18"/>
                  <w:u w:val="single"/>
                  <w:rPrChange w:id="2867" w:author="Jie Wang5909" w:date="2026-10-17T00:18:00Z">
                    <w:rPr>
                      <w:rFonts w:ascii="Arial" w:eastAsia="Arial" w:hAnsi="Arial" w:cs="Arial"/>
                      <w:color w:val="D13438"/>
                      <w:sz w:val="18"/>
                      <w:szCs w:val="18"/>
                      <w:u w:val="single"/>
                    </w:rPr>
                  </w:rPrChange>
                </w:rPr>
                <w:t>Assigned Owner: Haini Wang</w:t>
              </w:r>
            </w:ins>
          </w:p>
          <w:p w14:paraId="4494F36F" w14:textId="29E8AAC8" w:rsidR="00581DC9" w:rsidRPr="00430350" w:rsidRDefault="009B6D88" w:rsidP="00581DC9">
            <w:pPr>
              <w:spacing w:line="240" w:lineRule="auto"/>
              <w:rPr>
                <w:ins w:id="2868" w:author="Jie Wang5909" w:date="2026-10-14T01:28:00Z"/>
                <w:rFonts w:ascii="Arial" w:eastAsia="Arial" w:hAnsi="Arial" w:cs="Arial"/>
                <w:sz w:val="18"/>
                <w:szCs w:val="18"/>
                <w:u w:val="single"/>
                <w:rPrChange w:id="2869" w:author="Jie Wang5909" w:date="2026-10-17T00:18:00Z">
                  <w:rPr>
                    <w:ins w:id="2870" w:author="Jie Wang5909" w:date="2026-10-14T01:28:00Z"/>
                    <w:rFonts w:ascii="Arial" w:eastAsia="Arial" w:hAnsi="Arial" w:cs="Arial"/>
                    <w:color w:val="D13438"/>
                    <w:sz w:val="18"/>
                    <w:szCs w:val="18"/>
                    <w:u w:val="single"/>
                  </w:rPr>
                </w:rPrChange>
              </w:rPr>
            </w:pPr>
            <w:ins w:id="2871" w:author="Jie Wang5909" w:date="2026-10-14T01:28:00Z">
              <w:r w:rsidRPr="00430350">
                <w:rPr>
                  <w:rFonts w:ascii="Arial" w:eastAsia="Arial" w:hAnsi="Arial" w:cs="Arial"/>
                  <w:sz w:val="18"/>
                  <w:szCs w:val="18"/>
                  <w:u w:val="single"/>
                  <w:rPrChange w:id="2872" w:author="Jie Wang5909" w:date="2026-10-17T00:18:00Z">
                    <w:rPr>
                      <w:rFonts w:ascii="Arial" w:eastAsia="Arial" w:hAnsi="Arial" w:cs="Arial"/>
                      <w:color w:val="D13438"/>
                      <w:sz w:val="18"/>
                      <w:szCs w:val="18"/>
                      <w:u w:val="single"/>
                    </w:rPr>
                  </w:rPrChange>
                </w:rPr>
                <w:t>Due Date: 11/</w:t>
              </w:r>
            </w:ins>
            <w:ins w:id="2873" w:author="Jie Wang5909" w:date="2026-10-16T23:28:00Z">
              <w:r w:rsidRPr="00430350">
                <w:rPr>
                  <w:rFonts w:ascii="Arial" w:eastAsia="Arial" w:hAnsi="Arial" w:cs="Arial"/>
                  <w:sz w:val="18"/>
                  <w:szCs w:val="18"/>
                  <w:u w:val="single"/>
                  <w:rPrChange w:id="2874" w:author="Jie Wang5909" w:date="2026-10-17T00:18:00Z">
                    <w:rPr>
                      <w:rFonts w:ascii="Arial" w:eastAsia="Arial" w:hAnsi="Arial" w:cs="Arial"/>
                      <w:color w:val="D13438"/>
                      <w:sz w:val="18"/>
                      <w:szCs w:val="18"/>
                      <w:u w:val="single"/>
                    </w:rPr>
                  </w:rPrChange>
                </w:rPr>
                <w:t>20</w:t>
              </w:r>
            </w:ins>
            <w:ins w:id="2875" w:author="Jie Wang5909" w:date="2026-10-14T01:28:00Z">
              <w:r w:rsidR="00581DC9" w:rsidRPr="00430350">
                <w:rPr>
                  <w:rFonts w:ascii="Arial" w:eastAsia="Arial" w:hAnsi="Arial" w:cs="Arial"/>
                  <w:sz w:val="18"/>
                  <w:szCs w:val="18"/>
                  <w:u w:val="single"/>
                  <w:rPrChange w:id="2876" w:author="Jie Wang5909" w:date="2026-10-17T00:18:00Z">
                    <w:rPr>
                      <w:rFonts w:ascii="Arial" w:eastAsia="Arial" w:hAnsi="Arial" w:cs="Arial"/>
                      <w:color w:val="D13438"/>
                      <w:sz w:val="18"/>
                      <w:szCs w:val="18"/>
                      <w:u w:val="single"/>
                    </w:rPr>
                  </w:rPrChange>
                </w:rPr>
                <w:t>/2026</w:t>
              </w:r>
            </w:ins>
          </w:p>
          <w:p w14:paraId="5B2B0903" w14:textId="0CE79BCC" w:rsidR="00E16F91" w:rsidRPr="00430350" w:rsidRDefault="00581DC9" w:rsidP="00581DC9">
            <w:pPr>
              <w:spacing w:line="240" w:lineRule="auto"/>
              <w:rPr>
                <w:ins w:id="2877" w:author="Jie Wang5909" w:date="2026-10-14T01:12:00Z"/>
                <w:rFonts w:ascii="Arial" w:eastAsia="Arial" w:hAnsi="Arial" w:cs="Arial"/>
                <w:sz w:val="18"/>
                <w:szCs w:val="18"/>
                <w:u w:val="single"/>
                <w:rPrChange w:id="2878" w:author="Jie Wang5909" w:date="2026-10-17T00:18:00Z">
                  <w:rPr>
                    <w:ins w:id="2879" w:author="Jie Wang5909" w:date="2026-10-14T01:12:00Z"/>
                    <w:rFonts w:ascii="Arial" w:eastAsia="Arial" w:hAnsi="Arial" w:cs="Arial"/>
                    <w:color w:val="D13438"/>
                    <w:sz w:val="18"/>
                    <w:szCs w:val="18"/>
                    <w:u w:val="single"/>
                  </w:rPr>
                </w:rPrChange>
              </w:rPr>
            </w:pPr>
            <w:ins w:id="2880" w:author="Jie Wang5909" w:date="2026-10-14T01:28:00Z">
              <w:r w:rsidRPr="00430350">
                <w:rPr>
                  <w:rFonts w:ascii="Arial" w:eastAsia="Arial" w:hAnsi="Arial" w:cs="Arial"/>
                  <w:sz w:val="18"/>
                  <w:szCs w:val="18"/>
                  <w:u w:val="single"/>
                  <w:rPrChange w:id="2881" w:author="Jie Wang5909" w:date="2026-10-17T00:18:00Z">
                    <w:rPr>
                      <w:rFonts w:ascii="Arial" w:eastAsia="Arial" w:hAnsi="Arial" w:cs="Arial"/>
                      <w:color w:val="D13438"/>
                      <w:sz w:val="18"/>
                      <w:szCs w:val="18"/>
                      <w:u w:val="single"/>
                    </w:rPr>
                  </w:rPrChange>
                </w:rPr>
                <w:lastRenderedPageBreak/>
                <w:t xml:space="preserve">Item status and Closure criteria: </w:t>
              </w:r>
            </w:ins>
            <w:ins w:id="2882" w:author="Jie Wang5909" w:date="2026-10-14T01:29:00Z">
              <w:r w:rsidRPr="00430350">
                <w:rPr>
                  <w:rFonts w:ascii="Arial" w:eastAsia="Arial" w:hAnsi="Arial" w:cs="Arial"/>
                  <w:sz w:val="18"/>
                  <w:szCs w:val="18"/>
                  <w:u w:val="single"/>
                  <w:rPrChange w:id="2883" w:author="Jie Wang5909" w:date="2026-10-17T00:18:00Z">
                    <w:rPr>
                      <w:rFonts w:ascii="Arial" w:eastAsia="Arial" w:hAnsi="Arial" w:cs="Arial"/>
                      <w:color w:val="D13438"/>
                      <w:sz w:val="18"/>
                      <w:szCs w:val="18"/>
                      <w:u w:val="single"/>
                    </w:rPr>
                  </w:rPrChange>
                </w:rPr>
                <w:t xml:space="preserve"> complete the cleaning detect method validation </w:t>
              </w:r>
            </w:ins>
          </w:p>
        </w:tc>
      </w:tr>
      <w:tr w:rsidR="00AE327F" w:rsidRPr="00E37D71" w14:paraId="0D0AA517"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2884"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2885" w:author="Jie Wang5909" w:date="2026-10-14T00:27:00Z">
            <w:trPr>
              <w:gridAfter w:val="0"/>
              <w:trHeight w:val="300"/>
            </w:trPr>
          </w:trPrChange>
        </w:trPr>
        <w:tc>
          <w:tcPr>
            <w:tcW w:w="0" w:type="auto"/>
            <w:gridSpan w:val="6"/>
            <w:tcBorders>
              <w:top w:val="single" w:sz="6" w:space="0" w:color="AAAAAA"/>
              <w:left w:val="single" w:sz="6" w:space="0" w:color="AAAAAA"/>
              <w:bottom w:val="single" w:sz="6" w:space="0" w:color="AAAAAA"/>
              <w:right w:val="single" w:sz="6" w:space="0" w:color="AAAAAA"/>
            </w:tcBorders>
            <w:shd w:val="clear" w:color="auto" w:fill="D5E8F0"/>
            <w:hideMark/>
            <w:tcPrChange w:id="2886" w:author="Jie Wang5909" w:date="2026-10-14T00:27:00Z">
              <w:tcPr>
                <w:tcW w:w="8624" w:type="dxa"/>
                <w:gridSpan w:val="9"/>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28EFA7F2" w14:textId="77777777" w:rsidR="00AE327F" w:rsidRPr="00E37D71" w:rsidRDefault="00AE327F" w:rsidP="00AE327F">
            <w:pPr>
              <w:spacing w:line="240" w:lineRule="auto"/>
              <w:rPr>
                <w:rFonts w:ascii="Arial" w:eastAsia="Times New Roman" w:hAnsi="Arial" w:cs="Arial"/>
                <w:b/>
                <w:sz w:val="18"/>
                <w:szCs w:val="18"/>
              </w:rPr>
            </w:pPr>
            <w:r w:rsidRPr="00E37D71">
              <w:rPr>
                <w:rFonts w:ascii="Arial" w:eastAsia="Times New Roman" w:hAnsi="Arial" w:cs="Arial"/>
                <w:b/>
                <w:sz w:val="18"/>
                <w:szCs w:val="18"/>
              </w:rPr>
              <w:lastRenderedPageBreak/>
              <w:t>Materials </w:t>
            </w:r>
          </w:p>
        </w:tc>
      </w:tr>
      <w:tr w:rsidR="00AE327F" w:rsidRPr="00E37D71" w14:paraId="7EC18435"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53AA618D" w14:textId="035DB7FF" w:rsidR="00AE327F" w:rsidRPr="00430350" w:rsidRDefault="00AE327F" w:rsidP="00AE327F">
            <w:pPr>
              <w:spacing w:line="240" w:lineRule="auto"/>
              <w:rPr>
                <w:rFonts w:ascii="Arial" w:eastAsia="Arial" w:hAnsi="Arial" w:cs="Arial"/>
                <w:sz w:val="18"/>
                <w:szCs w:val="18"/>
                <w:rPrChange w:id="2887" w:author="Jie Wang5909" w:date="2026-10-17T00:17:00Z">
                  <w:rPr>
                    <w:rFonts w:ascii="Arial" w:eastAsia="Arial" w:hAnsi="Arial" w:cs="Arial"/>
                    <w:color w:val="0000FF"/>
                    <w:sz w:val="18"/>
                    <w:szCs w:val="18"/>
                  </w:rPr>
                </w:rPrChange>
              </w:rPr>
            </w:pPr>
            <w:ins w:id="2888" w:author="Yachao Liu11087" w:date="2026-09-10T11:09:00Z">
              <w:r w:rsidRPr="00430350">
                <w:rPr>
                  <w:rFonts w:ascii="Arial" w:eastAsia="Arial" w:hAnsi="Arial" w:cs="Arial"/>
                  <w:sz w:val="18"/>
                  <w:szCs w:val="18"/>
                  <w:rPrChange w:id="2889" w:author="Jie Wang5909" w:date="2026-10-17T00:17:00Z">
                    <w:rPr>
                      <w:rFonts w:ascii="Arial" w:eastAsia="Arial" w:hAnsi="Arial" w:cs="Arial"/>
                      <w:color w:val="0000FF"/>
                      <w:sz w:val="18"/>
                      <w:szCs w:val="18"/>
                    </w:rPr>
                  </w:rPrChange>
                </w:rPr>
                <w:t>Raw material supplier</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7D353A06" w14:textId="26203B37" w:rsidR="00AE327F" w:rsidRPr="00430350" w:rsidRDefault="00AE327F" w:rsidP="00AE327F">
            <w:pPr>
              <w:spacing w:line="240" w:lineRule="auto"/>
              <w:rPr>
                <w:rFonts w:ascii="Arial" w:eastAsia="Arial" w:hAnsi="Arial" w:cs="Arial"/>
                <w:sz w:val="18"/>
                <w:szCs w:val="18"/>
                <w:rPrChange w:id="2890" w:author="Jie Wang5909" w:date="2026-10-17T00:17:00Z">
                  <w:rPr>
                    <w:rFonts w:ascii="Arial" w:eastAsia="Arial" w:hAnsi="Arial" w:cs="Arial"/>
                    <w:color w:val="0000FF"/>
                    <w:sz w:val="18"/>
                    <w:szCs w:val="18"/>
                  </w:rPr>
                </w:rPrChange>
              </w:rPr>
            </w:pPr>
            <w:ins w:id="2891" w:author="Yachao Liu11087" w:date="2026-09-10T11:09:00Z">
              <w:r w:rsidRPr="00430350">
                <w:rPr>
                  <w:rFonts w:ascii="Arial" w:eastAsia="Arial" w:hAnsi="Arial" w:cs="Arial"/>
                  <w:sz w:val="18"/>
                  <w:szCs w:val="18"/>
                  <w:rPrChange w:id="2892" w:author="Jie Wang5909" w:date="2026-10-17T00:17:00Z">
                    <w:rPr>
                      <w:rFonts w:ascii="Arial" w:eastAsia="Arial" w:hAnsi="Arial" w:cs="Arial"/>
                      <w:color w:val="0000FF"/>
                      <w:sz w:val="18"/>
                      <w:szCs w:val="18"/>
                    </w:rPr>
                  </w:rPrChange>
                </w:rPr>
                <w:t>A new raw material supplier has been added.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2CB4818A" w14:textId="3CD446C3" w:rsidR="00AE327F" w:rsidRPr="00430350" w:rsidRDefault="00AE327F" w:rsidP="00AE327F">
            <w:pPr>
              <w:spacing w:line="240" w:lineRule="auto"/>
              <w:rPr>
                <w:rFonts w:ascii="Arial" w:eastAsia="Arial" w:hAnsi="Arial" w:cs="Arial"/>
                <w:sz w:val="18"/>
                <w:szCs w:val="18"/>
                <w:rPrChange w:id="2893" w:author="Jie Wang5909" w:date="2026-10-17T00:17:00Z">
                  <w:rPr>
                    <w:rFonts w:ascii="Arial" w:eastAsia="Arial" w:hAnsi="Arial" w:cs="Arial"/>
                    <w:color w:val="0000FF"/>
                    <w:sz w:val="18"/>
                    <w:szCs w:val="18"/>
                  </w:rPr>
                </w:rPrChange>
              </w:rPr>
            </w:pPr>
            <w:ins w:id="2894" w:author="Yachao Liu11087" w:date="2026-09-10T11:09:00Z">
              <w:r w:rsidRPr="00430350">
                <w:rPr>
                  <w:rFonts w:ascii="Arial" w:eastAsia="Arial" w:hAnsi="Arial" w:cs="Arial"/>
                  <w:sz w:val="18"/>
                  <w:szCs w:val="18"/>
                  <w:u w:val="single"/>
                  <w:rPrChange w:id="2895" w:author="Jie Wang5909" w:date="2026-10-17T00:17:00Z">
                    <w:rPr>
                      <w:rFonts w:ascii="Arial" w:eastAsia="Arial" w:hAnsi="Arial" w:cs="Arial"/>
                      <w:color w:val="881798"/>
                      <w:sz w:val="18"/>
                      <w:szCs w:val="18"/>
                      <w:u w:val="single"/>
                    </w:rPr>
                  </w:rPrChange>
                </w:rPr>
                <w:t>Low</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46EBC6AD" w14:textId="61F2C334" w:rsidR="00AE327F" w:rsidRPr="00430350" w:rsidRDefault="00AE327F" w:rsidP="00AE327F">
            <w:pPr>
              <w:spacing w:line="240" w:lineRule="auto"/>
              <w:rPr>
                <w:rFonts w:ascii="Arial" w:eastAsia="Arial" w:hAnsi="Arial" w:cs="Arial"/>
                <w:sz w:val="18"/>
                <w:szCs w:val="18"/>
                <w:rPrChange w:id="2896" w:author="Jie Wang5909" w:date="2026-10-17T00:17:00Z">
                  <w:rPr>
                    <w:rFonts w:ascii="Arial" w:eastAsia="Arial" w:hAnsi="Arial" w:cs="Arial"/>
                    <w:color w:val="0000FF"/>
                    <w:sz w:val="18"/>
                    <w:szCs w:val="18"/>
                  </w:rPr>
                </w:rPrChange>
              </w:rPr>
            </w:pPr>
            <w:ins w:id="2897" w:author="Yachao Liu11087" w:date="2026-09-10T11:09:00Z">
              <w:r w:rsidRPr="00430350">
                <w:rPr>
                  <w:rFonts w:ascii="Arial" w:eastAsia="Arial" w:hAnsi="Arial" w:cs="Arial"/>
                  <w:sz w:val="18"/>
                  <w:szCs w:val="18"/>
                  <w:u w:val="single"/>
                  <w:rPrChange w:id="2898" w:author="Jie Wang5909" w:date="2026-10-17T00:17:00Z">
                    <w:rPr>
                      <w:rFonts w:ascii="Arial" w:eastAsia="Arial" w:hAnsi="Arial" w:cs="Arial"/>
                      <w:color w:val="881798"/>
                      <w:sz w:val="18"/>
                      <w:szCs w:val="18"/>
                      <w:u w:val="single"/>
                    </w:rPr>
                  </w:rPrChange>
                </w:rPr>
                <w:t>Relevant contents have been filled in Change-14002</w:t>
              </w:r>
            </w:ins>
            <w:ins w:id="2899" w:author="Yachao Liu11087" w:date="2026-09-10T11:10:00Z">
              <w:r w:rsidRPr="00430350">
                <w:rPr>
                  <w:rFonts w:ascii="Arial" w:eastAsia="Arial" w:hAnsi="Arial" w:cs="Arial"/>
                  <w:sz w:val="18"/>
                  <w:szCs w:val="18"/>
                  <w:u w:val="single"/>
                  <w:rPrChange w:id="2900" w:author="Jie Wang5909" w:date="2026-10-17T00:17:00Z">
                    <w:rPr>
                      <w:rFonts w:ascii="Arial" w:eastAsia="Arial" w:hAnsi="Arial" w:cs="Arial"/>
                      <w:color w:val="881798"/>
                      <w:sz w:val="18"/>
                      <w:szCs w:val="18"/>
                      <w:u w:val="single"/>
                    </w:rPr>
                  </w:rPrChange>
                </w:rPr>
                <w:t>1</w:t>
              </w:r>
            </w:ins>
            <w:ins w:id="2901" w:author="Yachao Liu11087" w:date="2026-09-10T11:09:00Z">
              <w:r w:rsidRPr="00430350">
                <w:rPr>
                  <w:rFonts w:ascii="Arial" w:eastAsia="Arial" w:hAnsi="Arial" w:cs="Arial"/>
                  <w:sz w:val="18"/>
                  <w:szCs w:val="18"/>
                  <w:u w:val="single"/>
                  <w:rPrChange w:id="2902" w:author="Jie Wang5909" w:date="2026-10-17T00:17:00Z">
                    <w:rPr>
                      <w:rFonts w:ascii="Arial" w:eastAsia="Arial" w:hAnsi="Arial" w:cs="Arial"/>
                      <w:color w:val="881798"/>
                      <w:sz w:val="18"/>
                      <w:szCs w:val="18"/>
                      <w:u w:val="single"/>
                    </w:rPr>
                  </w:rPrChange>
                </w:rPr>
                <w:t>-030</w:t>
              </w:r>
            </w:ins>
            <w:ins w:id="2903" w:author="Yachao Liu11087" w:date="2026-09-10T11:10:00Z">
              <w:r w:rsidRPr="00430350">
                <w:rPr>
                  <w:rFonts w:ascii="Arial" w:eastAsia="Arial" w:hAnsi="Arial" w:cs="Arial"/>
                  <w:sz w:val="18"/>
                  <w:szCs w:val="18"/>
                  <w:u w:val="single"/>
                  <w:rPrChange w:id="2904" w:author="Jie Wang5909" w:date="2026-10-17T00:17:00Z">
                    <w:rPr>
                      <w:rFonts w:ascii="Arial" w:eastAsia="Arial" w:hAnsi="Arial" w:cs="Arial"/>
                      <w:color w:val="881798"/>
                      <w:sz w:val="18"/>
                      <w:szCs w:val="18"/>
                      <w:u w:val="single"/>
                    </w:rPr>
                  </w:rPrChange>
                </w:rPr>
                <w:t>103</w:t>
              </w:r>
            </w:ins>
            <w:ins w:id="2905" w:author="Yachao Liu11087" w:date="2026-09-10T11:09:00Z">
              <w:r w:rsidRPr="00430350">
                <w:rPr>
                  <w:rFonts w:ascii="Arial" w:eastAsia="Arial" w:hAnsi="Arial" w:cs="Arial"/>
                  <w:sz w:val="18"/>
                  <w:szCs w:val="18"/>
                  <w:u w:val="single"/>
                  <w:rPrChange w:id="2906" w:author="Jie Wang5909" w:date="2026-10-17T00:17:00Z">
                    <w:rPr>
                      <w:rFonts w:ascii="Arial" w:eastAsia="Arial" w:hAnsi="Arial" w:cs="Arial"/>
                      <w:color w:val="881798"/>
                      <w:sz w:val="18"/>
                      <w:szCs w:val="18"/>
                      <w:u w:val="single"/>
                    </w:rPr>
                  </w:rPrChange>
                </w:rPr>
                <w:t>.01</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2D1B3337" w14:textId="291D634E" w:rsidR="00AE327F" w:rsidRPr="00430350" w:rsidRDefault="00AE327F" w:rsidP="00AE327F">
            <w:pPr>
              <w:spacing w:line="240" w:lineRule="auto"/>
              <w:rPr>
                <w:rFonts w:ascii="Arial" w:eastAsia="Arial" w:hAnsi="Arial" w:cs="Arial"/>
                <w:sz w:val="18"/>
                <w:szCs w:val="18"/>
                <w:rPrChange w:id="2907" w:author="Jie Wang5909" w:date="2026-10-17T00:17:00Z">
                  <w:rPr>
                    <w:rFonts w:ascii="Arial" w:eastAsia="Arial" w:hAnsi="Arial" w:cs="Arial"/>
                    <w:color w:val="0000FF"/>
                    <w:sz w:val="18"/>
                    <w:szCs w:val="18"/>
                  </w:rPr>
                </w:rPrChange>
              </w:rPr>
            </w:pPr>
            <w:ins w:id="2908" w:author="Yachao Liu11087" w:date="2026-09-10T11:09:00Z">
              <w:r w:rsidRPr="00430350">
                <w:rPr>
                  <w:rFonts w:ascii="Arial" w:eastAsia="Arial" w:hAnsi="Arial" w:cs="Arial"/>
                  <w:sz w:val="18"/>
                  <w:szCs w:val="18"/>
                  <w:u w:val="single"/>
                  <w:rPrChange w:id="2909" w:author="Jie Wang5909" w:date="2026-10-17T00:17:00Z">
                    <w:rPr>
                      <w:rFonts w:ascii="Arial" w:eastAsia="Arial" w:hAnsi="Arial" w:cs="Arial"/>
                      <w:color w:val="881798"/>
                      <w:sz w:val="18"/>
                      <w:szCs w:val="18"/>
                      <w:u w:val="single"/>
                    </w:rPr>
                  </w:rPrChange>
                </w:rPr>
                <w:t>CMMD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41C50FE4" w14:textId="37812A44" w:rsidR="00AE327F" w:rsidRPr="00430350" w:rsidRDefault="00AE327F" w:rsidP="00AE327F">
            <w:pPr>
              <w:spacing w:line="240" w:lineRule="auto"/>
              <w:rPr>
                <w:rFonts w:ascii="Arial" w:eastAsia="Arial" w:hAnsi="Arial" w:cs="Arial"/>
                <w:sz w:val="18"/>
                <w:szCs w:val="18"/>
                <w:rPrChange w:id="2910" w:author="Jie Wang5909" w:date="2026-10-17T00:17:00Z">
                  <w:rPr>
                    <w:rFonts w:ascii="Arial" w:eastAsia="Arial" w:hAnsi="Arial" w:cs="Arial"/>
                    <w:color w:val="0000FF"/>
                    <w:sz w:val="18"/>
                    <w:szCs w:val="18"/>
                  </w:rPr>
                </w:rPrChange>
              </w:rPr>
            </w:pPr>
            <w:ins w:id="2911" w:author="Yachao Liu11087" w:date="2026-09-10T11:09:00Z">
              <w:r w:rsidRPr="00430350">
                <w:rPr>
                  <w:rFonts w:ascii="Arial" w:eastAsia="Arial" w:hAnsi="Arial" w:cs="Arial"/>
                  <w:sz w:val="18"/>
                  <w:szCs w:val="18"/>
                  <w:u w:val="single"/>
                  <w:rPrChange w:id="2912" w:author="Jie Wang5909" w:date="2026-10-17T00:17:00Z">
                    <w:rPr>
                      <w:rFonts w:ascii="Arial" w:eastAsia="Arial" w:hAnsi="Arial" w:cs="Arial"/>
                      <w:color w:val="881798"/>
                      <w:sz w:val="18"/>
                      <w:szCs w:val="18"/>
                      <w:u w:val="single"/>
                    </w:rPr>
                  </w:rPrChange>
                </w:rPr>
                <w:t>The change control is signed</w:t>
              </w:r>
              <w:r w:rsidRPr="00430350">
                <w:noBreakHyphen/>
              </w:r>
              <w:r w:rsidRPr="00430350">
                <w:rPr>
                  <w:rFonts w:ascii="Arial" w:eastAsia="Arial" w:hAnsi="Arial" w:cs="Arial"/>
                  <w:sz w:val="18"/>
                  <w:szCs w:val="18"/>
                  <w:u w:val="single"/>
                  <w:rPrChange w:id="2913" w:author="Jie Wang5909" w:date="2026-10-17T00:17:00Z">
                    <w:rPr>
                      <w:rFonts w:ascii="Arial" w:eastAsia="Arial" w:hAnsi="Arial" w:cs="Arial"/>
                      <w:color w:val="881798"/>
                      <w:sz w:val="18"/>
                      <w:szCs w:val="18"/>
                      <w:u w:val="single"/>
                    </w:rPr>
                  </w:rPrChange>
                </w:rPr>
                <w:t>off</w:t>
              </w:r>
            </w:ins>
          </w:p>
        </w:tc>
      </w:tr>
      <w:tr w:rsidR="00AE327F" w14:paraId="28332E93" w14:textId="77777777" w:rsidTr="2D7545EE">
        <w:trPr>
          <w:trHeight w:val="300"/>
          <w:ins w:id="2914" w:author="Yachao Liu11087" w:date="2026-09-10T11:11:00Z"/>
        </w:trPr>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3E25E489" w14:textId="60F67B51" w:rsidR="00AE327F" w:rsidRPr="00430350" w:rsidRDefault="00AE327F" w:rsidP="00AE327F">
            <w:pPr>
              <w:spacing w:line="240" w:lineRule="auto"/>
              <w:rPr>
                <w:rFonts w:ascii="Arial" w:eastAsia="Arial" w:hAnsi="Arial" w:cs="Arial"/>
                <w:sz w:val="18"/>
                <w:szCs w:val="18"/>
                <w:rPrChange w:id="2915" w:author="Jie Wang5909" w:date="2026-10-17T00:17:00Z">
                  <w:rPr>
                    <w:rFonts w:ascii="Segoe UI" w:eastAsia="Segoe UI" w:hAnsi="Segoe UI" w:cs="Segoe UI"/>
                    <w:color w:val="242424"/>
                    <w:sz w:val="21"/>
                    <w:szCs w:val="21"/>
                  </w:rPr>
                </w:rPrChange>
              </w:rPr>
            </w:pPr>
            <w:ins w:id="2916" w:author="Yachao Liu11087" w:date="2026-09-10T11:11:00Z">
              <w:r w:rsidRPr="00430350">
                <w:rPr>
                  <w:rFonts w:ascii="Arial" w:eastAsia="Arial" w:hAnsi="Arial" w:cs="Arial"/>
                  <w:sz w:val="18"/>
                  <w:szCs w:val="18"/>
                  <w:rPrChange w:id="2917" w:author="Jie Wang5909" w:date="2026-10-17T00:17:00Z">
                    <w:rPr>
                      <w:rFonts w:ascii="Segoe UI" w:eastAsia="Segoe UI" w:hAnsi="Segoe UI" w:cs="Segoe UI"/>
                      <w:color w:val="242424"/>
                      <w:sz w:val="21"/>
                      <w:szCs w:val="21"/>
                    </w:rPr>
                  </w:rPrChange>
                </w:rPr>
                <w:t>Seed material specif</w:t>
              </w:r>
            </w:ins>
            <w:ins w:id="2918" w:author="Yachao Liu11087" w:date="2026-09-10T11:12:00Z">
              <w:r w:rsidRPr="00430350">
                <w:rPr>
                  <w:rFonts w:ascii="Arial" w:eastAsia="Arial" w:hAnsi="Arial" w:cs="Arial"/>
                  <w:sz w:val="18"/>
                  <w:szCs w:val="18"/>
                  <w:rPrChange w:id="2919" w:author="Jie Wang5909" w:date="2026-10-17T00:17:00Z">
                    <w:rPr>
                      <w:rFonts w:ascii="Segoe UI" w:eastAsia="Segoe UI" w:hAnsi="Segoe UI" w:cs="Segoe UI"/>
                      <w:color w:val="242424"/>
                      <w:sz w:val="21"/>
                      <w:szCs w:val="21"/>
                    </w:rPr>
                  </w:rPrChange>
                </w:rPr>
                <w:t>ication</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5F6613C6" w14:textId="5292E025" w:rsidR="00AE327F" w:rsidRPr="00430350" w:rsidRDefault="00AE327F" w:rsidP="00AE327F">
            <w:pPr>
              <w:spacing w:line="240" w:lineRule="auto"/>
              <w:rPr>
                <w:rFonts w:ascii="Arial" w:hAnsi="Arial" w:cs="Arial"/>
                <w:sz w:val="18"/>
                <w:szCs w:val="18"/>
              </w:rPr>
            </w:pPr>
            <w:ins w:id="2920" w:author="Yachao Liu11087" w:date="2026-09-10T11:32:00Z">
              <w:r w:rsidRPr="00430350">
                <w:rPr>
                  <w:rFonts w:ascii="Arial" w:hAnsi="Arial" w:cs="Arial"/>
                  <w:sz w:val="18"/>
                  <w:szCs w:val="18"/>
                </w:rPr>
                <w:t>Differentiated control shall be implemented for seeding material and corresponding bulk materials, with dedicated independent material codes assigned for seeding crystal to achieve distinction. For detailed control requirements, refer to seeding material control procedure for LSN4182928/ASYM-140021</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2A27E0B2" w14:textId="73073336" w:rsidR="00AE327F" w:rsidRPr="00430350" w:rsidRDefault="00AE327F" w:rsidP="00AE327F">
            <w:pPr>
              <w:spacing w:line="240" w:lineRule="auto"/>
            </w:pPr>
            <w:ins w:id="2921" w:author="Yachao Liu11087" w:date="2026-09-10T11:16:00Z">
              <w:r w:rsidRPr="00430350">
                <w:rPr>
                  <w:rFonts w:ascii="Arial" w:eastAsia="Arial" w:hAnsi="Arial" w:cs="Arial"/>
                  <w:sz w:val="18"/>
                  <w:szCs w:val="18"/>
                  <w:u w:val="single"/>
                  <w:rPrChange w:id="2922" w:author="Jie Wang5909" w:date="2026-10-17T00:17:00Z">
                    <w:rPr>
                      <w:rFonts w:ascii="Arial" w:eastAsia="Arial" w:hAnsi="Arial" w:cs="Arial"/>
                      <w:color w:val="881798"/>
                      <w:sz w:val="18"/>
                      <w:szCs w:val="18"/>
                      <w:u w:val="single"/>
                    </w:rPr>
                  </w:rPrChange>
                </w:rPr>
                <w:t>Low</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4A892DA7" w14:textId="7254AA97" w:rsidR="00AE327F" w:rsidRPr="00430350" w:rsidRDefault="00AE327F" w:rsidP="00AE327F">
            <w:pPr>
              <w:spacing w:line="240" w:lineRule="auto"/>
              <w:rPr>
                <w:ins w:id="2923" w:author="Yachao Liu11087" w:date="2026-09-10T11:12:00Z"/>
                <w:rFonts w:ascii="Arial" w:eastAsia="Arial" w:hAnsi="Arial" w:cs="Arial"/>
                <w:sz w:val="18"/>
                <w:szCs w:val="18"/>
                <w:rPrChange w:id="2924" w:author="Jie Wang5909" w:date="2026-10-17T00:17:00Z">
                  <w:rPr>
                    <w:ins w:id="2925" w:author="Yachao Liu11087" w:date="2026-09-10T11:12:00Z"/>
                    <w:rFonts w:ascii="Arial" w:eastAsia="Arial" w:hAnsi="Arial" w:cs="Arial"/>
                    <w:color w:val="0000FF"/>
                    <w:sz w:val="18"/>
                    <w:szCs w:val="18"/>
                  </w:rPr>
                </w:rPrChange>
              </w:rPr>
            </w:pPr>
            <w:ins w:id="2926" w:author="Yachao Liu11087" w:date="2026-09-10T11:12:00Z">
              <w:r w:rsidRPr="00430350">
                <w:rPr>
                  <w:rFonts w:ascii="Arial" w:eastAsia="Arial" w:hAnsi="Arial" w:cs="Arial"/>
                  <w:sz w:val="18"/>
                  <w:szCs w:val="18"/>
                  <w:u w:val="single"/>
                  <w:rPrChange w:id="2927" w:author="Jie Wang5909" w:date="2026-10-17T00:17:00Z">
                    <w:rPr>
                      <w:rFonts w:ascii="Arial" w:eastAsia="Arial" w:hAnsi="Arial" w:cs="Arial"/>
                      <w:color w:val="881798"/>
                      <w:sz w:val="18"/>
                      <w:szCs w:val="18"/>
                      <w:u w:val="single"/>
                    </w:rPr>
                  </w:rPrChange>
                </w:rPr>
                <w:t>Relevant contents have been filled in Change-140021-03030</w:t>
              </w:r>
            </w:ins>
            <w:ins w:id="2928" w:author="Jie Wang5909" w:date="2026-10-13T18:33:00Z">
              <w:r w:rsidRPr="00430350">
                <w:rPr>
                  <w:rFonts w:ascii="Arial" w:eastAsia="Arial" w:hAnsi="Arial" w:cs="Arial"/>
                  <w:sz w:val="18"/>
                  <w:szCs w:val="18"/>
                  <w:u w:val="single"/>
                  <w:rPrChange w:id="2929" w:author="Jie Wang5909" w:date="2026-10-17T00:17:00Z">
                    <w:rPr>
                      <w:rFonts w:ascii="Arial" w:eastAsia="Arial" w:hAnsi="Arial" w:cs="Arial"/>
                      <w:color w:val="881798"/>
                      <w:sz w:val="18"/>
                      <w:szCs w:val="18"/>
                      <w:u w:val="single"/>
                    </w:rPr>
                  </w:rPrChange>
                </w:rPr>
                <w:t>4</w:t>
              </w:r>
            </w:ins>
            <w:ins w:id="2930" w:author="Yachao Liu11087" w:date="2026-09-10T11:12:00Z">
              <w:del w:id="2931" w:author="Jie Wang5909" w:date="2026-10-13T18:33:00Z">
                <w:r w:rsidRPr="00430350" w:rsidDel="00E365BF">
                  <w:rPr>
                    <w:rFonts w:ascii="Arial" w:eastAsia="Arial" w:hAnsi="Arial" w:cs="Arial"/>
                    <w:sz w:val="18"/>
                    <w:szCs w:val="18"/>
                    <w:u w:val="single"/>
                    <w:rPrChange w:id="2932" w:author="Jie Wang5909" w:date="2026-10-17T00:17:00Z">
                      <w:rPr>
                        <w:rFonts w:ascii="Arial" w:eastAsia="Arial" w:hAnsi="Arial" w:cs="Arial"/>
                        <w:color w:val="881798"/>
                        <w:sz w:val="18"/>
                        <w:szCs w:val="18"/>
                        <w:u w:val="single"/>
                      </w:rPr>
                    </w:rPrChange>
                  </w:rPr>
                  <w:delText>3</w:delText>
                </w:r>
              </w:del>
              <w:r w:rsidRPr="00430350">
                <w:rPr>
                  <w:rFonts w:ascii="Arial" w:eastAsia="Arial" w:hAnsi="Arial" w:cs="Arial"/>
                  <w:sz w:val="18"/>
                  <w:szCs w:val="18"/>
                  <w:u w:val="single"/>
                  <w:rPrChange w:id="2933" w:author="Jie Wang5909" w:date="2026-10-17T00:17:00Z">
                    <w:rPr>
                      <w:rFonts w:ascii="Arial" w:eastAsia="Arial" w:hAnsi="Arial" w:cs="Arial"/>
                      <w:color w:val="881798"/>
                      <w:sz w:val="18"/>
                      <w:szCs w:val="18"/>
                      <w:u w:val="single"/>
                    </w:rPr>
                  </w:rPrChange>
                </w:rPr>
                <w:t>.01</w:t>
              </w:r>
            </w:ins>
          </w:p>
          <w:p w14:paraId="5E9D3740" w14:textId="112A7634" w:rsidR="00AE327F" w:rsidRPr="00430350" w:rsidRDefault="00AE327F" w:rsidP="00AE327F">
            <w:pPr>
              <w:spacing w:line="240" w:lineRule="auto"/>
              <w:rPr>
                <w:rFonts w:ascii="Arial" w:eastAsia="Arial" w:hAnsi="Arial" w:cs="Arial"/>
                <w:sz w:val="18"/>
                <w:szCs w:val="18"/>
                <w:u w:val="single"/>
                <w:rPrChange w:id="2934" w:author="Jie Wang5909" w:date="2026-10-17T00:17:00Z">
                  <w:rPr>
                    <w:rFonts w:ascii="Arial" w:eastAsia="Arial" w:hAnsi="Arial" w:cs="Arial"/>
                    <w:color w:val="881798"/>
                    <w:sz w:val="18"/>
                    <w:szCs w:val="18"/>
                    <w:u w:val="single"/>
                  </w:rPr>
                </w:rPrChange>
              </w:rPr>
            </w:pP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1F87872D" w14:textId="554B1C35" w:rsidR="00AE327F" w:rsidRPr="00430350" w:rsidRDefault="00AE327F" w:rsidP="00AE327F">
            <w:pPr>
              <w:spacing w:line="240" w:lineRule="auto"/>
              <w:rPr>
                <w:rFonts w:ascii="Arial" w:eastAsia="Arial" w:hAnsi="Arial" w:cs="Arial"/>
                <w:sz w:val="18"/>
                <w:szCs w:val="18"/>
                <w:u w:val="single"/>
                <w:rPrChange w:id="2935" w:author="Jie Wang5909" w:date="2026-10-17T00:17:00Z">
                  <w:rPr>
                    <w:rFonts w:ascii="Arial" w:eastAsia="Arial" w:hAnsi="Arial" w:cs="Arial"/>
                    <w:color w:val="D13438"/>
                    <w:sz w:val="18"/>
                    <w:szCs w:val="18"/>
                    <w:u w:val="single"/>
                  </w:rPr>
                </w:rPrChange>
              </w:rPr>
            </w:pPr>
            <w:ins w:id="2936" w:author="Yachao Liu11087" w:date="2026-09-10T11:13:00Z">
              <w:r w:rsidRPr="00430350">
                <w:rPr>
                  <w:rFonts w:ascii="Arial" w:eastAsia="Arial" w:hAnsi="Arial" w:cs="Arial"/>
                  <w:sz w:val="18"/>
                  <w:szCs w:val="18"/>
                  <w:u w:val="single"/>
                  <w:rPrChange w:id="2937" w:author="Jie Wang5909" w:date="2026-10-17T00:17:00Z">
                    <w:rPr>
                      <w:rFonts w:ascii="Arial" w:eastAsia="Arial" w:hAnsi="Arial" w:cs="Arial"/>
                      <w:color w:val="D13438"/>
                      <w:sz w:val="18"/>
                      <w:szCs w:val="18"/>
                      <w:u w:val="single"/>
                    </w:rPr>
                  </w:rPrChange>
                </w:rPr>
                <w:t>ARD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2C2A133A" w14:textId="103269F5" w:rsidR="00AE327F" w:rsidRPr="00430350" w:rsidRDefault="00AE327F" w:rsidP="00AE327F">
            <w:pPr>
              <w:spacing w:line="240" w:lineRule="auto"/>
              <w:rPr>
                <w:ins w:id="2938" w:author="Jie Wang5909" w:date="2026-10-13T21:13:00Z"/>
                <w:rFonts w:ascii="Arial" w:eastAsia="Arial" w:hAnsi="Arial" w:cs="Arial"/>
                <w:sz w:val="18"/>
                <w:szCs w:val="18"/>
                <w:u w:val="single"/>
                <w:rPrChange w:id="2939" w:author="Jie Wang5909" w:date="2026-10-17T00:17:00Z">
                  <w:rPr>
                    <w:ins w:id="2940" w:author="Jie Wang5909" w:date="2026-10-13T21:13:00Z"/>
                    <w:rFonts w:ascii="Arial" w:eastAsia="Arial" w:hAnsi="Arial" w:cs="Arial"/>
                    <w:color w:val="D13438"/>
                    <w:sz w:val="18"/>
                    <w:szCs w:val="18"/>
                    <w:u w:val="single"/>
                  </w:rPr>
                </w:rPrChange>
              </w:rPr>
            </w:pPr>
            <w:ins w:id="2941" w:author="Jie Wang5909" w:date="2026-10-13T21:13:00Z">
              <w:r w:rsidRPr="00430350">
                <w:rPr>
                  <w:rFonts w:ascii="Arial" w:eastAsia="Arial" w:hAnsi="Arial" w:cs="Arial"/>
                  <w:sz w:val="18"/>
                  <w:szCs w:val="18"/>
                  <w:u w:val="single"/>
                  <w:rPrChange w:id="2942" w:author="Jie Wang5909" w:date="2026-10-17T00:17:00Z">
                    <w:rPr>
                      <w:rFonts w:ascii="Arial" w:eastAsia="Arial" w:hAnsi="Arial" w:cs="Arial"/>
                      <w:color w:val="D13438"/>
                      <w:sz w:val="18"/>
                      <w:szCs w:val="18"/>
                      <w:u w:val="single"/>
                    </w:rPr>
                  </w:rPrChange>
                </w:rPr>
                <w:t>Assigned Owner: Yongle L</w:t>
              </w:r>
              <w:r w:rsidRPr="00430350">
                <w:rPr>
                  <w:rFonts w:ascii="Arial" w:eastAsia="Arial" w:hAnsi="Arial" w:cs="Arial"/>
                  <w:sz w:val="18"/>
                  <w:szCs w:val="18"/>
                  <w:u w:val="single"/>
                  <w:rPrChange w:id="2943" w:author="Jie Wang5909" w:date="2026-10-17T00:17:00Z">
                    <w:rPr>
                      <w:rFonts w:asciiTheme="minorEastAsia" w:hAnsiTheme="minorEastAsia" w:cs="Arial"/>
                      <w:color w:val="D13438"/>
                      <w:sz w:val="18"/>
                      <w:szCs w:val="18"/>
                      <w:u w:val="single"/>
                    </w:rPr>
                  </w:rPrChange>
                </w:rPr>
                <w:t>iu</w:t>
              </w:r>
            </w:ins>
          </w:p>
          <w:p w14:paraId="653064CC" w14:textId="56E84790" w:rsidR="00AE327F" w:rsidRPr="00430350" w:rsidRDefault="00AE327F" w:rsidP="00AE327F">
            <w:pPr>
              <w:spacing w:line="240" w:lineRule="auto"/>
              <w:rPr>
                <w:ins w:id="2944" w:author="Jie Wang5909" w:date="2026-10-13T21:13:00Z"/>
                <w:rFonts w:ascii="Arial" w:eastAsia="Arial" w:hAnsi="Arial" w:cs="Arial"/>
                <w:sz w:val="18"/>
                <w:szCs w:val="18"/>
                <w:u w:val="single"/>
                <w:rPrChange w:id="2945" w:author="Jie Wang5909" w:date="2026-10-17T00:17:00Z">
                  <w:rPr>
                    <w:ins w:id="2946" w:author="Jie Wang5909" w:date="2026-10-13T21:13:00Z"/>
                    <w:rFonts w:ascii="Arial" w:eastAsia="Arial" w:hAnsi="Arial" w:cs="Arial"/>
                    <w:color w:val="D13438"/>
                    <w:sz w:val="18"/>
                    <w:szCs w:val="18"/>
                    <w:u w:val="single"/>
                  </w:rPr>
                </w:rPrChange>
              </w:rPr>
            </w:pPr>
            <w:ins w:id="2947" w:author="Jie Wang5909" w:date="2026-10-13T21:13:00Z">
              <w:r w:rsidRPr="00430350">
                <w:rPr>
                  <w:rFonts w:ascii="Arial" w:eastAsia="Arial" w:hAnsi="Arial" w:cs="Arial"/>
                  <w:sz w:val="18"/>
                  <w:szCs w:val="18"/>
                  <w:u w:val="single"/>
                  <w:rPrChange w:id="2948" w:author="Jie Wang5909" w:date="2026-10-17T00:17:00Z">
                    <w:rPr>
                      <w:rFonts w:ascii="Arial" w:eastAsia="Arial" w:hAnsi="Arial" w:cs="Arial"/>
                      <w:color w:val="D13438"/>
                      <w:sz w:val="18"/>
                      <w:szCs w:val="18"/>
                      <w:u w:val="single"/>
                    </w:rPr>
                  </w:rPrChange>
                </w:rPr>
                <w:t>Due Date: 1</w:t>
              </w:r>
            </w:ins>
            <w:ins w:id="2949" w:author="Jie Wang5909" w:date="2026-10-13T21:15:00Z">
              <w:r w:rsidRPr="00430350">
                <w:rPr>
                  <w:rFonts w:ascii="Arial" w:eastAsia="Arial" w:hAnsi="Arial" w:cs="Arial"/>
                  <w:sz w:val="18"/>
                  <w:szCs w:val="18"/>
                  <w:u w:val="single"/>
                  <w:rPrChange w:id="2950" w:author="Jie Wang5909" w:date="2026-10-17T00:17:00Z">
                    <w:rPr>
                      <w:rFonts w:ascii="Arial" w:eastAsia="Arial" w:hAnsi="Arial" w:cs="Arial"/>
                      <w:color w:val="D13438"/>
                      <w:sz w:val="18"/>
                      <w:szCs w:val="18"/>
                      <w:u w:val="single"/>
                    </w:rPr>
                  </w:rPrChange>
                </w:rPr>
                <w:t>1</w:t>
              </w:r>
            </w:ins>
            <w:ins w:id="2951" w:author="Jie Wang5909" w:date="2026-10-13T21:13:00Z">
              <w:r w:rsidRPr="00430350">
                <w:rPr>
                  <w:rFonts w:ascii="Arial" w:eastAsia="Arial" w:hAnsi="Arial" w:cs="Arial"/>
                  <w:sz w:val="18"/>
                  <w:szCs w:val="18"/>
                  <w:u w:val="single"/>
                  <w:rPrChange w:id="2952" w:author="Jie Wang5909" w:date="2026-10-17T00:17:00Z">
                    <w:rPr>
                      <w:rFonts w:ascii="Arial" w:eastAsia="Arial" w:hAnsi="Arial" w:cs="Arial"/>
                      <w:color w:val="D13438"/>
                      <w:sz w:val="18"/>
                      <w:szCs w:val="18"/>
                      <w:u w:val="single"/>
                    </w:rPr>
                  </w:rPrChange>
                </w:rPr>
                <w:t>/</w:t>
              </w:r>
            </w:ins>
            <w:ins w:id="2953" w:author="Jie Wang5909" w:date="2026-10-16T23:28:00Z">
              <w:r w:rsidR="009B6D88" w:rsidRPr="00430350">
                <w:rPr>
                  <w:rFonts w:ascii="Arial" w:eastAsia="Arial" w:hAnsi="Arial" w:cs="Arial"/>
                  <w:sz w:val="18"/>
                  <w:szCs w:val="18"/>
                  <w:u w:val="single"/>
                  <w:rPrChange w:id="2954" w:author="Jie Wang5909" w:date="2026-10-17T00:17:00Z">
                    <w:rPr>
                      <w:rFonts w:ascii="Arial" w:eastAsia="Arial" w:hAnsi="Arial" w:cs="Arial"/>
                      <w:color w:val="D13438"/>
                      <w:sz w:val="18"/>
                      <w:szCs w:val="18"/>
                      <w:u w:val="single"/>
                    </w:rPr>
                  </w:rPrChange>
                </w:rPr>
                <w:t>20</w:t>
              </w:r>
            </w:ins>
            <w:ins w:id="2955" w:author="Jie Wang5909" w:date="2026-10-13T21:13:00Z">
              <w:r w:rsidRPr="00430350">
                <w:rPr>
                  <w:rFonts w:ascii="Arial" w:eastAsia="Arial" w:hAnsi="Arial" w:cs="Arial"/>
                  <w:sz w:val="18"/>
                  <w:szCs w:val="18"/>
                  <w:u w:val="single"/>
                  <w:rPrChange w:id="2956" w:author="Jie Wang5909" w:date="2026-10-17T00:17:00Z">
                    <w:rPr>
                      <w:rFonts w:ascii="Arial" w:eastAsia="Arial" w:hAnsi="Arial" w:cs="Arial"/>
                      <w:color w:val="D13438"/>
                      <w:sz w:val="18"/>
                      <w:szCs w:val="18"/>
                      <w:u w:val="single"/>
                    </w:rPr>
                  </w:rPrChange>
                </w:rPr>
                <w:t>/2026</w:t>
              </w:r>
            </w:ins>
          </w:p>
          <w:p w14:paraId="0BC48B37" w14:textId="0C97BFF4" w:rsidR="00AE327F" w:rsidRPr="00430350" w:rsidRDefault="00AE327F" w:rsidP="00AE327F">
            <w:pPr>
              <w:spacing w:line="240" w:lineRule="auto"/>
              <w:rPr>
                <w:rFonts w:ascii="Arial" w:eastAsia="Arial" w:hAnsi="Arial" w:cs="Arial"/>
                <w:sz w:val="18"/>
                <w:szCs w:val="18"/>
                <w:u w:val="single"/>
                <w:rPrChange w:id="2957" w:author="Jie Wang5909" w:date="2026-10-17T00:17:00Z">
                  <w:rPr>
                    <w:rFonts w:ascii="Arial" w:eastAsia="Arial" w:hAnsi="Arial" w:cs="Arial"/>
                    <w:color w:val="D13438"/>
                    <w:sz w:val="18"/>
                    <w:szCs w:val="18"/>
                    <w:u w:val="single"/>
                  </w:rPr>
                </w:rPrChange>
              </w:rPr>
            </w:pPr>
            <w:ins w:id="2958" w:author="Jie Wang5909" w:date="2026-10-13T21:13:00Z">
              <w:r w:rsidRPr="00430350">
                <w:rPr>
                  <w:rFonts w:ascii="Arial" w:eastAsia="Arial" w:hAnsi="Arial" w:cs="Arial"/>
                  <w:sz w:val="18"/>
                  <w:szCs w:val="18"/>
                  <w:u w:val="single"/>
                  <w:rPrChange w:id="2959" w:author="Jie Wang5909" w:date="2026-10-17T00:17:00Z">
                    <w:rPr>
                      <w:rFonts w:ascii="Arial" w:eastAsia="Arial" w:hAnsi="Arial" w:cs="Arial"/>
                      <w:color w:val="D13438"/>
                      <w:sz w:val="18"/>
                      <w:szCs w:val="18"/>
                      <w:u w:val="single"/>
                    </w:rPr>
                  </w:rPrChange>
                </w:rPr>
                <w:t>Item status and Closure criteria: complete equipment re-validation and engineering re-assessment</w:t>
              </w:r>
            </w:ins>
            <w:ins w:id="2960" w:author="Yachao Liu11087" w:date="2026-09-10T11:13:00Z">
              <w:del w:id="2961" w:author="Jie Wang5909" w:date="2026-10-13T21:13:00Z">
                <w:r w:rsidRPr="00430350" w:rsidDel="00563A51">
                  <w:rPr>
                    <w:rFonts w:ascii="Arial" w:eastAsia="Arial" w:hAnsi="Arial" w:cs="Arial"/>
                    <w:sz w:val="18"/>
                    <w:szCs w:val="18"/>
                    <w:u w:val="single"/>
                    <w:rPrChange w:id="2962" w:author="Jie Wang5909" w:date="2026-10-17T00:17:00Z">
                      <w:rPr>
                        <w:rFonts w:ascii="Arial" w:eastAsia="Arial" w:hAnsi="Arial" w:cs="Arial"/>
                        <w:color w:val="D13438"/>
                        <w:sz w:val="18"/>
                        <w:szCs w:val="18"/>
                        <w:u w:val="single"/>
                      </w:rPr>
                    </w:rPrChange>
                  </w:rPr>
                  <w:delText>Before PPQ Batches</w:delText>
                </w:r>
              </w:del>
            </w:ins>
          </w:p>
        </w:tc>
      </w:tr>
      <w:tr w:rsidR="00AE327F" w:rsidRPr="00E37D71" w14:paraId="6C0760B7" w14:textId="77777777" w:rsidTr="2D7545EE">
        <w:trPr>
          <w:trHeight w:val="300"/>
        </w:trPr>
        <w:tc>
          <w:tcPr>
            <w:tcW w:w="0" w:type="auto"/>
            <w:gridSpan w:val="6"/>
            <w:tcBorders>
              <w:top w:val="single" w:sz="6" w:space="0" w:color="AAAAAA"/>
              <w:left w:val="single" w:sz="6" w:space="0" w:color="AAAAAA"/>
              <w:bottom w:val="single" w:sz="6" w:space="0" w:color="AAAAAA"/>
              <w:right w:val="single" w:sz="6" w:space="0" w:color="AAAAAA"/>
            </w:tcBorders>
            <w:shd w:val="clear" w:color="auto" w:fill="D5E8F0"/>
            <w:hideMark/>
          </w:tcPr>
          <w:p w14:paraId="60F9D904" w14:textId="72E3F7DE" w:rsidR="00AE327F" w:rsidRPr="00430350" w:rsidRDefault="00AE327F" w:rsidP="00AE327F">
            <w:pPr>
              <w:spacing w:line="240" w:lineRule="auto"/>
              <w:rPr>
                <w:rFonts w:ascii="Arial" w:eastAsia="Times New Roman" w:hAnsi="Arial" w:cs="Arial"/>
                <w:b/>
                <w:sz w:val="18"/>
                <w:szCs w:val="18"/>
              </w:rPr>
            </w:pPr>
            <w:commentRangeStart w:id="2963"/>
            <w:commentRangeStart w:id="2964"/>
            <w:commentRangeStart w:id="2965"/>
            <w:commentRangeStart w:id="2966"/>
            <w:r w:rsidRPr="00430350">
              <w:rPr>
                <w:rFonts w:ascii="Arial" w:eastAsia="Times New Roman" w:hAnsi="Arial" w:cs="Arial"/>
                <w:b/>
                <w:sz w:val="18"/>
                <w:szCs w:val="18"/>
              </w:rPr>
              <w:t>QC &amp; Contract Labs </w:t>
            </w:r>
            <w:commentRangeEnd w:id="2963"/>
            <w:r w:rsidRPr="00430350">
              <w:rPr>
                <w:rStyle w:val="a4"/>
                <w:rFonts w:ascii="Arial" w:eastAsia="Times New Roman" w:hAnsi="Arial" w:cs="Arial"/>
                <w:b/>
                <w:sz w:val="18"/>
                <w:szCs w:val="18"/>
              </w:rPr>
              <w:commentReference w:id="2963"/>
            </w:r>
            <w:commentRangeEnd w:id="2964"/>
            <w:r>
              <w:rPr>
                <w:rStyle w:val="a4"/>
              </w:rPr>
              <w:commentReference w:id="2964"/>
            </w:r>
            <w:commentRangeEnd w:id="2965"/>
            <w:r>
              <w:rPr>
                <w:rStyle w:val="a4"/>
              </w:rPr>
              <w:commentReference w:id="2965"/>
            </w:r>
            <w:commentRangeEnd w:id="2966"/>
            <w:r>
              <w:rPr>
                <w:rStyle w:val="a4"/>
              </w:rPr>
              <w:commentReference w:id="2966"/>
            </w:r>
          </w:p>
        </w:tc>
      </w:tr>
      <w:tr w:rsidR="00AE327F" w:rsidRPr="00E37D71" w14:paraId="177C20A5"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72164CC1" w14:textId="1EC16E98" w:rsidR="00AE327F" w:rsidRPr="00430350" w:rsidRDefault="00AE327F" w:rsidP="00AE327F">
            <w:pPr>
              <w:spacing w:line="240" w:lineRule="auto"/>
              <w:rPr>
                <w:rFonts w:ascii="Arial" w:eastAsia="Times New Roman" w:hAnsi="Arial" w:cs="Arial"/>
                <w:sz w:val="18"/>
                <w:szCs w:val="18"/>
              </w:rPr>
            </w:pPr>
            <w:r w:rsidRPr="00430350">
              <w:rPr>
                <w:rFonts w:ascii="Arial" w:hAnsi="Arial" w:cs="Arial"/>
                <w:sz w:val="18"/>
                <w:szCs w:val="18"/>
              </w:rPr>
              <w:t>Analytical Methods – Step 2 Residual Solvent</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5C8B871E" w14:textId="1922F98E" w:rsidR="00AE327F" w:rsidRPr="00430350" w:rsidRDefault="00AE327F" w:rsidP="00AE327F">
            <w:pPr>
              <w:spacing w:line="240" w:lineRule="auto"/>
              <w:rPr>
                <w:rFonts w:ascii="Arial" w:eastAsia="Times New Roman" w:hAnsi="Arial" w:cs="Arial"/>
                <w:sz w:val="18"/>
                <w:szCs w:val="18"/>
              </w:rPr>
            </w:pPr>
            <w:ins w:id="2969" w:author="Yachao Liu11087" w:date="2026-09-10T11:45:00Z">
              <w:r w:rsidRPr="00430350">
                <w:rPr>
                  <w:rFonts w:ascii="Arial" w:eastAsia="Arial" w:hAnsi="Arial" w:cs="Arial"/>
                  <w:sz w:val="18"/>
                  <w:szCs w:val="18"/>
                </w:rPr>
                <w:t xml:space="preserve">A gap was identified for residual solvent testing method for IPC dried solid samples of Step 2 cleavage. During full-scale non-saleable batch campaign, three consecutive SST failures were observed for method AM-140021-015.06, n-heptane recovery (90%) out of 95–105% acceptance criteria. Deviation investigation initiated per site procedure. </w:t>
              </w:r>
            </w:ins>
            <w:del w:id="2970" w:author="Yachao Liu11087" w:date="2026-09-10T11:45:00Z">
              <w:r w:rsidRPr="00430350" w:rsidDel="4B62664A">
                <w:rPr>
                  <w:rFonts w:ascii="Arial" w:eastAsia="Times New Roman" w:hAnsi="Arial" w:cs="Arial"/>
                  <w:sz w:val="18"/>
                  <w:szCs w:val="18"/>
                </w:rPr>
                <w:delText>N/A</w:delText>
              </w:r>
            </w:del>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6FCB5F3D" w14:textId="6E163B8D" w:rsidR="00AE327F" w:rsidRPr="00430350" w:rsidRDefault="00AE327F" w:rsidP="00AE327F">
            <w:pPr>
              <w:spacing w:line="240" w:lineRule="auto"/>
              <w:rPr>
                <w:rFonts w:ascii="Arial" w:eastAsia="Times New Roman" w:hAnsi="Arial" w:cs="Arial"/>
                <w:sz w:val="18"/>
                <w:szCs w:val="18"/>
              </w:rPr>
            </w:pPr>
            <w:ins w:id="2971" w:author="Yachao Liu11087" w:date="2026-09-10T11:38:00Z">
              <w:r w:rsidRPr="00430350">
                <w:rPr>
                  <w:rFonts w:ascii="Arial" w:eastAsia="Times New Roman" w:hAnsi="Arial" w:cs="Arial"/>
                  <w:sz w:val="18"/>
                  <w:szCs w:val="18"/>
                </w:rPr>
                <w:t>Low</w:t>
              </w:r>
            </w:ins>
            <w:del w:id="2972" w:author="Yachao Liu11087" w:date="2026-09-10T11:38:00Z">
              <w:r w:rsidRPr="00430350" w:rsidDel="4B62664A">
                <w:rPr>
                  <w:rFonts w:ascii="Arial" w:eastAsia="Times New Roman" w:hAnsi="Arial" w:cs="Arial"/>
                  <w:sz w:val="18"/>
                  <w:szCs w:val="18"/>
                </w:rPr>
                <w:delText>N/A</w:delText>
              </w:r>
            </w:del>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6811A317" w14:textId="019213A1" w:rsidR="00AE327F" w:rsidRPr="00430350" w:rsidRDefault="00AE327F" w:rsidP="00AE327F">
            <w:pPr>
              <w:spacing w:line="240" w:lineRule="auto"/>
              <w:rPr>
                <w:rFonts w:ascii="Arial" w:eastAsia="Arial" w:hAnsi="Arial" w:cs="Arial"/>
                <w:sz w:val="18"/>
                <w:szCs w:val="18"/>
              </w:rPr>
            </w:pPr>
            <w:del w:id="2973" w:author="Yachao Liu11087" w:date="2026-09-10T11:46:00Z">
              <w:r w:rsidRPr="00430350" w:rsidDel="09D8672C">
                <w:rPr>
                  <w:rFonts w:ascii="Arial" w:hAnsi="Arial" w:cs="Arial"/>
                  <w:sz w:val="18"/>
                  <w:szCs w:val="18"/>
                </w:rPr>
                <w:delText xml:space="preserve">Complete method upgrade and full </w:delText>
              </w:r>
              <w:commentRangeStart w:id="2974"/>
              <w:commentRangeStart w:id="2975"/>
              <w:r w:rsidRPr="00430350" w:rsidDel="09D8672C">
                <w:rPr>
                  <w:rFonts w:ascii="Arial" w:hAnsi="Arial" w:cs="Arial"/>
                  <w:sz w:val="18"/>
                  <w:szCs w:val="18"/>
                </w:rPr>
                <w:delText>validation prior to PPQ initiation.</w:delText>
              </w:r>
            </w:del>
            <w:commentRangeEnd w:id="2974"/>
            <w:r w:rsidRPr="00430350">
              <w:rPr>
                <w:rStyle w:val="a4"/>
                <w:rFonts w:ascii="Arial" w:eastAsia="Arial" w:hAnsi="Arial" w:cs="Arial"/>
                <w:sz w:val="18"/>
                <w:szCs w:val="18"/>
              </w:rPr>
              <w:commentReference w:id="2974"/>
            </w:r>
            <w:commentRangeEnd w:id="2975"/>
            <w:r>
              <w:rPr>
                <w:rStyle w:val="a4"/>
              </w:rPr>
              <w:commentReference w:id="2975"/>
            </w:r>
            <w:ins w:id="2976" w:author="Yachao Liu11087" w:date="2026-09-10T11:46:00Z">
              <w:r w:rsidRPr="00430350">
                <w:rPr>
                  <w:rFonts w:ascii="Arial" w:eastAsia="Arial" w:hAnsi="Arial" w:cs="Arial"/>
                  <w:sz w:val="18"/>
                  <w:szCs w:val="18"/>
                </w:rPr>
                <w:t xml:space="preserve"> Implement new residual solvent method AM-140021-051 (using DMI as diluent) for PPQ campaign based on feasibility &amp; development studies to resolve SST failure. </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07AA93FB" w14:textId="557AA29B" w:rsidR="00AE327F" w:rsidRPr="00430350" w:rsidRDefault="00AE327F" w:rsidP="00AE327F">
            <w:pPr>
              <w:spacing w:line="240" w:lineRule="auto"/>
              <w:rPr>
                <w:rFonts w:ascii="Arial" w:eastAsia="Times New Roman" w:hAnsi="Arial" w:cs="Arial"/>
                <w:sz w:val="18"/>
                <w:szCs w:val="18"/>
              </w:rPr>
            </w:pPr>
            <w:r w:rsidRPr="00430350">
              <w:rPr>
                <w:rFonts w:ascii="Arial" w:eastAsia="Times New Roman" w:hAnsi="Arial" w:cs="Arial"/>
                <w:sz w:val="18"/>
                <w:szCs w:val="18"/>
              </w:rPr>
              <w:t>ARD</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7A6C6CF1" w14:textId="77777777" w:rsidR="00AE327F" w:rsidRPr="00430350" w:rsidRDefault="00AE327F" w:rsidP="00AE327F">
            <w:pPr>
              <w:spacing w:line="240" w:lineRule="auto"/>
              <w:rPr>
                <w:ins w:id="2977" w:author="Jie Wang5909" w:date="2026-10-13T21:15:00Z"/>
                <w:rFonts w:ascii="Arial" w:eastAsia="Arial" w:hAnsi="Arial" w:cs="Arial"/>
                <w:sz w:val="18"/>
                <w:szCs w:val="18"/>
                <w:u w:val="single"/>
                <w:rPrChange w:id="2978" w:author="Jie Wang5909" w:date="2026-10-17T00:17:00Z">
                  <w:rPr>
                    <w:ins w:id="2979" w:author="Jie Wang5909" w:date="2026-10-13T21:15:00Z"/>
                    <w:rFonts w:ascii="Arial" w:eastAsia="Arial" w:hAnsi="Arial" w:cs="Arial"/>
                    <w:color w:val="D13438"/>
                    <w:sz w:val="18"/>
                    <w:szCs w:val="18"/>
                    <w:u w:val="single"/>
                  </w:rPr>
                </w:rPrChange>
              </w:rPr>
            </w:pPr>
            <w:ins w:id="2980" w:author="Jie Wang5909" w:date="2026-10-13T21:15:00Z">
              <w:r w:rsidRPr="00430350">
                <w:rPr>
                  <w:rFonts w:ascii="Arial" w:eastAsia="Arial" w:hAnsi="Arial" w:cs="Arial"/>
                  <w:sz w:val="18"/>
                  <w:szCs w:val="18"/>
                  <w:u w:val="single"/>
                  <w:rPrChange w:id="2981" w:author="Jie Wang5909" w:date="2026-10-17T00:17:00Z">
                    <w:rPr>
                      <w:rFonts w:ascii="Arial" w:eastAsia="Arial" w:hAnsi="Arial" w:cs="Arial"/>
                      <w:color w:val="D13438"/>
                      <w:sz w:val="18"/>
                      <w:szCs w:val="18"/>
                      <w:u w:val="single"/>
                    </w:rPr>
                  </w:rPrChange>
                </w:rPr>
                <w:t>Assigned Owner: Yongle Liu</w:t>
              </w:r>
            </w:ins>
          </w:p>
          <w:p w14:paraId="2C9C4F90" w14:textId="60DE1FD0" w:rsidR="00AE327F" w:rsidRPr="00430350" w:rsidRDefault="00AE327F" w:rsidP="00AE327F">
            <w:pPr>
              <w:spacing w:line="240" w:lineRule="auto"/>
              <w:rPr>
                <w:ins w:id="2982" w:author="Jie Wang5909" w:date="2026-10-13T21:15:00Z"/>
                <w:rFonts w:ascii="Arial" w:eastAsia="Arial" w:hAnsi="Arial" w:cs="Arial"/>
                <w:sz w:val="18"/>
                <w:szCs w:val="18"/>
                <w:u w:val="single"/>
                <w:rPrChange w:id="2983" w:author="Jie Wang5909" w:date="2026-10-17T00:17:00Z">
                  <w:rPr>
                    <w:ins w:id="2984" w:author="Jie Wang5909" w:date="2026-10-13T21:15:00Z"/>
                    <w:rFonts w:ascii="Arial" w:eastAsia="Arial" w:hAnsi="Arial" w:cs="Arial"/>
                    <w:color w:val="D13438"/>
                    <w:sz w:val="18"/>
                    <w:szCs w:val="18"/>
                    <w:u w:val="single"/>
                  </w:rPr>
                </w:rPrChange>
              </w:rPr>
            </w:pPr>
            <w:ins w:id="2985" w:author="Jie Wang5909" w:date="2026-10-13T21:15:00Z">
              <w:r w:rsidRPr="00430350">
                <w:rPr>
                  <w:rFonts w:ascii="Arial" w:eastAsia="Arial" w:hAnsi="Arial" w:cs="Arial"/>
                  <w:sz w:val="18"/>
                  <w:szCs w:val="18"/>
                  <w:u w:val="single"/>
                  <w:rPrChange w:id="2986" w:author="Jie Wang5909" w:date="2026-10-17T00:17:00Z">
                    <w:rPr>
                      <w:rFonts w:ascii="Arial" w:eastAsia="Arial" w:hAnsi="Arial" w:cs="Arial"/>
                      <w:color w:val="D13438"/>
                      <w:sz w:val="18"/>
                      <w:szCs w:val="18"/>
                      <w:u w:val="single"/>
                    </w:rPr>
                  </w:rPrChange>
                </w:rPr>
                <w:t>Due Date: 11/</w:t>
              </w:r>
            </w:ins>
            <w:ins w:id="2987" w:author="Jie Wang5909" w:date="2026-10-13T21:16:00Z">
              <w:r w:rsidRPr="00430350">
                <w:rPr>
                  <w:rFonts w:ascii="Arial" w:eastAsia="Arial" w:hAnsi="Arial" w:cs="Arial"/>
                  <w:sz w:val="18"/>
                  <w:szCs w:val="18"/>
                  <w:u w:val="single"/>
                  <w:rPrChange w:id="2988" w:author="Jie Wang5909" w:date="2026-10-17T00:17:00Z">
                    <w:rPr>
                      <w:rFonts w:ascii="Arial" w:eastAsia="Arial" w:hAnsi="Arial" w:cs="Arial"/>
                      <w:color w:val="D13438"/>
                      <w:sz w:val="18"/>
                      <w:szCs w:val="18"/>
                      <w:u w:val="single"/>
                    </w:rPr>
                  </w:rPrChange>
                </w:rPr>
                <w:t>05</w:t>
              </w:r>
            </w:ins>
            <w:ins w:id="2989" w:author="Jie Wang5909" w:date="2026-10-13T21:15:00Z">
              <w:r w:rsidRPr="00430350">
                <w:rPr>
                  <w:rFonts w:ascii="Arial" w:eastAsia="Arial" w:hAnsi="Arial" w:cs="Arial"/>
                  <w:sz w:val="18"/>
                  <w:szCs w:val="18"/>
                  <w:u w:val="single"/>
                  <w:rPrChange w:id="2990" w:author="Jie Wang5909" w:date="2026-10-17T00:17:00Z">
                    <w:rPr>
                      <w:rFonts w:ascii="Arial" w:eastAsia="Arial" w:hAnsi="Arial" w:cs="Arial"/>
                      <w:color w:val="D13438"/>
                      <w:sz w:val="18"/>
                      <w:szCs w:val="18"/>
                      <w:u w:val="single"/>
                    </w:rPr>
                  </w:rPrChange>
                </w:rPr>
                <w:t>/2026</w:t>
              </w:r>
            </w:ins>
          </w:p>
          <w:p w14:paraId="35FBC9DE" w14:textId="11B25086" w:rsidR="00AE327F" w:rsidRPr="00430350" w:rsidRDefault="00AE327F" w:rsidP="00AE327F">
            <w:pPr>
              <w:spacing w:line="240" w:lineRule="auto"/>
              <w:rPr>
                <w:rFonts w:ascii="Arial" w:eastAsia="Times New Roman" w:hAnsi="Arial" w:cs="Arial"/>
                <w:sz w:val="18"/>
                <w:szCs w:val="18"/>
              </w:rPr>
            </w:pPr>
            <w:ins w:id="2991" w:author="Jie Wang5909" w:date="2026-10-13T21:15:00Z">
              <w:r w:rsidRPr="00430350">
                <w:rPr>
                  <w:rFonts w:ascii="Arial" w:eastAsia="Arial" w:hAnsi="Arial" w:cs="Arial"/>
                  <w:sz w:val="18"/>
                  <w:szCs w:val="18"/>
                  <w:u w:val="single"/>
                  <w:rPrChange w:id="2992" w:author="Jie Wang5909" w:date="2026-10-17T00:17:00Z">
                    <w:rPr>
                      <w:rFonts w:ascii="Arial" w:eastAsia="Arial" w:hAnsi="Arial" w:cs="Arial"/>
                      <w:color w:val="D13438"/>
                      <w:sz w:val="18"/>
                      <w:szCs w:val="18"/>
                      <w:u w:val="single"/>
                    </w:rPr>
                  </w:rPrChange>
                </w:rPr>
                <w:t>Item status and Closure criteria: complete</w:t>
              </w:r>
            </w:ins>
            <w:ins w:id="2993" w:author="Jie Wang5909" w:date="2026-10-13T21:17:00Z">
              <w:r w:rsidRPr="00430350">
                <w:rPr>
                  <w:rFonts w:ascii="Arial" w:eastAsia="Arial" w:hAnsi="Arial" w:cs="Arial"/>
                  <w:sz w:val="18"/>
                  <w:szCs w:val="18"/>
                  <w:u w:val="single"/>
                  <w:rPrChange w:id="2994" w:author="Jie Wang5909" w:date="2026-10-17T00:17:00Z">
                    <w:rPr>
                      <w:rFonts w:ascii="Arial" w:eastAsia="Arial" w:hAnsi="Arial" w:cs="Arial"/>
                      <w:color w:val="D13438"/>
                      <w:sz w:val="18"/>
                      <w:szCs w:val="18"/>
                      <w:u w:val="single"/>
                    </w:rPr>
                  </w:rPrChange>
                </w:rPr>
                <w:t xml:space="preserve"> the new method validation report </w:t>
              </w:r>
            </w:ins>
            <w:del w:id="2995" w:author="Jie Wang5909" w:date="2026-10-13T21:15:00Z">
              <w:r w:rsidRPr="00430350" w:rsidDel="00563A51">
                <w:rPr>
                  <w:rFonts w:ascii="Arial" w:eastAsia="Arial" w:hAnsi="Arial" w:cs="Arial"/>
                  <w:sz w:val="18"/>
                  <w:szCs w:val="18"/>
                  <w:u w:val="single"/>
                  <w:rPrChange w:id="2996" w:author="Jie Wang5909" w:date="2026-10-17T00:17:00Z">
                    <w:rPr>
                      <w:rFonts w:ascii="Arial" w:eastAsia="Arial" w:hAnsi="Arial" w:cs="Arial"/>
                      <w:color w:val="D13438"/>
                      <w:sz w:val="18"/>
                      <w:szCs w:val="18"/>
                      <w:u w:val="single"/>
                    </w:rPr>
                  </w:rPrChange>
                </w:rPr>
                <w:delText>Before PPQ Batches</w:delText>
              </w:r>
            </w:del>
          </w:p>
        </w:tc>
      </w:tr>
      <w:tr w:rsidR="00AE327F" w:rsidRPr="00E37D71" w14:paraId="0D9B56DB"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36FE1C46" w14:textId="37AFF295" w:rsidR="00AE327F" w:rsidRPr="00430350" w:rsidRDefault="00AE327F" w:rsidP="00AE327F">
            <w:pPr>
              <w:spacing w:line="240" w:lineRule="auto"/>
              <w:rPr>
                <w:rFonts w:ascii="Arial" w:hAnsi="Arial" w:cs="Arial"/>
                <w:sz w:val="18"/>
                <w:szCs w:val="18"/>
              </w:rPr>
            </w:pPr>
            <w:r w:rsidRPr="00430350">
              <w:rPr>
                <w:rFonts w:ascii="Arial" w:hAnsi="Arial" w:cs="Arial"/>
                <w:sz w:val="18"/>
                <w:szCs w:val="18"/>
              </w:rPr>
              <w:t>Analytical Methods – Step 3 Reaction Monitoring IPC</w:t>
            </w:r>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4D8F7748" w14:textId="3669D8C4" w:rsidR="00AE327F" w:rsidRPr="00430350" w:rsidRDefault="00AE327F" w:rsidP="00AE327F">
            <w:pPr>
              <w:spacing w:line="240" w:lineRule="auto"/>
              <w:rPr>
                <w:rFonts w:ascii="Arial" w:eastAsia="Times New Roman" w:hAnsi="Arial" w:cs="Arial"/>
                <w:sz w:val="18"/>
                <w:szCs w:val="18"/>
              </w:rPr>
            </w:pPr>
            <w:ins w:id="2997" w:author="Yachao Liu11087" w:date="2026-09-10T11:48:00Z">
              <w:r w:rsidRPr="00430350">
                <w:rPr>
                  <w:rFonts w:ascii="Arial" w:eastAsia="Arial" w:hAnsi="Arial" w:cs="Arial"/>
                  <w:sz w:val="18"/>
                  <w:szCs w:val="18"/>
                </w:rPr>
                <w:t xml:space="preserve">Step3 stage2 reaction mixture: saleable batches monitor both ASYM-140852 and ASYM-141266 by IPC method AM-140021-016; PPQ removes ASYM-141266 from IPC scope. ASYM-141266 is unstable at room temperature and quickly converts to ASYM-140852, leading to unreliable quantitative IPC results. </w:t>
              </w:r>
            </w:ins>
            <w:del w:id="2998" w:author="Yachao Liu11087" w:date="2026-09-10T11:48:00Z">
              <w:r w:rsidRPr="00430350" w:rsidDel="09D8672C">
                <w:rPr>
                  <w:rFonts w:ascii="Arial" w:eastAsia="Times New Roman" w:hAnsi="Arial" w:cs="Arial"/>
                  <w:sz w:val="18"/>
                  <w:szCs w:val="18"/>
                </w:rPr>
                <w:delText>N/A</w:delText>
              </w:r>
            </w:del>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13DFD46F" w14:textId="15D0E747" w:rsidR="00AE327F" w:rsidRPr="00430350" w:rsidRDefault="00AE327F" w:rsidP="00AE327F">
            <w:pPr>
              <w:spacing w:line="240" w:lineRule="auto"/>
              <w:rPr>
                <w:rFonts w:ascii="Arial" w:eastAsia="Times New Roman" w:hAnsi="Arial" w:cs="Arial"/>
                <w:sz w:val="18"/>
                <w:szCs w:val="18"/>
              </w:rPr>
            </w:pPr>
            <w:ins w:id="2999" w:author="Yachao Liu11087" w:date="2026-09-10T11:49:00Z">
              <w:r w:rsidRPr="00430350">
                <w:rPr>
                  <w:rFonts w:ascii="Arial" w:eastAsia="Arial" w:hAnsi="Arial" w:cs="Arial"/>
                  <w:sz w:val="18"/>
                  <w:szCs w:val="18"/>
                </w:rPr>
                <w:t xml:space="preserve">Low </w:t>
              </w:r>
            </w:ins>
            <w:del w:id="3000" w:author="Yachao Liu11087" w:date="2026-09-10T11:49:00Z">
              <w:r w:rsidRPr="00430350" w:rsidDel="09D8672C">
                <w:rPr>
                  <w:rFonts w:ascii="Arial" w:eastAsia="Times New Roman" w:hAnsi="Arial" w:cs="Arial"/>
                  <w:sz w:val="18"/>
                  <w:szCs w:val="18"/>
                </w:rPr>
                <w:delText>N/A</w:delText>
              </w:r>
            </w:del>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0CE5608C" w14:textId="7C85C9EB" w:rsidR="00AE327F" w:rsidRPr="00430350" w:rsidRDefault="00AE327F" w:rsidP="00AE327F">
            <w:pPr>
              <w:spacing w:line="240" w:lineRule="auto"/>
            </w:pPr>
            <w:del w:id="3001" w:author="Yachao Liu11087" w:date="2026-09-10T11:50:00Z">
              <w:r w:rsidRPr="00430350" w:rsidDel="09D8672C">
                <w:rPr>
                  <w:rFonts w:ascii="Arial" w:hAnsi="Arial" w:cs="Arial"/>
                  <w:sz w:val="18"/>
                  <w:szCs w:val="18"/>
                </w:rPr>
                <w:delText>Complete method upgrade and full validation prior to PPQ initiation</w:delText>
              </w:r>
            </w:del>
            <w:ins w:id="3002" w:author="Yachao Liu11087" w:date="2026-09-10T11:50:00Z">
              <w:r w:rsidRPr="00430350">
                <w:rPr>
                  <w:rFonts w:ascii="Arial" w:eastAsia="Arial" w:hAnsi="Arial" w:cs="Arial"/>
                  <w:sz w:val="18"/>
                  <w:szCs w:val="18"/>
                </w:rPr>
                <w:t xml:space="preserve"> Optimize Step3 stage2 IPC strategy. Remove ASYM-141266 from routine IPC testing; retain ASYM-140852 IPC testing.</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56B59381" w14:textId="42BFB3E2" w:rsidR="00AE327F" w:rsidRPr="00430350" w:rsidRDefault="00AE327F" w:rsidP="00AE327F">
            <w:pPr>
              <w:spacing w:line="240" w:lineRule="auto"/>
              <w:rPr>
                <w:rFonts w:ascii="Arial" w:eastAsia="Times New Roman" w:hAnsi="Arial" w:cs="Arial"/>
                <w:sz w:val="18"/>
                <w:szCs w:val="18"/>
              </w:rPr>
            </w:pPr>
            <w:r w:rsidRPr="00430350">
              <w:rPr>
                <w:rFonts w:ascii="Arial" w:eastAsia="Times New Roman" w:hAnsi="Arial" w:cs="Arial"/>
                <w:sz w:val="18"/>
                <w:szCs w:val="18"/>
              </w:rPr>
              <w:t>ARD</w:t>
            </w:r>
          </w:p>
        </w:tc>
        <w:tc>
          <w:tcPr>
            <w:tcW w:w="0" w:type="auto"/>
            <w:tcBorders>
              <w:top w:val="single" w:sz="6" w:space="0" w:color="AAAAAA"/>
              <w:left w:val="single" w:sz="6" w:space="0" w:color="AAAAAA"/>
              <w:bottom w:val="single" w:sz="6" w:space="0" w:color="AAAAAA"/>
              <w:right w:val="single" w:sz="6" w:space="0" w:color="AAAAAA"/>
            </w:tcBorders>
            <w:shd w:val="clear" w:color="auto" w:fill="EEF4FB"/>
          </w:tcPr>
          <w:p w14:paraId="023C59D0" w14:textId="77777777" w:rsidR="00AE327F" w:rsidRPr="00430350" w:rsidRDefault="00AE327F" w:rsidP="00AE327F">
            <w:pPr>
              <w:spacing w:line="240" w:lineRule="auto"/>
              <w:rPr>
                <w:ins w:id="3003" w:author="Jie Wang5909" w:date="2026-10-13T21:18:00Z"/>
                <w:rFonts w:ascii="Arial" w:eastAsia="Arial" w:hAnsi="Arial" w:cs="Arial"/>
                <w:sz w:val="18"/>
                <w:szCs w:val="18"/>
                <w:u w:val="single"/>
                <w:rPrChange w:id="3004" w:author="Jie Wang5909" w:date="2026-10-17T00:17:00Z">
                  <w:rPr>
                    <w:ins w:id="3005" w:author="Jie Wang5909" w:date="2026-10-13T21:18:00Z"/>
                    <w:rFonts w:ascii="Arial" w:eastAsia="Arial" w:hAnsi="Arial" w:cs="Arial"/>
                    <w:color w:val="D13438"/>
                    <w:sz w:val="18"/>
                    <w:szCs w:val="18"/>
                    <w:u w:val="single"/>
                  </w:rPr>
                </w:rPrChange>
              </w:rPr>
            </w:pPr>
            <w:ins w:id="3006" w:author="Jie Wang5909" w:date="2026-10-13T21:18:00Z">
              <w:r w:rsidRPr="00430350">
                <w:rPr>
                  <w:rFonts w:ascii="Arial" w:eastAsia="Arial" w:hAnsi="Arial" w:cs="Arial"/>
                  <w:sz w:val="18"/>
                  <w:szCs w:val="18"/>
                  <w:u w:val="single"/>
                  <w:rPrChange w:id="3007" w:author="Jie Wang5909" w:date="2026-10-17T00:17:00Z">
                    <w:rPr>
                      <w:rFonts w:ascii="Arial" w:eastAsia="Arial" w:hAnsi="Arial" w:cs="Arial"/>
                      <w:color w:val="D13438"/>
                      <w:sz w:val="18"/>
                      <w:szCs w:val="18"/>
                      <w:u w:val="single"/>
                    </w:rPr>
                  </w:rPrChange>
                </w:rPr>
                <w:t>Assigned Owner: Yongle Liu</w:t>
              </w:r>
            </w:ins>
          </w:p>
          <w:p w14:paraId="604E4439" w14:textId="70425D47" w:rsidR="00AE327F" w:rsidRPr="00430350" w:rsidRDefault="00AE327F" w:rsidP="00AE327F">
            <w:pPr>
              <w:spacing w:line="240" w:lineRule="auto"/>
              <w:rPr>
                <w:ins w:id="3008" w:author="Jie Wang5909" w:date="2026-10-13T21:18:00Z"/>
                <w:rFonts w:ascii="Arial" w:eastAsia="Arial" w:hAnsi="Arial" w:cs="Arial"/>
                <w:sz w:val="18"/>
                <w:szCs w:val="18"/>
                <w:u w:val="single"/>
                <w:rPrChange w:id="3009" w:author="Jie Wang5909" w:date="2026-10-17T00:17:00Z">
                  <w:rPr>
                    <w:ins w:id="3010" w:author="Jie Wang5909" w:date="2026-10-13T21:18:00Z"/>
                    <w:rFonts w:ascii="Arial" w:eastAsia="Arial" w:hAnsi="Arial" w:cs="Arial"/>
                    <w:color w:val="D13438"/>
                    <w:sz w:val="18"/>
                    <w:szCs w:val="18"/>
                    <w:u w:val="single"/>
                  </w:rPr>
                </w:rPrChange>
              </w:rPr>
            </w:pPr>
            <w:ins w:id="3011" w:author="Jie Wang5909" w:date="2026-10-13T21:18:00Z">
              <w:r w:rsidRPr="00430350">
                <w:rPr>
                  <w:rFonts w:ascii="Arial" w:eastAsia="Arial" w:hAnsi="Arial" w:cs="Arial"/>
                  <w:sz w:val="18"/>
                  <w:szCs w:val="18"/>
                  <w:u w:val="single"/>
                  <w:rPrChange w:id="3012" w:author="Jie Wang5909" w:date="2026-10-17T00:17:00Z">
                    <w:rPr>
                      <w:rFonts w:ascii="Arial" w:eastAsia="Arial" w:hAnsi="Arial" w:cs="Arial"/>
                      <w:color w:val="D13438"/>
                      <w:sz w:val="18"/>
                      <w:szCs w:val="18"/>
                      <w:u w:val="single"/>
                    </w:rPr>
                  </w:rPrChange>
                </w:rPr>
                <w:t>Due Date: 11/</w:t>
              </w:r>
            </w:ins>
            <w:ins w:id="3013" w:author="Jie Wang5909" w:date="2026-10-16T23:28:00Z">
              <w:r w:rsidR="009B6D88" w:rsidRPr="00430350">
                <w:rPr>
                  <w:rFonts w:ascii="Arial" w:eastAsia="Arial" w:hAnsi="Arial" w:cs="Arial"/>
                  <w:sz w:val="18"/>
                  <w:szCs w:val="18"/>
                  <w:u w:val="single"/>
                  <w:rPrChange w:id="3014" w:author="Jie Wang5909" w:date="2026-10-17T00:17:00Z">
                    <w:rPr>
                      <w:rFonts w:ascii="Arial" w:eastAsia="Arial" w:hAnsi="Arial" w:cs="Arial"/>
                      <w:color w:val="D13438"/>
                      <w:sz w:val="18"/>
                      <w:szCs w:val="18"/>
                      <w:u w:val="single"/>
                    </w:rPr>
                  </w:rPrChange>
                </w:rPr>
                <w:t>20</w:t>
              </w:r>
            </w:ins>
            <w:ins w:id="3015" w:author="Jie Wang5909" w:date="2026-10-13T21:18:00Z">
              <w:r w:rsidRPr="00430350">
                <w:rPr>
                  <w:rFonts w:ascii="Arial" w:eastAsia="Arial" w:hAnsi="Arial" w:cs="Arial"/>
                  <w:sz w:val="18"/>
                  <w:szCs w:val="18"/>
                  <w:u w:val="single"/>
                  <w:rPrChange w:id="3016" w:author="Jie Wang5909" w:date="2026-10-17T00:17:00Z">
                    <w:rPr>
                      <w:rFonts w:ascii="Arial" w:eastAsia="Arial" w:hAnsi="Arial" w:cs="Arial"/>
                      <w:color w:val="D13438"/>
                      <w:sz w:val="18"/>
                      <w:szCs w:val="18"/>
                      <w:u w:val="single"/>
                    </w:rPr>
                  </w:rPrChange>
                </w:rPr>
                <w:t>/2026</w:t>
              </w:r>
            </w:ins>
          </w:p>
          <w:p w14:paraId="0EE8A1FE" w14:textId="5CF8A7A1" w:rsidR="00AE327F" w:rsidRPr="00430350" w:rsidRDefault="00AE327F" w:rsidP="00AE327F">
            <w:pPr>
              <w:spacing w:line="240" w:lineRule="auto"/>
              <w:rPr>
                <w:rFonts w:ascii="Arial" w:eastAsia="Times New Roman" w:hAnsi="Arial" w:cs="Arial"/>
                <w:sz w:val="18"/>
                <w:szCs w:val="18"/>
              </w:rPr>
            </w:pPr>
            <w:ins w:id="3017" w:author="Jie Wang5909" w:date="2026-10-13T21:18:00Z">
              <w:r w:rsidRPr="00430350">
                <w:rPr>
                  <w:rFonts w:ascii="Arial" w:eastAsia="Arial" w:hAnsi="Arial" w:cs="Arial"/>
                  <w:sz w:val="18"/>
                  <w:szCs w:val="18"/>
                  <w:u w:val="single"/>
                  <w:rPrChange w:id="3018" w:author="Jie Wang5909" w:date="2026-10-17T00:17:00Z">
                    <w:rPr>
                      <w:rFonts w:ascii="Arial" w:eastAsia="Arial" w:hAnsi="Arial" w:cs="Arial"/>
                      <w:color w:val="D13438"/>
                      <w:sz w:val="18"/>
                      <w:szCs w:val="18"/>
                      <w:u w:val="single"/>
                    </w:rPr>
                  </w:rPrChange>
                </w:rPr>
                <w:t xml:space="preserve">Item status and Closure criteria: complete </w:t>
              </w:r>
            </w:ins>
            <w:ins w:id="3019" w:author="Jie Wang5909" w:date="2026-10-13T21:19:00Z">
              <w:r w:rsidRPr="00430350">
                <w:rPr>
                  <w:rFonts w:ascii="Arial" w:eastAsia="Arial" w:hAnsi="Arial" w:cs="Arial"/>
                  <w:sz w:val="18"/>
                  <w:szCs w:val="18"/>
                  <w:u w:val="single"/>
                  <w:rPrChange w:id="3020" w:author="Jie Wang5909" w:date="2026-10-17T00:17:00Z">
                    <w:rPr>
                      <w:rFonts w:ascii="Arial" w:eastAsia="Arial" w:hAnsi="Arial" w:cs="Arial"/>
                      <w:color w:val="D13438"/>
                      <w:sz w:val="18"/>
                      <w:szCs w:val="18"/>
                      <w:u w:val="single"/>
                    </w:rPr>
                  </w:rPrChange>
                </w:rPr>
                <w:t xml:space="preserve">relevant </w:t>
              </w:r>
            </w:ins>
            <w:ins w:id="3021" w:author="Jie Wang5909" w:date="2026-10-13T21:18:00Z">
              <w:r w:rsidRPr="00430350">
                <w:rPr>
                  <w:rFonts w:ascii="Arial" w:eastAsia="Arial" w:hAnsi="Arial" w:cs="Arial"/>
                  <w:sz w:val="18"/>
                  <w:szCs w:val="18"/>
                  <w:u w:val="single"/>
                  <w:rPrChange w:id="3022" w:author="Jie Wang5909" w:date="2026-10-17T00:17:00Z">
                    <w:rPr>
                      <w:rFonts w:ascii="Arial" w:eastAsia="Arial" w:hAnsi="Arial" w:cs="Arial"/>
                      <w:color w:val="D13438"/>
                      <w:sz w:val="18"/>
                      <w:szCs w:val="18"/>
                      <w:u w:val="single"/>
                    </w:rPr>
                  </w:rPrChange>
                </w:rPr>
                <w:t>method validation report</w:t>
              </w:r>
            </w:ins>
            <w:del w:id="3023" w:author="Jie Wang5909" w:date="2026-10-13T21:18:00Z">
              <w:r w:rsidRPr="00430350" w:rsidDel="00307944">
                <w:rPr>
                  <w:rFonts w:ascii="Arial" w:hAnsi="Arial" w:cs="Arial"/>
                  <w:sz w:val="18"/>
                  <w:szCs w:val="18"/>
                </w:rPr>
                <w:delText>Before PPQ Batches</w:delText>
              </w:r>
            </w:del>
          </w:p>
        </w:tc>
      </w:tr>
      <w:tr w:rsidR="00AE327F" w:rsidRPr="00E37D71" w14:paraId="19DC0FF7" w14:textId="77777777" w:rsidTr="2D7545EE">
        <w:trPr>
          <w:trHeight w:val="300"/>
          <w:ins w:id="3024" w:author="Jie Wang5909" w:date="2026-10-14T01:20:00Z"/>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6B6A2A4" w14:textId="174C2E86" w:rsidR="00AE327F" w:rsidRPr="00430350" w:rsidRDefault="00AE327F" w:rsidP="00AE327F">
            <w:pPr>
              <w:spacing w:line="240" w:lineRule="auto"/>
              <w:rPr>
                <w:ins w:id="3025" w:author="Jie Wang5909" w:date="2026-10-14T01:20:00Z"/>
                <w:rFonts w:ascii="Arial" w:hAnsi="Arial" w:cs="Arial"/>
                <w:sz w:val="18"/>
                <w:szCs w:val="18"/>
              </w:rPr>
            </w:pPr>
            <w:ins w:id="3026" w:author="Jie Wang5909" w:date="2026-10-14T01:20:00Z">
              <w:r w:rsidRPr="00430350">
                <w:rPr>
                  <w:rFonts w:ascii="Arial" w:eastAsia="Arial" w:hAnsi="Arial" w:cs="Arial"/>
                  <w:sz w:val="18"/>
                  <w:szCs w:val="18"/>
                  <w:u w:val="single"/>
                  <w:rPrChange w:id="3027" w:author="Jie Wang5909" w:date="2026-10-17T00:17:00Z">
                    <w:rPr>
                      <w:rFonts w:ascii="Arial" w:eastAsia="Arial" w:hAnsi="Arial" w:cs="Arial"/>
                      <w:color w:val="881798"/>
                      <w:sz w:val="18"/>
                      <w:szCs w:val="18"/>
                      <w:u w:val="single"/>
                    </w:rPr>
                  </w:rPrChange>
                </w:rPr>
                <w:lastRenderedPageBreak/>
                <w:t>IPC Methods</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78A3B48" w14:textId="60A19349" w:rsidR="00AE327F" w:rsidRPr="00430350" w:rsidRDefault="00AE327F" w:rsidP="00AE327F">
            <w:pPr>
              <w:spacing w:line="240" w:lineRule="auto"/>
              <w:rPr>
                <w:ins w:id="3028" w:author="Jie Wang5909" w:date="2026-10-14T01:20:00Z"/>
                <w:rFonts w:ascii="Arial" w:eastAsia="Arial" w:hAnsi="Arial" w:cs="Arial"/>
                <w:sz w:val="18"/>
                <w:szCs w:val="18"/>
              </w:rPr>
            </w:pPr>
            <w:ins w:id="3029" w:author="Jie Wang5909" w:date="2026-10-14T01:20:00Z">
              <w:r w:rsidRPr="00430350">
                <w:rPr>
                  <w:rFonts w:ascii="Arial" w:eastAsia="Arial" w:hAnsi="Arial" w:cs="Arial"/>
                  <w:sz w:val="18"/>
                  <w:szCs w:val="18"/>
                  <w:u w:val="single"/>
                  <w:rPrChange w:id="3030" w:author="Jie Wang5909" w:date="2026-10-17T00:17:00Z">
                    <w:rPr>
                      <w:rFonts w:ascii="Arial" w:eastAsia="Arial" w:hAnsi="Arial" w:cs="Arial"/>
                      <w:color w:val="881798"/>
                      <w:sz w:val="18"/>
                      <w:szCs w:val="18"/>
                      <w:u w:val="single"/>
                    </w:rPr>
                  </w:rPrChange>
                </w:rPr>
                <w:t>Clear quantitative requirements are specified for both sample handling procedures and test result acceptance criteria for IPC testing (Document No. AM-140021-043,  AM-YL000336-004)</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D10FA7F" w14:textId="319C31BC" w:rsidR="00AE327F" w:rsidRPr="00430350" w:rsidRDefault="00AE327F" w:rsidP="00AE327F">
            <w:pPr>
              <w:spacing w:line="240" w:lineRule="auto"/>
              <w:rPr>
                <w:ins w:id="3031" w:author="Jie Wang5909" w:date="2026-10-14T01:20:00Z"/>
                <w:rFonts w:ascii="Arial" w:eastAsia="Arial" w:hAnsi="Arial" w:cs="Arial"/>
                <w:sz w:val="18"/>
                <w:szCs w:val="18"/>
              </w:rPr>
            </w:pPr>
            <w:ins w:id="3032" w:author="Jie Wang5909" w:date="2026-10-14T01:20:00Z">
              <w:r w:rsidRPr="00430350">
                <w:rPr>
                  <w:rFonts w:ascii="Arial" w:eastAsia="Times New Roman" w:hAnsi="Arial" w:cs="Arial"/>
                  <w:sz w:val="18"/>
                  <w:szCs w:val="18"/>
                </w:rPr>
                <w:t>Low</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F669C98" w14:textId="502CC772" w:rsidR="00AE327F" w:rsidRPr="00430350" w:rsidDel="09D8672C" w:rsidRDefault="00AE327F" w:rsidP="00AE327F">
            <w:pPr>
              <w:spacing w:line="240" w:lineRule="auto"/>
              <w:rPr>
                <w:ins w:id="3033" w:author="Jie Wang5909" w:date="2026-10-14T01:20:00Z"/>
                <w:rFonts w:ascii="Arial" w:hAnsi="Arial" w:cs="Arial"/>
                <w:sz w:val="18"/>
                <w:szCs w:val="18"/>
              </w:rPr>
            </w:pPr>
            <w:ins w:id="3034" w:author="Jie Wang5909" w:date="2026-10-14T01:20:00Z">
              <w:r w:rsidRPr="00430350">
                <w:rPr>
                  <w:rFonts w:ascii="Arial" w:eastAsia="Arial" w:hAnsi="Arial" w:cs="Arial"/>
                  <w:sz w:val="18"/>
                  <w:szCs w:val="18"/>
                  <w:u w:val="single"/>
                  <w:rPrChange w:id="3035" w:author="Jie Wang5909" w:date="2026-10-17T00:17:00Z">
                    <w:rPr>
                      <w:rFonts w:ascii="Arial" w:eastAsia="Arial" w:hAnsi="Arial" w:cs="Arial"/>
                      <w:color w:val="881798"/>
                      <w:sz w:val="18"/>
                      <w:szCs w:val="18"/>
                      <w:u w:val="single"/>
                    </w:rPr>
                  </w:rPrChange>
                </w:rPr>
                <w:t>The new method has been fully validated.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E9277D8" w14:textId="60EC4B8F" w:rsidR="00AE327F" w:rsidRPr="00430350" w:rsidRDefault="00AE327F" w:rsidP="00AE327F">
            <w:pPr>
              <w:spacing w:line="240" w:lineRule="auto"/>
              <w:rPr>
                <w:ins w:id="3036" w:author="Jie Wang5909" w:date="2026-10-14T01:20:00Z"/>
                <w:rFonts w:ascii="Arial" w:eastAsia="Times New Roman" w:hAnsi="Arial" w:cs="Arial"/>
                <w:sz w:val="18"/>
                <w:szCs w:val="18"/>
              </w:rPr>
            </w:pPr>
            <w:ins w:id="3037" w:author="Jie Wang5909" w:date="2026-10-14T01:20:00Z">
              <w:r w:rsidRPr="00430350">
                <w:rPr>
                  <w:rFonts w:ascii="Arial" w:eastAsia="Arial" w:hAnsi="Arial" w:cs="Arial"/>
                  <w:sz w:val="18"/>
                  <w:szCs w:val="18"/>
                  <w:u w:val="single"/>
                  <w:rPrChange w:id="3038" w:author="Jie Wang5909" w:date="2026-10-17T00:17:00Z">
                    <w:rPr>
                      <w:rFonts w:ascii="Arial" w:eastAsia="Arial" w:hAnsi="Arial" w:cs="Arial"/>
                      <w:color w:val="881798"/>
                      <w:sz w:val="18"/>
                      <w:szCs w:val="18"/>
                      <w:u w:val="single"/>
                    </w:rPr>
                  </w:rPrChange>
                </w:rPr>
                <w:t>ARD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40C606C" w14:textId="641BA369" w:rsidR="00AE327F" w:rsidRPr="00430350" w:rsidRDefault="00AE327F" w:rsidP="00AE327F">
            <w:pPr>
              <w:spacing w:line="240" w:lineRule="auto"/>
              <w:rPr>
                <w:ins w:id="3039" w:author="Jie Wang5909" w:date="2026-10-14T01:20:00Z"/>
                <w:rFonts w:ascii="Arial" w:eastAsia="Arial" w:hAnsi="Arial" w:cs="Arial"/>
                <w:sz w:val="18"/>
                <w:szCs w:val="18"/>
                <w:u w:val="single"/>
                <w:rPrChange w:id="3040" w:author="Jie Wang5909" w:date="2026-10-17T00:17:00Z">
                  <w:rPr>
                    <w:ins w:id="3041" w:author="Jie Wang5909" w:date="2026-10-14T01:20:00Z"/>
                    <w:rFonts w:ascii="Arial" w:eastAsia="Arial" w:hAnsi="Arial" w:cs="Arial"/>
                    <w:color w:val="D13438"/>
                    <w:sz w:val="18"/>
                    <w:szCs w:val="18"/>
                    <w:u w:val="single"/>
                  </w:rPr>
                </w:rPrChange>
              </w:rPr>
            </w:pPr>
            <w:ins w:id="3042" w:author="Jie Wang5909" w:date="2026-10-14T01:20:00Z">
              <w:r w:rsidRPr="00430350">
                <w:rPr>
                  <w:rFonts w:ascii="Arial" w:eastAsia="Arial" w:hAnsi="Arial" w:cs="Arial"/>
                  <w:sz w:val="18"/>
                  <w:szCs w:val="18"/>
                  <w:u w:val="single"/>
                  <w:rPrChange w:id="3043" w:author="Jie Wang5909" w:date="2026-10-17T00:17:00Z">
                    <w:rPr>
                      <w:rFonts w:ascii="Arial" w:eastAsia="Arial" w:hAnsi="Arial" w:cs="Arial"/>
                      <w:color w:val="D13438"/>
                      <w:sz w:val="18"/>
                      <w:szCs w:val="18"/>
                      <w:u w:val="single"/>
                    </w:rPr>
                  </w:rPrChange>
                </w:rPr>
                <w:t xml:space="preserve">Completed </w:t>
              </w:r>
            </w:ins>
          </w:p>
        </w:tc>
      </w:tr>
      <w:tr w:rsidR="00901B2C" w:rsidRPr="00E37D71" w14:paraId="717D5CDE" w14:textId="77777777" w:rsidTr="2D7545EE">
        <w:trPr>
          <w:trHeight w:val="300"/>
          <w:ins w:id="3044" w:author="Jie Wang5909" w:date="2026-10-14T01:30:00Z"/>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6552026" w14:textId="0F0F6E9F" w:rsidR="00901B2C" w:rsidRPr="00430350" w:rsidRDefault="4223D0F2" w:rsidP="204D519B">
            <w:pPr>
              <w:spacing w:line="240" w:lineRule="auto"/>
              <w:rPr>
                <w:ins w:id="3045" w:author="Jie Wang5909" w:date="2026-10-14T01:30:00Z"/>
                <w:rFonts w:ascii="Arial" w:hAnsi="Arial" w:cs="Arial"/>
                <w:sz w:val="18"/>
                <w:szCs w:val="18"/>
              </w:rPr>
            </w:pPr>
            <w:ins w:id="3046" w:author="Lu Li0762" w:date="2026-10-14T03:07:00Z">
              <w:r w:rsidRPr="00430350">
                <w:rPr>
                  <w:rFonts w:ascii="Arial" w:hAnsi="Arial" w:cs="Arial"/>
                  <w:sz w:val="18"/>
                  <w:szCs w:val="18"/>
                </w:rPr>
                <w:t>Analytical method validation readiness</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91B4B20" w14:textId="4E186CBE" w:rsidR="00901B2C" w:rsidRPr="00430350" w:rsidRDefault="1BF5F418" w:rsidP="42F2F7DA">
            <w:pPr>
              <w:spacing w:line="240" w:lineRule="auto"/>
              <w:rPr>
                <w:ins w:id="3047" w:author="Lu Li0762" w:date="2026-10-14T03:14:00Z"/>
              </w:rPr>
            </w:pPr>
            <w:ins w:id="3048" w:author="Lu Li0762" w:date="2026-10-14T03:12:00Z">
              <w:r w:rsidRPr="00430350">
                <w:rPr>
                  <w:rFonts w:ascii="Arial" w:hAnsi="Arial" w:cs="Arial"/>
                  <w:sz w:val="18"/>
                  <w:szCs w:val="18"/>
                </w:rPr>
                <w:t>T</w:t>
              </w:r>
            </w:ins>
            <w:ins w:id="3049" w:author="Lu Li0762" w:date="2026-10-14T03:11:00Z">
              <w:r w:rsidRPr="00430350">
                <w:rPr>
                  <w:rFonts w:ascii="Arial" w:hAnsi="Arial" w:cs="Arial"/>
                  <w:sz w:val="18"/>
                  <w:szCs w:val="18"/>
                  <w:rPrChange w:id="3050" w:author="Jie Wang5909" w:date="2026-10-17T00:17:00Z">
                    <w:rPr>
                      <w:rFonts w:ascii="Arial" w:hAnsi="Arial" w:cs="Arial"/>
                      <w:sz w:val="21"/>
                      <w:szCs w:val="21"/>
                    </w:rPr>
                  </w:rPrChange>
                </w:rPr>
                <w:t xml:space="preserve">he </w:t>
              </w:r>
            </w:ins>
            <w:ins w:id="3051" w:author="Lu Li0762" w:date="2026-10-14T03:12:00Z">
              <w:r w:rsidRPr="00430350">
                <w:rPr>
                  <w:rFonts w:ascii="Arial" w:hAnsi="Arial" w:cs="Arial"/>
                  <w:sz w:val="18"/>
                  <w:szCs w:val="18"/>
                </w:rPr>
                <w:t xml:space="preserve">AM-140021-016 </w:t>
              </w:r>
            </w:ins>
            <w:ins w:id="3052" w:author="Lu Li0762" w:date="2026-10-14T03:11:00Z">
              <w:r w:rsidRPr="00430350">
                <w:rPr>
                  <w:rFonts w:ascii="Arial" w:hAnsi="Arial" w:cs="Arial"/>
                  <w:sz w:val="18"/>
                  <w:szCs w:val="18"/>
                  <w:rPrChange w:id="3053" w:author="Jie Wang5909" w:date="2026-10-17T00:17:00Z">
                    <w:rPr>
                      <w:rFonts w:ascii="Arial" w:hAnsi="Arial" w:cs="Arial"/>
                      <w:sz w:val="21"/>
                      <w:szCs w:val="21"/>
                    </w:rPr>
                  </w:rPrChange>
                </w:rPr>
                <w:t>validation protocol is approved and t</w:t>
              </w:r>
            </w:ins>
            <w:ins w:id="3054" w:author="Lu Li0762" w:date="2026-10-14T03:12:00Z">
              <w:r w:rsidRPr="00430350">
                <w:rPr>
                  <w:rFonts w:ascii="Arial" w:hAnsi="Arial" w:cs="Arial"/>
                  <w:sz w:val="18"/>
                  <w:szCs w:val="18"/>
                </w:rPr>
                <w:t xml:space="preserve">he experiments </w:t>
              </w:r>
            </w:ins>
            <w:ins w:id="3055" w:author="Lu Li0762" w:date="2026-10-14T03:13:00Z">
              <w:r w:rsidRPr="00430350">
                <w:rPr>
                  <w:rFonts w:ascii="Arial" w:hAnsi="Arial" w:cs="Arial"/>
                  <w:sz w:val="18"/>
                  <w:szCs w:val="18"/>
                </w:rPr>
                <w:t>are pending;</w:t>
              </w:r>
            </w:ins>
          </w:p>
          <w:p w14:paraId="78BD34D1" w14:textId="12590F67" w:rsidR="00901B2C" w:rsidRPr="00430350" w:rsidRDefault="3C688091" w:rsidP="42F2F7DA">
            <w:pPr>
              <w:spacing w:line="240" w:lineRule="auto"/>
              <w:rPr>
                <w:ins w:id="3056" w:author="Lu Li0762" w:date="2026-10-14T03:16:00Z"/>
              </w:rPr>
            </w:pPr>
            <w:ins w:id="3057" w:author="Lu Li0762" w:date="2026-10-14T03:14:00Z">
              <w:r w:rsidRPr="00430350">
                <w:rPr>
                  <w:rFonts w:ascii="Arial" w:hAnsi="Arial" w:cs="Arial"/>
                  <w:sz w:val="18"/>
                  <w:szCs w:val="18"/>
                </w:rPr>
                <w:t>The a</w:t>
              </w:r>
              <w:r w:rsidRPr="00430350">
                <w:rPr>
                  <w:rFonts w:ascii="Arial" w:hAnsi="Arial" w:cs="Arial"/>
                  <w:sz w:val="18"/>
                  <w:szCs w:val="18"/>
                  <w:rPrChange w:id="3058" w:author="Jie Wang5909" w:date="2026-10-17T00:17:00Z">
                    <w:rPr>
                      <w:rFonts w:ascii="Arial" w:hAnsi="Arial" w:cs="Arial"/>
                      <w:sz w:val="21"/>
                      <w:szCs w:val="21"/>
                    </w:rPr>
                  </w:rPrChange>
                </w:rPr>
                <w:t>pproval of the validation reports (VR) for AM-140021-012, AM-140021-013, and AM-140021-014</w:t>
              </w:r>
            </w:ins>
            <w:ins w:id="3059" w:author="Lu Li0762" w:date="2026-10-14T03:15:00Z">
              <w:r w:rsidRPr="00430350">
                <w:rPr>
                  <w:rFonts w:ascii="Arial" w:hAnsi="Arial" w:cs="Arial"/>
                  <w:sz w:val="18"/>
                  <w:szCs w:val="18"/>
                </w:rPr>
                <w:t xml:space="preserve"> is pending;</w:t>
              </w:r>
            </w:ins>
          </w:p>
          <w:p w14:paraId="2FFDC7E0" w14:textId="08463328" w:rsidR="00901B2C" w:rsidRPr="00430350" w:rsidDel="00510AD7" w:rsidRDefault="377D05D8" w:rsidP="42F2F7DA">
            <w:pPr>
              <w:spacing w:line="240" w:lineRule="auto"/>
              <w:rPr>
                <w:ins w:id="3060" w:author="Lu Li0762" w:date="2026-10-14T03:15:00Z"/>
                <w:del w:id="3061" w:author="Jie Wang5909" w:date="2026-10-17T00:15:00Z"/>
                <w:rFonts w:ascii="Arial" w:hAnsi="Arial" w:cs="Arial"/>
                <w:sz w:val="18"/>
                <w:szCs w:val="18"/>
                <w:rPrChange w:id="3062" w:author="Jie Wang5909" w:date="2026-10-17T00:17:00Z">
                  <w:rPr>
                    <w:ins w:id="3063" w:author="Lu Li0762" w:date="2026-10-14T03:15:00Z"/>
                    <w:del w:id="3064" w:author="Jie Wang5909" w:date="2026-10-17T00:15:00Z"/>
                    <w:rFonts w:ascii="Arial" w:hAnsi="Arial" w:cs="Arial"/>
                    <w:sz w:val="21"/>
                    <w:szCs w:val="21"/>
                  </w:rPr>
                </w:rPrChange>
              </w:rPr>
            </w:pPr>
            <w:ins w:id="3065" w:author="Lu Li0762" w:date="2026-10-14T03:16:00Z">
              <w:r w:rsidRPr="00430350">
                <w:rPr>
                  <w:rFonts w:ascii="Arial" w:hAnsi="Arial" w:cs="Arial"/>
                  <w:sz w:val="18"/>
                  <w:szCs w:val="18"/>
                </w:rPr>
                <w:t>The r</w:t>
              </w:r>
              <w:r w:rsidRPr="00430350">
                <w:rPr>
                  <w:rFonts w:ascii="Arial" w:hAnsi="Arial" w:cs="Arial"/>
                  <w:sz w:val="18"/>
                  <w:szCs w:val="18"/>
                  <w:rPrChange w:id="3066" w:author="Jie Wang5909" w:date="2026-10-17T00:17:00Z">
                    <w:rPr>
                      <w:rFonts w:ascii="Arial" w:hAnsi="Arial" w:cs="Arial"/>
                      <w:sz w:val="21"/>
                      <w:szCs w:val="21"/>
                    </w:rPr>
                  </w:rPrChange>
                </w:rPr>
                <w:t xml:space="preserve">elease analytical methods have been validated; the supplemental validation protocol </w:t>
              </w:r>
              <w:r w:rsidRPr="00430350">
                <w:rPr>
                  <w:rFonts w:ascii="Arial" w:hAnsi="Arial" w:cs="Arial"/>
                  <w:sz w:val="18"/>
                  <w:szCs w:val="18"/>
                </w:rPr>
                <w:t xml:space="preserve">is </w:t>
              </w:r>
              <w:r w:rsidRPr="00430350">
                <w:rPr>
                  <w:rFonts w:ascii="Arial" w:hAnsi="Arial" w:cs="Arial"/>
                  <w:sz w:val="18"/>
                  <w:szCs w:val="18"/>
                  <w:rPrChange w:id="3067" w:author="Jie Wang5909" w:date="2026-10-17T00:17:00Z">
                    <w:rPr>
                      <w:rFonts w:ascii="Arial" w:hAnsi="Arial" w:cs="Arial"/>
                      <w:sz w:val="21"/>
                      <w:szCs w:val="21"/>
                    </w:rPr>
                  </w:rPrChange>
                </w:rPr>
                <w:t>currently under review with validation experiment pending,</w:t>
              </w:r>
            </w:ins>
          </w:p>
          <w:p w14:paraId="34F72273" w14:textId="0039010C" w:rsidR="00901B2C" w:rsidRPr="00430350" w:rsidDel="00510AD7" w:rsidRDefault="00901B2C" w:rsidP="42F2F7DA">
            <w:pPr>
              <w:spacing w:line="240" w:lineRule="auto"/>
              <w:rPr>
                <w:ins w:id="3068" w:author="Lu Li0762" w:date="2026-10-14T03:13:00Z"/>
                <w:del w:id="3069" w:author="Jie Wang5909" w:date="2026-10-17T00:15:00Z"/>
                <w:rFonts w:ascii="Arial" w:hAnsi="Arial" w:cs="Arial"/>
                <w:sz w:val="18"/>
                <w:szCs w:val="18"/>
              </w:rPr>
            </w:pPr>
          </w:p>
          <w:p w14:paraId="1ABF32C4" w14:textId="6C8D5732" w:rsidR="00901B2C" w:rsidRPr="00430350" w:rsidRDefault="00901B2C" w:rsidP="42F2F7DA">
            <w:pPr>
              <w:spacing w:line="240" w:lineRule="auto"/>
              <w:rPr>
                <w:ins w:id="3070" w:author="Jie Wang5909" w:date="2026-10-14T01:30:00Z"/>
                <w:rFonts w:ascii="Arial" w:hAnsi="Arial" w:cs="Arial"/>
                <w:sz w:val="18"/>
                <w:szCs w:val="18"/>
                <w:rPrChange w:id="3071" w:author="Jie Wang5909" w:date="2026-10-17T00:17:00Z">
                  <w:rPr>
                    <w:ins w:id="3072" w:author="Jie Wang5909" w:date="2026-10-14T01:30:00Z"/>
                    <w:rFonts w:ascii="Arial" w:hAnsi="Arial" w:cs="Arial"/>
                    <w:sz w:val="21"/>
                    <w:szCs w:val="21"/>
                  </w:rPr>
                </w:rPrChange>
              </w:rPr>
            </w:pPr>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40B3E54" w14:textId="7685044F" w:rsidR="00901B2C" w:rsidRPr="00430350" w:rsidRDefault="5F8763E7" w:rsidP="00AE327F">
            <w:pPr>
              <w:spacing w:line="240" w:lineRule="auto"/>
              <w:rPr>
                <w:ins w:id="3073" w:author="Jie Wang5909" w:date="2026-10-14T01:30:00Z"/>
                <w:rFonts w:ascii="Arial" w:eastAsia="Times New Roman" w:hAnsi="Arial" w:cs="Arial"/>
                <w:sz w:val="18"/>
                <w:szCs w:val="18"/>
              </w:rPr>
            </w:pPr>
            <w:ins w:id="3074" w:author="Lu Li0762" w:date="2026-10-14T03:17:00Z">
              <w:r w:rsidRPr="00430350">
                <w:rPr>
                  <w:rFonts w:ascii="Arial" w:eastAsia="Times New Roman" w:hAnsi="Arial" w:cs="Arial"/>
                  <w:sz w:val="18"/>
                  <w:szCs w:val="18"/>
                </w:rPr>
                <w:t>Low</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E62EE0A" w14:textId="7B23E545" w:rsidR="00901B2C" w:rsidRPr="00430350" w:rsidRDefault="377D05D8" w:rsidP="42F2F7DA">
            <w:pPr>
              <w:spacing w:line="240" w:lineRule="auto"/>
              <w:rPr>
                <w:ins w:id="3075" w:author="Jie Wang5909" w:date="2026-10-14T01:30:00Z"/>
                <w:rFonts w:ascii="Arial" w:eastAsia="Arial" w:hAnsi="Arial" w:cs="Arial"/>
                <w:sz w:val="18"/>
                <w:szCs w:val="18"/>
                <w:rPrChange w:id="3076" w:author="Jie Wang5909" w:date="2026-10-17T00:17:00Z">
                  <w:rPr>
                    <w:ins w:id="3077" w:author="Jie Wang5909" w:date="2026-10-14T01:30:00Z"/>
                    <w:rFonts w:ascii="Arial" w:eastAsia="Arial" w:hAnsi="Arial" w:cs="Arial"/>
                    <w:color w:val="0000FF"/>
                    <w:sz w:val="18"/>
                    <w:szCs w:val="18"/>
                  </w:rPr>
                </w:rPrChange>
              </w:rPr>
            </w:pPr>
            <w:ins w:id="3078" w:author="Lu Li0762" w:date="2026-10-14T03:16:00Z">
              <w:r w:rsidRPr="00430350">
                <w:rPr>
                  <w:rFonts w:ascii="Arial" w:hAnsi="Arial" w:cs="Arial"/>
                  <w:sz w:val="18"/>
                  <w:szCs w:val="18"/>
                </w:rPr>
                <w:t>T</w:t>
              </w:r>
            </w:ins>
            <w:ins w:id="3079" w:author="Lu Li0762" w:date="2026-10-14T03:12:00Z">
              <w:r w:rsidR="1BF5F418" w:rsidRPr="00430350">
                <w:rPr>
                  <w:rFonts w:ascii="Arial" w:hAnsi="Arial" w:cs="Arial"/>
                  <w:sz w:val="18"/>
                  <w:szCs w:val="18"/>
                </w:rPr>
                <w:t>he validation report will be completed prior to PV step3 star</w:t>
              </w:r>
            </w:ins>
            <w:ins w:id="3080" w:author="Lu Li0762" w:date="2026-10-14T03:17:00Z">
              <w:r w:rsidR="1A91EF9A" w:rsidRPr="00430350">
                <w:rPr>
                  <w:rFonts w:ascii="Arial" w:hAnsi="Arial" w:cs="Arial"/>
                  <w:sz w:val="18"/>
                  <w:szCs w:val="18"/>
                </w:rPr>
                <w:t>t</w:t>
              </w:r>
            </w:ins>
            <w:ins w:id="3081" w:author="Lu Li0762" w:date="2026-10-14T03:20:00Z">
              <w:r w:rsidR="54DDC2D4" w:rsidRPr="00430350">
                <w:rPr>
                  <w:rFonts w:ascii="Arial" w:hAnsi="Arial" w:cs="Arial"/>
                  <w:sz w:val="18"/>
                  <w:szCs w:val="18"/>
                </w:rPr>
                <w:t>ing</w:t>
              </w:r>
            </w:ins>
            <w:ins w:id="3082" w:author="Lu Li0762" w:date="2026-10-14T03:18:00Z">
              <w:r w:rsidR="1A91EF9A" w:rsidRPr="00430350">
                <w:rPr>
                  <w:rFonts w:ascii="Arial" w:hAnsi="Arial" w:cs="Arial"/>
                  <w:sz w:val="18"/>
                  <w:szCs w:val="18"/>
                </w:rPr>
                <w:t xml:space="preserve"> refer to </w:t>
              </w:r>
              <w:r w:rsidR="1A91EF9A" w:rsidRPr="00430350">
                <w:rPr>
                  <w:rFonts w:ascii="Arial" w:eastAsia="Arial" w:hAnsi="Arial" w:cs="Arial"/>
                  <w:sz w:val="18"/>
                  <w:szCs w:val="18"/>
                  <w:u w:val="single"/>
                  <w:rPrChange w:id="3083" w:author="Jie Wang5909" w:date="2026-10-17T00:17:00Z">
                    <w:rPr>
                      <w:rFonts w:ascii="Arial" w:eastAsia="Arial" w:hAnsi="Arial" w:cs="Arial"/>
                      <w:color w:val="881798"/>
                      <w:sz w:val="18"/>
                      <w:szCs w:val="18"/>
                      <w:u w:val="single"/>
                    </w:rPr>
                  </w:rPrChange>
                </w:rPr>
                <w:t>Change-140021-030</w:t>
              </w:r>
            </w:ins>
            <w:ins w:id="3084" w:author="Lu Li0762" w:date="2026-10-14T03:19:00Z">
              <w:r w:rsidR="6ACC8820" w:rsidRPr="00430350">
                <w:rPr>
                  <w:rFonts w:ascii="Arial" w:eastAsia="Arial" w:hAnsi="Arial" w:cs="Arial"/>
                  <w:sz w:val="18"/>
                  <w:szCs w:val="18"/>
                  <w:u w:val="single"/>
                  <w:rPrChange w:id="3085" w:author="Jie Wang5909" w:date="2026-10-17T00:17:00Z">
                    <w:rPr>
                      <w:rFonts w:ascii="Arial" w:eastAsia="Arial" w:hAnsi="Arial" w:cs="Arial"/>
                      <w:color w:val="881798"/>
                      <w:sz w:val="18"/>
                      <w:szCs w:val="18"/>
                      <w:u w:val="single"/>
                    </w:rPr>
                  </w:rPrChange>
                </w:rPr>
                <w:t>1</w:t>
              </w:r>
            </w:ins>
            <w:ins w:id="3086" w:author="Lu Li0762" w:date="2026-10-14T03:18:00Z">
              <w:r w:rsidR="1A91EF9A" w:rsidRPr="00430350">
                <w:rPr>
                  <w:rFonts w:ascii="Arial" w:eastAsia="Arial" w:hAnsi="Arial" w:cs="Arial"/>
                  <w:sz w:val="18"/>
                  <w:szCs w:val="18"/>
                  <w:u w:val="single"/>
                  <w:rPrChange w:id="3087" w:author="Jie Wang5909" w:date="2026-10-17T00:17:00Z">
                    <w:rPr>
                      <w:rFonts w:ascii="Arial" w:eastAsia="Arial" w:hAnsi="Arial" w:cs="Arial"/>
                      <w:color w:val="881798"/>
                      <w:sz w:val="18"/>
                      <w:szCs w:val="18"/>
                      <w:u w:val="single"/>
                    </w:rPr>
                  </w:rPrChange>
                </w:rPr>
                <w:t>0</w:t>
              </w:r>
            </w:ins>
            <w:ins w:id="3088" w:author="Lu Li0762" w:date="2026-10-14T03:19:00Z">
              <w:r w:rsidR="1B7935CF" w:rsidRPr="00430350">
                <w:rPr>
                  <w:rFonts w:ascii="Arial" w:eastAsia="Arial" w:hAnsi="Arial" w:cs="Arial"/>
                  <w:sz w:val="18"/>
                  <w:szCs w:val="18"/>
                  <w:u w:val="single"/>
                  <w:rPrChange w:id="3089" w:author="Jie Wang5909" w:date="2026-10-17T00:17:00Z">
                    <w:rPr>
                      <w:rFonts w:ascii="Arial" w:eastAsia="Arial" w:hAnsi="Arial" w:cs="Arial"/>
                      <w:color w:val="881798"/>
                      <w:sz w:val="18"/>
                      <w:szCs w:val="18"/>
                      <w:u w:val="single"/>
                    </w:rPr>
                  </w:rPrChange>
                </w:rPr>
                <w:t>5</w:t>
              </w:r>
            </w:ins>
            <w:ins w:id="3090" w:author="Lu Li0762" w:date="2026-10-14T03:18:00Z">
              <w:r w:rsidR="1A91EF9A" w:rsidRPr="00430350">
                <w:rPr>
                  <w:rFonts w:ascii="Arial" w:eastAsia="Arial" w:hAnsi="Arial" w:cs="Arial"/>
                  <w:sz w:val="18"/>
                  <w:szCs w:val="18"/>
                  <w:u w:val="single"/>
                  <w:rPrChange w:id="3091" w:author="Jie Wang5909" w:date="2026-10-17T00:17:00Z">
                    <w:rPr>
                      <w:rFonts w:ascii="Arial" w:eastAsia="Arial" w:hAnsi="Arial" w:cs="Arial"/>
                      <w:color w:val="881798"/>
                      <w:sz w:val="18"/>
                      <w:szCs w:val="18"/>
                      <w:u w:val="single"/>
                    </w:rPr>
                  </w:rPrChange>
                </w:rPr>
                <w:t>.01</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2452C116" w14:textId="5AC65E7D" w:rsidR="00901B2C" w:rsidRPr="00430350" w:rsidRDefault="6D5743C6" w:rsidP="00AE327F">
            <w:pPr>
              <w:spacing w:line="240" w:lineRule="auto"/>
              <w:rPr>
                <w:ins w:id="3092" w:author="Jie Wang5909" w:date="2026-10-14T01:30:00Z"/>
                <w:rFonts w:ascii="Arial" w:eastAsia="Arial" w:hAnsi="Arial" w:cs="Arial"/>
                <w:sz w:val="18"/>
                <w:szCs w:val="18"/>
                <w:u w:val="single"/>
                <w:rPrChange w:id="3093" w:author="Jie Wang5909" w:date="2026-10-17T00:17:00Z">
                  <w:rPr>
                    <w:ins w:id="3094" w:author="Jie Wang5909" w:date="2026-10-14T01:30:00Z"/>
                    <w:rFonts w:ascii="Arial" w:eastAsia="Arial" w:hAnsi="Arial" w:cs="Arial"/>
                    <w:color w:val="881798"/>
                    <w:sz w:val="18"/>
                    <w:szCs w:val="18"/>
                    <w:u w:val="single"/>
                  </w:rPr>
                </w:rPrChange>
              </w:rPr>
            </w:pPr>
            <w:ins w:id="3095" w:author="Lu Li0762" w:date="2026-10-14T03:16:00Z">
              <w:r w:rsidRPr="00430350">
                <w:rPr>
                  <w:rFonts w:ascii="Arial" w:eastAsia="Arial" w:hAnsi="Arial" w:cs="Arial"/>
                  <w:sz w:val="18"/>
                  <w:szCs w:val="18"/>
                  <w:u w:val="single"/>
                  <w:rPrChange w:id="3096" w:author="Jie Wang5909" w:date="2026-10-17T00:17:00Z">
                    <w:rPr>
                      <w:rFonts w:ascii="Arial" w:eastAsia="Arial" w:hAnsi="Arial" w:cs="Arial"/>
                      <w:color w:val="881798"/>
                      <w:sz w:val="18"/>
                      <w:szCs w:val="18"/>
                      <w:u w:val="single"/>
                    </w:rPr>
                  </w:rPrChange>
                </w:rPr>
                <w:t>ARD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2A7F913" w14:textId="08A24738" w:rsidR="00901B2C" w:rsidRPr="00430350" w:rsidRDefault="23D4AC7F" w:rsidP="42F2F7DA">
            <w:pPr>
              <w:spacing w:line="240" w:lineRule="auto"/>
              <w:rPr>
                <w:ins w:id="3097" w:author="Lu Li0762" w:date="2026-10-14T03:19:00Z"/>
                <w:rFonts w:ascii="Arial" w:eastAsia="Arial" w:hAnsi="Arial" w:cs="Arial"/>
                <w:sz w:val="18"/>
                <w:szCs w:val="18"/>
                <w:u w:val="single"/>
                <w:rPrChange w:id="3098" w:author="Jie Wang5909" w:date="2026-10-17T00:17:00Z">
                  <w:rPr>
                    <w:ins w:id="3099" w:author="Lu Li0762" w:date="2026-10-14T03:19:00Z"/>
                    <w:rFonts w:ascii="Arial" w:eastAsia="Arial" w:hAnsi="Arial" w:cs="Arial"/>
                    <w:color w:val="D13438"/>
                    <w:sz w:val="18"/>
                    <w:szCs w:val="18"/>
                    <w:u w:val="single"/>
                  </w:rPr>
                </w:rPrChange>
              </w:rPr>
            </w:pPr>
            <w:ins w:id="3100" w:author="Lu Li0762" w:date="2026-10-14T03:20:00Z">
              <w:r w:rsidRPr="00430350">
                <w:rPr>
                  <w:rFonts w:ascii="Arial" w:eastAsia="Arial" w:hAnsi="Arial" w:cs="Arial"/>
                  <w:sz w:val="18"/>
                  <w:szCs w:val="18"/>
                  <w:u w:val="single"/>
                  <w:rPrChange w:id="3101" w:author="Jie Wang5909" w:date="2026-10-17T00:17:00Z">
                    <w:rPr>
                      <w:rFonts w:ascii="Arial" w:eastAsia="Arial" w:hAnsi="Arial" w:cs="Arial"/>
                      <w:color w:val="D13438"/>
                      <w:sz w:val="18"/>
                      <w:szCs w:val="18"/>
                      <w:u w:val="single"/>
                    </w:rPr>
                  </w:rPrChange>
                </w:rPr>
                <w:t>A</w:t>
              </w:r>
            </w:ins>
            <w:ins w:id="3102" w:author="Lu Li0762" w:date="2026-10-14T03:19:00Z">
              <w:r w:rsidRPr="00430350">
                <w:rPr>
                  <w:rFonts w:ascii="Arial" w:eastAsia="Arial" w:hAnsi="Arial" w:cs="Arial"/>
                  <w:sz w:val="18"/>
                  <w:szCs w:val="18"/>
                  <w:u w:val="single"/>
                  <w:rPrChange w:id="3103" w:author="Jie Wang5909" w:date="2026-10-17T00:17:00Z">
                    <w:rPr>
                      <w:rFonts w:ascii="Arial" w:eastAsia="Arial" w:hAnsi="Arial" w:cs="Arial"/>
                      <w:color w:val="D13438"/>
                      <w:sz w:val="18"/>
                      <w:szCs w:val="18"/>
                      <w:u w:val="single"/>
                    </w:rPr>
                  </w:rPrChange>
                </w:rPr>
                <w:t>ssigned Owner: Yongle Liu</w:t>
              </w:r>
            </w:ins>
          </w:p>
          <w:p w14:paraId="382A3060" w14:textId="0DFBDF87" w:rsidR="00901B2C" w:rsidRPr="00430350" w:rsidRDefault="23D4AC7F" w:rsidP="42F2F7DA">
            <w:pPr>
              <w:spacing w:line="240" w:lineRule="auto"/>
              <w:rPr>
                <w:ins w:id="3104" w:author="Lu Li0762" w:date="2026-10-14T03:19:00Z"/>
                <w:rFonts w:ascii="Arial" w:eastAsia="Arial" w:hAnsi="Arial" w:cs="Arial"/>
                <w:sz w:val="18"/>
                <w:szCs w:val="18"/>
                <w:u w:val="single"/>
                <w:rPrChange w:id="3105" w:author="Jie Wang5909" w:date="2026-10-17T00:17:00Z">
                  <w:rPr>
                    <w:ins w:id="3106" w:author="Lu Li0762" w:date="2026-10-14T03:19:00Z"/>
                    <w:rFonts w:ascii="Arial" w:eastAsia="Arial" w:hAnsi="Arial" w:cs="Arial"/>
                    <w:color w:val="D13438"/>
                    <w:sz w:val="18"/>
                    <w:szCs w:val="18"/>
                    <w:u w:val="single"/>
                  </w:rPr>
                </w:rPrChange>
              </w:rPr>
            </w:pPr>
            <w:ins w:id="3107" w:author="Lu Li0762" w:date="2026-10-14T03:19:00Z">
              <w:r w:rsidRPr="00430350">
                <w:rPr>
                  <w:rFonts w:ascii="Arial" w:eastAsia="Arial" w:hAnsi="Arial" w:cs="Arial"/>
                  <w:sz w:val="18"/>
                  <w:szCs w:val="18"/>
                  <w:u w:val="single"/>
                  <w:rPrChange w:id="3108" w:author="Jie Wang5909" w:date="2026-10-17T00:17:00Z">
                    <w:rPr>
                      <w:rFonts w:ascii="Arial" w:eastAsia="Arial" w:hAnsi="Arial" w:cs="Arial"/>
                      <w:color w:val="D13438"/>
                      <w:sz w:val="18"/>
                      <w:szCs w:val="18"/>
                      <w:u w:val="single"/>
                    </w:rPr>
                  </w:rPrChange>
                </w:rPr>
                <w:t>Due Date: 11/</w:t>
              </w:r>
            </w:ins>
            <w:ins w:id="3109" w:author="Jie Wang5909" w:date="2026-10-16T23:57:00Z">
              <w:r w:rsidR="00157886" w:rsidRPr="00430350">
                <w:rPr>
                  <w:rFonts w:ascii="Arial" w:eastAsia="Arial" w:hAnsi="Arial" w:cs="Arial"/>
                  <w:sz w:val="18"/>
                  <w:szCs w:val="18"/>
                  <w:u w:val="single"/>
                  <w:rPrChange w:id="3110" w:author="Jie Wang5909" w:date="2026-10-17T00:17:00Z">
                    <w:rPr>
                      <w:rFonts w:ascii="Arial" w:eastAsia="Arial" w:hAnsi="Arial" w:cs="Arial"/>
                      <w:color w:val="D13438"/>
                      <w:sz w:val="18"/>
                      <w:szCs w:val="18"/>
                      <w:u w:val="single"/>
                    </w:rPr>
                  </w:rPrChange>
                </w:rPr>
                <w:t>30</w:t>
              </w:r>
            </w:ins>
            <w:ins w:id="3111" w:author="Lu Li0762" w:date="2026-10-14T03:19:00Z">
              <w:del w:id="3112" w:author="Jie Wang5909" w:date="2026-10-16T23:57:00Z">
                <w:r w:rsidRPr="00430350" w:rsidDel="00157886">
                  <w:rPr>
                    <w:rFonts w:ascii="Arial" w:eastAsia="Arial" w:hAnsi="Arial" w:cs="Arial"/>
                    <w:sz w:val="18"/>
                    <w:szCs w:val="18"/>
                    <w:u w:val="single"/>
                    <w:rPrChange w:id="3113" w:author="Jie Wang5909" w:date="2026-10-17T00:17:00Z">
                      <w:rPr>
                        <w:rFonts w:ascii="Arial" w:eastAsia="Arial" w:hAnsi="Arial" w:cs="Arial"/>
                        <w:color w:val="D13438"/>
                        <w:sz w:val="18"/>
                        <w:szCs w:val="18"/>
                        <w:u w:val="single"/>
                      </w:rPr>
                    </w:rPrChange>
                  </w:rPr>
                  <w:delText>19</w:delText>
                </w:r>
              </w:del>
              <w:r w:rsidRPr="00430350">
                <w:rPr>
                  <w:rFonts w:ascii="Arial" w:eastAsia="Arial" w:hAnsi="Arial" w:cs="Arial"/>
                  <w:sz w:val="18"/>
                  <w:szCs w:val="18"/>
                  <w:u w:val="single"/>
                  <w:rPrChange w:id="3114" w:author="Jie Wang5909" w:date="2026-10-17T00:17:00Z">
                    <w:rPr>
                      <w:rFonts w:ascii="Arial" w:eastAsia="Arial" w:hAnsi="Arial" w:cs="Arial"/>
                      <w:color w:val="D13438"/>
                      <w:sz w:val="18"/>
                      <w:szCs w:val="18"/>
                      <w:u w:val="single"/>
                    </w:rPr>
                  </w:rPrChange>
                </w:rPr>
                <w:t>/2026</w:t>
              </w:r>
            </w:ins>
          </w:p>
          <w:p w14:paraId="7CFDF778" w14:textId="1D969814" w:rsidR="00901B2C" w:rsidRPr="00430350" w:rsidDel="00510AD7" w:rsidRDefault="23D4AC7F" w:rsidP="42F2F7DA">
            <w:pPr>
              <w:spacing w:line="240" w:lineRule="auto"/>
              <w:rPr>
                <w:ins w:id="3115" w:author="Lu Li0762" w:date="2026-10-14T03:19:00Z"/>
                <w:del w:id="3116" w:author="Jie Wang5909" w:date="2026-10-17T00:15:00Z"/>
                <w:rFonts w:ascii="Arial" w:hAnsi="Arial" w:cs="Arial"/>
                <w:sz w:val="18"/>
                <w:szCs w:val="18"/>
              </w:rPr>
            </w:pPr>
            <w:ins w:id="3117" w:author="Lu Li0762" w:date="2026-10-14T03:19:00Z">
              <w:r w:rsidRPr="00430350">
                <w:rPr>
                  <w:rFonts w:ascii="Arial" w:eastAsia="Arial" w:hAnsi="Arial" w:cs="Arial"/>
                  <w:sz w:val="18"/>
                  <w:szCs w:val="18"/>
                  <w:u w:val="single"/>
                  <w:rPrChange w:id="3118" w:author="Jie Wang5909" w:date="2026-10-17T00:17:00Z">
                    <w:rPr>
                      <w:rFonts w:ascii="Arial" w:eastAsia="Arial" w:hAnsi="Arial" w:cs="Arial"/>
                      <w:color w:val="D13438"/>
                      <w:sz w:val="18"/>
                      <w:szCs w:val="18"/>
                      <w:u w:val="single"/>
                    </w:rPr>
                  </w:rPrChange>
                </w:rPr>
                <w:t>Item status and Closure criteria: complete relevant method validation report</w:t>
              </w:r>
            </w:ins>
          </w:p>
          <w:p w14:paraId="15C63F76" w14:textId="039CA2FB" w:rsidR="00901B2C" w:rsidRPr="00430350" w:rsidRDefault="00901B2C" w:rsidP="00AE327F">
            <w:pPr>
              <w:spacing w:line="240" w:lineRule="auto"/>
              <w:rPr>
                <w:ins w:id="3119" w:author="Jie Wang5909" w:date="2026-10-14T01:30:00Z"/>
                <w:rFonts w:ascii="Arial" w:hAnsi="Arial" w:cs="Arial"/>
                <w:sz w:val="18"/>
                <w:szCs w:val="18"/>
                <w:u w:val="single"/>
                <w:rPrChange w:id="3120" w:author="Jie Wang5909" w:date="2026-10-17T00:17:00Z">
                  <w:rPr>
                    <w:ins w:id="3121" w:author="Jie Wang5909" w:date="2026-10-14T01:30:00Z"/>
                    <w:rFonts w:ascii="Arial" w:eastAsia="Arial" w:hAnsi="Arial" w:cs="Arial"/>
                    <w:color w:val="D13438"/>
                    <w:sz w:val="18"/>
                    <w:szCs w:val="18"/>
                    <w:u w:val="single"/>
                  </w:rPr>
                </w:rPrChange>
              </w:rPr>
            </w:pPr>
          </w:p>
        </w:tc>
      </w:tr>
      <w:tr w:rsidR="00323411" w:rsidRPr="00E37D71" w14:paraId="6C6AE361" w14:textId="77777777" w:rsidTr="2D7545EE">
        <w:trPr>
          <w:trHeight w:val="300"/>
          <w:ins w:id="3122" w:author="Jie Wang5909" w:date="2026-10-16T23:02:00Z"/>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90663D8" w14:textId="1DD95F1A" w:rsidR="00323411" w:rsidRPr="00430350" w:rsidRDefault="00323411" w:rsidP="204D519B">
            <w:pPr>
              <w:spacing w:line="240" w:lineRule="auto"/>
              <w:rPr>
                <w:ins w:id="3123" w:author="Jie Wang5909" w:date="2026-10-16T23:02:00Z"/>
                <w:rFonts w:ascii="Arial" w:hAnsi="Arial" w:cs="Arial"/>
                <w:sz w:val="18"/>
                <w:szCs w:val="18"/>
              </w:rPr>
            </w:pPr>
            <w:ins w:id="3124" w:author="Jie Wang5909" w:date="2026-10-16T23:02:00Z">
              <w:r w:rsidRPr="00430350">
                <w:rPr>
                  <w:rFonts w:ascii="Arial" w:hAnsi="Arial" w:cs="Arial"/>
                  <w:sz w:val="18"/>
                  <w:szCs w:val="18"/>
                </w:rPr>
                <w:t>Reference Standards</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0531602A" w14:textId="309D8721" w:rsidR="00323411" w:rsidRPr="00430350" w:rsidRDefault="00323411" w:rsidP="42F2F7DA">
            <w:pPr>
              <w:spacing w:line="240" w:lineRule="auto"/>
              <w:rPr>
                <w:ins w:id="3125" w:author="Jie Wang5909" w:date="2026-10-16T23:02:00Z"/>
                <w:rFonts w:ascii="Arial" w:hAnsi="Arial" w:cs="Arial"/>
                <w:sz w:val="18"/>
                <w:szCs w:val="18"/>
              </w:rPr>
            </w:pPr>
            <w:ins w:id="3126" w:author="Jie Wang5909" w:date="2026-10-16T23:03:00Z">
              <w:r w:rsidRPr="00430350">
                <w:rPr>
                  <w:rFonts w:ascii="Arial" w:hAnsi="Arial" w:cs="Arial"/>
                  <w:sz w:val="18"/>
                  <w:szCs w:val="18"/>
                </w:rPr>
                <w:t>T</w:t>
              </w:r>
              <w:r w:rsidRPr="00430350">
                <w:rPr>
                  <w:rFonts w:ascii="Arial" w:hAnsi="Arial" w:cs="Arial"/>
                  <w:sz w:val="18"/>
                  <w:szCs w:val="18"/>
                  <w:rPrChange w:id="3127" w:author="Jie Wang5909" w:date="2026-10-17T00:17:00Z">
                    <w:rPr/>
                  </w:rPrChange>
                </w:rPr>
                <w:t>he</w:t>
              </w:r>
              <w:r w:rsidRPr="00430350">
                <w:rPr>
                  <w:rFonts w:ascii="Arial" w:hAnsi="Arial" w:cs="Arial"/>
                  <w:sz w:val="18"/>
                  <w:szCs w:val="18"/>
                </w:rPr>
                <w:t xml:space="preserve"> dimer reference standard</w:t>
              </w:r>
              <w:r w:rsidRPr="00430350">
                <w:rPr>
                  <w:rFonts w:ascii="Arial" w:hAnsi="Arial" w:cs="Arial"/>
                  <w:sz w:val="18"/>
                  <w:szCs w:val="18"/>
                  <w:rPrChange w:id="3128" w:author="Jie Wang5909" w:date="2026-10-17T00:17:00Z">
                    <w:rPr/>
                  </w:rPrChange>
                </w:rPr>
                <w:t xml:space="preserve"> is currently under preparation</w:t>
              </w:r>
              <w:r w:rsidRPr="00430350">
                <w:rPr>
                  <w:rFonts w:ascii="Arial" w:hAnsi="Arial" w:cs="Arial"/>
                  <w:sz w:val="18"/>
                  <w:szCs w:val="18"/>
                </w:rPr>
                <w:t>.</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242E720" w14:textId="6FFC0CF8" w:rsidR="00323411" w:rsidRPr="00430350" w:rsidRDefault="00323411" w:rsidP="00AE327F">
            <w:pPr>
              <w:spacing w:line="240" w:lineRule="auto"/>
              <w:rPr>
                <w:ins w:id="3129" w:author="Jie Wang5909" w:date="2026-10-16T23:02:00Z"/>
                <w:rFonts w:ascii="Arial" w:hAnsi="Arial" w:cs="Arial"/>
                <w:sz w:val="18"/>
                <w:szCs w:val="18"/>
                <w:rPrChange w:id="3130" w:author="Jie Wang5909" w:date="2026-10-17T00:17:00Z">
                  <w:rPr>
                    <w:ins w:id="3131" w:author="Jie Wang5909" w:date="2026-10-16T23:02:00Z"/>
                    <w:rFonts w:ascii="Arial" w:eastAsia="Times New Roman" w:hAnsi="Arial" w:cs="Arial"/>
                    <w:sz w:val="18"/>
                    <w:szCs w:val="18"/>
                  </w:rPr>
                </w:rPrChange>
              </w:rPr>
            </w:pPr>
            <w:ins w:id="3132" w:author="Jie Wang5909" w:date="2026-10-16T23:03:00Z">
              <w:r w:rsidRPr="00430350">
                <w:rPr>
                  <w:rFonts w:ascii="Arial" w:hAnsi="Arial" w:cs="Arial"/>
                  <w:sz w:val="18"/>
                  <w:szCs w:val="18"/>
                </w:rPr>
                <w:t>Low</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BA9957B" w14:textId="5D93517F" w:rsidR="00323411" w:rsidRPr="00430350" w:rsidRDefault="004B7B1D" w:rsidP="009B6D88">
            <w:pPr>
              <w:spacing w:line="240" w:lineRule="auto"/>
              <w:rPr>
                <w:ins w:id="3133" w:author="Jie Wang5909" w:date="2026-10-16T23:02:00Z"/>
                <w:rFonts w:ascii="Arial" w:hAnsi="Arial" w:cs="Arial"/>
                <w:sz w:val="18"/>
                <w:szCs w:val="18"/>
              </w:rPr>
            </w:pPr>
            <w:ins w:id="3134" w:author="Jie Wang5909" w:date="2026-10-16T23:36:00Z">
              <w:r w:rsidRPr="00430350">
                <w:rPr>
                  <w:rFonts w:ascii="Arial" w:hAnsi="Arial" w:cs="Arial"/>
                  <w:sz w:val="18"/>
                  <w:szCs w:val="18"/>
                  <w:rPrChange w:id="3135" w:author="Jie Wang5909" w:date="2026-10-17T00:17:00Z">
                    <w:rPr>
                      <w:rFonts w:ascii="Arial" w:hAnsi="Arial" w:cs="Arial"/>
                      <w:color w:val="1E293B"/>
                      <w:sz w:val="21"/>
                      <w:szCs w:val="21"/>
                      <w:shd w:val="clear" w:color="auto" w:fill="F8FAFC"/>
                    </w:rPr>
                  </w:rPrChange>
                </w:rPr>
                <w:t>Performing HPLC preparative separation.</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3D88E3C" w14:textId="027D703A" w:rsidR="00323411" w:rsidRPr="00430350" w:rsidRDefault="00323411" w:rsidP="00AE327F">
            <w:pPr>
              <w:spacing w:line="240" w:lineRule="auto"/>
              <w:rPr>
                <w:ins w:id="3136" w:author="Jie Wang5909" w:date="2026-10-16T23:02:00Z"/>
                <w:rFonts w:ascii="Arial" w:eastAsia="Arial" w:hAnsi="Arial" w:cs="Arial"/>
                <w:sz w:val="18"/>
                <w:szCs w:val="18"/>
                <w:u w:val="single"/>
                <w:rPrChange w:id="3137" w:author="Jie Wang5909" w:date="2026-10-17T00:17:00Z">
                  <w:rPr>
                    <w:ins w:id="3138" w:author="Jie Wang5909" w:date="2026-10-16T23:02:00Z"/>
                    <w:rFonts w:ascii="Arial" w:eastAsia="Arial" w:hAnsi="Arial" w:cs="Arial"/>
                    <w:color w:val="881798"/>
                    <w:sz w:val="18"/>
                    <w:szCs w:val="18"/>
                    <w:u w:val="single"/>
                  </w:rPr>
                </w:rPrChange>
              </w:rPr>
            </w:pPr>
            <w:ins w:id="3139" w:author="Jie Wang5909" w:date="2026-10-16T23:03:00Z">
              <w:r w:rsidRPr="00430350">
                <w:rPr>
                  <w:rFonts w:ascii="Arial" w:eastAsia="Arial" w:hAnsi="Arial" w:cs="Arial"/>
                  <w:sz w:val="18"/>
                  <w:szCs w:val="18"/>
                  <w:u w:val="single"/>
                  <w:rPrChange w:id="3140" w:author="Jie Wang5909" w:date="2026-10-17T00:17:00Z">
                    <w:rPr>
                      <w:rFonts w:ascii="Arial" w:hAnsi="Arial" w:cs="Arial"/>
                      <w:color w:val="881798"/>
                      <w:sz w:val="18"/>
                      <w:szCs w:val="18"/>
                      <w:u w:val="single"/>
                    </w:rPr>
                  </w:rPrChange>
                </w:rPr>
                <w:t>CMMD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8B3298C" w14:textId="77777777" w:rsidR="009B6D88" w:rsidRPr="00430350" w:rsidRDefault="009B6D88" w:rsidP="009B6D88">
            <w:pPr>
              <w:spacing w:line="240" w:lineRule="auto"/>
              <w:rPr>
                <w:ins w:id="3141" w:author="Jie Wang5909" w:date="2026-10-16T23:33:00Z"/>
                <w:rFonts w:ascii="Arial" w:eastAsia="Arial" w:hAnsi="Arial" w:cs="Arial"/>
                <w:sz w:val="18"/>
                <w:szCs w:val="18"/>
                <w:u w:val="single"/>
                <w:rPrChange w:id="3142" w:author="Jie Wang5909" w:date="2026-10-17T00:17:00Z">
                  <w:rPr>
                    <w:ins w:id="3143" w:author="Jie Wang5909" w:date="2026-10-16T23:33:00Z"/>
                    <w:rFonts w:ascii="Arial" w:eastAsia="Arial" w:hAnsi="Arial" w:cs="Arial"/>
                    <w:color w:val="D13438"/>
                    <w:sz w:val="18"/>
                    <w:szCs w:val="18"/>
                    <w:u w:val="single"/>
                  </w:rPr>
                </w:rPrChange>
              </w:rPr>
            </w:pPr>
            <w:ins w:id="3144" w:author="Jie Wang5909" w:date="2026-10-16T23:33:00Z">
              <w:r w:rsidRPr="00430350">
                <w:rPr>
                  <w:rFonts w:ascii="Arial" w:eastAsia="Arial" w:hAnsi="Arial" w:cs="Arial"/>
                  <w:sz w:val="18"/>
                  <w:szCs w:val="18"/>
                  <w:u w:val="single"/>
                  <w:rPrChange w:id="3145" w:author="Jie Wang5909" w:date="2026-10-17T00:17:00Z">
                    <w:rPr>
                      <w:rFonts w:ascii="Arial" w:eastAsia="Arial" w:hAnsi="Arial" w:cs="Arial"/>
                      <w:color w:val="D13438"/>
                      <w:sz w:val="18"/>
                      <w:szCs w:val="18"/>
                      <w:u w:val="single"/>
                    </w:rPr>
                  </w:rPrChange>
                </w:rPr>
                <w:t>Assigned Owner: Yu Zhang</w:t>
              </w:r>
            </w:ins>
          </w:p>
          <w:p w14:paraId="4C4DB86D" w14:textId="2AB2D0A5" w:rsidR="009B6D88" w:rsidRPr="00430350" w:rsidRDefault="009B6D88" w:rsidP="009B6D88">
            <w:pPr>
              <w:spacing w:line="240" w:lineRule="auto"/>
              <w:rPr>
                <w:ins w:id="3146" w:author="Jie Wang5909" w:date="2026-10-16T23:33:00Z"/>
                <w:rFonts w:ascii="Arial" w:eastAsia="Arial" w:hAnsi="Arial" w:cs="Arial"/>
                <w:sz w:val="18"/>
                <w:szCs w:val="18"/>
                <w:u w:val="single"/>
                <w:rPrChange w:id="3147" w:author="Jie Wang5909" w:date="2026-10-17T00:17:00Z">
                  <w:rPr>
                    <w:ins w:id="3148" w:author="Jie Wang5909" w:date="2026-10-16T23:33:00Z"/>
                    <w:rFonts w:ascii="Arial" w:eastAsia="Arial" w:hAnsi="Arial" w:cs="Arial"/>
                    <w:color w:val="D13438"/>
                    <w:sz w:val="18"/>
                    <w:szCs w:val="18"/>
                    <w:u w:val="single"/>
                  </w:rPr>
                </w:rPrChange>
              </w:rPr>
            </w:pPr>
            <w:ins w:id="3149" w:author="Jie Wang5909" w:date="2026-10-16T23:33:00Z">
              <w:r w:rsidRPr="00430350">
                <w:rPr>
                  <w:rFonts w:ascii="Arial" w:eastAsia="Arial" w:hAnsi="Arial" w:cs="Arial"/>
                  <w:sz w:val="18"/>
                  <w:szCs w:val="18"/>
                  <w:u w:val="single"/>
                  <w:rPrChange w:id="3150" w:author="Jie Wang5909" w:date="2026-10-17T00:17:00Z">
                    <w:rPr>
                      <w:rFonts w:ascii="Arial" w:eastAsia="Arial" w:hAnsi="Arial" w:cs="Arial"/>
                      <w:color w:val="D13438"/>
                      <w:sz w:val="18"/>
                      <w:szCs w:val="18"/>
                      <w:u w:val="single"/>
                    </w:rPr>
                  </w:rPrChange>
                </w:rPr>
                <w:t>Due Date: 11/30/2026</w:t>
              </w:r>
            </w:ins>
          </w:p>
          <w:p w14:paraId="609F1AF3" w14:textId="77777777" w:rsidR="00323411" w:rsidRPr="00430350" w:rsidRDefault="009B6D88">
            <w:pPr>
              <w:spacing w:line="240" w:lineRule="auto"/>
              <w:rPr>
                <w:ins w:id="3151" w:author="Jie Wang5909" w:date="2026-10-16T23:33:00Z"/>
                <w:rFonts w:ascii="Arial" w:eastAsia="Arial" w:hAnsi="Arial" w:cs="Arial"/>
                <w:sz w:val="18"/>
                <w:szCs w:val="18"/>
                <w:u w:val="single"/>
                <w:rPrChange w:id="3152" w:author="Jie Wang5909" w:date="2026-10-17T00:17:00Z">
                  <w:rPr>
                    <w:ins w:id="3153" w:author="Jie Wang5909" w:date="2026-10-16T23:33:00Z"/>
                    <w:rFonts w:ascii="Arial" w:eastAsia="Arial" w:hAnsi="Arial" w:cs="Arial"/>
                    <w:color w:val="D13438"/>
                    <w:sz w:val="18"/>
                    <w:szCs w:val="18"/>
                    <w:u w:val="single"/>
                  </w:rPr>
                </w:rPrChange>
              </w:rPr>
            </w:pPr>
            <w:ins w:id="3154" w:author="Jie Wang5909" w:date="2026-10-16T23:33:00Z">
              <w:r w:rsidRPr="00430350">
                <w:rPr>
                  <w:rFonts w:ascii="Arial" w:eastAsia="Arial" w:hAnsi="Arial" w:cs="Arial"/>
                  <w:sz w:val="18"/>
                  <w:szCs w:val="18"/>
                  <w:u w:val="single"/>
                  <w:rPrChange w:id="3155" w:author="Jie Wang5909" w:date="2026-10-17T00:17:00Z">
                    <w:rPr>
                      <w:rFonts w:ascii="Arial" w:eastAsia="Arial" w:hAnsi="Arial" w:cs="Arial"/>
                      <w:color w:val="D13438"/>
                      <w:sz w:val="18"/>
                      <w:szCs w:val="18"/>
                      <w:u w:val="single"/>
                    </w:rPr>
                  </w:rPrChange>
                </w:rPr>
                <w:t xml:space="preserve">Item status and Closure criteria: </w:t>
              </w:r>
            </w:ins>
          </w:p>
          <w:p w14:paraId="05D58C10" w14:textId="5A5888C8" w:rsidR="009B6D88" w:rsidRPr="00430350" w:rsidRDefault="009B6D88">
            <w:pPr>
              <w:spacing w:line="240" w:lineRule="auto"/>
              <w:rPr>
                <w:ins w:id="3156" w:author="Jie Wang5909" w:date="2026-10-16T23:02:00Z"/>
                <w:rFonts w:ascii="Arial" w:hAnsi="Arial" w:cs="Arial"/>
                <w:sz w:val="18"/>
                <w:szCs w:val="18"/>
                <w:rPrChange w:id="3157" w:author="Jie Wang5909" w:date="2026-10-17T00:17:00Z">
                  <w:rPr>
                    <w:ins w:id="3158" w:author="Jie Wang5909" w:date="2026-10-16T23:02:00Z"/>
                    <w:rFonts w:ascii="Arial" w:eastAsia="Arial" w:hAnsi="Arial" w:cs="Arial"/>
                    <w:color w:val="D13438"/>
                    <w:sz w:val="18"/>
                    <w:szCs w:val="18"/>
                    <w:u w:val="single"/>
                  </w:rPr>
                </w:rPrChange>
              </w:rPr>
            </w:pPr>
            <w:ins w:id="3159" w:author="Jie Wang5909" w:date="2026-10-16T23:33:00Z">
              <w:r w:rsidRPr="00430350">
                <w:rPr>
                  <w:rFonts w:ascii="Arial" w:eastAsia="Arial" w:hAnsi="Arial" w:cs="Arial"/>
                  <w:sz w:val="18"/>
                  <w:szCs w:val="18"/>
                  <w:u w:val="single"/>
                  <w:rPrChange w:id="3160" w:author="Jie Wang5909" w:date="2026-10-17T00:17:00Z">
                    <w:rPr>
                      <w:rFonts w:ascii="Arial" w:eastAsia="Arial" w:hAnsi="Arial" w:cs="Arial"/>
                      <w:color w:val="D13438"/>
                      <w:sz w:val="18"/>
                      <w:szCs w:val="18"/>
                      <w:u w:val="single"/>
                    </w:rPr>
                  </w:rPrChange>
                </w:rPr>
                <w:t>C</w:t>
              </w:r>
              <w:r w:rsidRPr="00430350">
                <w:rPr>
                  <w:rFonts w:ascii="Arial" w:eastAsia="Arial" w:hAnsi="Arial" w:cs="Arial"/>
                  <w:sz w:val="18"/>
                  <w:szCs w:val="18"/>
                  <w:u w:val="single"/>
                  <w:rPrChange w:id="3161" w:author="Jie Wang5909" w:date="2026-10-17T00:17:00Z">
                    <w:rPr>
                      <w:rFonts w:asciiTheme="minorEastAsia" w:hAnsiTheme="minorEastAsia" w:cs="Arial"/>
                      <w:color w:val="D13438"/>
                      <w:sz w:val="18"/>
                      <w:szCs w:val="18"/>
                      <w:u w:val="single"/>
                    </w:rPr>
                  </w:rPrChange>
                </w:rPr>
                <w:t xml:space="preserve">omplete preparation and </w:t>
              </w:r>
            </w:ins>
            <w:ins w:id="3162" w:author="Jie Wang5909" w:date="2026-10-16T23:34:00Z">
              <w:r w:rsidRPr="00430350">
                <w:rPr>
                  <w:rFonts w:ascii="Arial" w:eastAsia="Arial" w:hAnsi="Arial" w:cs="Arial"/>
                  <w:sz w:val="18"/>
                  <w:szCs w:val="18"/>
                  <w:u w:val="single"/>
                  <w:rPrChange w:id="3163" w:author="Jie Wang5909" w:date="2026-10-17T00:17:00Z">
                    <w:rPr>
                      <w:rFonts w:asciiTheme="minorEastAsia" w:hAnsiTheme="minorEastAsia" w:cs="Arial"/>
                      <w:color w:val="D13438"/>
                      <w:sz w:val="18"/>
                      <w:szCs w:val="18"/>
                      <w:u w:val="single"/>
                    </w:rPr>
                  </w:rPrChange>
                </w:rPr>
                <w:t>standardization</w:t>
              </w:r>
            </w:ins>
          </w:p>
        </w:tc>
      </w:tr>
      <w:tr w:rsidR="009B6D88" w:rsidRPr="00E37D71" w14:paraId="0D4D6CCD" w14:textId="77777777" w:rsidTr="2D7545EE">
        <w:trPr>
          <w:trHeight w:val="300"/>
          <w:ins w:id="3164" w:author="Jie Wang5909" w:date="2026-10-16T23:29:00Z"/>
        </w:trPr>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14A0E2F" w14:textId="08EED59B" w:rsidR="009B6D88" w:rsidRPr="000D3FE0" w:rsidRDefault="009B6D88" w:rsidP="009B6D88">
            <w:pPr>
              <w:spacing w:line="240" w:lineRule="auto"/>
              <w:rPr>
                <w:ins w:id="3165" w:author="Jie Wang5909" w:date="2026-10-16T23:29:00Z"/>
                <w:rFonts w:ascii="Arial" w:hAnsi="Arial" w:cs="Arial"/>
                <w:sz w:val="18"/>
                <w:szCs w:val="18"/>
              </w:rPr>
            </w:pPr>
            <w:ins w:id="3166" w:author="Jie Wang5909" w:date="2026-10-16T23:29:00Z">
              <w:r w:rsidRPr="000D3FE0">
                <w:rPr>
                  <w:rFonts w:ascii="Arial" w:hAnsi="Arial" w:cs="Arial"/>
                  <w:sz w:val="18"/>
                  <w:szCs w:val="18"/>
                </w:rPr>
                <w:t>Sample Preparation and Handling </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610EE45C" w14:textId="740366B7" w:rsidR="009B6D88" w:rsidRDefault="009B6D88" w:rsidP="009B6D88">
            <w:pPr>
              <w:spacing w:line="240" w:lineRule="auto"/>
              <w:rPr>
                <w:ins w:id="3167" w:author="Jie Wang5909" w:date="2026-10-16T23:29:00Z"/>
                <w:rFonts w:ascii="Arial" w:hAnsi="Arial" w:cs="Arial"/>
                <w:sz w:val="18"/>
                <w:szCs w:val="18"/>
              </w:rPr>
            </w:pPr>
            <w:ins w:id="3168" w:author="Jie Wang5909" w:date="2026-10-16T23:30:00Z">
              <w:r>
                <w:rPr>
                  <w:rFonts w:ascii="Arial" w:hAnsi="Arial" w:cs="Arial"/>
                  <w:color w:val="881798"/>
                  <w:sz w:val="18"/>
                  <w:szCs w:val="18"/>
                  <w:u w:val="single"/>
                </w:rPr>
                <w:t xml:space="preserve">TSP </w:t>
              </w:r>
              <w:r w:rsidRPr="005A648E">
                <w:rPr>
                  <w:rFonts w:ascii="Arial" w:hAnsi="Arial" w:cs="Arial"/>
                  <w:sz w:val="18"/>
                  <w:szCs w:val="18"/>
                </w:rPr>
                <w:t>is in preparation.</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135B7B9C" w14:textId="6A5E7F48" w:rsidR="009B6D88" w:rsidRDefault="009B6D88" w:rsidP="009B6D88">
            <w:pPr>
              <w:spacing w:line="240" w:lineRule="auto"/>
              <w:rPr>
                <w:ins w:id="3169" w:author="Jie Wang5909" w:date="2026-10-16T23:29:00Z"/>
                <w:rFonts w:ascii="Arial" w:hAnsi="Arial" w:cs="Arial"/>
                <w:sz w:val="18"/>
                <w:szCs w:val="18"/>
              </w:rPr>
            </w:pPr>
            <w:ins w:id="3170" w:author="Jie Wang5909" w:date="2026-10-16T23:30:00Z">
              <w:r>
                <w:rPr>
                  <w:rFonts w:ascii="Arial" w:hAnsi="Arial" w:cs="Arial" w:hint="eastAsia"/>
                  <w:sz w:val="18"/>
                  <w:szCs w:val="18"/>
                </w:rPr>
                <w:t>L</w:t>
              </w:r>
              <w:r>
                <w:rPr>
                  <w:rFonts w:ascii="Arial" w:hAnsi="Arial" w:cs="Arial"/>
                  <w:sz w:val="18"/>
                  <w:szCs w:val="18"/>
                </w:rPr>
                <w:t>ow</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7337AF94" w14:textId="77777777" w:rsidR="009B6D88" w:rsidRPr="005A648E" w:rsidRDefault="009B6D88" w:rsidP="009B6D88">
            <w:pPr>
              <w:spacing w:line="240" w:lineRule="auto"/>
              <w:rPr>
                <w:ins w:id="3171" w:author="Jie Wang5909" w:date="2026-10-16T23:32:00Z"/>
                <w:rFonts w:ascii="Arial" w:hAnsi="Arial" w:cs="Arial"/>
                <w:sz w:val="18"/>
                <w:szCs w:val="18"/>
              </w:rPr>
            </w:pPr>
            <w:ins w:id="3172" w:author="Jie Wang5909" w:date="2026-10-16T23:32:00Z">
              <w:r w:rsidRPr="005A648E">
                <w:rPr>
                  <w:rFonts w:ascii="Arial" w:hAnsi="Arial" w:cs="Arial"/>
                  <w:sz w:val="18"/>
                  <w:szCs w:val="18"/>
                </w:rPr>
                <w:t>Th</w:t>
              </w:r>
              <w:r>
                <w:rPr>
                  <w:rFonts w:ascii="Arial" w:hAnsi="Arial" w:cs="Arial"/>
                  <w:sz w:val="18"/>
                  <w:szCs w:val="18"/>
                </w:rPr>
                <w:t>e TSP to-do list:</w:t>
              </w:r>
            </w:ins>
          </w:p>
          <w:p w14:paraId="3A57B7D4" w14:textId="77777777" w:rsidR="009B6D88" w:rsidRPr="000D3FE0" w:rsidRDefault="009B6D88" w:rsidP="009B6D88">
            <w:pPr>
              <w:rPr>
                <w:ins w:id="3173" w:author="Jie Wang5909" w:date="2026-10-16T23:32:00Z"/>
                <w:rFonts w:ascii="Arial" w:hAnsi="Arial" w:cs="Arial"/>
                <w:sz w:val="18"/>
                <w:szCs w:val="18"/>
              </w:rPr>
            </w:pPr>
            <w:ins w:id="3174" w:author="Jie Wang5909" w:date="2026-10-16T23:32:00Z">
              <w:r w:rsidRPr="797C4670">
                <w:rPr>
                  <w:rFonts w:ascii="Arial" w:hAnsi="Arial" w:cs="Arial"/>
                  <w:sz w:val="18"/>
                  <w:szCs w:val="18"/>
                </w:rPr>
                <w:t>TSP-1400210310.01</w:t>
              </w:r>
            </w:ins>
          </w:p>
          <w:p w14:paraId="52340B9E" w14:textId="77777777" w:rsidR="009B6D88" w:rsidRPr="000D3FE0" w:rsidRDefault="009B6D88" w:rsidP="009B6D88">
            <w:pPr>
              <w:rPr>
                <w:ins w:id="3175" w:author="Jie Wang5909" w:date="2026-10-16T23:32:00Z"/>
                <w:rFonts w:ascii="Arial" w:hAnsi="Arial" w:cs="Arial"/>
                <w:sz w:val="18"/>
                <w:szCs w:val="18"/>
              </w:rPr>
            </w:pPr>
            <w:ins w:id="3176" w:author="Jie Wang5909" w:date="2026-10-16T23:32:00Z">
              <w:r w:rsidRPr="000D3FE0">
                <w:rPr>
                  <w:rFonts w:ascii="Arial" w:hAnsi="Arial" w:cs="Arial"/>
                  <w:sz w:val="18"/>
                  <w:szCs w:val="18"/>
                </w:rPr>
                <w:t>TSP-1400210311.01</w:t>
              </w:r>
            </w:ins>
          </w:p>
          <w:p w14:paraId="37A1CF83" w14:textId="31AE90CE" w:rsidR="009B6D88" w:rsidRPr="42F2F7DA" w:rsidRDefault="009B6D88" w:rsidP="009B6D88">
            <w:pPr>
              <w:spacing w:line="240" w:lineRule="auto"/>
              <w:rPr>
                <w:ins w:id="3177" w:author="Jie Wang5909" w:date="2026-10-16T23:29:00Z"/>
                <w:rFonts w:ascii="Arial" w:hAnsi="Arial" w:cs="Arial"/>
                <w:sz w:val="18"/>
                <w:szCs w:val="18"/>
              </w:rPr>
            </w:pPr>
            <w:ins w:id="3178" w:author="Jie Wang5909" w:date="2026-10-16T23:32:00Z">
              <w:r w:rsidRPr="000D3FE0">
                <w:rPr>
                  <w:rFonts w:ascii="Arial" w:hAnsi="Arial" w:cs="Arial"/>
                  <w:sz w:val="18"/>
                  <w:szCs w:val="18"/>
                </w:rPr>
                <w:t>TSP-1400210312.01</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55A2A523" w14:textId="02453FF1" w:rsidR="009B6D88" w:rsidRPr="00323411" w:rsidRDefault="009B6D88" w:rsidP="009B6D88">
            <w:pPr>
              <w:spacing w:line="240" w:lineRule="auto"/>
              <w:rPr>
                <w:ins w:id="3179" w:author="Jie Wang5909" w:date="2026-10-16T23:29:00Z"/>
                <w:rFonts w:ascii="Arial" w:eastAsia="Arial" w:hAnsi="Arial" w:cs="Arial"/>
                <w:color w:val="D13438"/>
                <w:sz w:val="18"/>
                <w:szCs w:val="18"/>
                <w:u w:val="single"/>
              </w:rPr>
            </w:pPr>
            <w:ins w:id="3180" w:author="Jie Wang5909" w:date="2026-10-16T23:32:00Z">
              <w:r w:rsidRPr="005A648E">
                <w:rPr>
                  <w:rFonts w:ascii="Arial" w:eastAsia="Arial" w:hAnsi="Arial" w:cs="Arial" w:hint="eastAsia"/>
                  <w:color w:val="D13438"/>
                  <w:sz w:val="18"/>
                  <w:szCs w:val="18"/>
                  <w:u w:val="single"/>
                </w:rPr>
                <w:t>C</w:t>
              </w:r>
              <w:r w:rsidRPr="005A648E">
                <w:rPr>
                  <w:rFonts w:ascii="Arial" w:eastAsia="Arial" w:hAnsi="Arial" w:cs="Arial"/>
                  <w:color w:val="D13438"/>
                  <w:sz w:val="18"/>
                  <w:szCs w:val="18"/>
                  <w:u w:val="single"/>
                </w:rPr>
                <w:t>MMD</w:t>
              </w:r>
            </w:ins>
          </w:p>
        </w:tc>
        <w:tc>
          <w:tcPr>
            <w:tcW w:w="0" w:type="auto"/>
            <w:tcBorders>
              <w:top w:val="single" w:sz="6" w:space="0" w:color="AAAAAA"/>
              <w:left w:val="single" w:sz="6" w:space="0" w:color="AAAAAA"/>
              <w:bottom w:val="single" w:sz="6" w:space="0" w:color="AAAAAA"/>
              <w:right w:val="single" w:sz="6" w:space="0" w:color="AAAAAA"/>
            </w:tcBorders>
            <w:shd w:val="clear" w:color="auto" w:fill="EEF4FB"/>
            <w:vAlign w:val="center"/>
          </w:tcPr>
          <w:p w14:paraId="35B2C470" w14:textId="77777777" w:rsidR="009B6D88" w:rsidRPr="005A648E" w:rsidRDefault="009B6D88" w:rsidP="009B6D88">
            <w:pPr>
              <w:spacing w:line="240" w:lineRule="auto"/>
              <w:rPr>
                <w:ins w:id="3181" w:author="Jie Wang5909" w:date="2026-10-16T23:32:00Z"/>
                <w:rFonts w:ascii="Arial" w:hAnsi="Arial" w:cs="Arial"/>
                <w:sz w:val="18"/>
                <w:szCs w:val="18"/>
              </w:rPr>
            </w:pPr>
            <w:ins w:id="3182" w:author="Jie Wang5909" w:date="2026-10-16T23:32:00Z">
              <w:r w:rsidRPr="005A648E">
                <w:rPr>
                  <w:rFonts w:ascii="Arial" w:hAnsi="Arial" w:cs="Arial"/>
                  <w:sz w:val="18"/>
                  <w:szCs w:val="18"/>
                </w:rPr>
                <w:t xml:space="preserve">Assigned Owner: Yu Zhang </w:t>
              </w:r>
            </w:ins>
          </w:p>
          <w:p w14:paraId="2626C5E6" w14:textId="77777777" w:rsidR="009B6D88" w:rsidRPr="005A648E" w:rsidRDefault="009B6D88" w:rsidP="009B6D88">
            <w:pPr>
              <w:spacing w:line="240" w:lineRule="auto"/>
              <w:rPr>
                <w:ins w:id="3183" w:author="Jie Wang5909" w:date="2026-10-16T23:32:00Z"/>
                <w:rFonts w:ascii="Arial" w:hAnsi="Arial" w:cs="Arial"/>
                <w:sz w:val="18"/>
                <w:szCs w:val="18"/>
              </w:rPr>
            </w:pPr>
            <w:ins w:id="3184" w:author="Jie Wang5909" w:date="2026-10-16T23:32:00Z">
              <w:r w:rsidRPr="005A648E">
                <w:rPr>
                  <w:rFonts w:ascii="Arial" w:hAnsi="Arial" w:cs="Arial"/>
                  <w:sz w:val="18"/>
                  <w:szCs w:val="18"/>
                </w:rPr>
                <w:t>Step1</w:t>
              </w:r>
              <w:r w:rsidRPr="005A648E">
                <w:rPr>
                  <w:rFonts w:ascii="Arial" w:hAnsi="Arial" w:cs="Arial"/>
                  <w:sz w:val="18"/>
                  <w:szCs w:val="18"/>
                </w:rPr>
                <w:t>：</w:t>
              </w:r>
              <w:r>
                <w:rPr>
                  <w:rFonts w:ascii="Arial" w:hAnsi="Arial" w:cs="Arial"/>
                  <w:sz w:val="18"/>
                  <w:szCs w:val="18"/>
                </w:rPr>
                <w:t>Due Date: 10/2</w:t>
              </w:r>
              <w:r w:rsidRPr="005A648E">
                <w:rPr>
                  <w:rFonts w:ascii="Arial" w:hAnsi="Arial" w:cs="Arial"/>
                  <w:sz w:val="18"/>
                  <w:szCs w:val="18"/>
                </w:rPr>
                <w:t>0//2026</w:t>
              </w:r>
            </w:ins>
          </w:p>
          <w:p w14:paraId="3882BE6E" w14:textId="77777777" w:rsidR="009B6D88" w:rsidRPr="005A648E" w:rsidRDefault="009B6D88" w:rsidP="009B6D88">
            <w:pPr>
              <w:spacing w:line="240" w:lineRule="auto"/>
              <w:rPr>
                <w:ins w:id="3185" w:author="Jie Wang5909" w:date="2026-10-16T23:32:00Z"/>
                <w:rFonts w:ascii="Arial" w:hAnsi="Arial" w:cs="Arial"/>
                <w:sz w:val="18"/>
                <w:szCs w:val="18"/>
              </w:rPr>
            </w:pPr>
            <w:ins w:id="3186" w:author="Jie Wang5909" w:date="2026-10-16T23:32:00Z">
              <w:r w:rsidRPr="005A648E">
                <w:rPr>
                  <w:rFonts w:ascii="Arial" w:hAnsi="Arial" w:cs="Arial"/>
                  <w:sz w:val="18"/>
                  <w:szCs w:val="18"/>
                </w:rPr>
                <w:t>Step2</w:t>
              </w:r>
              <w:r w:rsidRPr="005A648E">
                <w:rPr>
                  <w:rFonts w:ascii="Arial" w:hAnsi="Arial" w:cs="Arial"/>
                  <w:sz w:val="18"/>
                  <w:szCs w:val="18"/>
                </w:rPr>
                <w:t>：</w:t>
              </w:r>
              <w:r w:rsidRPr="005A648E">
                <w:rPr>
                  <w:rFonts w:ascii="Arial" w:hAnsi="Arial" w:cs="Arial"/>
                  <w:sz w:val="18"/>
                  <w:szCs w:val="18"/>
                </w:rPr>
                <w:t>Due Date: 11</w:t>
              </w:r>
              <w:r>
                <w:rPr>
                  <w:rFonts w:ascii="Arial" w:hAnsi="Arial" w:cs="Arial"/>
                  <w:sz w:val="18"/>
                  <w:szCs w:val="18"/>
                </w:rPr>
                <w:t>/05</w:t>
              </w:r>
              <w:r w:rsidRPr="005A648E">
                <w:rPr>
                  <w:rFonts w:ascii="Arial" w:hAnsi="Arial" w:cs="Arial"/>
                  <w:sz w:val="18"/>
                  <w:szCs w:val="18"/>
                </w:rPr>
                <w:t>//2026</w:t>
              </w:r>
            </w:ins>
          </w:p>
          <w:p w14:paraId="5BA613AB" w14:textId="0AD04C71" w:rsidR="009B6D88" w:rsidRDefault="009B6D88" w:rsidP="009B6D88">
            <w:pPr>
              <w:spacing w:line="240" w:lineRule="auto"/>
              <w:rPr>
                <w:ins w:id="3187" w:author="Jie Wang5909" w:date="2026-10-16T23:29:00Z"/>
                <w:rFonts w:ascii="Arial" w:eastAsia="Arial" w:hAnsi="Arial" w:cs="Arial"/>
                <w:color w:val="D13438"/>
                <w:sz w:val="18"/>
                <w:szCs w:val="18"/>
                <w:u w:val="single"/>
              </w:rPr>
            </w:pPr>
            <w:ins w:id="3188" w:author="Jie Wang5909" w:date="2026-10-16T23:32:00Z">
              <w:r w:rsidRPr="005A648E">
                <w:rPr>
                  <w:rFonts w:ascii="Arial" w:hAnsi="Arial" w:cs="Arial"/>
                  <w:sz w:val="18"/>
                  <w:szCs w:val="18"/>
                </w:rPr>
                <w:t>Step3</w:t>
              </w:r>
              <w:r w:rsidRPr="005A648E">
                <w:rPr>
                  <w:rFonts w:ascii="Arial" w:hAnsi="Arial" w:cs="Arial"/>
                  <w:sz w:val="18"/>
                  <w:szCs w:val="18"/>
                </w:rPr>
                <w:t>：</w:t>
              </w:r>
              <w:r w:rsidRPr="005A648E">
                <w:rPr>
                  <w:rFonts w:ascii="Arial" w:hAnsi="Arial" w:cs="Arial"/>
                  <w:sz w:val="18"/>
                  <w:szCs w:val="18"/>
                </w:rPr>
                <w:t>Due Date: 1</w:t>
              </w:r>
              <w:r>
                <w:rPr>
                  <w:rFonts w:ascii="Arial" w:hAnsi="Arial" w:cs="Arial"/>
                  <w:sz w:val="18"/>
                  <w:szCs w:val="18"/>
                </w:rPr>
                <w:t>1/2</w:t>
              </w:r>
              <w:r w:rsidRPr="005A648E">
                <w:rPr>
                  <w:rFonts w:ascii="Arial" w:hAnsi="Arial" w:cs="Arial"/>
                  <w:sz w:val="18"/>
                  <w:szCs w:val="18"/>
                </w:rPr>
                <w:t>0//2026</w:t>
              </w:r>
            </w:ins>
          </w:p>
        </w:tc>
      </w:tr>
      <w:tr w:rsidR="00AE327F" w:rsidRPr="00E37D71" w14:paraId="794EFB2C"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3189" w:author="Jie Wang5909" w:date="2026-10-14T00:27:00Z">
            <w:tblPrEx>
              <w:tblW w:w="8624" w:type="dxa"/>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trPrChange w:id="3190" w:author="Jie Wang5909" w:date="2026-10-14T00:27:00Z">
            <w:trPr>
              <w:gridAfter w:val="0"/>
              <w:trHeight w:val="300"/>
            </w:trPr>
          </w:trPrChange>
        </w:trPr>
        <w:tc>
          <w:tcPr>
            <w:tcW w:w="0" w:type="auto"/>
            <w:gridSpan w:val="6"/>
            <w:tcBorders>
              <w:top w:val="single" w:sz="6" w:space="0" w:color="AAAAAA"/>
              <w:left w:val="single" w:sz="6" w:space="0" w:color="AAAAAA"/>
              <w:bottom w:val="single" w:sz="6" w:space="0" w:color="AAAAAA"/>
              <w:right w:val="single" w:sz="6" w:space="0" w:color="AAAAAA"/>
            </w:tcBorders>
            <w:shd w:val="clear" w:color="auto" w:fill="D5E8F0"/>
            <w:hideMark/>
            <w:tcPrChange w:id="3191" w:author="Jie Wang5909" w:date="2026-10-14T00:27:00Z">
              <w:tcPr>
                <w:tcW w:w="8624" w:type="dxa"/>
                <w:gridSpan w:val="9"/>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0FFD0900" w14:textId="77777777" w:rsidR="00AE327F" w:rsidRPr="00E37D71" w:rsidRDefault="00AE327F" w:rsidP="00AE327F">
            <w:pPr>
              <w:spacing w:line="240" w:lineRule="auto"/>
              <w:rPr>
                <w:rFonts w:ascii="Arial" w:eastAsia="Times New Roman" w:hAnsi="Arial" w:cs="Arial"/>
                <w:b/>
                <w:sz w:val="18"/>
                <w:szCs w:val="18"/>
              </w:rPr>
            </w:pPr>
            <w:r w:rsidRPr="00E37D71">
              <w:rPr>
                <w:rFonts w:ascii="Arial" w:eastAsia="Times New Roman" w:hAnsi="Arial" w:cs="Arial"/>
                <w:b/>
                <w:sz w:val="18"/>
                <w:szCs w:val="18"/>
              </w:rPr>
              <w:t>Technical Studies </w:t>
            </w:r>
          </w:p>
        </w:tc>
      </w:tr>
      <w:tr w:rsidR="00AE327F" w:rsidRPr="00E37D71" w14:paraId="12190C76" w14:textId="77777777" w:rsidTr="2D7545EE">
        <w:trPr>
          <w:trHeight w:val="300"/>
        </w:trPr>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6606AD56" w14:textId="4186FC00" w:rsidR="00AE327F" w:rsidRPr="00E37D71" w:rsidRDefault="00AE327F" w:rsidP="00AE327F">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29349AE1" w14:textId="72FC5E78" w:rsidR="00AE327F" w:rsidRPr="00E37D71" w:rsidRDefault="00AE327F" w:rsidP="00AE327F">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62266D06" w14:textId="482978A7" w:rsidR="00AE327F" w:rsidRPr="00E37D71" w:rsidRDefault="00AE327F" w:rsidP="00AE327F">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77315D5D" w14:textId="64EB092A" w:rsidR="00AE327F" w:rsidRPr="00E37D71" w:rsidRDefault="00AE327F" w:rsidP="00AE327F">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3BD79EFD" w14:textId="44C5AF52" w:rsidR="00AE327F" w:rsidRPr="00E37D71" w:rsidRDefault="00AE327F" w:rsidP="00AE327F">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c>
          <w:tcPr>
            <w:tcW w:w="0" w:type="auto"/>
            <w:tcBorders>
              <w:top w:val="single" w:sz="6" w:space="0" w:color="AAAAAA"/>
              <w:left w:val="single" w:sz="6" w:space="0" w:color="AAAAAA"/>
              <w:bottom w:val="single" w:sz="6" w:space="0" w:color="AAAAAA"/>
              <w:right w:val="single" w:sz="6" w:space="0" w:color="AAAAAA"/>
            </w:tcBorders>
            <w:shd w:val="clear" w:color="auto" w:fill="EEF4FB"/>
            <w:hideMark/>
          </w:tcPr>
          <w:p w14:paraId="59FB2075" w14:textId="2E52ADA6" w:rsidR="00AE327F" w:rsidRPr="00E37D71" w:rsidRDefault="00AE327F" w:rsidP="00AE327F">
            <w:pPr>
              <w:spacing w:line="240" w:lineRule="auto"/>
              <w:rPr>
                <w:rFonts w:ascii="Arial" w:eastAsia="Times New Roman" w:hAnsi="Arial" w:cs="Arial"/>
                <w:sz w:val="18"/>
                <w:szCs w:val="18"/>
              </w:rPr>
            </w:pPr>
            <w:r w:rsidRPr="00E37D71">
              <w:rPr>
                <w:rFonts w:ascii="Arial" w:eastAsia="Times New Roman" w:hAnsi="Arial" w:cs="Arial"/>
                <w:sz w:val="18"/>
                <w:szCs w:val="18"/>
              </w:rPr>
              <w:t>N/A</w:t>
            </w:r>
          </w:p>
        </w:tc>
      </w:tr>
      <w:tr w:rsidR="42F2F7DA" w14:paraId="41211623"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3192" w:author="Jie Wang5909" w:date="2026-10-16T23:37:00Z">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ins w:id="3193" w:author="Lu Li0762" w:date="2026-10-14T03:25:00Z"/>
          <w:trPrChange w:id="3194" w:author="Jie Wang5909" w:date="2026-10-16T23:37:00Z">
            <w:trPr>
              <w:gridAfter w:val="0"/>
              <w:trHeight w:val="300"/>
            </w:trPr>
          </w:trPrChange>
        </w:trPr>
        <w:tc>
          <w:tcPr>
            <w:tcW w:w="1240"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195" w:author="Jie Wang5909" w:date="2026-10-16T23:37:00Z">
              <w:tcPr>
                <w:tcW w:w="1241" w:type="dxa"/>
                <w:gridSpan w:val="5"/>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6025592" w14:textId="6F52494F" w:rsidR="375AC06C" w:rsidRPr="00323411" w:rsidRDefault="375AC06C">
            <w:pPr>
              <w:spacing w:line="240" w:lineRule="auto"/>
              <w:jc w:val="both"/>
              <w:rPr>
                <w:rFonts w:ascii="Arial" w:hAnsi="Arial" w:cs="Arial"/>
                <w:sz w:val="18"/>
                <w:szCs w:val="18"/>
                <w:rPrChange w:id="3196" w:author="Jie Wang5909" w:date="2026-10-16T23:09:00Z">
                  <w:rPr>
                    <w:rFonts w:ascii="Arial" w:eastAsia="Times New Roman" w:hAnsi="Arial" w:cs="Arial"/>
                    <w:sz w:val="21"/>
                    <w:szCs w:val="21"/>
                  </w:rPr>
                </w:rPrChange>
              </w:rPr>
              <w:pPrChange w:id="3197" w:author="Jie Wang5909" w:date="2026-10-16T23:37:00Z">
                <w:pPr>
                  <w:spacing w:line="240" w:lineRule="auto"/>
                </w:pPr>
              </w:pPrChange>
            </w:pPr>
            <w:ins w:id="3198" w:author="Lu Li0762" w:date="2026-10-14T03:34:00Z">
              <w:r w:rsidRPr="00323411">
                <w:rPr>
                  <w:rFonts w:ascii="Arial" w:hAnsi="Arial" w:cs="Arial"/>
                  <w:sz w:val="18"/>
                  <w:szCs w:val="18"/>
                  <w:rPrChange w:id="3199" w:author="Jie Wang5909" w:date="2026-10-16T23:09:00Z">
                    <w:rPr>
                      <w:rFonts w:ascii="Arial" w:eastAsia="Times New Roman" w:hAnsi="Arial" w:cs="Arial"/>
                      <w:sz w:val="21"/>
                      <w:szCs w:val="21"/>
                    </w:rPr>
                  </w:rPrChange>
                </w:rPr>
                <w:lastRenderedPageBreak/>
                <w:t>C</w:t>
              </w:r>
            </w:ins>
            <w:ins w:id="3200" w:author="Lu Li0762" w:date="2026-10-14T03:27:00Z">
              <w:r w:rsidR="4A516EB6" w:rsidRPr="00323411">
                <w:rPr>
                  <w:rFonts w:ascii="Arial" w:hAnsi="Arial" w:cs="Arial"/>
                  <w:sz w:val="18"/>
                  <w:szCs w:val="18"/>
                  <w:rPrChange w:id="3201" w:author="Jie Wang5909" w:date="2026-10-16T23:09:00Z">
                    <w:rPr>
                      <w:rFonts w:ascii="Arial" w:eastAsia="Times New Roman" w:hAnsi="Arial" w:cs="Arial"/>
                      <w:sz w:val="21"/>
                      <w:szCs w:val="21"/>
                    </w:rPr>
                  </w:rPrChange>
                </w:rPr>
                <w:t xml:space="preserve">ontamination control readiness, </w:t>
              </w:r>
            </w:ins>
          </w:p>
        </w:tc>
        <w:tc>
          <w:tcPr>
            <w:tcW w:w="3681"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202" w:author="Jie Wang5909" w:date="2026-10-16T23:37:00Z">
              <w:tcPr>
                <w:tcW w:w="3699" w:type="dxa"/>
                <w:gridSpan w:val="8"/>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0B511ABA" w14:textId="31E68844" w:rsidR="72425603" w:rsidRPr="00323411" w:rsidRDefault="72425603">
            <w:pPr>
              <w:spacing w:line="240" w:lineRule="auto"/>
              <w:jc w:val="both"/>
              <w:rPr>
                <w:rFonts w:ascii="Arial" w:hAnsi="Arial" w:cs="Arial"/>
                <w:sz w:val="18"/>
                <w:szCs w:val="18"/>
                <w:rPrChange w:id="3203" w:author="Jie Wang5909" w:date="2026-10-16T23:09:00Z">
                  <w:rPr/>
                </w:rPrChange>
              </w:rPr>
              <w:pPrChange w:id="3204" w:author="Jie Wang5909" w:date="2026-10-16T23:37:00Z">
                <w:pPr>
                  <w:spacing w:line="240" w:lineRule="auto"/>
                </w:pPr>
              </w:pPrChange>
            </w:pPr>
            <w:ins w:id="3205" w:author="Lu Li0762" w:date="2026-10-14T03:34:00Z">
              <w:r w:rsidRPr="00323411">
                <w:rPr>
                  <w:rFonts w:ascii="Arial" w:hAnsi="Arial" w:cs="Arial"/>
                  <w:sz w:val="18"/>
                  <w:szCs w:val="18"/>
                  <w:rPrChange w:id="3206" w:author="Jie Wang5909" w:date="2026-10-16T23:09:00Z">
                    <w:rPr>
                      <w:rFonts w:ascii="Arial" w:eastAsia="Arial" w:hAnsi="Arial" w:cs="Arial"/>
                      <w:sz w:val="18"/>
                      <w:szCs w:val="18"/>
                    </w:rPr>
                  </w:rPrChange>
                </w:rPr>
                <w:t>Contamination control readiness is in preparation.</w:t>
              </w:r>
            </w:ins>
          </w:p>
        </w:tc>
        <w:tc>
          <w:tcPr>
            <w:tcW w:w="774"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207" w:author="Jie Wang5909" w:date="2026-10-16T23:37:00Z">
              <w:tcPr>
                <w:tcW w:w="775"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0DEE4E24" w14:textId="204CB4CB" w:rsidR="3A4E974C" w:rsidRPr="00323411" w:rsidRDefault="3A4E974C">
            <w:pPr>
              <w:spacing w:line="240" w:lineRule="auto"/>
              <w:jc w:val="both"/>
              <w:rPr>
                <w:rFonts w:ascii="Arial" w:hAnsi="Arial" w:cs="Arial"/>
                <w:sz w:val="18"/>
                <w:szCs w:val="18"/>
                <w:rPrChange w:id="3208" w:author="Jie Wang5909" w:date="2026-10-16T23:09:00Z">
                  <w:rPr>
                    <w:rFonts w:ascii="Arial" w:eastAsia="Times New Roman" w:hAnsi="Arial" w:cs="Arial"/>
                    <w:sz w:val="18"/>
                    <w:szCs w:val="18"/>
                  </w:rPr>
                </w:rPrChange>
              </w:rPr>
              <w:pPrChange w:id="3209" w:author="Jie Wang5909" w:date="2026-10-16T23:37:00Z">
                <w:pPr>
                  <w:spacing w:line="240" w:lineRule="auto"/>
                </w:pPr>
              </w:pPrChange>
            </w:pPr>
            <w:ins w:id="3210" w:author="Lu Li0762" w:date="2026-10-14T03:33:00Z">
              <w:r w:rsidRPr="00323411">
                <w:rPr>
                  <w:rFonts w:ascii="Arial" w:hAnsi="Arial" w:cs="Arial"/>
                  <w:sz w:val="18"/>
                  <w:szCs w:val="18"/>
                  <w:rPrChange w:id="3211" w:author="Jie Wang5909" w:date="2026-10-16T23:09:00Z">
                    <w:rPr>
                      <w:rFonts w:ascii="Arial" w:eastAsia="Times New Roman" w:hAnsi="Arial" w:cs="Arial"/>
                      <w:sz w:val="18"/>
                      <w:szCs w:val="18"/>
                    </w:rPr>
                  </w:rPrChange>
                </w:rPr>
                <w:t>Low</w:t>
              </w:r>
            </w:ins>
          </w:p>
        </w:tc>
        <w:tc>
          <w:tcPr>
            <w:tcW w:w="3099"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212" w:author="Jie Wang5909" w:date="2026-10-16T23:37:00Z">
              <w:tcPr>
                <w:tcW w:w="3114"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4A10EBC1" w14:textId="549A9BF8" w:rsidR="525F84DF" w:rsidRPr="00323411" w:rsidRDefault="525F84DF">
            <w:pPr>
              <w:spacing w:line="240" w:lineRule="auto"/>
              <w:jc w:val="both"/>
              <w:rPr>
                <w:rFonts w:ascii="Arial" w:hAnsi="Arial" w:cs="Arial"/>
                <w:sz w:val="18"/>
                <w:szCs w:val="18"/>
                <w:rPrChange w:id="3213" w:author="Jie Wang5909" w:date="2026-10-16T23:09:00Z">
                  <w:rPr/>
                </w:rPrChange>
              </w:rPr>
              <w:pPrChange w:id="3214" w:author="Jie Wang5909" w:date="2026-10-16T23:37:00Z">
                <w:pPr>
                  <w:spacing w:line="240" w:lineRule="auto"/>
                </w:pPr>
              </w:pPrChange>
            </w:pPr>
            <w:ins w:id="3215" w:author="Lu Li0762" w:date="2026-10-14T03:38:00Z">
              <w:r w:rsidRPr="00323411">
                <w:rPr>
                  <w:rFonts w:ascii="Arial" w:hAnsi="Arial" w:cs="Arial"/>
                  <w:sz w:val="18"/>
                  <w:szCs w:val="18"/>
                  <w:rPrChange w:id="3216" w:author="Jie Wang5909" w:date="2026-10-16T23:09:00Z">
                    <w:rPr>
                      <w:rFonts w:ascii="Arial" w:eastAsia="Arial" w:hAnsi="Arial" w:cs="Arial"/>
                      <w:sz w:val="18"/>
                      <w:szCs w:val="18"/>
                    </w:rPr>
                  </w:rPrChange>
                </w:rPr>
                <w:t>T</w:t>
              </w:r>
            </w:ins>
            <w:ins w:id="3217" w:author="Lu Li0762" w:date="2026-10-14T03:36:00Z">
              <w:r w:rsidR="750A8163" w:rsidRPr="00323411">
                <w:rPr>
                  <w:rFonts w:ascii="Arial" w:hAnsi="Arial" w:cs="Arial"/>
                  <w:sz w:val="18"/>
                  <w:szCs w:val="18"/>
                  <w:rPrChange w:id="3218" w:author="Jie Wang5909" w:date="2026-10-16T23:09:00Z">
                    <w:rPr>
                      <w:rFonts w:ascii="Arial" w:eastAsia="Arial" w:hAnsi="Arial" w:cs="Arial"/>
                      <w:sz w:val="18"/>
                      <w:szCs w:val="18"/>
                    </w:rPr>
                  </w:rPrChange>
                </w:rPr>
                <w:t>he contamination control readiness report RA-1400210301</w:t>
              </w:r>
            </w:ins>
            <w:ins w:id="3219" w:author="Lu Li0762" w:date="2026-10-14T03:52:00Z">
              <w:r w:rsidR="131B85A2" w:rsidRPr="00323411">
                <w:rPr>
                  <w:rFonts w:ascii="Arial" w:hAnsi="Arial" w:cs="Arial"/>
                  <w:sz w:val="18"/>
                  <w:szCs w:val="18"/>
                  <w:rPrChange w:id="3220" w:author="Jie Wang5909" w:date="2026-10-16T23:09:00Z">
                    <w:rPr>
                      <w:rFonts w:ascii="Arial" w:eastAsia="Arial" w:hAnsi="Arial" w:cs="Arial"/>
                      <w:sz w:val="18"/>
                      <w:szCs w:val="18"/>
                    </w:rPr>
                  </w:rPrChange>
                </w:rPr>
                <w:t xml:space="preserve"> </w:t>
              </w:r>
            </w:ins>
            <w:ins w:id="3221" w:author="Lu Li0762" w:date="2026-10-14T03:36:00Z">
              <w:r w:rsidR="750A8163" w:rsidRPr="00323411">
                <w:rPr>
                  <w:rFonts w:ascii="Arial" w:hAnsi="Arial" w:cs="Arial"/>
                  <w:sz w:val="18"/>
                  <w:szCs w:val="18"/>
                  <w:rPrChange w:id="3222" w:author="Jie Wang5909" w:date="2026-10-16T23:09:00Z">
                    <w:rPr>
                      <w:rFonts w:ascii="Arial" w:eastAsia="Arial" w:hAnsi="Arial" w:cs="Arial"/>
                      <w:sz w:val="18"/>
                      <w:szCs w:val="18"/>
                    </w:rPr>
                  </w:rPrChange>
                </w:rPr>
                <w:t>will be completed prior to manufacturing.</w:t>
              </w:r>
            </w:ins>
          </w:p>
        </w:tc>
        <w:tc>
          <w:tcPr>
            <w:tcW w:w="1445"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223" w:author="Jie Wang5909" w:date="2026-10-16T23:37:00Z">
              <w:tcPr>
                <w:tcW w:w="1445"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5F4A349" w14:textId="3832772D" w:rsidR="750A8163" w:rsidRDefault="750A8163">
            <w:pPr>
              <w:spacing w:line="240" w:lineRule="auto"/>
              <w:jc w:val="both"/>
              <w:rPr>
                <w:ins w:id="3224" w:author="Lu Li0762" w:date="2026-10-14T03:36:00Z"/>
                <w:rFonts w:ascii="Arial" w:hAnsi="Arial" w:cs="Arial"/>
                <w:sz w:val="18"/>
                <w:szCs w:val="18"/>
              </w:rPr>
              <w:pPrChange w:id="3225" w:author="Jie Wang5909" w:date="2026-10-16T23:37:00Z">
                <w:pPr>
                  <w:spacing w:line="240" w:lineRule="auto"/>
                </w:pPr>
              </w:pPrChange>
            </w:pPr>
            <w:ins w:id="3226" w:author="Lu Li0762" w:date="2026-10-14T03:36:00Z">
              <w:r w:rsidRPr="42F2F7DA">
                <w:rPr>
                  <w:rFonts w:ascii="Arial" w:hAnsi="Arial" w:cs="Arial"/>
                  <w:sz w:val="18"/>
                  <w:szCs w:val="18"/>
                </w:rPr>
                <w:t>Production</w:t>
              </w:r>
            </w:ins>
          </w:p>
          <w:p w14:paraId="1553FDA2" w14:textId="6D063BA0" w:rsidR="42F2F7DA" w:rsidRPr="00323411" w:rsidRDefault="42F2F7DA">
            <w:pPr>
              <w:spacing w:line="240" w:lineRule="auto"/>
              <w:jc w:val="both"/>
              <w:rPr>
                <w:rFonts w:ascii="Arial" w:hAnsi="Arial" w:cs="Arial"/>
                <w:sz w:val="18"/>
                <w:szCs w:val="18"/>
                <w:rPrChange w:id="3227" w:author="Jie Wang5909" w:date="2026-10-16T23:09:00Z">
                  <w:rPr>
                    <w:rFonts w:ascii="Arial" w:eastAsia="Times New Roman" w:hAnsi="Arial" w:cs="Arial"/>
                    <w:sz w:val="18"/>
                    <w:szCs w:val="18"/>
                  </w:rPr>
                </w:rPrChange>
              </w:rPr>
              <w:pPrChange w:id="3228" w:author="Jie Wang5909" w:date="2026-10-16T23:37:00Z">
                <w:pPr>
                  <w:spacing w:line="240" w:lineRule="auto"/>
                </w:pPr>
              </w:pPrChange>
            </w:pPr>
          </w:p>
        </w:tc>
        <w:tc>
          <w:tcPr>
            <w:tcW w:w="2705" w:type="dxa"/>
            <w:tcBorders>
              <w:top w:val="single" w:sz="6" w:space="0" w:color="AAAAAA"/>
              <w:left w:val="single" w:sz="6" w:space="0" w:color="AAAAAA"/>
              <w:bottom w:val="single" w:sz="6" w:space="0" w:color="AAAAAA"/>
              <w:right w:val="single" w:sz="6" w:space="0" w:color="AAAAAA"/>
            </w:tcBorders>
            <w:shd w:val="clear" w:color="auto" w:fill="EEF4FB"/>
            <w:hideMark/>
            <w:tcPrChange w:id="3229" w:author="Jie Wang5909" w:date="2026-10-16T23:37:00Z">
              <w:tcPr>
                <w:tcW w:w="2670"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A8BA52F" w14:textId="2275FBDF" w:rsidR="626DA2E9" w:rsidRPr="00323411" w:rsidRDefault="626DA2E9" w:rsidP="42F2F7DA">
            <w:pPr>
              <w:spacing w:line="240" w:lineRule="auto"/>
              <w:rPr>
                <w:ins w:id="3230" w:author="Lu Li0762" w:date="2026-10-14T03:37:00Z"/>
                <w:rFonts w:ascii="Arial" w:hAnsi="Arial" w:cs="Arial"/>
                <w:sz w:val="18"/>
                <w:szCs w:val="18"/>
                <w:rPrChange w:id="3231" w:author="Jie Wang5909" w:date="2026-10-16T23:09:00Z">
                  <w:rPr>
                    <w:ins w:id="3232" w:author="Lu Li0762" w:date="2026-10-14T03:37:00Z"/>
                    <w:rFonts w:ascii="Arial" w:eastAsia="Arial" w:hAnsi="Arial" w:cs="Arial"/>
                    <w:color w:val="D13438"/>
                    <w:sz w:val="18"/>
                    <w:szCs w:val="18"/>
                    <w:u w:val="single"/>
                  </w:rPr>
                </w:rPrChange>
              </w:rPr>
            </w:pPr>
            <w:ins w:id="3233" w:author="Lu Li0762" w:date="2026-10-14T03:37:00Z">
              <w:r w:rsidRPr="00323411">
                <w:rPr>
                  <w:rFonts w:ascii="Arial" w:hAnsi="Arial" w:cs="Arial"/>
                  <w:sz w:val="18"/>
                  <w:szCs w:val="18"/>
                  <w:rPrChange w:id="3234" w:author="Jie Wang5909" w:date="2026-10-16T23:09:00Z">
                    <w:rPr>
                      <w:rFonts w:ascii="Arial" w:eastAsia="Arial" w:hAnsi="Arial" w:cs="Arial"/>
                      <w:color w:val="D13438"/>
                      <w:sz w:val="18"/>
                      <w:szCs w:val="18"/>
                      <w:u w:val="single"/>
                    </w:rPr>
                  </w:rPrChange>
                </w:rPr>
                <w:t xml:space="preserve">Assigned Owner: </w:t>
              </w:r>
              <w:proofErr w:type="spellStart"/>
              <w:r w:rsidRPr="00323411">
                <w:rPr>
                  <w:rFonts w:ascii="Arial" w:hAnsi="Arial" w:cs="Arial"/>
                  <w:sz w:val="18"/>
                  <w:szCs w:val="18"/>
                  <w:rPrChange w:id="3235" w:author="Jie Wang5909" w:date="2026-10-16T23:09:00Z">
                    <w:rPr>
                      <w:rFonts w:ascii="Arial" w:eastAsia="Arial" w:hAnsi="Arial" w:cs="Arial"/>
                      <w:color w:val="D13438"/>
                      <w:sz w:val="18"/>
                      <w:szCs w:val="18"/>
                      <w:u w:val="single"/>
                    </w:rPr>
                  </w:rPrChange>
                </w:rPr>
                <w:t>Xuezeng</w:t>
              </w:r>
              <w:proofErr w:type="spellEnd"/>
              <w:r w:rsidRPr="00323411">
                <w:rPr>
                  <w:rFonts w:ascii="Arial" w:hAnsi="Arial" w:cs="Arial"/>
                  <w:sz w:val="18"/>
                  <w:szCs w:val="18"/>
                  <w:rPrChange w:id="3236" w:author="Jie Wang5909" w:date="2026-10-16T23:09:00Z">
                    <w:rPr>
                      <w:rFonts w:ascii="Arial" w:eastAsia="Arial" w:hAnsi="Arial" w:cs="Arial"/>
                      <w:color w:val="D13438"/>
                      <w:sz w:val="18"/>
                      <w:szCs w:val="18"/>
                      <w:u w:val="single"/>
                    </w:rPr>
                  </w:rPrChange>
                </w:rPr>
                <w:t xml:space="preserve"> Peng</w:t>
              </w:r>
            </w:ins>
          </w:p>
          <w:p w14:paraId="00DF1740" w14:textId="4826ED52" w:rsidR="626DA2E9" w:rsidRPr="00323411" w:rsidRDefault="626DA2E9" w:rsidP="42F2F7DA">
            <w:pPr>
              <w:spacing w:line="240" w:lineRule="auto"/>
              <w:rPr>
                <w:ins w:id="3237" w:author="Lu Li0762" w:date="2026-10-14T03:37:00Z"/>
                <w:rFonts w:ascii="Arial" w:hAnsi="Arial" w:cs="Arial"/>
                <w:sz w:val="18"/>
                <w:szCs w:val="18"/>
                <w:rPrChange w:id="3238" w:author="Jie Wang5909" w:date="2026-10-16T23:09:00Z">
                  <w:rPr>
                    <w:ins w:id="3239" w:author="Lu Li0762" w:date="2026-10-14T03:37:00Z"/>
                    <w:rFonts w:ascii="Arial" w:eastAsia="Arial" w:hAnsi="Arial" w:cs="Arial"/>
                    <w:color w:val="D13438"/>
                    <w:sz w:val="18"/>
                    <w:szCs w:val="18"/>
                    <w:u w:val="single"/>
                  </w:rPr>
                </w:rPrChange>
              </w:rPr>
            </w:pPr>
            <w:ins w:id="3240" w:author="Lu Li0762" w:date="2026-10-14T03:37:00Z">
              <w:r w:rsidRPr="00323411">
                <w:rPr>
                  <w:rFonts w:ascii="Arial" w:hAnsi="Arial" w:cs="Arial"/>
                  <w:sz w:val="18"/>
                  <w:szCs w:val="18"/>
                  <w:rPrChange w:id="3241" w:author="Jie Wang5909" w:date="2026-10-16T23:09:00Z">
                    <w:rPr>
                      <w:rFonts w:ascii="Arial" w:eastAsia="Arial" w:hAnsi="Arial" w:cs="Arial"/>
                      <w:color w:val="D13438"/>
                      <w:sz w:val="18"/>
                      <w:szCs w:val="18"/>
                      <w:u w:val="single"/>
                    </w:rPr>
                  </w:rPrChange>
                </w:rPr>
                <w:t>Due Date: 1</w:t>
              </w:r>
            </w:ins>
            <w:ins w:id="3242" w:author="Lu Li0762" w:date="2026-10-14T03:38:00Z">
              <w:r w:rsidRPr="00323411">
                <w:rPr>
                  <w:rFonts w:ascii="Arial" w:hAnsi="Arial" w:cs="Arial"/>
                  <w:sz w:val="18"/>
                  <w:szCs w:val="18"/>
                  <w:rPrChange w:id="3243" w:author="Jie Wang5909" w:date="2026-10-16T23:09:00Z">
                    <w:rPr>
                      <w:rFonts w:ascii="Arial" w:eastAsia="Arial" w:hAnsi="Arial" w:cs="Arial"/>
                      <w:color w:val="D13438"/>
                      <w:sz w:val="18"/>
                      <w:szCs w:val="18"/>
                      <w:u w:val="single"/>
                    </w:rPr>
                  </w:rPrChange>
                </w:rPr>
                <w:t>0</w:t>
              </w:r>
            </w:ins>
            <w:ins w:id="3244" w:author="Lu Li0762" w:date="2026-10-14T03:37:00Z">
              <w:r w:rsidRPr="00323411">
                <w:rPr>
                  <w:rFonts w:ascii="Arial" w:hAnsi="Arial" w:cs="Arial"/>
                  <w:sz w:val="18"/>
                  <w:szCs w:val="18"/>
                  <w:rPrChange w:id="3245" w:author="Jie Wang5909" w:date="2026-10-16T23:09:00Z">
                    <w:rPr>
                      <w:rFonts w:ascii="Arial" w:eastAsia="Arial" w:hAnsi="Arial" w:cs="Arial"/>
                      <w:color w:val="D13438"/>
                      <w:sz w:val="18"/>
                      <w:szCs w:val="18"/>
                      <w:u w:val="single"/>
                    </w:rPr>
                  </w:rPrChange>
                </w:rPr>
                <w:t>/</w:t>
              </w:r>
            </w:ins>
            <w:ins w:id="3246" w:author="Lu Li0762" w:date="2026-10-14T03:38:00Z">
              <w:r w:rsidRPr="00323411">
                <w:rPr>
                  <w:rFonts w:ascii="Arial" w:hAnsi="Arial" w:cs="Arial"/>
                  <w:sz w:val="18"/>
                  <w:szCs w:val="18"/>
                  <w:rPrChange w:id="3247" w:author="Jie Wang5909" w:date="2026-10-16T23:09:00Z">
                    <w:rPr>
                      <w:rFonts w:ascii="Arial" w:eastAsia="Arial" w:hAnsi="Arial" w:cs="Arial"/>
                      <w:color w:val="D13438"/>
                      <w:sz w:val="18"/>
                      <w:szCs w:val="18"/>
                      <w:u w:val="single"/>
                    </w:rPr>
                  </w:rPrChange>
                </w:rPr>
                <w:t>30</w:t>
              </w:r>
            </w:ins>
            <w:ins w:id="3248" w:author="Lu Li0762" w:date="2026-10-14T03:37:00Z">
              <w:r w:rsidRPr="00323411">
                <w:rPr>
                  <w:rFonts w:ascii="Arial" w:hAnsi="Arial" w:cs="Arial"/>
                  <w:sz w:val="18"/>
                  <w:szCs w:val="18"/>
                  <w:rPrChange w:id="3249" w:author="Jie Wang5909" w:date="2026-10-16T23:09:00Z">
                    <w:rPr>
                      <w:rFonts w:ascii="Arial" w:eastAsia="Arial" w:hAnsi="Arial" w:cs="Arial"/>
                      <w:color w:val="D13438"/>
                      <w:sz w:val="18"/>
                      <w:szCs w:val="18"/>
                      <w:u w:val="single"/>
                    </w:rPr>
                  </w:rPrChange>
                </w:rPr>
                <w:t>//2026</w:t>
              </w:r>
            </w:ins>
          </w:p>
          <w:p w14:paraId="35CDE54A" w14:textId="5E1E3EC2" w:rsidR="42F2F7DA" w:rsidRPr="00323411" w:rsidRDefault="42F2F7DA" w:rsidP="42F2F7DA">
            <w:pPr>
              <w:spacing w:line="240" w:lineRule="auto"/>
              <w:rPr>
                <w:rFonts w:ascii="Arial" w:hAnsi="Arial" w:cs="Arial"/>
                <w:sz w:val="18"/>
                <w:szCs w:val="18"/>
                <w:rPrChange w:id="3250" w:author="Jie Wang5909" w:date="2026-10-16T23:09:00Z">
                  <w:rPr>
                    <w:rFonts w:ascii="Arial" w:eastAsia="Times New Roman" w:hAnsi="Arial" w:cs="Arial"/>
                    <w:sz w:val="18"/>
                    <w:szCs w:val="18"/>
                  </w:rPr>
                </w:rPrChange>
              </w:rPr>
            </w:pPr>
          </w:p>
        </w:tc>
      </w:tr>
      <w:tr w:rsidR="42F2F7DA" w14:paraId="660CFF5A"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3251" w:author="Jie Wang5909" w:date="2026-10-16T23:37:00Z">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ins w:id="3252" w:author="Lu Li0762" w:date="2026-10-14T03:27:00Z"/>
          <w:trPrChange w:id="3253" w:author="Jie Wang5909" w:date="2026-10-16T23:37:00Z">
            <w:trPr>
              <w:gridAfter w:val="0"/>
              <w:trHeight w:val="300"/>
            </w:trPr>
          </w:trPrChange>
        </w:trPr>
        <w:tc>
          <w:tcPr>
            <w:tcW w:w="1240"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254" w:author="Jie Wang5909" w:date="2026-10-16T23:37:00Z">
              <w:tcPr>
                <w:tcW w:w="1241" w:type="dxa"/>
                <w:gridSpan w:val="5"/>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4A01C1B2" w14:textId="5062AABE" w:rsidR="33157455" w:rsidRPr="00323411" w:rsidRDefault="00AE0145">
            <w:pPr>
              <w:spacing w:line="240" w:lineRule="auto"/>
              <w:jc w:val="both"/>
              <w:rPr>
                <w:rFonts w:ascii="Arial" w:hAnsi="Arial" w:cs="Arial"/>
                <w:sz w:val="18"/>
                <w:szCs w:val="18"/>
                <w:rPrChange w:id="3255" w:author="Jie Wang5909" w:date="2026-10-16T23:09:00Z">
                  <w:rPr>
                    <w:rFonts w:ascii="Arial" w:eastAsia="Times New Roman" w:hAnsi="Arial" w:cs="Arial"/>
                    <w:sz w:val="21"/>
                    <w:szCs w:val="21"/>
                  </w:rPr>
                </w:rPrChange>
              </w:rPr>
              <w:pPrChange w:id="3256" w:author="Jie Wang5909" w:date="2026-10-16T23:37:00Z">
                <w:pPr>
                  <w:spacing w:line="240" w:lineRule="auto"/>
                </w:pPr>
              </w:pPrChange>
            </w:pPr>
            <w:ins w:id="3257" w:author="Jie Wang5909" w:date="2026-10-16T23:22:00Z">
              <w:r>
                <w:rPr>
                  <w:rFonts w:ascii="Arial" w:hAnsi="Arial" w:cs="Arial"/>
                  <w:sz w:val="18"/>
                  <w:szCs w:val="18"/>
                </w:rPr>
                <w:t>V</w:t>
              </w:r>
            </w:ins>
            <w:ins w:id="3258" w:author="Lu Li0762" w:date="2026-10-14T03:28:00Z">
              <w:del w:id="3259" w:author="Jie Wang5909" w:date="2026-10-16T23:22:00Z">
                <w:r w:rsidR="33157455" w:rsidRPr="00323411" w:rsidDel="00AE0145">
                  <w:rPr>
                    <w:rFonts w:ascii="Arial" w:hAnsi="Arial" w:cs="Arial"/>
                    <w:sz w:val="18"/>
                    <w:szCs w:val="18"/>
                    <w:rPrChange w:id="3260" w:author="Jie Wang5909" w:date="2026-10-16T23:09:00Z">
                      <w:rPr>
                        <w:rFonts w:ascii="Arial" w:eastAsia="Times New Roman" w:hAnsi="Arial" w:cs="Arial"/>
                        <w:sz w:val="21"/>
                        <w:szCs w:val="21"/>
                      </w:rPr>
                    </w:rPrChange>
                  </w:rPr>
                  <w:delText>v</w:delText>
                </w:r>
              </w:del>
              <w:r w:rsidR="33157455" w:rsidRPr="00323411">
                <w:rPr>
                  <w:rFonts w:ascii="Arial" w:hAnsi="Arial" w:cs="Arial"/>
                  <w:sz w:val="18"/>
                  <w:szCs w:val="18"/>
                  <w:rPrChange w:id="3261" w:author="Jie Wang5909" w:date="2026-10-16T23:09:00Z">
                    <w:rPr>
                      <w:rFonts w:ascii="Arial" w:eastAsia="Times New Roman" w:hAnsi="Arial" w:cs="Arial"/>
                      <w:sz w:val="21"/>
                      <w:szCs w:val="21"/>
                    </w:rPr>
                  </w:rPrChange>
                </w:rPr>
                <w:t xml:space="preserve">alidation readiness  </w:t>
              </w:r>
            </w:ins>
          </w:p>
        </w:tc>
        <w:tc>
          <w:tcPr>
            <w:tcW w:w="3681"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262" w:author="Jie Wang5909" w:date="2026-10-16T23:37:00Z">
              <w:tcPr>
                <w:tcW w:w="3699" w:type="dxa"/>
                <w:gridSpan w:val="8"/>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0482542" w14:textId="3746E35C" w:rsidR="2F22559F" w:rsidRPr="00323411" w:rsidRDefault="2F22559F">
            <w:pPr>
              <w:spacing w:line="240" w:lineRule="auto"/>
              <w:jc w:val="both"/>
              <w:rPr>
                <w:rFonts w:ascii="Arial" w:hAnsi="Arial" w:cs="Arial"/>
                <w:sz w:val="18"/>
                <w:szCs w:val="18"/>
                <w:rPrChange w:id="3263" w:author="Jie Wang5909" w:date="2026-10-16T23:09:00Z">
                  <w:rPr/>
                </w:rPrChange>
              </w:rPr>
              <w:pPrChange w:id="3264" w:author="Jie Wang5909" w:date="2026-10-16T23:37:00Z">
                <w:pPr>
                  <w:spacing w:line="240" w:lineRule="auto"/>
                </w:pPr>
              </w:pPrChange>
            </w:pPr>
            <w:ins w:id="3265" w:author="Lu Li0762" w:date="2026-10-14T03:43:00Z">
              <w:r w:rsidRPr="00323411">
                <w:rPr>
                  <w:rFonts w:ascii="Arial" w:hAnsi="Arial" w:cs="Arial"/>
                  <w:sz w:val="18"/>
                  <w:szCs w:val="18"/>
                  <w:rPrChange w:id="3266" w:author="Jie Wang5909" w:date="2026-10-16T23:09:00Z">
                    <w:rPr>
                      <w:rFonts w:ascii="Arial" w:eastAsia="Times New Roman" w:hAnsi="Arial" w:cs="Arial"/>
                      <w:sz w:val="21"/>
                      <w:szCs w:val="21"/>
                    </w:rPr>
                  </w:rPrChange>
                </w:rPr>
                <w:t xml:space="preserve">Validation </w:t>
              </w:r>
              <w:proofErr w:type="gramStart"/>
              <w:r w:rsidRPr="00323411">
                <w:rPr>
                  <w:rFonts w:ascii="Arial" w:hAnsi="Arial" w:cs="Arial"/>
                  <w:sz w:val="18"/>
                  <w:szCs w:val="18"/>
                  <w:rPrChange w:id="3267" w:author="Jie Wang5909" w:date="2026-10-16T23:09:00Z">
                    <w:rPr>
                      <w:rFonts w:ascii="Arial" w:eastAsia="Times New Roman" w:hAnsi="Arial" w:cs="Arial"/>
                      <w:sz w:val="21"/>
                      <w:szCs w:val="21"/>
                    </w:rPr>
                  </w:rPrChange>
                </w:rPr>
                <w:t>readiness  is</w:t>
              </w:r>
              <w:proofErr w:type="gramEnd"/>
              <w:r w:rsidRPr="00323411">
                <w:rPr>
                  <w:rFonts w:ascii="Arial" w:hAnsi="Arial" w:cs="Arial"/>
                  <w:sz w:val="18"/>
                  <w:szCs w:val="18"/>
                  <w:rPrChange w:id="3268" w:author="Jie Wang5909" w:date="2026-10-16T23:09:00Z">
                    <w:rPr>
                      <w:rFonts w:ascii="Arial" w:eastAsia="Arial" w:hAnsi="Arial" w:cs="Arial"/>
                      <w:sz w:val="18"/>
                      <w:szCs w:val="18"/>
                    </w:rPr>
                  </w:rPrChange>
                </w:rPr>
                <w:t xml:space="preserve"> in preparation.</w:t>
              </w:r>
            </w:ins>
          </w:p>
        </w:tc>
        <w:tc>
          <w:tcPr>
            <w:tcW w:w="774"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269" w:author="Jie Wang5909" w:date="2026-10-16T23:37:00Z">
              <w:tcPr>
                <w:tcW w:w="775"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DEDC8A9" w14:textId="7685044F" w:rsidR="5FDA000F" w:rsidRPr="00323411" w:rsidRDefault="5FDA000F">
            <w:pPr>
              <w:spacing w:line="240" w:lineRule="auto"/>
              <w:jc w:val="both"/>
              <w:rPr>
                <w:ins w:id="3270" w:author="Lu Li0762" w:date="2026-10-14T03:33:00Z"/>
                <w:rFonts w:ascii="Arial" w:hAnsi="Arial" w:cs="Arial"/>
                <w:sz w:val="18"/>
                <w:szCs w:val="18"/>
                <w:rPrChange w:id="3271" w:author="Jie Wang5909" w:date="2026-10-16T23:09:00Z">
                  <w:rPr>
                    <w:ins w:id="3272" w:author="Lu Li0762" w:date="2026-10-14T03:33:00Z"/>
                    <w:rFonts w:ascii="Arial" w:eastAsia="Times New Roman" w:hAnsi="Arial" w:cs="Arial"/>
                    <w:sz w:val="18"/>
                    <w:szCs w:val="18"/>
                  </w:rPr>
                </w:rPrChange>
              </w:rPr>
              <w:pPrChange w:id="3273" w:author="Jie Wang5909" w:date="2026-10-16T23:37:00Z">
                <w:pPr>
                  <w:spacing w:line="240" w:lineRule="auto"/>
                </w:pPr>
              </w:pPrChange>
            </w:pPr>
            <w:ins w:id="3274" w:author="Lu Li0762" w:date="2026-10-14T03:33:00Z">
              <w:r w:rsidRPr="00323411">
                <w:rPr>
                  <w:rFonts w:ascii="Arial" w:hAnsi="Arial" w:cs="Arial"/>
                  <w:sz w:val="18"/>
                  <w:szCs w:val="18"/>
                  <w:rPrChange w:id="3275" w:author="Jie Wang5909" w:date="2026-10-16T23:09:00Z">
                    <w:rPr>
                      <w:rFonts w:ascii="Arial" w:eastAsia="Times New Roman" w:hAnsi="Arial" w:cs="Arial"/>
                      <w:sz w:val="18"/>
                      <w:szCs w:val="18"/>
                    </w:rPr>
                  </w:rPrChange>
                </w:rPr>
                <w:t>Low</w:t>
              </w:r>
            </w:ins>
          </w:p>
          <w:p w14:paraId="5734EC02" w14:textId="6EC1523C" w:rsidR="42F2F7DA" w:rsidRPr="00323411" w:rsidRDefault="42F2F7DA">
            <w:pPr>
              <w:spacing w:line="240" w:lineRule="auto"/>
              <w:jc w:val="both"/>
              <w:rPr>
                <w:rFonts w:ascii="Arial" w:hAnsi="Arial" w:cs="Arial"/>
                <w:sz w:val="18"/>
                <w:szCs w:val="18"/>
                <w:rPrChange w:id="3276" w:author="Jie Wang5909" w:date="2026-10-16T23:09:00Z">
                  <w:rPr>
                    <w:rFonts w:ascii="Arial" w:eastAsia="Times New Roman" w:hAnsi="Arial" w:cs="Arial"/>
                    <w:sz w:val="18"/>
                    <w:szCs w:val="18"/>
                  </w:rPr>
                </w:rPrChange>
              </w:rPr>
              <w:pPrChange w:id="3277" w:author="Jie Wang5909" w:date="2026-10-16T23:37:00Z">
                <w:pPr>
                  <w:spacing w:line="240" w:lineRule="auto"/>
                </w:pPr>
              </w:pPrChange>
            </w:pPr>
          </w:p>
        </w:tc>
        <w:tc>
          <w:tcPr>
            <w:tcW w:w="3099"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278" w:author="Jie Wang5909" w:date="2026-10-16T23:37:00Z">
              <w:tcPr>
                <w:tcW w:w="3114"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100D373" w14:textId="7635C651" w:rsidR="59EED258" w:rsidRPr="00323411" w:rsidRDefault="59EED258">
            <w:pPr>
              <w:spacing w:line="240" w:lineRule="auto"/>
              <w:jc w:val="both"/>
              <w:rPr>
                <w:ins w:id="3279" w:author="Lu Li0762" w:date="2026-10-14T03:40:00Z"/>
                <w:rFonts w:ascii="Arial" w:hAnsi="Arial" w:cs="Arial"/>
                <w:sz w:val="18"/>
                <w:szCs w:val="18"/>
                <w:rPrChange w:id="3280" w:author="Jie Wang5909" w:date="2026-10-16T23:09:00Z">
                  <w:rPr>
                    <w:ins w:id="3281" w:author="Lu Li0762" w:date="2026-10-14T03:40:00Z"/>
                  </w:rPr>
                </w:rPrChange>
              </w:rPr>
              <w:pPrChange w:id="3282" w:author="Jie Wang5909" w:date="2026-10-16T23:37:00Z">
                <w:pPr>
                  <w:spacing w:line="240" w:lineRule="auto"/>
                </w:pPr>
              </w:pPrChange>
            </w:pPr>
            <w:ins w:id="3283" w:author="Lu Li0762" w:date="2026-10-14T03:38:00Z">
              <w:r w:rsidRPr="00323411">
                <w:rPr>
                  <w:rFonts w:ascii="Arial" w:hAnsi="Arial" w:cs="Arial"/>
                  <w:sz w:val="18"/>
                  <w:szCs w:val="18"/>
                  <w:rPrChange w:id="3284" w:author="Jie Wang5909" w:date="2026-10-16T23:09:00Z">
                    <w:rPr>
                      <w:rFonts w:ascii="Arial" w:eastAsia="Times New Roman" w:hAnsi="Arial" w:cs="Arial"/>
                      <w:sz w:val="18"/>
                      <w:szCs w:val="18"/>
                    </w:rPr>
                  </w:rPrChange>
                </w:rPr>
                <w:t>Th</w:t>
              </w:r>
            </w:ins>
            <w:ins w:id="3285" w:author="Lu Li0762" w:date="2026-10-14T03:39:00Z">
              <w:r w:rsidRPr="00323411">
                <w:rPr>
                  <w:rFonts w:ascii="Arial" w:hAnsi="Arial" w:cs="Arial"/>
                  <w:sz w:val="18"/>
                  <w:szCs w:val="18"/>
                  <w:rPrChange w:id="3286" w:author="Jie Wang5909" w:date="2026-10-16T23:09:00Z">
                    <w:rPr>
                      <w:rFonts w:ascii="Arial" w:eastAsia="Times New Roman" w:hAnsi="Arial" w:cs="Arial"/>
                      <w:sz w:val="18"/>
                      <w:szCs w:val="18"/>
                    </w:rPr>
                  </w:rPrChange>
                </w:rPr>
                <w:t>e p</w:t>
              </w:r>
              <w:r w:rsidRPr="00323411">
                <w:rPr>
                  <w:rFonts w:ascii="Arial" w:hAnsi="Arial" w:cs="Arial"/>
                  <w:sz w:val="18"/>
                  <w:szCs w:val="18"/>
                  <w:rPrChange w:id="3287" w:author="Jie Wang5909" w:date="2026-10-16T23:09:00Z">
                    <w:rPr>
                      <w:rFonts w:ascii="Times New Roman" w:eastAsia="Times New Roman" w:hAnsi="Times New Roman" w:cs="Times New Roman"/>
                      <w:b/>
                      <w:bCs/>
                      <w:sz w:val="21"/>
                      <w:szCs w:val="21"/>
                    </w:rPr>
                  </w:rPrChange>
                </w:rPr>
                <w:t xml:space="preserve">rocess </w:t>
              </w:r>
              <w:r w:rsidRPr="00323411">
                <w:rPr>
                  <w:rFonts w:ascii="Arial" w:hAnsi="Arial" w:cs="Arial"/>
                  <w:sz w:val="18"/>
                  <w:szCs w:val="18"/>
                  <w:rPrChange w:id="3288" w:author="Jie Wang5909" w:date="2026-10-16T23:09:00Z">
                    <w:rPr>
                      <w:rFonts w:ascii="Times New Roman" w:eastAsia="Times New Roman" w:hAnsi="Times New Roman" w:cs="Times New Roman"/>
                      <w:sz w:val="21"/>
                      <w:szCs w:val="21"/>
                    </w:rPr>
                  </w:rPrChange>
                </w:rPr>
                <w:t>v</w:t>
              </w:r>
              <w:r w:rsidRPr="00323411">
                <w:rPr>
                  <w:rFonts w:ascii="Arial" w:hAnsi="Arial" w:cs="Arial"/>
                  <w:sz w:val="18"/>
                  <w:szCs w:val="18"/>
                  <w:rPrChange w:id="3289" w:author="Jie Wang5909" w:date="2026-10-16T23:09:00Z">
                    <w:rPr>
                      <w:rFonts w:ascii="Times New Roman" w:eastAsia="Times New Roman" w:hAnsi="Times New Roman" w:cs="Times New Roman"/>
                      <w:b/>
                      <w:bCs/>
                      <w:sz w:val="21"/>
                      <w:szCs w:val="21"/>
                    </w:rPr>
                  </w:rPrChange>
                </w:rPr>
                <w:t xml:space="preserve">alidation </w:t>
              </w:r>
              <w:r w:rsidRPr="00323411">
                <w:rPr>
                  <w:rFonts w:ascii="Arial" w:hAnsi="Arial" w:cs="Arial"/>
                  <w:sz w:val="18"/>
                  <w:szCs w:val="18"/>
                  <w:rPrChange w:id="3290" w:author="Jie Wang5909" w:date="2026-10-16T23:09:00Z">
                    <w:rPr>
                      <w:rFonts w:ascii="Times New Roman" w:eastAsia="Times New Roman" w:hAnsi="Times New Roman" w:cs="Times New Roman"/>
                      <w:sz w:val="21"/>
                      <w:szCs w:val="21"/>
                    </w:rPr>
                  </w:rPrChange>
                </w:rPr>
                <w:t>r</w:t>
              </w:r>
              <w:r w:rsidRPr="00323411">
                <w:rPr>
                  <w:rFonts w:ascii="Arial" w:hAnsi="Arial" w:cs="Arial"/>
                  <w:sz w:val="18"/>
                  <w:szCs w:val="18"/>
                  <w:rPrChange w:id="3291" w:author="Jie Wang5909" w:date="2026-10-16T23:09:00Z">
                    <w:rPr>
                      <w:rFonts w:ascii="Times New Roman" w:eastAsia="Times New Roman" w:hAnsi="Times New Roman" w:cs="Times New Roman"/>
                      <w:b/>
                      <w:bCs/>
                      <w:sz w:val="21"/>
                      <w:szCs w:val="21"/>
                    </w:rPr>
                  </w:rPrChange>
                </w:rPr>
                <w:t xml:space="preserve">eadiness </w:t>
              </w:r>
              <w:r w:rsidRPr="00323411">
                <w:rPr>
                  <w:rFonts w:ascii="Arial" w:hAnsi="Arial" w:cs="Arial"/>
                  <w:sz w:val="18"/>
                  <w:szCs w:val="18"/>
                  <w:rPrChange w:id="3292" w:author="Jie Wang5909" w:date="2026-10-16T23:09:00Z">
                    <w:rPr>
                      <w:rFonts w:ascii="Times New Roman" w:eastAsia="Times New Roman" w:hAnsi="Times New Roman" w:cs="Times New Roman"/>
                      <w:sz w:val="21"/>
                      <w:szCs w:val="21"/>
                    </w:rPr>
                  </w:rPrChange>
                </w:rPr>
                <w:t>c</w:t>
              </w:r>
              <w:r w:rsidRPr="00323411">
                <w:rPr>
                  <w:rFonts w:ascii="Arial" w:hAnsi="Arial" w:cs="Arial"/>
                  <w:sz w:val="18"/>
                  <w:szCs w:val="18"/>
                  <w:rPrChange w:id="3293" w:author="Jie Wang5909" w:date="2026-10-16T23:09:00Z">
                    <w:rPr>
                      <w:rFonts w:ascii="Times New Roman" w:eastAsia="Times New Roman" w:hAnsi="Times New Roman" w:cs="Times New Roman"/>
                      <w:b/>
                      <w:bCs/>
                      <w:sz w:val="21"/>
                      <w:szCs w:val="21"/>
                    </w:rPr>
                  </w:rPrChange>
                </w:rPr>
                <w:t>hecklist</w:t>
              </w:r>
            </w:ins>
          </w:p>
          <w:p w14:paraId="73F4BAA1" w14:textId="249EFE73" w:rsidR="68BEFED6" w:rsidRPr="00323411" w:rsidRDefault="68BEFED6">
            <w:pPr>
              <w:spacing w:line="240" w:lineRule="auto"/>
              <w:jc w:val="both"/>
              <w:rPr>
                <w:ins w:id="3294" w:author="Lu Li0762" w:date="2026-10-14T03:40:00Z"/>
                <w:rFonts w:ascii="Arial" w:hAnsi="Arial" w:cs="Arial"/>
                <w:sz w:val="18"/>
                <w:szCs w:val="18"/>
                <w:rPrChange w:id="3295" w:author="Jie Wang5909" w:date="2026-10-16T23:09:00Z">
                  <w:rPr>
                    <w:ins w:id="3296" w:author="Lu Li0762" w:date="2026-10-14T03:40:00Z"/>
                  </w:rPr>
                </w:rPrChange>
              </w:rPr>
              <w:pPrChange w:id="3297" w:author="Jie Wang5909" w:date="2026-10-16T23:37:00Z">
                <w:pPr>
                  <w:spacing w:line="240" w:lineRule="auto"/>
                </w:pPr>
              </w:pPrChange>
            </w:pPr>
            <w:ins w:id="3298" w:author="Lu Li0762" w:date="2026-10-14T03:40:00Z">
              <w:r w:rsidRPr="00323411">
                <w:rPr>
                  <w:rFonts w:ascii="Arial" w:hAnsi="Arial" w:cs="Arial"/>
                  <w:sz w:val="18"/>
                  <w:szCs w:val="18"/>
                  <w:rPrChange w:id="3299" w:author="Jie Wang5909" w:date="2026-10-16T23:09:00Z">
                    <w:rPr>
                      <w:rFonts w:ascii="Times New Roman" w:eastAsia="Times New Roman" w:hAnsi="Times New Roman" w:cs="Times New Roman"/>
                      <w:sz w:val="21"/>
                      <w:szCs w:val="21"/>
                    </w:rPr>
                  </w:rPrChange>
                </w:rPr>
                <w:t>Cpv-CPo140021-030101</w:t>
              </w:r>
            </w:ins>
          </w:p>
          <w:p w14:paraId="38088215" w14:textId="53AAA97A" w:rsidR="68BEFED6" w:rsidRPr="00323411" w:rsidRDefault="68BEFED6">
            <w:pPr>
              <w:spacing w:line="240" w:lineRule="auto"/>
              <w:jc w:val="both"/>
              <w:rPr>
                <w:ins w:id="3300" w:author="Lu Li0762" w:date="2026-10-14T03:40:00Z"/>
                <w:rFonts w:ascii="Arial" w:hAnsi="Arial" w:cs="Arial"/>
                <w:sz w:val="18"/>
                <w:szCs w:val="18"/>
                <w:rPrChange w:id="3301" w:author="Jie Wang5909" w:date="2026-10-16T23:09:00Z">
                  <w:rPr>
                    <w:ins w:id="3302" w:author="Lu Li0762" w:date="2026-10-14T03:40:00Z"/>
                  </w:rPr>
                </w:rPrChange>
              </w:rPr>
              <w:pPrChange w:id="3303" w:author="Jie Wang5909" w:date="2026-10-16T23:37:00Z">
                <w:pPr>
                  <w:spacing w:line="240" w:lineRule="auto"/>
                </w:pPr>
              </w:pPrChange>
            </w:pPr>
            <w:ins w:id="3304" w:author="Lu Li0762" w:date="2026-10-14T03:40:00Z">
              <w:r w:rsidRPr="00323411">
                <w:rPr>
                  <w:rFonts w:ascii="Arial" w:hAnsi="Arial" w:cs="Arial"/>
                  <w:sz w:val="18"/>
                  <w:szCs w:val="18"/>
                  <w:rPrChange w:id="3305" w:author="Jie Wang5909" w:date="2026-10-16T23:09:00Z">
                    <w:rPr>
                      <w:rFonts w:ascii="Times New Roman" w:eastAsia="Times New Roman" w:hAnsi="Times New Roman" w:cs="Times New Roman"/>
                      <w:sz w:val="21"/>
                      <w:szCs w:val="21"/>
                    </w:rPr>
                  </w:rPrChange>
                </w:rPr>
                <w:t>Cpv-CPo140021-030201</w:t>
              </w:r>
            </w:ins>
          </w:p>
          <w:p w14:paraId="31EF0668" w14:textId="5A8AA9E0" w:rsidR="68BEFED6" w:rsidRPr="00323411" w:rsidRDefault="68BEFED6">
            <w:pPr>
              <w:spacing w:line="240" w:lineRule="auto"/>
              <w:jc w:val="both"/>
              <w:rPr>
                <w:rFonts w:ascii="Arial" w:hAnsi="Arial" w:cs="Arial"/>
                <w:sz w:val="18"/>
                <w:szCs w:val="18"/>
                <w:rPrChange w:id="3306" w:author="Jie Wang5909" w:date="2026-10-16T23:09:00Z">
                  <w:rPr/>
                </w:rPrChange>
              </w:rPr>
              <w:pPrChange w:id="3307" w:author="Jie Wang5909" w:date="2026-10-16T23:37:00Z">
                <w:pPr>
                  <w:spacing w:line="240" w:lineRule="auto"/>
                </w:pPr>
              </w:pPrChange>
            </w:pPr>
            <w:ins w:id="3308" w:author="Lu Li0762" w:date="2026-10-14T03:40:00Z">
              <w:r w:rsidRPr="00323411">
                <w:rPr>
                  <w:rFonts w:ascii="Arial" w:hAnsi="Arial" w:cs="Arial"/>
                  <w:sz w:val="18"/>
                  <w:szCs w:val="18"/>
                  <w:rPrChange w:id="3309" w:author="Jie Wang5909" w:date="2026-10-16T23:09:00Z">
                    <w:rPr>
                      <w:rFonts w:ascii="Times New Roman" w:eastAsia="Times New Roman" w:hAnsi="Times New Roman" w:cs="Times New Roman"/>
                      <w:sz w:val="21"/>
                      <w:szCs w:val="21"/>
                    </w:rPr>
                  </w:rPrChange>
                </w:rPr>
                <w:t>Cpv-CPo140021-030301</w:t>
              </w:r>
            </w:ins>
          </w:p>
        </w:tc>
        <w:tc>
          <w:tcPr>
            <w:tcW w:w="1445"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310" w:author="Jie Wang5909" w:date="2026-10-16T23:37:00Z">
              <w:tcPr>
                <w:tcW w:w="1445"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04672A11" w14:textId="291D634E" w:rsidR="68BEFED6" w:rsidRPr="00323411" w:rsidRDefault="68BEFED6">
            <w:pPr>
              <w:spacing w:line="240" w:lineRule="auto"/>
              <w:jc w:val="both"/>
              <w:rPr>
                <w:ins w:id="3311" w:author="Lu Li0762" w:date="2026-10-14T03:41:00Z"/>
                <w:rFonts w:ascii="Arial" w:hAnsi="Arial" w:cs="Arial"/>
                <w:sz w:val="18"/>
                <w:szCs w:val="18"/>
                <w:rPrChange w:id="3312" w:author="Jie Wang5909" w:date="2026-10-16T23:09:00Z">
                  <w:rPr>
                    <w:ins w:id="3313" w:author="Lu Li0762" w:date="2026-10-14T03:41:00Z"/>
                    <w:rFonts w:ascii="Arial" w:eastAsia="Arial" w:hAnsi="Arial" w:cs="Arial"/>
                    <w:color w:val="0000FF"/>
                    <w:sz w:val="18"/>
                    <w:szCs w:val="18"/>
                  </w:rPr>
                </w:rPrChange>
              </w:rPr>
              <w:pPrChange w:id="3314" w:author="Jie Wang5909" w:date="2026-10-16T23:37:00Z">
                <w:pPr>
                  <w:spacing w:line="240" w:lineRule="auto"/>
                </w:pPr>
              </w:pPrChange>
            </w:pPr>
            <w:ins w:id="3315" w:author="Lu Li0762" w:date="2026-10-14T03:41:00Z">
              <w:r w:rsidRPr="00323411">
                <w:rPr>
                  <w:rFonts w:ascii="Arial" w:hAnsi="Arial" w:cs="Arial"/>
                  <w:sz w:val="18"/>
                  <w:szCs w:val="18"/>
                  <w:rPrChange w:id="3316" w:author="Jie Wang5909" w:date="2026-10-16T23:09:00Z">
                    <w:rPr>
                      <w:rFonts w:ascii="Arial" w:eastAsia="Arial" w:hAnsi="Arial" w:cs="Arial"/>
                      <w:color w:val="881798"/>
                      <w:sz w:val="18"/>
                      <w:szCs w:val="18"/>
                      <w:u w:val="single"/>
                    </w:rPr>
                  </w:rPrChange>
                </w:rPr>
                <w:t>CMMD</w:t>
              </w:r>
            </w:ins>
          </w:p>
          <w:p w14:paraId="6ED9D3C9" w14:textId="3DE7952E" w:rsidR="42F2F7DA" w:rsidRPr="00323411" w:rsidRDefault="42F2F7DA">
            <w:pPr>
              <w:spacing w:line="240" w:lineRule="auto"/>
              <w:jc w:val="both"/>
              <w:rPr>
                <w:rFonts w:ascii="Arial" w:hAnsi="Arial" w:cs="Arial"/>
                <w:sz w:val="18"/>
                <w:szCs w:val="18"/>
                <w:rPrChange w:id="3317" w:author="Jie Wang5909" w:date="2026-10-16T23:09:00Z">
                  <w:rPr>
                    <w:rFonts w:ascii="Arial" w:eastAsia="Times New Roman" w:hAnsi="Arial" w:cs="Arial"/>
                    <w:sz w:val="18"/>
                    <w:szCs w:val="18"/>
                  </w:rPr>
                </w:rPrChange>
              </w:rPr>
              <w:pPrChange w:id="3318" w:author="Jie Wang5909" w:date="2026-10-16T23:37:00Z">
                <w:pPr>
                  <w:spacing w:line="240" w:lineRule="auto"/>
                </w:pPr>
              </w:pPrChange>
            </w:pPr>
          </w:p>
        </w:tc>
        <w:tc>
          <w:tcPr>
            <w:tcW w:w="2705" w:type="dxa"/>
            <w:tcBorders>
              <w:top w:val="single" w:sz="6" w:space="0" w:color="AAAAAA"/>
              <w:left w:val="single" w:sz="6" w:space="0" w:color="AAAAAA"/>
              <w:bottom w:val="single" w:sz="6" w:space="0" w:color="AAAAAA"/>
              <w:right w:val="single" w:sz="6" w:space="0" w:color="AAAAAA"/>
            </w:tcBorders>
            <w:shd w:val="clear" w:color="auto" w:fill="EEF4FB"/>
            <w:hideMark/>
            <w:tcPrChange w:id="3319" w:author="Jie Wang5909" w:date="2026-10-16T23:37:00Z">
              <w:tcPr>
                <w:tcW w:w="2670"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635C5943" w14:textId="43B8B257" w:rsidR="68BEFED6" w:rsidRPr="00323411" w:rsidRDefault="68BEFED6" w:rsidP="42F2F7DA">
            <w:pPr>
              <w:spacing w:line="240" w:lineRule="auto"/>
              <w:rPr>
                <w:ins w:id="3320" w:author="Lu Li0762" w:date="2026-10-14T03:41:00Z"/>
                <w:rFonts w:ascii="Arial" w:hAnsi="Arial" w:cs="Arial"/>
                <w:sz w:val="18"/>
                <w:szCs w:val="18"/>
                <w:rPrChange w:id="3321" w:author="Jie Wang5909" w:date="2026-10-16T23:09:00Z">
                  <w:rPr>
                    <w:ins w:id="3322" w:author="Lu Li0762" w:date="2026-10-14T03:41:00Z"/>
                  </w:rPr>
                </w:rPrChange>
              </w:rPr>
            </w:pPr>
            <w:ins w:id="3323" w:author="Lu Li0762" w:date="2026-10-14T03:41:00Z">
              <w:r w:rsidRPr="00323411">
                <w:rPr>
                  <w:rFonts w:ascii="Arial" w:hAnsi="Arial" w:cs="Arial"/>
                  <w:sz w:val="18"/>
                  <w:szCs w:val="18"/>
                  <w:rPrChange w:id="3324" w:author="Jie Wang5909" w:date="2026-10-16T23:09:00Z">
                    <w:rPr>
                      <w:rFonts w:ascii="Arial" w:eastAsia="Arial" w:hAnsi="Arial" w:cs="Arial"/>
                      <w:color w:val="D13438"/>
                      <w:sz w:val="18"/>
                      <w:szCs w:val="18"/>
                      <w:u w:val="single"/>
                    </w:rPr>
                  </w:rPrChange>
                </w:rPr>
                <w:t xml:space="preserve">Assigned Owner: Yu Zhang </w:t>
              </w:r>
            </w:ins>
          </w:p>
          <w:p w14:paraId="0F1B0106" w14:textId="1A7431A7" w:rsidR="68BEFED6" w:rsidRPr="00323411" w:rsidRDefault="68BEFED6" w:rsidP="42F2F7DA">
            <w:pPr>
              <w:spacing w:line="240" w:lineRule="auto"/>
              <w:rPr>
                <w:ins w:id="3325" w:author="Lu Li0762" w:date="2026-10-14T03:41:00Z"/>
                <w:rFonts w:ascii="Arial" w:hAnsi="Arial" w:cs="Arial"/>
                <w:sz w:val="18"/>
                <w:szCs w:val="18"/>
                <w:rPrChange w:id="3326" w:author="Jie Wang5909" w:date="2026-10-16T23:09:00Z">
                  <w:rPr>
                    <w:ins w:id="3327" w:author="Lu Li0762" w:date="2026-10-14T03:41:00Z"/>
                  </w:rPr>
                </w:rPrChange>
              </w:rPr>
            </w:pPr>
            <w:ins w:id="3328" w:author="Lu Li0762" w:date="2026-10-14T03:41:00Z">
              <w:r w:rsidRPr="00323411">
                <w:rPr>
                  <w:rFonts w:ascii="Arial" w:hAnsi="Arial" w:cs="Arial"/>
                  <w:sz w:val="18"/>
                  <w:szCs w:val="18"/>
                  <w:rPrChange w:id="3329" w:author="Jie Wang5909" w:date="2026-10-16T23:09:00Z">
                    <w:rPr>
                      <w:rFonts w:ascii="Arial" w:eastAsia="Arial" w:hAnsi="Arial" w:cs="Arial"/>
                      <w:color w:val="D13438"/>
                      <w:sz w:val="18"/>
                      <w:szCs w:val="18"/>
                      <w:u w:val="single"/>
                    </w:rPr>
                  </w:rPrChange>
                </w:rPr>
                <w:t>Step1</w:t>
              </w:r>
              <w:r w:rsidRPr="00323411">
                <w:rPr>
                  <w:rFonts w:ascii="Arial" w:hAnsi="Arial" w:cs="Arial" w:hint="eastAsia"/>
                  <w:sz w:val="18"/>
                  <w:szCs w:val="18"/>
                  <w:rPrChange w:id="3330" w:author="Jie Wang5909" w:date="2026-10-16T23:09:00Z">
                    <w:rPr>
                      <w:rFonts w:ascii="Arial" w:eastAsia="Arial" w:hAnsi="Arial" w:cs="Arial" w:hint="eastAsia"/>
                      <w:color w:val="D13438"/>
                      <w:sz w:val="18"/>
                      <w:szCs w:val="18"/>
                      <w:u w:val="single"/>
                    </w:rPr>
                  </w:rPrChange>
                </w:rPr>
                <w:t>：</w:t>
              </w:r>
              <w:r w:rsidRPr="00323411">
                <w:rPr>
                  <w:rFonts w:ascii="Arial" w:hAnsi="Arial" w:cs="Arial"/>
                  <w:sz w:val="18"/>
                  <w:szCs w:val="18"/>
                  <w:rPrChange w:id="3331" w:author="Jie Wang5909" w:date="2026-10-16T23:09:00Z">
                    <w:rPr>
                      <w:rFonts w:ascii="Arial" w:eastAsia="Arial" w:hAnsi="Arial" w:cs="Arial"/>
                      <w:color w:val="D13438"/>
                      <w:sz w:val="18"/>
                      <w:szCs w:val="18"/>
                      <w:u w:val="single"/>
                    </w:rPr>
                  </w:rPrChange>
                </w:rPr>
                <w:t>Due Date: 10/30//2026</w:t>
              </w:r>
            </w:ins>
          </w:p>
          <w:p w14:paraId="2E3CBACC" w14:textId="3A5D688D" w:rsidR="68BEFED6" w:rsidRPr="00323411" w:rsidRDefault="68BEFED6" w:rsidP="42F2F7DA">
            <w:pPr>
              <w:spacing w:line="240" w:lineRule="auto"/>
              <w:rPr>
                <w:ins w:id="3332" w:author="Lu Li0762" w:date="2026-10-14T03:42:00Z"/>
                <w:rFonts w:ascii="Arial" w:hAnsi="Arial" w:cs="Arial"/>
                <w:sz w:val="18"/>
                <w:szCs w:val="18"/>
                <w:rPrChange w:id="3333" w:author="Jie Wang5909" w:date="2026-10-16T23:09:00Z">
                  <w:rPr>
                    <w:ins w:id="3334" w:author="Lu Li0762" w:date="2026-10-14T03:42:00Z"/>
                  </w:rPr>
                </w:rPrChange>
              </w:rPr>
            </w:pPr>
            <w:ins w:id="3335" w:author="Lu Li0762" w:date="2026-10-14T03:42:00Z">
              <w:r w:rsidRPr="00323411">
                <w:rPr>
                  <w:rFonts w:ascii="Arial" w:hAnsi="Arial" w:cs="Arial"/>
                  <w:sz w:val="18"/>
                  <w:szCs w:val="18"/>
                  <w:rPrChange w:id="3336" w:author="Jie Wang5909" w:date="2026-10-16T23:09:00Z">
                    <w:rPr>
                      <w:rFonts w:ascii="Arial" w:eastAsia="Arial" w:hAnsi="Arial" w:cs="Arial"/>
                      <w:color w:val="D13438"/>
                      <w:sz w:val="18"/>
                      <w:szCs w:val="18"/>
                      <w:u w:val="single"/>
                    </w:rPr>
                  </w:rPrChange>
                </w:rPr>
                <w:t>Step2</w:t>
              </w:r>
            </w:ins>
            <w:ins w:id="3337" w:author="Lu Li0762" w:date="2026-10-14T03:41:00Z">
              <w:r w:rsidRPr="00323411">
                <w:rPr>
                  <w:rFonts w:ascii="Arial" w:hAnsi="Arial" w:cs="Arial" w:hint="eastAsia"/>
                  <w:sz w:val="18"/>
                  <w:szCs w:val="18"/>
                  <w:rPrChange w:id="3338" w:author="Jie Wang5909" w:date="2026-10-16T23:09:00Z">
                    <w:rPr>
                      <w:rFonts w:ascii="Arial" w:eastAsia="Arial" w:hAnsi="Arial" w:cs="Arial" w:hint="eastAsia"/>
                      <w:color w:val="D13438"/>
                      <w:sz w:val="18"/>
                      <w:szCs w:val="18"/>
                      <w:u w:val="single"/>
                    </w:rPr>
                  </w:rPrChange>
                </w:rPr>
                <w:t>：</w:t>
              </w:r>
              <w:r w:rsidRPr="00323411">
                <w:rPr>
                  <w:rFonts w:ascii="Arial" w:hAnsi="Arial" w:cs="Arial"/>
                  <w:sz w:val="18"/>
                  <w:szCs w:val="18"/>
                  <w:rPrChange w:id="3339" w:author="Jie Wang5909" w:date="2026-10-16T23:09:00Z">
                    <w:rPr>
                      <w:rFonts w:ascii="Arial" w:eastAsia="Arial" w:hAnsi="Arial" w:cs="Arial"/>
                      <w:color w:val="D13438"/>
                      <w:sz w:val="18"/>
                      <w:szCs w:val="18"/>
                      <w:u w:val="single"/>
                    </w:rPr>
                  </w:rPrChange>
                </w:rPr>
                <w:t>Due Date: 1</w:t>
              </w:r>
            </w:ins>
            <w:ins w:id="3340" w:author="Lu Li0762" w:date="2026-10-14T03:42:00Z">
              <w:r w:rsidRPr="00323411">
                <w:rPr>
                  <w:rFonts w:ascii="Arial" w:hAnsi="Arial" w:cs="Arial"/>
                  <w:sz w:val="18"/>
                  <w:szCs w:val="18"/>
                  <w:rPrChange w:id="3341" w:author="Jie Wang5909" w:date="2026-10-16T23:09:00Z">
                    <w:rPr>
                      <w:rFonts w:ascii="Arial" w:eastAsia="Arial" w:hAnsi="Arial" w:cs="Arial"/>
                      <w:color w:val="D13438"/>
                      <w:sz w:val="18"/>
                      <w:szCs w:val="18"/>
                      <w:u w:val="single"/>
                    </w:rPr>
                  </w:rPrChange>
                </w:rPr>
                <w:t>1</w:t>
              </w:r>
            </w:ins>
            <w:ins w:id="3342" w:author="Lu Li0762" w:date="2026-10-14T03:41:00Z">
              <w:r w:rsidRPr="00323411">
                <w:rPr>
                  <w:rFonts w:ascii="Arial" w:hAnsi="Arial" w:cs="Arial"/>
                  <w:sz w:val="18"/>
                  <w:szCs w:val="18"/>
                  <w:rPrChange w:id="3343" w:author="Jie Wang5909" w:date="2026-10-16T23:09:00Z">
                    <w:rPr>
                      <w:rFonts w:ascii="Arial" w:eastAsia="Arial" w:hAnsi="Arial" w:cs="Arial"/>
                      <w:color w:val="D13438"/>
                      <w:sz w:val="18"/>
                      <w:szCs w:val="18"/>
                      <w:u w:val="single"/>
                    </w:rPr>
                  </w:rPrChange>
                </w:rPr>
                <w:t>/30//2026</w:t>
              </w:r>
            </w:ins>
          </w:p>
          <w:p w14:paraId="6517B000" w14:textId="090A6F52" w:rsidR="68BEFED6" w:rsidRPr="00323411" w:rsidRDefault="68BEFED6" w:rsidP="42F2F7DA">
            <w:pPr>
              <w:spacing w:line="240" w:lineRule="auto"/>
              <w:rPr>
                <w:ins w:id="3344" w:author="Lu Li0762" w:date="2026-10-14T03:41:00Z"/>
                <w:rFonts w:ascii="Arial" w:hAnsi="Arial" w:cs="Arial"/>
                <w:sz w:val="18"/>
                <w:szCs w:val="18"/>
                <w:rPrChange w:id="3345" w:author="Jie Wang5909" w:date="2026-10-16T23:09:00Z">
                  <w:rPr>
                    <w:ins w:id="3346" w:author="Lu Li0762" w:date="2026-10-14T03:41:00Z"/>
                    <w:rFonts w:ascii="Arial" w:eastAsia="Arial" w:hAnsi="Arial" w:cs="Arial"/>
                    <w:color w:val="D13438"/>
                    <w:sz w:val="18"/>
                    <w:szCs w:val="18"/>
                    <w:u w:val="single"/>
                  </w:rPr>
                </w:rPrChange>
              </w:rPr>
            </w:pPr>
            <w:ins w:id="3347" w:author="Lu Li0762" w:date="2026-10-14T03:42:00Z">
              <w:r w:rsidRPr="00323411">
                <w:rPr>
                  <w:rFonts w:ascii="Arial" w:hAnsi="Arial" w:cs="Arial"/>
                  <w:sz w:val="18"/>
                  <w:szCs w:val="18"/>
                  <w:rPrChange w:id="3348" w:author="Jie Wang5909" w:date="2026-10-16T23:09:00Z">
                    <w:rPr>
                      <w:rFonts w:ascii="Arial" w:eastAsia="Arial" w:hAnsi="Arial" w:cs="Arial"/>
                      <w:color w:val="D13438"/>
                      <w:sz w:val="18"/>
                      <w:szCs w:val="18"/>
                      <w:u w:val="single"/>
                    </w:rPr>
                  </w:rPrChange>
                </w:rPr>
                <w:t>Step3</w:t>
              </w:r>
              <w:r w:rsidRPr="00323411">
                <w:rPr>
                  <w:rFonts w:ascii="Arial" w:hAnsi="Arial" w:cs="Arial" w:hint="eastAsia"/>
                  <w:sz w:val="18"/>
                  <w:szCs w:val="18"/>
                  <w:rPrChange w:id="3349" w:author="Jie Wang5909" w:date="2026-10-16T23:09:00Z">
                    <w:rPr>
                      <w:rFonts w:ascii="Arial" w:eastAsia="Arial" w:hAnsi="Arial" w:cs="Arial" w:hint="eastAsia"/>
                      <w:color w:val="D13438"/>
                      <w:sz w:val="18"/>
                      <w:szCs w:val="18"/>
                      <w:u w:val="single"/>
                    </w:rPr>
                  </w:rPrChange>
                </w:rPr>
                <w:t>：</w:t>
              </w:r>
              <w:r w:rsidRPr="00323411">
                <w:rPr>
                  <w:rFonts w:ascii="Arial" w:hAnsi="Arial" w:cs="Arial"/>
                  <w:sz w:val="18"/>
                  <w:szCs w:val="18"/>
                  <w:rPrChange w:id="3350" w:author="Jie Wang5909" w:date="2026-10-16T23:09:00Z">
                    <w:rPr>
                      <w:rFonts w:ascii="Arial" w:eastAsia="Arial" w:hAnsi="Arial" w:cs="Arial"/>
                      <w:color w:val="D13438"/>
                      <w:sz w:val="18"/>
                      <w:szCs w:val="18"/>
                      <w:u w:val="single"/>
                    </w:rPr>
                  </w:rPrChange>
                </w:rPr>
                <w:t>Due Date: 12/30//2026</w:t>
              </w:r>
            </w:ins>
          </w:p>
          <w:p w14:paraId="0791E345" w14:textId="737E13A0" w:rsidR="42F2F7DA" w:rsidRPr="00323411" w:rsidRDefault="42F2F7DA" w:rsidP="42F2F7DA">
            <w:pPr>
              <w:spacing w:line="240" w:lineRule="auto"/>
              <w:rPr>
                <w:rFonts w:ascii="Arial" w:hAnsi="Arial" w:cs="Arial"/>
                <w:sz w:val="18"/>
                <w:szCs w:val="18"/>
                <w:rPrChange w:id="3351" w:author="Jie Wang5909" w:date="2026-10-16T23:09:00Z">
                  <w:rPr>
                    <w:rFonts w:ascii="Arial" w:eastAsia="Times New Roman" w:hAnsi="Arial" w:cs="Arial"/>
                    <w:sz w:val="18"/>
                    <w:szCs w:val="18"/>
                  </w:rPr>
                </w:rPrChange>
              </w:rPr>
            </w:pPr>
          </w:p>
        </w:tc>
      </w:tr>
      <w:tr w:rsidR="0045044A" w14:paraId="7E5FE7F7" w14:textId="77777777"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3352" w:author="Jie Wang5909" w:date="2026-10-16T23:37:00Z">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ins w:id="3353" w:author="Lu Li0762" w:date="2026-10-14T03:27:00Z"/>
          <w:trPrChange w:id="3354" w:author="Jie Wang5909" w:date="2026-10-16T23:37:00Z">
            <w:trPr>
              <w:gridAfter w:val="0"/>
              <w:trHeight w:val="300"/>
            </w:trPr>
          </w:trPrChange>
        </w:trPr>
        <w:tc>
          <w:tcPr>
            <w:tcW w:w="1240"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355" w:author="Jie Wang5909" w:date="2026-10-16T23:37:00Z">
              <w:tcPr>
                <w:tcW w:w="1241" w:type="dxa"/>
                <w:gridSpan w:val="5"/>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5215981" w14:textId="6FE74F02" w:rsidR="0045044A" w:rsidRPr="00597135" w:rsidRDefault="0045044A">
            <w:pPr>
              <w:spacing w:line="240" w:lineRule="auto"/>
              <w:jc w:val="both"/>
              <w:rPr>
                <w:rFonts w:ascii="Arial" w:hAnsi="Arial" w:cs="Arial"/>
                <w:sz w:val="18"/>
                <w:szCs w:val="18"/>
                <w:rPrChange w:id="3356" w:author="Jie Wang5909" w:date="2026-10-16T23:12:00Z">
                  <w:rPr>
                    <w:rFonts w:ascii="Arial" w:eastAsia="Times New Roman" w:hAnsi="Arial" w:cs="Arial"/>
                    <w:sz w:val="21"/>
                    <w:szCs w:val="21"/>
                  </w:rPr>
                </w:rPrChange>
              </w:rPr>
              <w:pPrChange w:id="3357" w:author="Jie Wang5909" w:date="2026-10-16T23:37:00Z">
                <w:pPr>
                  <w:spacing w:line="240" w:lineRule="auto"/>
                </w:pPr>
              </w:pPrChange>
            </w:pPr>
            <w:ins w:id="3358" w:author="Jie Wang5909" w:date="2026-10-16T23:12:00Z">
              <w:r w:rsidRPr="000D3FE0">
                <w:rPr>
                  <w:rFonts w:ascii="Arial" w:hAnsi="Arial" w:cs="Arial"/>
                  <w:sz w:val="18"/>
                  <w:szCs w:val="18"/>
                </w:rPr>
                <w:t>Nitrosamine Risk Assessment </w:t>
              </w:r>
            </w:ins>
          </w:p>
        </w:tc>
        <w:tc>
          <w:tcPr>
            <w:tcW w:w="3681"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359" w:author="Jie Wang5909" w:date="2026-10-16T23:37:00Z">
              <w:tcPr>
                <w:tcW w:w="3699" w:type="dxa"/>
                <w:gridSpan w:val="8"/>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FB0E911" w14:textId="07A1F995" w:rsidR="0045044A" w:rsidRPr="00597135" w:rsidRDefault="0045044A">
            <w:pPr>
              <w:spacing w:line="240" w:lineRule="auto"/>
              <w:jc w:val="both"/>
              <w:rPr>
                <w:rFonts w:ascii="Arial" w:hAnsi="Arial" w:cs="Arial"/>
                <w:sz w:val="18"/>
                <w:szCs w:val="18"/>
                <w:rPrChange w:id="3360" w:author="Jie Wang5909" w:date="2026-10-16T23:12:00Z">
                  <w:rPr>
                    <w:rFonts w:ascii="Arial" w:eastAsia="Times New Roman" w:hAnsi="Arial" w:cs="Arial"/>
                    <w:sz w:val="18"/>
                    <w:szCs w:val="18"/>
                  </w:rPr>
                </w:rPrChange>
              </w:rPr>
              <w:pPrChange w:id="3361" w:author="Jie Wang5909" w:date="2026-10-16T23:37:00Z">
                <w:pPr>
                  <w:spacing w:line="240" w:lineRule="auto"/>
                </w:pPr>
              </w:pPrChange>
            </w:pPr>
            <w:ins w:id="3362" w:author="Jie Wang5909" w:date="2026-10-16T23:41:00Z">
              <w:r w:rsidRPr="0045044A">
                <w:rPr>
                  <w:rFonts w:ascii="Arial" w:hAnsi="Arial" w:cs="Arial"/>
                  <w:sz w:val="18"/>
                  <w:szCs w:val="18"/>
                  <w:rPrChange w:id="3363" w:author="Jie Wang5909" w:date="2026-10-16T23:41:00Z">
                    <w:rPr>
                      <w:rFonts w:ascii="Arial" w:hAnsi="Arial" w:cs="Arial"/>
                      <w:color w:val="1E293B"/>
                      <w:sz w:val="21"/>
                      <w:szCs w:val="21"/>
                      <w:shd w:val="clear" w:color="auto" w:fill="F8FAFC"/>
                    </w:rPr>
                  </w:rPrChange>
                </w:rPr>
                <w:t>Risk assessment is being conducted through experiments.</w:t>
              </w:r>
            </w:ins>
          </w:p>
        </w:tc>
        <w:tc>
          <w:tcPr>
            <w:tcW w:w="774"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364" w:author="Jie Wang5909" w:date="2026-10-16T23:37:00Z">
              <w:tcPr>
                <w:tcW w:w="775"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4407E73D" w14:textId="0D1ECA9E" w:rsidR="0045044A" w:rsidRPr="00597135" w:rsidRDefault="0045044A">
            <w:pPr>
              <w:spacing w:line="240" w:lineRule="auto"/>
              <w:jc w:val="both"/>
              <w:rPr>
                <w:rFonts w:ascii="Arial" w:hAnsi="Arial" w:cs="Arial"/>
                <w:sz w:val="18"/>
                <w:szCs w:val="18"/>
                <w:rPrChange w:id="3365" w:author="Jie Wang5909" w:date="2026-10-16T23:12:00Z">
                  <w:rPr>
                    <w:rFonts w:ascii="Arial" w:eastAsia="Times New Roman" w:hAnsi="Arial" w:cs="Arial"/>
                    <w:sz w:val="18"/>
                    <w:szCs w:val="18"/>
                  </w:rPr>
                </w:rPrChange>
              </w:rPr>
              <w:pPrChange w:id="3366" w:author="Jie Wang5909" w:date="2026-10-16T23:37:00Z">
                <w:pPr>
                  <w:spacing w:line="240" w:lineRule="auto"/>
                </w:pPr>
              </w:pPrChange>
            </w:pPr>
            <w:ins w:id="3367" w:author="Jie Wang5909" w:date="2026-10-16T23:36:00Z">
              <w:r>
                <w:rPr>
                  <w:rFonts w:ascii="Arial" w:hAnsi="Arial" w:cs="Arial" w:hint="eastAsia"/>
                  <w:sz w:val="18"/>
                  <w:szCs w:val="18"/>
                </w:rPr>
                <w:t>L</w:t>
              </w:r>
              <w:r>
                <w:rPr>
                  <w:rFonts w:ascii="Arial" w:hAnsi="Arial" w:cs="Arial"/>
                  <w:sz w:val="18"/>
                  <w:szCs w:val="18"/>
                </w:rPr>
                <w:t>ow</w:t>
              </w:r>
            </w:ins>
          </w:p>
        </w:tc>
        <w:tc>
          <w:tcPr>
            <w:tcW w:w="3099"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368" w:author="Jie Wang5909" w:date="2026-10-16T23:37:00Z">
              <w:tcPr>
                <w:tcW w:w="3114"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B30E7D1" w14:textId="7984FC96" w:rsidR="0045044A" w:rsidRPr="00597135" w:rsidRDefault="0045044A">
            <w:pPr>
              <w:spacing w:line="240" w:lineRule="auto"/>
              <w:jc w:val="both"/>
              <w:rPr>
                <w:rFonts w:ascii="Arial" w:hAnsi="Arial" w:cs="Arial"/>
                <w:sz w:val="18"/>
                <w:szCs w:val="18"/>
                <w:rPrChange w:id="3369" w:author="Jie Wang5909" w:date="2026-10-16T23:12:00Z">
                  <w:rPr>
                    <w:rFonts w:ascii="Arial" w:eastAsia="Times New Roman" w:hAnsi="Arial" w:cs="Arial"/>
                    <w:sz w:val="18"/>
                    <w:szCs w:val="18"/>
                  </w:rPr>
                </w:rPrChange>
              </w:rPr>
              <w:pPrChange w:id="3370" w:author="Jie Wang5909" w:date="2026-10-16T23:37:00Z">
                <w:pPr>
                  <w:spacing w:line="240" w:lineRule="auto"/>
                </w:pPr>
              </w:pPrChange>
            </w:pPr>
            <w:ins w:id="3371" w:author="Jie Wang5909" w:date="2026-10-16T23:37:00Z">
              <w:r>
                <w:rPr>
                  <w:rFonts w:ascii="Arial" w:hAnsi="Arial" w:cs="Arial"/>
                  <w:sz w:val="18"/>
                  <w:szCs w:val="18"/>
                </w:rPr>
                <w:t>Conduct</w:t>
              </w:r>
              <w:r w:rsidRPr="0045044A">
                <w:rPr>
                  <w:rFonts w:ascii="Arial" w:hAnsi="Arial" w:cs="Arial"/>
                  <w:sz w:val="18"/>
                  <w:szCs w:val="18"/>
                  <w:rPrChange w:id="3372" w:author="Jie Wang5909" w:date="2026-10-16T23:37:00Z">
                    <w:rPr>
                      <w:rFonts w:ascii="Arial" w:hAnsi="Arial" w:cs="Arial"/>
                      <w:color w:val="1E293B"/>
                      <w:sz w:val="21"/>
                      <w:szCs w:val="21"/>
                      <w:shd w:val="clear" w:color="auto" w:fill="F8FAFC"/>
                    </w:rPr>
                  </w:rPrChange>
                </w:rPr>
                <w:t xml:space="preserve"> Nitrosamine Risk Assessment and Report Preparation</w:t>
              </w:r>
            </w:ins>
          </w:p>
        </w:tc>
        <w:tc>
          <w:tcPr>
            <w:tcW w:w="1445"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373" w:author="Jie Wang5909" w:date="2026-10-16T23:37:00Z">
              <w:tcPr>
                <w:tcW w:w="1445"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DC24E0F" w14:textId="02CA7CBB" w:rsidR="0045044A" w:rsidRPr="00430350" w:rsidRDefault="0045044A">
            <w:pPr>
              <w:spacing w:line="240" w:lineRule="auto"/>
              <w:jc w:val="both"/>
              <w:rPr>
                <w:rFonts w:ascii="Arial" w:hAnsi="Arial" w:cs="Arial"/>
                <w:sz w:val="18"/>
                <w:szCs w:val="18"/>
                <w:rPrChange w:id="3374" w:author="Jie Wang5909" w:date="2026-10-17T00:17:00Z">
                  <w:rPr>
                    <w:rFonts w:ascii="Arial" w:eastAsia="Times New Roman" w:hAnsi="Arial" w:cs="Arial"/>
                    <w:sz w:val="18"/>
                    <w:szCs w:val="18"/>
                  </w:rPr>
                </w:rPrChange>
              </w:rPr>
              <w:pPrChange w:id="3375" w:author="Jie Wang5909" w:date="2026-10-16T23:37:00Z">
                <w:pPr>
                  <w:spacing w:line="240" w:lineRule="auto"/>
                </w:pPr>
              </w:pPrChange>
            </w:pPr>
            <w:ins w:id="3376" w:author="Jie Wang5909" w:date="2026-10-16T23:37:00Z">
              <w:r w:rsidRPr="00430350">
                <w:rPr>
                  <w:rFonts w:ascii="Arial" w:eastAsia="Arial" w:hAnsi="Arial" w:cs="Arial"/>
                  <w:sz w:val="18"/>
                  <w:szCs w:val="18"/>
                  <w:u w:val="single"/>
                  <w:rPrChange w:id="3377" w:author="Jie Wang5909" w:date="2026-10-17T00:17:00Z">
                    <w:rPr>
                      <w:rFonts w:ascii="Arial" w:eastAsia="Arial" w:hAnsi="Arial" w:cs="Arial"/>
                      <w:color w:val="D13438"/>
                      <w:sz w:val="18"/>
                      <w:szCs w:val="18"/>
                      <w:u w:val="single"/>
                    </w:rPr>
                  </w:rPrChange>
                </w:rPr>
                <w:t>CMMD</w:t>
              </w:r>
            </w:ins>
          </w:p>
        </w:tc>
        <w:tc>
          <w:tcPr>
            <w:tcW w:w="2705"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3378" w:author="Jie Wang5909" w:date="2026-10-16T23:37:00Z">
              <w:tcPr>
                <w:tcW w:w="2670"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D1FBFDE" w14:textId="77777777" w:rsidR="0045044A" w:rsidRPr="00430350" w:rsidRDefault="0045044A" w:rsidP="0045044A">
            <w:pPr>
              <w:spacing w:line="240" w:lineRule="auto"/>
              <w:rPr>
                <w:ins w:id="3379" w:author="Jie Wang5909" w:date="2026-10-16T23:37:00Z"/>
                <w:rFonts w:ascii="Arial" w:eastAsia="Arial" w:hAnsi="Arial" w:cs="Arial"/>
                <w:sz w:val="18"/>
                <w:szCs w:val="18"/>
                <w:u w:val="single"/>
                <w:rPrChange w:id="3380" w:author="Jie Wang5909" w:date="2026-10-17T00:17:00Z">
                  <w:rPr>
                    <w:ins w:id="3381" w:author="Jie Wang5909" w:date="2026-10-16T23:37:00Z"/>
                    <w:rFonts w:ascii="Arial" w:eastAsia="Arial" w:hAnsi="Arial" w:cs="Arial"/>
                    <w:color w:val="D13438"/>
                    <w:sz w:val="18"/>
                    <w:szCs w:val="18"/>
                    <w:u w:val="single"/>
                  </w:rPr>
                </w:rPrChange>
              </w:rPr>
            </w:pPr>
            <w:ins w:id="3382" w:author="Jie Wang5909" w:date="2026-10-16T23:37:00Z">
              <w:r w:rsidRPr="00430350">
                <w:rPr>
                  <w:rFonts w:ascii="Arial" w:eastAsia="Arial" w:hAnsi="Arial" w:cs="Arial"/>
                  <w:sz w:val="18"/>
                  <w:szCs w:val="18"/>
                  <w:u w:val="single"/>
                  <w:rPrChange w:id="3383" w:author="Jie Wang5909" w:date="2026-10-17T00:17:00Z">
                    <w:rPr>
                      <w:rFonts w:ascii="Arial" w:eastAsia="Arial" w:hAnsi="Arial" w:cs="Arial"/>
                      <w:color w:val="D13438"/>
                      <w:sz w:val="18"/>
                      <w:szCs w:val="18"/>
                      <w:u w:val="single"/>
                    </w:rPr>
                  </w:rPrChange>
                </w:rPr>
                <w:t>Assigned Owner: Yu Zhang</w:t>
              </w:r>
            </w:ins>
          </w:p>
          <w:p w14:paraId="36106864" w14:textId="7772EE80" w:rsidR="0045044A" w:rsidRPr="00430350" w:rsidRDefault="00DB7DDA" w:rsidP="0045044A">
            <w:pPr>
              <w:spacing w:line="240" w:lineRule="auto"/>
              <w:rPr>
                <w:ins w:id="3384" w:author="Jie Wang5909" w:date="2026-10-16T23:37:00Z"/>
                <w:rFonts w:ascii="Arial" w:eastAsia="Arial" w:hAnsi="Arial" w:cs="Arial"/>
                <w:sz w:val="18"/>
                <w:szCs w:val="18"/>
                <w:u w:val="single"/>
                <w:rPrChange w:id="3385" w:author="Jie Wang5909" w:date="2026-10-17T00:17:00Z">
                  <w:rPr>
                    <w:ins w:id="3386" w:author="Jie Wang5909" w:date="2026-10-16T23:37:00Z"/>
                    <w:rFonts w:ascii="Arial" w:eastAsia="Arial" w:hAnsi="Arial" w:cs="Arial"/>
                    <w:color w:val="D13438"/>
                    <w:sz w:val="18"/>
                    <w:szCs w:val="18"/>
                    <w:u w:val="single"/>
                  </w:rPr>
                </w:rPrChange>
              </w:rPr>
            </w:pPr>
            <w:ins w:id="3387" w:author="Jie Wang5909" w:date="2026-10-16T23:37:00Z">
              <w:r w:rsidRPr="00430350">
                <w:rPr>
                  <w:rFonts w:ascii="Arial" w:eastAsia="Arial" w:hAnsi="Arial" w:cs="Arial"/>
                  <w:sz w:val="18"/>
                  <w:szCs w:val="18"/>
                  <w:u w:val="single"/>
                  <w:rPrChange w:id="3388" w:author="Jie Wang5909" w:date="2026-10-17T00:17:00Z">
                    <w:rPr>
                      <w:rFonts w:ascii="Arial" w:eastAsia="Arial" w:hAnsi="Arial" w:cs="Arial"/>
                      <w:color w:val="D13438"/>
                      <w:sz w:val="18"/>
                      <w:szCs w:val="18"/>
                      <w:u w:val="single"/>
                    </w:rPr>
                  </w:rPrChange>
                </w:rPr>
                <w:t xml:space="preserve">Due Date: </w:t>
              </w:r>
            </w:ins>
            <w:ins w:id="3389" w:author="Jie Wang5909" w:date="2026-10-16T23:40:00Z">
              <w:r w:rsidR="0045044A" w:rsidRPr="00430350">
                <w:rPr>
                  <w:rFonts w:ascii="Arial" w:eastAsia="Arial" w:hAnsi="Arial" w:cs="Arial"/>
                  <w:sz w:val="18"/>
                  <w:szCs w:val="18"/>
                  <w:u w:val="single"/>
                  <w:rPrChange w:id="3390" w:author="Jie Wang5909" w:date="2026-10-17T00:17:00Z">
                    <w:rPr>
                      <w:rFonts w:ascii="Arial" w:eastAsia="Arial" w:hAnsi="Arial" w:cs="Arial"/>
                      <w:color w:val="D13438"/>
                      <w:sz w:val="18"/>
                      <w:szCs w:val="18"/>
                      <w:u w:val="single"/>
                    </w:rPr>
                  </w:rPrChange>
                </w:rPr>
                <w:t>prior to product release</w:t>
              </w:r>
            </w:ins>
          </w:p>
          <w:p w14:paraId="2E818C69" w14:textId="77777777" w:rsidR="0045044A" w:rsidRPr="00430350" w:rsidRDefault="0045044A" w:rsidP="0045044A">
            <w:pPr>
              <w:spacing w:line="240" w:lineRule="auto"/>
              <w:rPr>
                <w:ins w:id="3391" w:author="Jie Wang5909" w:date="2026-10-16T23:37:00Z"/>
                <w:rFonts w:ascii="Arial" w:eastAsia="Arial" w:hAnsi="Arial" w:cs="Arial"/>
                <w:sz w:val="18"/>
                <w:szCs w:val="18"/>
                <w:u w:val="single"/>
                <w:rPrChange w:id="3392" w:author="Jie Wang5909" w:date="2026-10-17T00:17:00Z">
                  <w:rPr>
                    <w:ins w:id="3393" w:author="Jie Wang5909" w:date="2026-10-16T23:37:00Z"/>
                    <w:rFonts w:ascii="Arial" w:eastAsia="Arial" w:hAnsi="Arial" w:cs="Arial"/>
                    <w:color w:val="D13438"/>
                    <w:sz w:val="18"/>
                    <w:szCs w:val="18"/>
                    <w:u w:val="single"/>
                  </w:rPr>
                </w:rPrChange>
              </w:rPr>
            </w:pPr>
            <w:ins w:id="3394" w:author="Jie Wang5909" w:date="2026-10-16T23:37:00Z">
              <w:r w:rsidRPr="00430350">
                <w:rPr>
                  <w:rFonts w:ascii="Arial" w:eastAsia="Arial" w:hAnsi="Arial" w:cs="Arial"/>
                  <w:sz w:val="18"/>
                  <w:szCs w:val="18"/>
                  <w:u w:val="single"/>
                  <w:rPrChange w:id="3395" w:author="Jie Wang5909" w:date="2026-10-17T00:17:00Z">
                    <w:rPr>
                      <w:rFonts w:ascii="Arial" w:eastAsia="Arial" w:hAnsi="Arial" w:cs="Arial"/>
                      <w:color w:val="D13438"/>
                      <w:sz w:val="18"/>
                      <w:szCs w:val="18"/>
                      <w:u w:val="single"/>
                    </w:rPr>
                  </w:rPrChange>
                </w:rPr>
                <w:t xml:space="preserve">Item status and Closure criteria: </w:t>
              </w:r>
            </w:ins>
          </w:p>
          <w:p w14:paraId="6AAC51C8" w14:textId="42F22700" w:rsidR="0045044A" w:rsidRPr="00430350" w:rsidRDefault="0045044A" w:rsidP="0045044A">
            <w:pPr>
              <w:spacing w:line="240" w:lineRule="auto"/>
              <w:rPr>
                <w:rFonts w:ascii="Arial" w:hAnsi="Arial" w:cs="Arial"/>
                <w:sz w:val="18"/>
                <w:szCs w:val="18"/>
                <w:rPrChange w:id="3396" w:author="Jie Wang5909" w:date="2026-10-17T00:17:00Z">
                  <w:rPr>
                    <w:rFonts w:ascii="Arial" w:eastAsia="Times New Roman" w:hAnsi="Arial" w:cs="Arial"/>
                    <w:sz w:val="18"/>
                    <w:szCs w:val="18"/>
                  </w:rPr>
                </w:rPrChange>
              </w:rPr>
            </w:pPr>
            <w:ins w:id="3397" w:author="Jie Wang5909" w:date="2026-10-16T23:39:00Z">
              <w:r w:rsidRPr="00430350">
                <w:rPr>
                  <w:rFonts w:ascii="Arial" w:eastAsia="Arial" w:hAnsi="Arial" w:cs="Arial"/>
                  <w:sz w:val="18"/>
                  <w:szCs w:val="18"/>
                  <w:u w:val="single"/>
                  <w:rPrChange w:id="3398" w:author="Jie Wang5909" w:date="2026-10-17T00:17:00Z">
                    <w:rPr>
                      <w:rFonts w:ascii="Arial" w:hAnsi="Arial" w:cs="Arial"/>
                      <w:color w:val="1E293B"/>
                      <w:sz w:val="21"/>
                      <w:szCs w:val="21"/>
                      <w:shd w:val="clear" w:color="auto" w:fill="F8FAFC"/>
                    </w:rPr>
                  </w:rPrChange>
                </w:rPr>
                <w:t>Completion of Nitrosamine Risk Assessment Report</w:t>
              </w:r>
            </w:ins>
          </w:p>
        </w:tc>
      </w:tr>
      <w:tr w:rsidR="42F2F7DA" w:rsidDel="00323411" w14:paraId="54CBB490" w14:textId="59E55E16" w:rsidTr="2D7545EE">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Change w:id="3399" w:author="Jie Wang5909" w:date="2026-10-16T23:09:00Z">
            <w:tblPrEx>
              <w:tblW w:w="0" w:type="auto"/>
              <w:tblBorders>
                <w:top w:val="outset" w:sz="6" w:space="0" w:color="auto"/>
                <w:left w:val="outset" w:sz="6" w:space="0" w:color="auto"/>
                <w:bottom w:val="outset" w:sz="6" w:space="0" w:color="auto"/>
                <w:right w:val="outset" w:sz="6" w:space="0" w:color="auto"/>
              </w:tblBorders>
              <w:tblCellMar>
                <w:left w:w="0" w:type="dxa"/>
                <w:right w:w="0" w:type="dxa"/>
              </w:tblCellMar>
            </w:tblPrEx>
          </w:tblPrExChange>
        </w:tblPrEx>
        <w:trPr>
          <w:trHeight w:val="300"/>
          <w:ins w:id="3400" w:author="Lu Li0762" w:date="2026-10-14T03:28:00Z"/>
          <w:del w:id="3401" w:author="Jie Wang5909" w:date="2026-10-16T23:09:00Z"/>
          <w:trPrChange w:id="3402" w:author="Jie Wang5909" w:date="2026-10-16T23:09:00Z">
            <w:trPr>
              <w:gridAfter w:val="0"/>
              <w:trHeight w:val="300"/>
            </w:trPr>
          </w:trPrChange>
        </w:trPr>
        <w:tc>
          <w:tcPr>
            <w:tcW w:w="1240" w:type="dxa"/>
            <w:tcBorders>
              <w:top w:val="single" w:sz="6" w:space="0" w:color="AAAAAA"/>
              <w:left w:val="single" w:sz="6" w:space="0" w:color="AAAAAA"/>
              <w:bottom w:val="single" w:sz="6" w:space="0" w:color="AAAAAA"/>
              <w:right w:val="single" w:sz="6" w:space="0" w:color="AAAAAA"/>
            </w:tcBorders>
            <w:shd w:val="clear" w:color="auto" w:fill="EEF4FB"/>
            <w:hideMark/>
            <w:tcPrChange w:id="3403" w:author="Jie Wang5909" w:date="2026-10-16T23:09:00Z">
              <w:tcPr>
                <w:tcW w:w="1241" w:type="dxa"/>
                <w:gridSpan w:val="5"/>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04E224A2" w14:textId="5FFCC871" w:rsidR="42F2F7DA" w:rsidDel="00323411" w:rsidRDefault="42F2F7DA" w:rsidP="42F2F7DA">
            <w:pPr>
              <w:spacing w:line="240" w:lineRule="auto"/>
              <w:rPr>
                <w:del w:id="3404" w:author="Jie Wang5909" w:date="2026-10-16T23:09:00Z"/>
                <w:rFonts w:ascii="Arial" w:eastAsia="Times New Roman" w:hAnsi="Arial" w:cs="Arial"/>
                <w:sz w:val="21"/>
                <w:szCs w:val="21"/>
              </w:rPr>
            </w:pPr>
          </w:p>
        </w:tc>
        <w:tc>
          <w:tcPr>
            <w:tcW w:w="3681" w:type="dxa"/>
            <w:tcBorders>
              <w:top w:val="single" w:sz="6" w:space="0" w:color="AAAAAA"/>
              <w:left w:val="single" w:sz="6" w:space="0" w:color="AAAAAA"/>
              <w:bottom w:val="single" w:sz="6" w:space="0" w:color="AAAAAA"/>
              <w:right w:val="single" w:sz="6" w:space="0" w:color="AAAAAA"/>
            </w:tcBorders>
            <w:shd w:val="clear" w:color="auto" w:fill="EEF4FB"/>
            <w:hideMark/>
            <w:tcPrChange w:id="3405" w:author="Jie Wang5909" w:date="2026-10-16T23:09:00Z">
              <w:tcPr>
                <w:tcW w:w="3699" w:type="dxa"/>
                <w:gridSpan w:val="8"/>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5F869A6" w14:textId="7FA27382" w:rsidR="42F2F7DA" w:rsidDel="00323411" w:rsidRDefault="42F2F7DA" w:rsidP="42F2F7DA">
            <w:pPr>
              <w:spacing w:line="240" w:lineRule="auto"/>
              <w:rPr>
                <w:del w:id="3406" w:author="Jie Wang5909" w:date="2026-10-16T23:09:00Z"/>
                <w:rFonts w:ascii="Arial" w:eastAsia="Times New Roman" w:hAnsi="Arial" w:cs="Arial"/>
                <w:sz w:val="18"/>
                <w:szCs w:val="18"/>
              </w:rPr>
            </w:pPr>
          </w:p>
        </w:tc>
        <w:tc>
          <w:tcPr>
            <w:tcW w:w="774" w:type="dxa"/>
            <w:tcBorders>
              <w:top w:val="single" w:sz="6" w:space="0" w:color="AAAAAA"/>
              <w:left w:val="single" w:sz="6" w:space="0" w:color="AAAAAA"/>
              <w:bottom w:val="single" w:sz="6" w:space="0" w:color="AAAAAA"/>
              <w:right w:val="single" w:sz="6" w:space="0" w:color="AAAAAA"/>
            </w:tcBorders>
            <w:shd w:val="clear" w:color="auto" w:fill="EEF4FB"/>
            <w:hideMark/>
            <w:tcPrChange w:id="3407" w:author="Jie Wang5909" w:date="2026-10-16T23:09:00Z">
              <w:tcPr>
                <w:tcW w:w="775"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614EDF45" w14:textId="163647FA" w:rsidR="42F2F7DA" w:rsidDel="00323411" w:rsidRDefault="42F2F7DA" w:rsidP="42F2F7DA">
            <w:pPr>
              <w:spacing w:line="240" w:lineRule="auto"/>
              <w:rPr>
                <w:del w:id="3408" w:author="Jie Wang5909" w:date="2026-10-16T23:09:00Z"/>
                <w:rFonts w:ascii="Arial" w:eastAsia="Times New Roman" w:hAnsi="Arial" w:cs="Arial"/>
                <w:sz w:val="18"/>
                <w:szCs w:val="18"/>
              </w:rPr>
            </w:pPr>
          </w:p>
        </w:tc>
        <w:tc>
          <w:tcPr>
            <w:tcW w:w="3099" w:type="dxa"/>
            <w:tcBorders>
              <w:top w:val="single" w:sz="6" w:space="0" w:color="AAAAAA"/>
              <w:left w:val="single" w:sz="6" w:space="0" w:color="AAAAAA"/>
              <w:bottom w:val="single" w:sz="6" w:space="0" w:color="AAAAAA"/>
              <w:right w:val="single" w:sz="6" w:space="0" w:color="AAAAAA"/>
            </w:tcBorders>
            <w:shd w:val="clear" w:color="auto" w:fill="EEF4FB"/>
            <w:hideMark/>
            <w:tcPrChange w:id="3409" w:author="Jie Wang5909" w:date="2026-10-16T23:09:00Z">
              <w:tcPr>
                <w:tcW w:w="3114"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6DD1F005" w14:textId="3B73FE23" w:rsidR="42F2F7DA" w:rsidDel="00323411" w:rsidRDefault="42F2F7DA" w:rsidP="42F2F7DA">
            <w:pPr>
              <w:spacing w:line="240" w:lineRule="auto"/>
              <w:rPr>
                <w:del w:id="3410" w:author="Jie Wang5909" w:date="2026-10-16T23:09:00Z"/>
                <w:rFonts w:ascii="Arial" w:eastAsia="Times New Roman" w:hAnsi="Arial" w:cs="Arial"/>
                <w:sz w:val="18"/>
                <w:szCs w:val="18"/>
              </w:rPr>
            </w:pPr>
          </w:p>
        </w:tc>
        <w:tc>
          <w:tcPr>
            <w:tcW w:w="1445" w:type="dxa"/>
            <w:tcBorders>
              <w:top w:val="single" w:sz="6" w:space="0" w:color="AAAAAA"/>
              <w:left w:val="single" w:sz="6" w:space="0" w:color="AAAAAA"/>
              <w:bottom w:val="single" w:sz="6" w:space="0" w:color="AAAAAA"/>
              <w:right w:val="single" w:sz="6" w:space="0" w:color="AAAAAA"/>
            </w:tcBorders>
            <w:shd w:val="clear" w:color="auto" w:fill="EEF4FB"/>
            <w:hideMark/>
            <w:tcPrChange w:id="3411" w:author="Jie Wang5909" w:date="2026-10-16T23:09:00Z">
              <w:tcPr>
                <w:tcW w:w="1445"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57C24ECF" w14:textId="6BE96705" w:rsidR="42F2F7DA" w:rsidDel="00323411" w:rsidRDefault="42F2F7DA" w:rsidP="42F2F7DA">
            <w:pPr>
              <w:spacing w:line="240" w:lineRule="auto"/>
              <w:rPr>
                <w:del w:id="3412" w:author="Jie Wang5909" w:date="2026-10-16T23:09:00Z"/>
                <w:rFonts w:ascii="Arial" w:eastAsia="Times New Roman" w:hAnsi="Arial" w:cs="Arial"/>
                <w:sz w:val="18"/>
                <w:szCs w:val="18"/>
              </w:rPr>
            </w:pPr>
          </w:p>
        </w:tc>
        <w:tc>
          <w:tcPr>
            <w:tcW w:w="2705" w:type="dxa"/>
            <w:tcBorders>
              <w:top w:val="single" w:sz="6" w:space="0" w:color="AAAAAA"/>
              <w:left w:val="single" w:sz="6" w:space="0" w:color="AAAAAA"/>
              <w:bottom w:val="single" w:sz="6" w:space="0" w:color="AAAAAA"/>
              <w:right w:val="single" w:sz="6" w:space="0" w:color="AAAAAA"/>
            </w:tcBorders>
            <w:shd w:val="clear" w:color="auto" w:fill="EEF4FB"/>
            <w:hideMark/>
            <w:tcPrChange w:id="3413" w:author="Jie Wang5909" w:date="2026-10-16T23:09:00Z">
              <w:tcPr>
                <w:tcW w:w="2670" w:type="dxa"/>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0B5E13B" w14:textId="742210A4" w:rsidR="42F2F7DA" w:rsidDel="00323411" w:rsidRDefault="42F2F7DA" w:rsidP="42F2F7DA">
            <w:pPr>
              <w:spacing w:line="240" w:lineRule="auto"/>
              <w:rPr>
                <w:del w:id="3414" w:author="Jie Wang5909" w:date="2026-10-16T23:09:00Z"/>
                <w:rFonts w:ascii="Arial" w:eastAsia="Times New Roman" w:hAnsi="Arial" w:cs="Arial"/>
                <w:sz w:val="18"/>
                <w:szCs w:val="18"/>
              </w:rPr>
            </w:pPr>
          </w:p>
        </w:tc>
      </w:tr>
    </w:tbl>
    <w:p w14:paraId="2F8692D0" w14:textId="2D50551D" w:rsidR="00BE7A98" w:rsidRPr="00B32B85" w:rsidRDefault="005A4DDF">
      <w:pPr>
        <w:jc w:val="both"/>
        <w:rPr>
          <w:ins w:id="3415" w:author="Jie Wang5909" w:date="2026-10-14T02:03:00Z"/>
          <w:rFonts w:ascii="Arial" w:hAnsi="Arial" w:cs="Arial"/>
          <w:sz w:val="21"/>
          <w:szCs w:val="21"/>
          <w:rPrChange w:id="3416" w:author="Jie Wang5909" w:date="2026-10-14T02:05:00Z">
            <w:rPr>
              <w:ins w:id="3417" w:author="Jie Wang5909" w:date="2026-10-14T02:03:00Z"/>
              <w:rFonts w:ascii="Arial" w:eastAsia="Times New Roman" w:hAnsi="Arial" w:cs="Arial"/>
              <w:sz w:val="21"/>
              <w:szCs w:val="21"/>
            </w:rPr>
          </w:rPrChange>
        </w:rPr>
        <w:pPrChange w:id="3418" w:author="Jie Wang5909" w:date="2026-10-14T02:05:00Z">
          <w:pPr/>
        </w:pPrChange>
      </w:pPr>
      <w:del w:id="3419" w:author="Jie Wang5909" w:date="2026-10-14T02:03:00Z">
        <w:r w:rsidRPr="00B32B85" w:rsidDel="00B32B85">
          <w:rPr>
            <w:rFonts w:ascii="Arial" w:hAnsi="Arial" w:cs="Arial"/>
            <w:sz w:val="21"/>
            <w:szCs w:val="21"/>
            <w:rPrChange w:id="3420" w:author="Jie Wang5909" w:date="2026-10-14T02:05:00Z">
              <w:rPr>
                <w:rFonts w:ascii="Arial" w:eastAsia="Times New Roman" w:hAnsi="Arial" w:cs="Arial"/>
                <w:sz w:val="21"/>
                <w:szCs w:val="21"/>
              </w:rPr>
            </w:rPrChange>
          </w:rPr>
          <w:delText>  </w:delText>
        </w:r>
      </w:del>
      <w:ins w:id="3421" w:author="Jie Wang5909" w:date="2026-10-14T02:04:00Z">
        <w:r w:rsidR="00B32B85" w:rsidRPr="00B32B85">
          <w:rPr>
            <w:rFonts w:ascii="Arial" w:hAnsi="Arial" w:cs="Arial"/>
            <w:sz w:val="21"/>
            <w:szCs w:val="21"/>
            <w:rPrChange w:id="3422" w:author="Jie Wang5909" w:date="2026-10-14T02:05:00Z">
              <w:rPr>
                <w:rFonts w:ascii="Arial" w:eastAsia="Times New Roman" w:hAnsi="Arial" w:cs="Arial"/>
                <w:sz w:val="21"/>
                <w:szCs w:val="21"/>
              </w:rPr>
            </w:rPrChange>
          </w:rPr>
          <w:t>N</w:t>
        </w:r>
        <w:r w:rsidR="00B32B85" w:rsidRPr="00B32B85">
          <w:rPr>
            <w:rFonts w:ascii="Arial" w:hAnsi="Arial" w:cs="Arial"/>
            <w:sz w:val="21"/>
            <w:szCs w:val="21"/>
            <w:rPrChange w:id="3423" w:author="Jie Wang5909" w:date="2026-10-14T02:05:00Z">
              <w:rPr>
                <w:rFonts w:asciiTheme="minorEastAsia" w:hAnsiTheme="minorEastAsia" w:cs="Arial"/>
                <w:sz w:val="21"/>
                <w:szCs w:val="21"/>
              </w:rPr>
            </w:rPrChange>
          </w:rPr>
          <w:t xml:space="preserve">ote: </w:t>
        </w:r>
      </w:ins>
      <w:ins w:id="3424" w:author="Jie Wang5909" w:date="2026-10-17T00:13:00Z">
        <w:r w:rsidR="00511C03">
          <w:rPr>
            <w:rFonts w:ascii="Arial" w:hAnsi="Arial" w:cs="Arial"/>
            <w:sz w:val="21"/>
            <w:szCs w:val="21"/>
          </w:rPr>
          <w:t>*</w:t>
        </w:r>
      </w:ins>
      <w:ins w:id="3425" w:author="Jie Wang5909" w:date="2026-10-14T02:04:00Z">
        <w:r w:rsidR="00B32B85" w:rsidRPr="00B32B85">
          <w:rPr>
            <w:rFonts w:ascii="Arial" w:hAnsi="Arial" w:cs="Arial"/>
            <w:sz w:val="21"/>
            <w:szCs w:val="21"/>
            <w:rPrChange w:id="3426" w:author="Jie Wang5909" w:date="2026-10-14T02:05:00Z">
              <w:rPr>
                <w:rStyle w:val="ab"/>
                <w:rFonts w:ascii="Segoe UI" w:hAnsi="Segoe UI" w:cs="Segoe UI"/>
                <w:color w:val="0F1115"/>
                <w:shd w:val="clear" w:color="auto" w:fill="FFFFFF"/>
              </w:rPr>
            </w:rPrChange>
          </w:rPr>
          <w:t>The due dates are established based on the current manufacturing schedule and shall not be later than the actual PPQ initiation date.</w:t>
        </w:r>
      </w:ins>
    </w:p>
    <w:p w14:paraId="335D75BD" w14:textId="6E4F8FF2" w:rsidR="00B32B85" w:rsidRDefault="00B32B85" w:rsidP="00F8408C">
      <w:pPr>
        <w:rPr>
          <w:ins w:id="3427" w:author="Jie Wang5909" w:date="2026-10-14T02:03:00Z"/>
          <w:rFonts w:ascii="Arial" w:eastAsia="Times New Roman" w:hAnsi="Arial" w:cs="Arial"/>
          <w:sz w:val="21"/>
          <w:szCs w:val="21"/>
        </w:rPr>
      </w:pPr>
    </w:p>
    <w:p w14:paraId="7D523371" w14:textId="77777777" w:rsidR="00B32B85" w:rsidRDefault="00B32B85" w:rsidP="00F8408C">
      <w:pPr>
        <w:rPr>
          <w:ins w:id="3428" w:author="Jie Wang5909" w:date="2026-10-14T00:27:00Z"/>
          <w:rFonts w:ascii="Arial" w:eastAsia="Times New Roman" w:hAnsi="Arial" w:cs="Arial"/>
          <w:sz w:val="21"/>
          <w:szCs w:val="21"/>
        </w:rPr>
        <w:sectPr w:rsidR="00B32B85" w:rsidSect="00BE7A98">
          <w:pgSz w:w="15840" w:h="12240" w:orient="landscape"/>
          <w:pgMar w:top="1800" w:right="1440" w:bottom="1800" w:left="1440" w:header="890" w:footer="720" w:gutter="0"/>
          <w:cols w:space="720"/>
          <w:docGrid w:linePitch="360"/>
        </w:sectPr>
      </w:pPr>
    </w:p>
    <w:p w14:paraId="26E0EC03" w14:textId="1D4F545C" w:rsidR="005A4DDF" w:rsidRPr="000D3FE0" w:rsidDel="00BE7A98" w:rsidRDefault="005A4DDF" w:rsidP="00F8408C">
      <w:pPr>
        <w:rPr>
          <w:del w:id="3429" w:author="Jie Wang5909" w:date="2026-10-14T00:27:00Z"/>
          <w:rFonts w:ascii="Arial" w:eastAsia="Times New Roman" w:hAnsi="Arial" w:cs="Arial"/>
          <w:sz w:val="21"/>
          <w:szCs w:val="21"/>
        </w:rPr>
      </w:pPr>
    </w:p>
    <w:p w14:paraId="1DCAE8A3" w14:textId="195AD4C7" w:rsidR="005A4DDF" w:rsidRPr="000D3FE0"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3430" w:name="_Toc243079874"/>
      <w:r w:rsidRPr="000D3FE0">
        <w:rPr>
          <w:rFonts w:ascii="Arial" w:eastAsia="Times New Roman" w:hAnsi="Arial" w:cs="Arial"/>
          <w:b/>
          <w:bCs/>
          <w:sz w:val="21"/>
          <w:szCs w:val="21"/>
        </w:rPr>
        <w:t>5</w:t>
      </w:r>
      <w:r w:rsidR="005A4DDF" w:rsidRPr="000D3FE0">
        <w:rPr>
          <w:rFonts w:ascii="Arial" w:eastAsia="Times New Roman" w:hAnsi="Arial" w:cs="Arial"/>
          <w:b/>
          <w:bCs/>
          <w:sz w:val="21"/>
          <w:szCs w:val="21"/>
        </w:rPr>
        <w:t>. Raw Material Supplier Information</w:t>
      </w:r>
      <w:bookmarkEnd w:id="3430"/>
      <w:r w:rsidR="005A4DDF" w:rsidRPr="000D3FE0">
        <w:rPr>
          <w:rFonts w:ascii="Arial" w:eastAsia="Times New Roman" w:hAnsi="Arial" w:cs="Arial"/>
          <w:b/>
          <w:bCs/>
          <w:sz w:val="21"/>
          <w:szCs w:val="21"/>
        </w:rPr>
        <w:t> </w:t>
      </w:r>
    </w:p>
    <w:p w14:paraId="46DBFEDD" w14:textId="52F2EF0A" w:rsidR="005A4DDF" w:rsidRDefault="005A4DDF" w:rsidP="00352F98">
      <w:pPr>
        <w:spacing w:beforeLines="50" w:before="120" w:afterLines="50" w:after="120" w:line="360" w:lineRule="auto"/>
        <w:contextualSpacing/>
        <w:jc w:val="both"/>
        <w:rPr>
          <w:ins w:id="3431" w:author="Jie Wang5909" w:date="2026-10-13T13:52:00Z"/>
          <w:rFonts w:ascii="Arial" w:eastAsia="Times New Roman" w:hAnsi="Arial" w:cs="Arial"/>
          <w:sz w:val="21"/>
          <w:szCs w:val="21"/>
        </w:rPr>
      </w:pPr>
      <w:r w:rsidRPr="000D3FE0">
        <w:rPr>
          <w:rFonts w:ascii="Arial" w:hAnsi="Arial" w:cs="Arial"/>
          <w:bCs/>
          <w:sz w:val="21"/>
          <w:szCs w:val="21"/>
        </w:rPr>
        <w:t>All suppliers of critical raw materials and primary packaging materials must be qualified in accordance with the CMO's Supplier Qualification and Evaluation procedure prior to their use in PPQ batches. The approved supplier list is provided below</w:t>
      </w:r>
      <w:r w:rsidRPr="000D3FE0">
        <w:rPr>
          <w:rFonts w:ascii="Arial" w:eastAsia="Times New Roman" w:hAnsi="Arial" w:cs="Arial"/>
          <w:sz w:val="21"/>
          <w:szCs w:val="21"/>
        </w:rPr>
        <w:t>. </w:t>
      </w:r>
    </w:p>
    <w:p w14:paraId="4CC92C79" w14:textId="156ABD11" w:rsidR="003E234A" w:rsidRPr="003E234A" w:rsidRDefault="003E234A">
      <w:pPr>
        <w:rPr>
          <w:rFonts w:ascii="Arial" w:hAnsi="Arial" w:cs="Arial"/>
          <w:b/>
          <w:bCs/>
          <w:sz w:val="21"/>
          <w:szCs w:val="21"/>
          <w:rPrChange w:id="3432" w:author="Jie Wang5909" w:date="2026-10-13T13:52:00Z">
            <w:rPr>
              <w:rFonts w:ascii="Arial" w:hAnsi="Arial" w:cs="Arial"/>
              <w:sz w:val="21"/>
              <w:szCs w:val="21"/>
            </w:rPr>
          </w:rPrChange>
        </w:rPr>
        <w:pPrChange w:id="3433" w:author="Jie Wang5909" w:date="2026-10-13T13:52:00Z">
          <w:pPr>
            <w:spacing w:beforeLines="50" w:before="120" w:afterLines="50" w:after="120" w:line="360" w:lineRule="auto"/>
            <w:contextualSpacing/>
            <w:jc w:val="both"/>
          </w:pPr>
        </w:pPrChange>
      </w:pPr>
      <w:ins w:id="3434" w:author="Jie Wang5909" w:date="2026-10-13T13:52:00Z">
        <w:r>
          <w:rPr>
            <w:rFonts w:ascii="Arial" w:eastAsia="Times New Roman" w:hAnsi="Arial" w:cs="Arial"/>
            <w:b/>
            <w:bCs/>
            <w:sz w:val="21"/>
            <w:szCs w:val="21"/>
          </w:rPr>
          <w:t>Table 12: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ins>
      <w:ins w:id="3435" w:author="Jie Wang5909" w:date="2026-10-13T13:53:00Z">
        <w:r>
          <w:rPr>
            <w:rFonts w:ascii="Arial" w:eastAsia="Times New Roman" w:hAnsi="Arial" w:cs="Arial"/>
            <w:b/>
            <w:bCs/>
            <w:sz w:val="21"/>
            <w:szCs w:val="21"/>
          </w:rPr>
          <w:t xml:space="preserve">Supplier Information of Raw Material </w:t>
        </w:r>
      </w:ins>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00"/>
        <w:gridCol w:w="966"/>
        <w:gridCol w:w="2393"/>
        <w:gridCol w:w="1266"/>
        <w:gridCol w:w="1623"/>
        <w:gridCol w:w="976"/>
      </w:tblGrid>
      <w:tr w:rsidR="000D3FE0" w:rsidRPr="000D3FE0" w14:paraId="73D7AF01" w14:textId="77777777" w:rsidTr="000D3FE0">
        <w:trPr>
          <w:trHeight w:val="300"/>
          <w:tblHeader/>
        </w:trPr>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00CD50DC" w14:textId="0F947E00" w:rsidR="005A4DDF" w:rsidRPr="00C14565" w:rsidRDefault="005A4DDF" w:rsidP="000D3FE0">
            <w:pPr>
              <w:jc w:val="center"/>
              <w:rPr>
                <w:rFonts w:ascii="Arial" w:eastAsia="Times New Roman" w:hAnsi="Arial" w:cs="Arial"/>
                <w:color w:val="FFFFFF" w:themeColor="background1"/>
                <w:sz w:val="18"/>
                <w:szCs w:val="18"/>
              </w:rPr>
            </w:pPr>
            <w:r w:rsidRPr="00C14565">
              <w:rPr>
                <w:rFonts w:ascii="Arial" w:eastAsia="Times New Roman" w:hAnsi="Arial" w:cs="Arial"/>
                <w:b/>
                <w:bCs/>
                <w:color w:val="FFFFFF" w:themeColor="background1"/>
                <w:sz w:val="18"/>
                <w:szCs w:val="18"/>
              </w:rPr>
              <w:t>Raw Material Name</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5FA3C2F7" w14:textId="4EB29007" w:rsidR="005A4DDF" w:rsidRPr="00C14565" w:rsidRDefault="005A4DDF" w:rsidP="000D3FE0">
            <w:pPr>
              <w:jc w:val="center"/>
              <w:rPr>
                <w:rFonts w:ascii="Arial" w:eastAsia="Times New Roman" w:hAnsi="Arial" w:cs="Arial"/>
                <w:color w:val="FFFFFF" w:themeColor="background1"/>
                <w:sz w:val="18"/>
                <w:szCs w:val="18"/>
              </w:rPr>
            </w:pPr>
            <w:r w:rsidRPr="00C14565">
              <w:rPr>
                <w:rFonts w:ascii="Arial" w:eastAsia="Times New Roman" w:hAnsi="Arial" w:cs="Arial"/>
                <w:b/>
                <w:bCs/>
                <w:color w:val="FFFFFF" w:themeColor="background1"/>
                <w:sz w:val="18"/>
                <w:szCs w:val="18"/>
              </w:rPr>
              <w:t>Material Code (PPQ)</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87B5CAB" w14:textId="334C4811" w:rsidR="005A4DDF" w:rsidRPr="00C14565" w:rsidRDefault="005A4DDF" w:rsidP="000D3FE0">
            <w:pPr>
              <w:jc w:val="center"/>
              <w:rPr>
                <w:rFonts w:ascii="Arial" w:eastAsia="Times New Roman" w:hAnsi="Arial" w:cs="Arial"/>
                <w:color w:val="FFFFFF" w:themeColor="background1"/>
                <w:sz w:val="18"/>
                <w:szCs w:val="18"/>
              </w:rPr>
            </w:pPr>
            <w:r w:rsidRPr="00C14565">
              <w:rPr>
                <w:rFonts w:ascii="Arial" w:eastAsia="Times New Roman" w:hAnsi="Arial" w:cs="Arial"/>
                <w:b/>
                <w:bCs/>
                <w:color w:val="FFFFFF" w:themeColor="background1"/>
                <w:sz w:val="18"/>
                <w:szCs w:val="18"/>
              </w:rPr>
              <w:t>Approved Supplier(s)</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1F9ED062" w14:textId="107580C1" w:rsidR="005A4DDF" w:rsidRPr="00C14565" w:rsidRDefault="005A4DDF" w:rsidP="000D3FE0">
            <w:pPr>
              <w:jc w:val="center"/>
              <w:rPr>
                <w:rFonts w:ascii="Arial" w:eastAsia="Times New Roman" w:hAnsi="Arial" w:cs="Arial"/>
                <w:color w:val="FFFFFF" w:themeColor="background1"/>
                <w:sz w:val="18"/>
                <w:szCs w:val="18"/>
              </w:rPr>
            </w:pPr>
            <w:r w:rsidRPr="00C14565">
              <w:rPr>
                <w:rFonts w:ascii="Arial" w:eastAsia="Times New Roman" w:hAnsi="Arial" w:cs="Arial"/>
                <w:b/>
                <w:bCs/>
                <w:color w:val="FFFFFF" w:themeColor="background1"/>
                <w:sz w:val="18"/>
                <w:szCs w:val="18"/>
              </w:rPr>
              <w:t>Supplier Classification</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2AAD0549" w14:textId="06D93805" w:rsidR="005A4DDF" w:rsidRPr="00C14565" w:rsidRDefault="005A4DDF" w:rsidP="000D3FE0">
            <w:pPr>
              <w:jc w:val="center"/>
              <w:rPr>
                <w:rFonts w:ascii="Arial" w:eastAsia="Times New Roman" w:hAnsi="Arial" w:cs="Arial"/>
                <w:color w:val="FFFFFF" w:themeColor="background1"/>
                <w:sz w:val="18"/>
                <w:szCs w:val="18"/>
              </w:rPr>
            </w:pPr>
            <w:r w:rsidRPr="00C14565">
              <w:rPr>
                <w:rFonts w:ascii="Arial" w:eastAsia="Times New Roman" w:hAnsi="Arial" w:cs="Arial"/>
                <w:b/>
                <w:bCs/>
                <w:color w:val="FFFFFF" w:themeColor="background1"/>
                <w:sz w:val="18"/>
                <w:szCs w:val="18"/>
              </w:rPr>
              <w:t>Supplier Qualification Document No.</w:t>
            </w:r>
          </w:p>
        </w:tc>
        <w:tc>
          <w:tcPr>
            <w:tcW w:w="0" w:type="auto"/>
            <w:tcBorders>
              <w:top w:val="single" w:sz="6" w:space="0" w:color="AAAAAA"/>
              <w:left w:val="single" w:sz="6" w:space="0" w:color="AAAAAA"/>
              <w:bottom w:val="single" w:sz="6" w:space="0" w:color="AAAAAA"/>
              <w:right w:val="single" w:sz="6" w:space="0" w:color="AAAAAA"/>
            </w:tcBorders>
            <w:shd w:val="clear" w:color="auto" w:fill="1F4E79"/>
            <w:vAlign w:val="center"/>
            <w:hideMark/>
          </w:tcPr>
          <w:p w14:paraId="4AB09883" w14:textId="5646CB5E" w:rsidR="005A4DDF" w:rsidRPr="00C14565" w:rsidRDefault="005A4DDF" w:rsidP="000D3FE0">
            <w:pPr>
              <w:jc w:val="center"/>
              <w:rPr>
                <w:rFonts w:ascii="Arial" w:eastAsia="Times New Roman" w:hAnsi="Arial" w:cs="Arial"/>
                <w:color w:val="FFFFFF" w:themeColor="background1"/>
                <w:sz w:val="18"/>
                <w:szCs w:val="18"/>
              </w:rPr>
            </w:pPr>
            <w:r w:rsidRPr="00C14565">
              <w:rPr>
                <w:rFonts w:ascii="Arial" w:eastAsia="Times New Roman" w:hAnsi="Arial" w:cs="Arial"/>
                <w:b/>
                <w:bCs/>
                <w:color w:val="FFFFFF" w:themeColor="background1"/>
                <w:sz w:val="18"/>
                <w:szCs w:val="18"/>
              </w:rPr>
              <w:t>Latest Audit Date</w:t>
            </w:r>
          </w:p>
        </w:tc>
      </w:tr>
      <w:tr w:rsidR="000D3FE0" w:rsidRPr="000D3FE0" w14:paraId="3BCA3FE0" w14:textId="77777777" w:rsidTr="000D3FE0">
        <w:trPr>
          <w:trHeight w:val="306"/>
        </w:trPr>
        <w:tc>
          <w:tcPr>
            <w:tcW w:w="0" w:type="auto"/>
            <w:vMerge w:val="restart"/>
            <w:tcBorders>
              <w:top w:val="single" w:sz="6" w:space="0" w:color="AAAAAA"/>
              <w:left w:val="single" w:sz="6" w:space="0" w:color="AAAAAA"/>
              <w:right w:val="single" w:sz="6" w:space="0" w:color="AAAAAA"/>
            </w:tcBorders>
            <w:shd w:val="clear" w:color="auto" w:fill="FFFFFF"/>
            <w:vAlign w:val="center"/>
            <w:hideMark/>
          </w:tcPr>
          <w:p w14:paraId="3461BC44" w14:textId="065376E7" w:rsidR="00646FE4" w:rsidRPr="000D3FE0" w:rsidRDefault="00646FE4" w:rsidP="000D3FE0">
            <w:pPr>
              <w:spacing w:after="0"/>
              <w:jc w:val="center"/>
              <w:rPr>
                <w:rFonts w:ascii="Arial" w:eastAsia="Times New Roman" w:hAnsi="Arial" w:cs="Arial"/>
                <w:sz w:val="18"/>
                <w:szCs w:val="18"/>
              </w:rPr>
            </w:pPr>
            <w:r w:rsidRPr="000D3FE0">
              <w:rPr>
                <w:rFonts w:ascii="Arial" w:eastAsia="仿宋_GB2312" w:hAnsi="Arial" w:cs="Arial"/>
                <w:sz w:val="18"/>
                <w:szCs w:val="18"/>
              </w:rPr>
              <w:t>2-CTC resin</w:t>
            </w:r>
          </w:p>
        </w:tc>
        <w:tc>
          <w:tcPr>
            <w:tcW w:w="0" w:type="auto"/>
            <w:vMerge w:val="restart"/>
            <w:tcBorders>
              <w:top w:val="single" w:sz="6" w:space="0" w:color="AAAAAA"/>
              <w:left w:val="single" w:sz="6" w:space="0" w:color="AAAAAA"/>
              <w:right w:val="single" w:sz="6" w:space="0" w:color="AAAAAA"/>
            </w:tcBorders>
            <w:shd w:val="clear" w:color="auto" w:fill="FFFFFF"/>
            <w:vAlign w:val="center"/>
            <w:hideMark/>
          </w:tcPr>
          <w:p w14:paraId="24803CC5" w14:textId="1ECAAF98" w:rsidR="00646FE4" w:rsidRPr="000D3FE0" w:rsidRDefault="00646FE4" w:rsidP="000D3FE0">
            <w:pPr>
              <w:spacing w:after="0"/>
              <w:jc w:val="center"/>
              <w:rPr>
                <w:rFonts w:ascii="Arial" w:eastAsia="Times New Roman" w:hAnsi="Arial" w:cs="Arial"/>
                <w:sz w:val="18"/>
                <w:szCs w:val="18"/>
              </w:rPr>
            </w:pPr>
            <w:r w:rsidRPr="000D3FE0">
              <w:rPr>
                <w:rFonts w:ascii="Arial" w:eastAsia="仿宋_GB2312" w:hAnsi="Arial" w:cs="Arial"/>
                <w:sz w:val="18"/>
                <w:szCs w:val="18"/>
              </w:rPr>
              <w:t>YL00</w:t>
            </w:r>
            <w:r w:rsidR="001D0487" w:rsidRPr="000D3FE0">
              <w:rPr>
                <w:rFonts w:ascii="Arial" w:eastAsia="仿宋_GB2312" w:hAnsi="Arial" w:cs="Arial"/>
                <w:sz w:val="18"/>
                <w:szCs w:val="18"/>
              </w:rPr>
              <w:t>3422</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hideMark/>
          </w:tcPr>
          <w:p w14:paraId="66A810A7" w14:textId="4B052FFE" w:rsidR="00646FE4" w:rsidRPr="000D3FE0" w:rsidRDefault="00646FE4" w:rsidP="000D3FE0">
            <w:pPr>
              <w:spacing w:after="0"/>
              <w:jc w:val="center"/>
              <w:rPr>
                <w:rFonts w:ascii="Arial" w:eastAsia="Times New Roman" w:hAnsi="Arial" w:cs="Arial"/>
                <w:sz w:val="18"/>
                <w:szCs w:val="18"/>
              </w:rPr>
            </w:pPr>
            <w:r w:rsidRPr="000D3FE0">
              <w:rPr>
                <w:rFonts w:ascii="Arial" w:eastAsia="仿宋_GB2312" w:hAnsi="Arial" w:cs="Arial"/>
                <w:sz w:val="18"/>
                <w:szCs w:val="18"/>
              </w:rPr>
              <w:t xml:space="preserve">Tianjin </w:t>
            </w:r>
            <w:proofErr w:type="spellStart"/>
            <w:r w:rsidRPr="000D3FE0">
              <w:rPr>
                <w:rFonts w:ascii="Arial" w:eastAsia="仿宋_GB2312" w:hAnsi="Arial" w:cs="Arial"/>
                <w:sz w:val="18"/>
                <w:szCs w:val="18"/>
              </w:rPr>
              <w:t>Nankai</w:t>
            </w:r>
            <w:proofErr w:type="spellEnd"/>
            <w:r w:rsidRPr="000D3FE0">
              <w:rPr>
                <w:rFonts w:ascii="Arial" w:eastAsia="仿宋_GB2312" w:hAnsi="Arial" w:cs="Arial"/>
                <w:sz w:val="18"/>
                <w:szCs w:val="18"/>
              </w:rPr>
              <w:t xml:space="preserve"> </w:t>
            </w:r>
            <w:proofErr w:type="spellStart"/>
            <w:r w:rsidRPr="000D3FE0">
              <w:rPr>
                <w:rFonts w:ascii="Arial" w:eastAsia="仿宋_GB2312" w:hAnsi="Arial" w:cs="Arial"/>
                <w:sz w:val="18"/>
                <w:szCs w:val="18"/>
              </w:rPr>
              <w:t>Hecheng</w:t>
            </w:r>
            <w:proofErr w:type="spellEnd"/>
            <w:r w:rsidRPr="000D3FE0">
              <w:rPr>
                <w:rFonts w:ascii="Arial" w:eastAsia="仿宋_GB2312" w:hAnsi="Arial" w:cs="Arial"/>
                <w:sz w:val="18"/>
                <w:szCs w:val="18"/>
              </w:rPr>
              <w:t xml:space="preserve"> S&amp;T Co., Ltd.</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hideMark/>
          </w:tcPr>
          <w:p w14:paraId="5893D49F" w14:textId="52A17CDC" w:rsidR="00646FE4" w:rsidRPr="000D3FE0" w:rsidRDefault="000D3FE0" w:rsidP="000D3FE0">
            <w:pPr>
              <w:spacing w:after="0"/>
              <w:jc w:val="center"/>
              <w:rPr>
                <w:rFonts w:ascii="Arial" w:eastAsia="Times New Roman" w:hAnsi="Arial" w:cs="Arial"/>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3A50BE90" w14:textId="29F522AC" w:rsidR="00646FE4" w:rsidRPr="000D3FE0" w:rsidRDefault="00646FE4"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ADT2026002.V01</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46AB7C3E" w14:textId="3C3FF72D" w:rsidR="00646FE4" w:rsidRPr="000D3FE0" w:rsidRDefault="00646FE4"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01/13/2026</w:t>
            </w:r>
          </w:p>
        </w:tc>
      </w:tr>
      <w:tr w:rsidR="000D3FE0" w:rsidRPr="000D3FE0" w14:paraId="07D7F384" w14:textId="77777777" w:rsidTr="000D3FE0">
        <w:trPr>
          <w:trHeight w:val="306"/>
        </w:trPr>
        <w:tc>
          <w:tcPr>
            <w:tcW w:w="0" w:type="auto"/>
            <w:vMerge/>
            <w:tcBorders>
              <w:left w:val="single" w:sz="6" w:space="0" w:color="AAAAAA"/>
              <w:bottom w:val="single" w:sz="6" w:space="0" w:color="AAAAAA"/>
              <w:right w:val="single" w:sz="6" w:space="0" w:color="AAAAAA"/>
            </w:tcBorders>
            <w:shd w:val="clear" w:color="auto" w:fill="FFFFFF"/>
            <w:vAlign w:val="center"/>
          </w:tcPr>
          <w:p w14:paraId="45A92052" w14:textId="77777777" w:rsidR="00646FE4" w:rsidRPr="000D3FE0" w:rsidRDefault="00646FE4" w:rsidP="000D3FE0">
            <w:pPr>
              <w:spacing w:after="0"/>
              <w:jc w:val="center"/>
              <w:rPr>
                <w:rFonts w:ascii="Arial" w:eastAsia="仿宋_GB2312" w:hAnsi="Arial" w:cs="Arial"/>
                <w:sz w:val="18"/>
                <w:szCs w:val="18"/>
              </w:rPr>
            </w:pPr>
          </w:p>
        </w:tc>
        <w:tc>
          <w:tcPr>
            <w:tcW w:w="0" w:type="auto"/>
            <w:vMerge/>
            <w:tcBorders>
              <w:left w:val="single" w:sz="6" w:space="0" w:color="AAAAAA"/>
              <w:bottom w:val="single" w:sz="6" w:space="0" w:color="AAAAAA"/>
              <w:right w:val="single" w:sz="6" w:space="0" w:color="AAAAAA"/>
            </w:tcBorders>
            <w:shd w:val="clear" w:color="auto" w:fill="FFFFFF"/>
            <w:vAlign w:val="center"/>
          </w:tcPr>
          <w:p w14:paraId="0449B5C5" w14:textId="77777777" w:rsidR="00646FE4" w:rsidRPr="000D3FE0" w:rsidRDefault="00646FE4"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1ACF0117" w14:textId="74A5585B" w:rsidR="00646FE4" w:rsidRPr="000D3FE0" w:rsidRDefault="00646FE4" w:rsidP="000D3FE0">
            <w:pPr>
              <w:spacing w:after="0"/>
              <w:jc w:val="center"/>
              <w:rPr>
                <w:rFonts w:ascii="Arial" w:eastAsia="仿宋_GB2312" w:hAnsi="Arial" w:cs="Arial"/>
                <w:sz w:val="18"/>
                <w:szCs w:val="18"/>
              </w:rPr>
            </w:pPr>
            <w:proofErr w:type="spellStart"/>
            <w:r w:rsidRPr="000D3FE0">
              <w:rPr>
                <w:rFonts w:ascii="Arial" w:eastAsia="仿宋_GB2312" w:hAnsi="Arial" w:cs="Arial"/>
                <w:sz w:val="18"/>
                <w:szCs w:val="18"/>
              </w:rPr>
              <w:t>Sunresin</w:t>
            </w:r>
            <w:proofErr w:type="spellEnd"/>
            <w:r w:rsidRPr="000D3FE0">
              <w:rPr>
                <w:rFonts w:ascii="Arial" w:eastAsia="仿宋_GB2312" w:hAnsi="Arial" w:cs="Arial"/>
                <w:sz w:val="18"/>
                <w:szCs w:val="18"/>
              </w:rPr>
              <w:t xml:space="preserve"> New Materials </w:t>
            </w:r>
            <w:proofErr w:type="spellStart"/>
            <w:r w:rsidRPr="000D3FE0">
              <w:rPr>
                <w:rFonts w:ascii="Arial" w:eastAsia="仿宋_GB2312" w:hAnsi="Arial" w:cs="Arial"/>
                <w:sz w:val="18"/>
                <w:szCs w:val="18"/>
              </w:rPr>
              <w:t>Co.Ltd</w:t>
            </w:r>
            <w:proofErr w:type="spellEnd"/>
            <w:r w:rsidRPr="000D3FE0">
              <w:rPr>
                <w:rFonts w:ascii="Arial" w:eastAsia="仿宋_GB2312" w:hAnsi="Arial" w:cs="Arial"/>
                <w:sz w:val="18"/>
                <w:szCs w:val="18"/>
              </w:rPr>
              <w:t xml:space="preserve">., </w:t>
            </w:r>
            <w:proofErr w:type="spellStart"/>
            <w:r w:rsidRPr="000D3FE0">
              <w:rPr>
                <w:rFonts w:ascii="Arial" w:eastAsia="仿宋_GB2312" w:hAnsi="Arial" w:cs="Arial"/>
                <w:sz w:val="18"/>
                <w:szCs w:val="18"/>
              </w:rPr>
              <w:t>GaoLing</w:t>
            </w:r>
            <w:proofErr w:type="spellEnd"/>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12697D84" w14:textId="183FE5DB" w:rsidR="00646FE4"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7400E03B" w14:textId="29D30B64" w:rsidR="00646FE4" w:rsidRPr="000D3FE0" w:rsidRDefault="00646FE4"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ADT2026001.V01</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60A728E0" w14:textId="2068D28C" w:rsidR="00646FE4" w:rsidRPr="000D3FE0" w:rsidRDefault="00646FE4"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01/06/2026</w:t>
            </w:r>
          </w:p>
        </w:tc>
      </w:tr>
      <w:tr w:rsidR="000D3FE0" w:rsidRPr="000D3FE0" w14:paraId="6B9FAB1D" w14:textId="77777777" w:rsidTr="000D3FE0">
        <w:trPr>
          <w:trHeight w:val="306"/>
        </w:trPr>
        <w:tc>
          <w:tcPr>
            <w:tcW w:w="0" w:type="auto"/>
            <w:vMerge w:val="restart"/>
            <w:tcBorders>
              <w:top w:val="single" w:sz="6" w:space="0" w:color="AAAAAA"/>
              <w:left w:val="single" w:sz="6" w:space="0" w:color="AAAAAA"/>
              <w:right w:val="single" w:sz="6" w:space="0" w:color="AAAAAA"/>
            </w:tcBorders>
            <w:vAlign w:val="center"/>
            <w:hideMark/>
          </w:tcPr>
          <w:p w14:paraId="590136AF" w14:textId="210F0655" w:rsidR="000D3FE0" w:rsidRPr="000D3FE0" w:rsidRDefault="000D3FE0" w:rsidP="000D3FE0">
            <w:pPr>
              <w:spacing w:after="0"/>
              <w:jc w:val="center"/>
              <w:rPr>
                <w:rFonts w:ascii="Arial" w:eastAsia="Times New Roman" w:hAnsi="Arial" w:cs="Arial"/>
                <w:sz w:val="18"/>
                <w:szCs w:val="18"/>
              </w:rPr>
            </w:pPr>
            <w:proofErr w:type="spellStart"/>
            <w:r w:rsidRPr="000D3FE0">
              <w:rPr>
                <w:rFonts w:ascii="Arial" w:eastAsia="仿宋_GB2312" w:hAnsi="Arial" w:cs="Arial"/>
                <w:sz w:val="18"/>
                <w:szCs w:val="18"/>
              </w:rPr>
              <w:t>Fmoc</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Gly</w:t>
            </w:r>
            <w:proofErr w:type="spellEnd"/>
            <w:r w:rsidRPr="000D3FE0">
              <w:rPr>
                <w:rFonts w:ascii="Arial" w:eastAsia="仿宋_GB2312" w:hAnsi="Arial" w:cs="Arial"/>
                <w:sz w:val="18"/>
                <w:szCs w:val="18"/>
              </w:rPr>
              <w:t>-OH</w:t>
            </w:r>
          </w:p>
        </w:tc>
        <w:tc>
          <w:tcPr>
            <w:tcW w:w="0" w:type="auto"/>
            <w:vMerge w:val="restart"/>
            <w:tcBorders>
              <w:top w:val="single" w:sz="6" w:space="0" w:color="AAAAAA"/>
              <w:left w:val="single" w:sz="6" w:space="0" w:color="AAAAAA"/>
              <w:right w:val="single" w:sz="6" w:space="0" w:color="AAAAAA"/>
            </w:tcBorders>
            <w:vAlign w:val="center"/>
            <w:hideMark/>
          </w:tcPr>
          <w:p w14:paraId="1E9BCE43" w14:textId="46677268" w:rsidR="000D3FE0" w:rsidRPr="000D3FE0" w:rsidRDefault="000D3FE0" w:rsidP="000D3FE0">
            <w:pPr>
              <w:spacing w:after="0"/>
              <w:jc w:val="center"/>
              <w:rPr>
                <w:rFonts w:ascii="Arial" w:eastAsia="Times New Roman" w:hAnsi="Arial" w:cs="Arial"/>
                <w:sz w:val="18"/>
                <w:szCs w:val="18"/>
              </w:rPr>
            </w:pPr>
            <w:r w:rsidRPr="000D3FE0">
              <w:rPr>
                <w:rFonts w:ascii="Arial" w:eastAsia="仿宋_GB2312" w:hAnsi="Arial" w:cs="Arial"/>
                <w:sz w:val="18"/>
                <w:szCs w:val="18"/>
              </w:rPr>
              <w:t>YL004846</w:t>
            </w:r>
          </w:p>
        </w:tc>
        <w:tc>
          <w:tcPr>
            <w:tcW w:w="0" w:type="auto"/>
            <w:tcBorders>
              <w:top w:val="single" w:sz="6" w:space="0" w:color="AAAAAA"/>
              <w:left w:val="single" w:sz="6" w:space="0" w:color="AAAAAA"/>
              <w:bottom w:val="single" w:sz="4" w:space="0" w:color="auto"/>
              <w:right w:val="single" w:sz="6" w:space="0" w:color="AAAAAA"/>
            </w:tcBorders>
            <w:vAlign w:val="center"/>
            <w:hideMark/>
          </w:tcPr>
          <w:p w14:paraId="5A44AF63" w14:textId="357C6E8B" w:rsidR="000D3FE0" w:rsidRPr="000D3FE0" w:rsidRDefault="000D3FE0" w:rsidP="000D3FE0">
            <w:pPr>
              <w:spacing w:after="0"/>
              <w:jc w:val="center"/>
              <w:rPr>
                <w:rFonts w:ascii="Arial" w:eastAsia="仿宋_GB2312" w:hAnsi="Arial" w:cs="Arial"/>
                <w:sz w:val="18"/>
                <w:szCs w:val="18"/>
              </w:rPr>
            </w:pPr>
            <w:r w:rsidRPr="000D3FE0">
              <w:rPr>
                <w:rFonts w:ascii="Arial" w:eastAsia="仿宋_GB2312" w:hAnsi="Arial" w:cs="Arial"/>
                <w:sz w:val="18"/>
                <w:szCs w:val="18"/>
              </w:rPr>
              <w:t xml:space="preserve">Liaoning </w:t>
            </w: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Co., Ltd (FX2).</w:t>
            </w:r>
          </w:p>
        </w:tc>
        <w:tc>
          <w:tcPr>
            <w:tcW w:w="0" w:type="auto"/>
            <w:tcBorders>
              <w:top w:val="single" w:sz="6" w:space="0" w:color="AAAAAA"/>
              <w:left w:val="single" w:sz="6" w:space="0" w:color="AAAAAA"/>
              <w:bottom w:val="single" w:sz="4" w:space="0" w:color="auto"/>
              <w:right w:val="single" w:sz="6" w:space="0" w:color="AAAAAA"/>
            </w:tcBorders>
            <w:vAlign w:val="center"/>
            <w:hideMark/>
          </w:tcPr>
          <w:p w14:paraId="18095B02" w14:textId="4FE44E2C" w:rsidR="000D3FE0" w:rsidRPr="000D3FE0" w:rsidRDefault="000D3FE0" w:rsidP="000D3FE0">
            <w:pPr>
              <w:spacing w:after="0"/>
              <w:jc w:val="center"/>
              <w:rPr>
                <w:rFonts w:ascii="Arial" w:eastAsia="Times New Roman" w:hAnsi="Arial" w:cs="Arial"/>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6" w:space="0" w:color="AAAAAA"/>
              <w:left w:val="single" w:sz="6" w:space="0" w:color="AAAAAA"/>
              <w:bottom w:val="single" w:sz="4" w:space="0" w:color="auto"/>
              <w:right w:val="single" w:sz="6" w:space="0" w:color="AAAAAA"/>
            </w:tcBorders>
            <w:vAlign w:val="center"/>
          </w:tcPr>
          <w:p w14:paraId="39F520BC" w14:textId="1399F60B"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FX2-IA-202501.01</w:t>
            </w:r>
          </w:p>
        </w:tc>
        <w:tc>
          <w:tcPr>
            <w:tcW w:w="0" w:type="auto"/>
            <w:tcBorders>
              <w:top w:val="single" w:sz="6" w:space="0" w:color="AAAAAA"/>
              <w:left w:val="single" w:sz="6" w:space="0" w:color="AAAAAA"/>
              <w:bottom w:val="single" w:sz="4" w:space="0" w:color="auto"/>
              <w:right w:val="single" w:sz="6" w:space="0" w:color="AAAAAA"/>
            </w:tcBorders>
            <w:vAlign w:val="center"/>
          </w:tcPr>
          <w:p w14:paraId="0BF5B14E" w14:textId="0526BF56"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12/16/2025</w:t>
            </w:r>
          </w:p>
        </w:tc>
      </w:tr>
      <w:tr w:rsidR="000D3FE0" w:rsidRPr="000D3FE0" w14:paraId="282D16B6" w14:textId="77777777" w:rsidTr="000D3FE0">
        <w:trPr>
          <w:trHeight w:val="306"/>
        </w:trPr>
        <w:tc>
          <w:tcPr>
            <w:tcW w:w="0" w:type="auto"/>
            <w:vMerge/>
            <w:tcBorders>
              <w:top w:val="single" w:sz="6" w:space="0" w:color="AAAAAA"/>
              <w:left w:val="single" w:sz="6" w:space="0" w:color="AAAAAA"/>
              <w:right w:val="single" w:sz="6" w:space="0" w:color="AAAAAA"/>
            </w:tcBorders>
            <w:vAlign w:val="center"/>
          </w:tcPr>
          <w:p w14:paraId="3696462F"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top w:val="single" w:sz="6" w:space="0" w:color="AAAAAA"/>
              <w:left w:val="single" w:sz="6" w:space="0" w:color="AAAAAA"/>
              <w:right w:val="single" w:sz="6" w:space="0" w:color="AAAAAA"/>
            </w:tcBorders>
            <w:vAlign w:val="center"/>
          </w:tcPr>
          <w:p w14:paraId="3E0F505E"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4" w:space="0" w:color="auto"/>
              <w:right w:val="single" w:sz="6" w:space="0" w:color="AAAAAA"/>
            </w:tcBorders>
            <w:vAlign w:val="center"/>
          </w:tcPr>
          <w:p w14:paraId="6C8AF113" w14:textId="3B456655" w:rsidR="000D3FE0" w:rsidRPr="000D3FE0" w:rsidRDefault="000D3FE0" w:rsidP="000D3FE0">
            <w:pPr>
              <w:spacing w:after="0"/>
              <w:jc w:val="center"/>
              <w:rPr>
                <w:rFonts w:ascii="Arial" w:eastAsia="仿宋_GB2312" w:hAnsi="Arial" w:cs="Arial"/>
                <w:sz w:val="18"/>
                <w:szCs w:val="18"/>
              </w:rPr>
            </w:pP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(Jilin) Co., Ltd. (DH3)</w:t>
            </w:r>
          </w:p>
        </w:tc>
        <w:tc>
          <w:tcPr>
            <w:tcW w:w="0" w:type="auto"/>
            <w:tcBorders>
              <w:top w:val="single" w:sz="4" w:space="0" w:color="auto"/>
              <w:left w:val="single" w:sz="6" w:space="0" w:color="AAAAAA"/>
              <w:bottom w:val="single" w:sz="4" w:space="0" w:color="auto"/>
              <w:right w:val="single" w:sz="6" w:space="0" w:color="AAAAAA"/>
            </w:tcBorders>
            <w:vAlign w:val="center"/>
          </w:tcPr>
          <w:p w14:paraId="294F5852" w14:textId="0497BE50"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4" w:space="0" w:color="auto"/>
              <w:right w:val="single" w:sz="6" w:space="0" w:color="AAAAAA"/>
            </w:tcBorders>
            <w:vAlign w:val="center"/>
          </w:tcPr>
          <w:p w14:paraId="63FC0359" w14:textId="3A87033C"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DH3-IA-202501.01</w:t>
            </w:r>
          </w:p>
        </w:tc>
        <w:tc>
          <w:tcPr>
            <w:tcW w:w="0" w:type="auto"/>
            <w:tcBorders>
              <w:top w:val="single" w:sz="4" w:space="0" w:color="auto"/>
              <w:left w:val="single" w:sz="6" w:space="0" w:color="AAAAAA"/>
              <w:bottom w:val="single" w:sz="4" w:space="0" w:color="auto"/>
              <w:right w:val="single" w:sz="6" w:space="0" w:color="AAAAAA"/>
            </w:tcBorders>
            <w:vAlign w:val="center"/>
          </w:tcPr>
          <w:p w14:paraId="56196B10" w14:textId="6893E917"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10/29/2025</w:t>
            </w:r>
          </w:p>
        </w:tc>
      </w:tr>
      <w:tr w:rsidR="000D3FE0" w:rsidRPr="000D3FE0" w14:paraId="34B61CF9" w14:textId="77777777" w:rsidTr="000D3FE0">
        <w:trPr>
          <w:trHeight w:val="306"/>
        </w:trPr>
        <w:tc>
          <w:tcPr>
            <w:tcW w:w="0" w:type="auto"/>
            <w:vMerge/>
            <w:tcBorders>
              <w:left w:val="single" w:sz="6" w:space="0" w:color="AAAAAA"/>
              <w:bottom w:val="single" w:sz="6" w:space="0" w:color="AAAAAA"/>
              <w:right w:val="single" w:sz="6" w:space="0" w:color="AAAAAA"/>
            </w:tcBorders>
            <w:vAlign w:val="center"/>
          </w:tcPr>
          <w:p w14:paraId="5FDCBCBB"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left w:val="single" w:sz="6" w:space="0" w:color="AAAAAA"/>
              <w:bottom w:val="single" w:sz="6" w:space="0" w:color="AAAAAA"/>
              <w:right w:val="single" w:sz="6" w:space="0" w:color="AAAAAA"/>
            </w:tcBorders>
            <w:vAlign w:val="center"/>
          </w:tcPr>
          <w:p w14:paraId="32413A76"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6" w:space="0" w:color="AAAAAA"/>
              <w:right w:val="single" w:sz="6" w:space="0" w:color="AAAAAA"/>
            </w:tcBorders>
            <w:vAlign w:val="center"/>
          </w:tcPr>
          <w:p w14:paraId="0B6C8342" w14:textId="54442C04" w:rsidR="000D3FE0" w:rsidRPr="000D3FE0" w:rsidRDefault="000D3FE0" w:rsidP="000D3FE0">
            <w:pPr>
              <w:spacing w:after="0"/>
              <w:jc w:val="center"/>
              <w:rPr>
                <w:rFonts w:ascii="Arial" w:eastAsia="仿宋_GB2312" w:hAnsi="Arial" w:cs="Arial"/>
                <w:sz w:val="18"/>
                <w:szCs w:val="18"/>
              </w:rPr>
            </w:pPr>
            <w:r w:rsidRPr="000D3FE0">
              <w:rPr>
                <w:rFonts w:ascii="Arial" w:eastAsia="仿宋_GB2312" w:hAnsi="Arial" w:cs="Arial"/>
                <w:sz w:val="18"/>
                <w:szCs w:val="18"/>
              </w:rPr>
              <w:t xml:space="preserve">Chengdu ZY Biochemical Technology </w:t>
            </w:r>
            <w:proofErr w:type="spellStart"/>
            <w:r w:rsidRPr="000D3FE0">
              <w:rPr>
                <w:rFonts w:ascii="Arial" w:eastAsia="仿宋_GB2312" w:hAnsi="Arial" w:cs="Arial"/>
                <w:sz w:val="18"/>
                <w:szCs w:val="18"/>
              </w:rPr>
              <w:t>Co.,Ltd</w:t>
            </w:r>
            <w:proofErr w:type="spellEnd"/>
            <w:r w:rsidRPr="000D3FE0">
              <w:rPr>
                <w:rFonts w:ascii="Arial" w:eastAsia="仿宋_GB2312" w:hAnsi="Arial" w:cs="Arial"/>
                <w:sz w:val="18"/>
                <w:szCs w:val="18"/>
              </w:rPr>
              <w:t>.</w:t>
            </w:r>
          </w:p>
        </w:tc>
        <w:tc>
          <w:tcPr>
            <w:tcW w:w="0" w:type="auto"/>
            <w:tcBorders>
              <w:top w:val="single" w:sz="4" w:space="0" w:color="auto"/>
              <w:left w:val="single" w:sz="6" w:space="0" w:color="AAAAAA"/>
              <w:bottom w:val="single" w:sz="6" w:space="0" w:color="AAAAAA"/>
              <w:right w:val="single" w:sz="6" w:space="0" w:color="AAAAAA"/>
            </w:tcBorders>
            <w:vAlign w:val="center"/>
          </w:tcPr>
          <w:p w14:paraId="5CF42BE7" w14:textId="4C6CABC0"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6" w:space="0" w:color="AAAAAA"/>
              <w:right w:val="single" w:sz="6" w:space="0" w:color="AAAAAA"/>
            </w:tcBorders>
            <w:vAlign w:val="center"/>
          </w:tcPr>
          <w:p w14:paraId="1E452E36" w14:textId="0D61FE76"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ADT2025043.V01</w:t>
            </w:r>
          </w:p>
        </w:tc>
        <w:tc>
          <w:tcPr>
            <w:tcW w:w="0" w:type="auto"/>
            <w:tcBorders>
              <w:top w:val="single" w:sz="4" w:space="0" w:color="auto"/>
              <w:left w:val="single" w:sz="6" w:space="0" w:color="AAAAAA"/>
              <w:bottom w:val="single" w:sz="6" w:space="0" w:color="AAAAAA"/>
              <w:right w:val="single" w:sz="6" w:space="0" w:color="AAAAAA"/>
            </w:tcBorders>
            <w:vAlign w:val="center"/>
          </w:tcPr>
          <w:p w14:paraId="5F0A99AB" w14:textId="036BA5F3"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12/04/2025</w:t>
            </w:r>
          </w:p>
        </w:tc>
      </w:tr>
      <w:tr w:rsidR="000D3FE0" w:rsidRPr="000D3FE0" w14:paraId="7C57AE87" w14:textId="77777777" w:rsidTr="000D3FE0">
        <w:trPr>
          <w:trHeight w:val="306"/>
        </w:trPr>
        <w:tc>
          <w:tcPr>
            <w:tcW w:w="0" w:type="auto"/>
            <w:vMerge w:val="restart"/>
            <w:tcBorders>
              <w:top w:val="single" w:sz="6" w:space="0" w:color="AAAAAA"/>
              <w:left w:val="single" w:sz="6" w:space="0" w:color="AAAAAA"/>
              <w:right w:val="single" w:sz="6" w:space="0" w:color="AAAAAA"/>
            </w:tcBorders>
            <w:shd w:val="clear" w:color="auto" w:fill="FFFFFF"/>
            <w:vAlign w:val="center"/>
          </w:tcPr>
          <w:p w14:paraId="67747710" w14:textId="7B6E96CD" w:rsidR="000D3FE0" w:rsidRPr="000D3FE0" w:rsidRDefault="000D3FE0" w:rsidP="000D3FE0">
            <w:pPr>
              <w:spacing w:after="0"/>
              <w:jc w:val="center"/>
              <w:rPr>
                <w:rFonts w:ascii="Arial" w:eastAsia="Times New Roman" w:hAnsi="Arial" w:cs="Arial"/>
                <w:sz w:val="18"/>
                <w:szCs w:val="18"/>
              </w:rPr>
            </w:pPr>
            <w:proofErr w:type="spellStart"/>
            <w:r w:rsidRPr="000D3FE0">
              <w:rPr>
                <w:rFonts w:ascii="Arial" w:eastAsia="仿宋_GB2312" w:hAnsi="Arial" w:cs="Arial"/>
                <w:sz w:val="18"/>
                <w:szCs w:val="18"/>
              </w:rPr>
              <w:t>Fmoc</w:t>
            </w:r>
            <w:proofErr w:type="spellEnd"/>
            <w:r w:rsidRPr="000D3FE0">
              <w:rPr>
                <w:rFonts w:ascii="Arial" w:eastAsia="仿宋_GB2312" w:hAnsi="Arial" w:cs="Arial"/>
                <w:sz w:val="18"/>
                <w:szCs w:val="18"/>
              </w:rPr>
              <w:t>-L-</w:t>
            </w:r>
            <w:proofErr w:type="spellStart"/>
            <w:r w:rsidRPr="000D3FE0">
              <w:rPr>
                <w:rFonts w:ascii="Arial" w:eastAsia="仿宋_GB2312" w:hAnsi="Arial" w:cs="Arial"/>
                <w:sz w:val="18"/>
                <w:szCs w:val="18"/>
              </w:rPr>
              <w:t>Thr</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tBu</w:t>
            </w:r>
            <w:proofErr w:type="spellEnd"/>
            <w:r w:rsidRPr="000D3FE0">
              <w:rPr>
                <w:rFonts w:ascii="Arial" w:eastAsia="仿宋_GB2312" w:hAnsi="Arial" w:cs="Arial"/>
                <w:sz w:val="18"/>
                <w:szCs w:val="18"/>
              </w:rPr>
              <w:t>)-OH</w:t>
            </w:r>
          </w:p>
        </w:tc>
        <w:tc>
          <w:tcPr>
            <w:tcW w:w="0" w:type="auto"/>
            <w:vMerge w:val="restart"/>
            <w:tcBorders>
              <w:top w:val="single" w:sz="6" w:space="0" w:color="AAAAAA"/>
              <w:left w:val="single" w:sz="6" w:space="0" w:color="AAAAAA"/>
              <w:right w:val="single" w:sz="6" w:space="0" w:color="AAAAAA"/>
            </w:tcBorders>
            <w:shd w:val="clear" w:color="auto" w:fill="FFFFFF"/>
            <w:vAlign w:val="center"/>
          </w:tcPr>
          <w:p w14:paraId="7A0880A4" w14:textId="5C9C1F4C" w:rsidR="000D3FE0" w:rsidRPr="000D3FE0" w:rsidRDefault="000D3FE0" w:rsidP="000D3FE0">
            <w:pPr>
              <w:spacing w:after="0"/>
              <w:jc w:val="center"/>
              <w:rPr>
                <w:rFonts w:ascii="Arial" w:eastAsia="Times New Roman" w:hAnsi="Arial" w:cs="Arial"/>
                <w:sz w:val="18"/>
                <w:szCs w:val="18"/>
              </w:rPr>
            </w:pPr>
            <w:r w:rsidRPr="000D3FE0">
              <w:rPr>
                <w:rFonts w:ascii="Arial" w:eastAsia="仿宋_GB2312" w:hAnsi="Arial" w:cs="Arial"/>
                <w:sz w:val="18"/>
                <w:szCs w:val="18"/>
              </w:rPr>
              <w:t>YL003563</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hideMark/>
          </w:tcPr>
          <w:p w14:paraId="333C1FFF" w14:textId="70739EB9" w:rsidR="000D3FE0" w:rsidRPr="000D3FE0" w:rsidRDefault="000D3FE0" w:rsidP="000D3FE0">
            <w:pPr>
              <w:spacing w:after="0"/>
              <w:jc w:val="center"/>
              <w:rPr>
                <w:rFonts w:ascii="Arial" w:eastAsia="Times New Roman" w:hAnsi="Arial" w:cs="Arial"/>
                <w:sz w:val="18"/>
                <w:szCs w:val="18"/>
              </w:rPr>
            </w:pPr>
            <w:r w:rsidRPr="000D3FE0">
              <w:rPr>
                <w:rFonts w:ascii="Arial" w:eastAsia="仿宋_GB2312" w:hAnsi="Arial" w:cs="Arial"/>
                <w:sz w:val="18"/>
                <w:szCs w:val="18"/>
              </w:rPr>
              <w:t xml:space="preserve">Liaoning </w:t>
            </w: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Co., Ltd (FX2).</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hideMark/>
          </w:tcPr>
          <w:p w14:paraId="24A43C66" w14:textId="0005B06F" w:rsidR="000D3FE0" w:rsidRPr="000D3FE0" w:rsidRDefault="000D3FE0" w:rsidP="000D3FE0">
            <w:pPr>
              <w:spacing w:after="0"/>
              <w:jc w:val="center"/>
              <w:rPr>
                <w:rFonts w:ascii="Arial" w:eastAsia="Times New Roman" w:hAnsi="Arial" w:cs="Arial"/>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4BADE8D3" w14:textId="367ED1A7"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FX2-IA-202501.01</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69C9C356" w14:textId="66841F2A"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12/16/2025</w:t>
            </w:r>
          </w:p>
        </w:tc>
      </w:tr>
      <w:tr w:rsidR="000D3FE0" w:rsidRPr="000D3FE0" w14:paraId="6D6FD108" w14:textId="77777777" w:rsidTr="000D3FE0">
        <w:trPr>
          <w:trHeight w:val="306"/>
        </w:trPr>
        <w:tc>
          <w:tcPr>
            <w:tcW w:w="0" w:type="auto"/>
            <w:vMerge/>
            <w:tcBorders>
              <w:top w:val="single" w:sz="6" w:space="0" w:color="AAAAAA"/>
              <w:left w:val="single" w:sz="6" w:space="0" w:color="AAAAAA"/>
              <w:right w:val="single" w:sz="6" w:space="0" w:color="AAAAAA"/>
            </w:tcBorders>
            <w:shd w:val="clear" w:color="auto" w:fill="FFFFFF"/>
            <w:vAlign w:val="center"/>
          </w:tcPr>
          <w:p w14:paraId="2B46AC96"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top w:val="single" w:sz="6" w:space="0" w:color="AAAAAA"/>
              <w:left w:val="single" w:sz="6" w:space="0" w:color="AAAAAA"/>
              <w:right w:val="single" w:sz="6" w:space="0" w:color="AAAAAA"/>
            </w:tcBorders>
            <w:shd w:val="clear" w:color="auto" w:fill="FFFFFF"/>
            <w:vAlign w:val="center"/>
          </w:tcPr>
          <w:p w14:paraId="5157CFF5"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30D1BF33" w14:textId="1E9D02DD" w:rsidR="000D3FE0" w:rsidRPr="000D3FE0" w:rsidRDefault="000D3FE0" w:rsidP="000D3FE0">
            <w:pPr>
              <w:spacing w:after="0"/>
              <w:jc w:val="center"/>
              <w:rPr>
                <w:rFonts w:ascii="Arial" w:eastAsia="仿宋_GB2312" w:hAnsi="Arial" w:cs="Arial"/>
                <w:sz w:val="18"/>
                <w:szCs w:val="18"/>
              </w:rPr>
            </w:pP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(Jilin) Co., Ltd. (DH3)</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79A0CF28" w14:textId="754E30F8"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29382440" w14:textId="0C914214"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DH3-IA-202501.01</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69D36252" w14:textId="3BA0AAB8"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10/29/2025</w:t>
            </w:r>
          </w:p>
        </w:tc>
      </w:tr>
      <w:tr w:rsidR="000D3FE0" w:rsidRPr="000D3FE0" w14:paraId="6F5D7ACA" w14:textId="77777777" w:rsidTr="000D3FE0">
        <w:trPr>
          <w:trHeight w:val="306"/>
        </w:trPr>
        <w:tc>
          <w:tcPr>
            <w:tcW w:w="0" w:type="auto"/>
            <w:vMerge/>
            <w:tcBorders>
              <w:left w:val="single" w:sz="6" w:space="0" w:color="AAAAAA"/>
              <w:bottom w:val="single" w:sz="6" w:space="0" w:color="AAAAAA"/>
              <w:right w:val="single" w:sz="6" w:space="0" w:color="AAAAAA"/>
            </w:tcBorders>
            <w:shd w:val="clear" w:color="auto" w:fill="FFFFFF"/>
            <w:vAlign w:val="center"/>
          </w:tcPr>
          <w:p w14:paraId="101BA056"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left w:val="single" w:sz="6" w:space="0" w:color="AAAAAA"/>
              <w:bottom w:val="single" w:sz="6" w:space="0" w:color="AAAAAA"/>
              <w:right w:val="single" w:sz="6" w:space="0" w:color="AAAAAA"/>
            </w:tcBorders>
            <w:shd w:val="clear" w:color="auto" w:fill="FFFFFF"/>
            <w:vAlign w:val="center"/>
          </w:tcPr>
          <w:p w14:paraId="0EE2ACC1"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290A33B8" w14:textId="5ABEAE68" w:rsidR="000D3FE0" w:rsidRPr="000D3FE0" w:rsidRDefault="000D3FE0" w:rsidP="000D3FE0">
            <w:pPr>
              <w:spacing w:after="0"/>
              <w:jc w:val="center"/>
              <w:rPr>
                <w:rFonts w:ascii="Arial" w:eastAsia="仿宋_GB2312" w:hAnsi="Arial" w:cs="Arial"/>
                <w:sz w:val="18"/>
                <w:szCs w:val="18"/>
              </w:rPr>
            </w:pPr>
            <w:r w:rsidRPr="000D3FE0">
              <w:rPr>
                <w:rFonts w:ascii="Arial" w:eastAsia="仿宋_GB2312" w:hAnsi="Arial" w:cs="Arial"/>
                <w:sz w:val="18"/>
                <w:szCs w:val="18"/>
              </w:rPr>
              <w:t xml:space="preserve">Chengdu ZY Biochemical Technology </w:t>
            </w:r>
            <w:proofErr w:type="spellStart"/>
            <w:r w:rsidRPr="000D3FE0">
              <w:rPr>
                <w:rFonts w:ascii="Arial" w:eastAsia="仿宋_GB2312" w:hAnsi="Arial" w:cs="Arial"/>
                <w:sz w:val="18"/>
                <w:szCs w:val="18"/>
              </w:rPr>
              <w:t>Co.,Ltd</w:t>
            </w:r>
            <w:proofErr w:type="spellEnd"/>
            <w:r w:rsidRPr="000D3FE0">
              <w:rPr>
                <w:rFonts w:ascii="Arial" w:eastAsia="仿宋_GB2312" w:hAnsi="Arial" w:cs="Arial"/>
                <w:sz w:val="18"/>
                <w:szCs w:val="18"/>
              </w:rPr>
              <w:t>.</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076ED7E3" w14:textId="53B97F19"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425CE23A" w14:textId="42B4CDD5"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ADT2025043.V01</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005F9ED8" w14:textId="2D493CCC"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12/04/2025</w:t>
            </w:r>
          </w:p>
        </w:tc>
      </w:tr>
      <w:tr w:rsidR="000D3FE0" w:rsidRPr="000D3FE0" w14:paraId="477BE422" w14:textId="77777777" w:rsidTr="000D3FE0">
        <w:trPr>
          <w:trHeight w:val="306"/>
        </w:trPr>
        <w:tc>
          <w:tcPr>
            <w:tcW w:w="0" w:type="auto"/>
            <w:vMerge w:val="restart"/>
            <w:tcBorders>
              <w:top w:val="single" w:sz="6" w:space="0" w:color="AAAAAA"/>
              <w:left w:val="single" w:sz="6" w:space="0" w:color="AAAAAA"/>
              <w:right w:val="single" w:sz="6" w:space="0" w:color="AAAAAA"/>
            </w:tcBorders>
            <w:shd w:val="clear" w:color="auto" w:fill="FFFFFF"/>
            <w:vAlign w:val="center"/>
          </w:tcPr>
          <w:p w14:paraId="25ED4F23" w14:textId="31F130DF" w:rsidR="000D3FE0" w:rsidRPr="000D3FE0" w:rsidRDefault="000D3FE0" w:rsidP="000D3FE0">
            <w:pPr>
              <w:spacing w:after="0"/>
              <w:jc w:val="center"/>
              <w:rPr>
                <w:rFonts w:ascii="Arial" w:eastAsia="Times New Roman" w:hAnsi="Arial" w:cs="Arial"/>
                <w:sz w:val="18"/>
                <w:szCs w:val="18"/>
              </w:rPr>
            </w:pPr>
            <w:proofErr w:type="spellStart"/>
            <w:r w:rsidRPr="000D3FE0">
              <w:rPr>
                <w:rFonts w:ascii="Arial" w:eastAsia="仿宋_GB2312" w:hAnsi="Arial" w:cs="Arial"/>
                <w:sz w:val="18"/>
                <w:szCs w:val="18"/>
              </w:rPr>
              <w:t>Fmoc</w:t>
            </w:r>
            <w:proofErr w:type="spellEnd"/>
            <w:r w:rsidRPr="000D3FE0">
              <w:rPr>
                <w:rFonts w:ascii="Arial" w:eastAsia="仿宋_GB2312" w:hAnsi="Arial" w:cs="Arial"/>
                <w:sz w:val="18"/>
                <w:szCs w:val="18"/>
              </w:rPr>
              <w:t>-L-Ala-OH*H</w:t>
            </w:r>
            <w:r w:rsidRPr="000D3FE0">
              <w:rPr>
                <w:rFonts w:ascii="Arial" w:eastAsia="仿宋_GB2312" w:hAnsi="Arial" w:cs="Arial"/>
                <w:sz w:val="18"/>
                <w:szCs w:val="18"/>
                <w:vertAlign w:val="subscript"/>
              </w:rPr>
              <w:t>2</w:t>
            </w:r>
            <w:r w:rsidRPr="000D3FE0">
              <w:rPr>
                <w:rFonts w:ascii="Arial" w:eastAsia="仿宋_GB2312" w:hAnsi="Arial" w:cs="Arial"/>
                <w:sz w:val="18"/>
                <w:szCs w:val="18"/>
              </w:rPr>
              <w:t>O</w:t>
            </w:r>
          </w:p>
        </w:tc>
        <w:tc>
          <w:tcPr>
            <w:tcW w:w="0" w:type="auto"/>
            <w:vMerge w:val="restart"/>
            <w:tcBorders>
              <w:top w:val="single" w:sz="6" w:space="0" w:color="AAAAAA"/>
              <w:left w:val="single" w:sz="6" w:space="0" w:color="AAAAAA"/>
              <w:right w:val="single" w:sz="6" w:space="0" w:color="AAAAAA"/>
            </w:tcBorders>
            <w:shd w:val="clear" w:color="auto" w:fill="FFFFFF"/>
            <w:vAlign w:val="center"/>
          </w:tcPr>
          <w:p w14:paraId="1C01C304" w14:textId="0CEC9948" w:rsidR="000D3FE0" w:rsidRPr="000D3FE0" w:rsidRDefault="000D3FE0" w:rsidP="000D3FE0">
            <w:pPr>
              <w:spacing w:after="0"/>
              <w:jc w:val="center"/>
              <w:rPr>
                <w:rFonts w:ascii="Arial" w:eastAsia="Times New Roman" w:hAnsi="Arial" w:cs="Arial"/>
                <w:sz w:val="18"/>
                <w:szCs w:val="18"/>
              </w:rPr>
            </w:pPr>
            <w:r w:rsidRPr="000D3FE0">
              <w:rPr>
                <w:rFonts w:ascii="Arial" w:eastAsia="仿宋_GB2312" w:hAnsi="Arial" w:cs="Arial"/>
                <w:sz w:val="18"/>
                <w:szCs w:val="18"/>
              </w:rPr>
              <w:t>YL006160</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0AA32701" w14:textId="29F5BA59" w:rsidR="000D3FE0" w:rsidRPr="000D3FE0" w:rsidRDefault="000D3FE0" w:rsidP="000D3FE0">
            <w:pPr>
              <w:spacing w:after="0"/>
              <w:jc w:val="center"/>
              <w:rPr>
                <w:rFonts w:ascii="Arial" w:eastAsia="Times New Roman" w:hAnsi="Arial" w:cs="Arial"/>
                <w:sz w:val="18"/>
                <w:szCs w:val="18"/>
              </w:rPr>
            </w:pP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(Jilin) Co., Ltd. (DH3)</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301C0DD5" w14:textId="0E4DC42B" w:rsidR="000D3FE0" w:rsidRPr="000D3FE0" w:rsidRDefault="000D3FE0" w:rsidP="000D3FE0">
            <w:pPr>
              <w:spacing w:after="0"/>
              <w:jc w:val="center"/>
              <w:rPr>
                <w:rFonts w:ascii="Arial" w:eastAsia="Times New Roman" w:hAnsi="Arial" w:cs="Arial"/>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3F4B6E42" w14:textId="047A911F"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DH3-IA-202501.01</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4BD1B790" w14:textId="6D1DFA7F"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10/29/2025</w:t>
            </w:r>
          </w:p>
        </w:tc>
      </w:tr>
      <w:tr w:rsidR="000D3FE0" w:rsidRPr="000D3FE0" w14:paraId="101AE856" w14:textId="77777777" w:rsidTr="000D3FE0">
        <w:trPr>
          <w:trHeight w:val="306"/>
        </w:trPr>
        <w:tc>
          <w:tcPr>
            <w:tcW w:w="0" w:type="auto"/>
            <w:vMerge/>
            <w:tcBorders>
              <w:top w:val="single" w:sz="6" w:space="0" w:color="AAAAAA"/>
              <w:left w:val="single" w:sz="6" w:space="0" w:color="AAAAAA"/>
              <w:right w:val="single" w:sz="6" w:space="0" w:color="AAAAAA"/>
            </w:tcBorders>
            <w:shd w:val="clear" w:color="auto" w:fill="FFFFFF"/>
            <w:vAlign w:val="center"/>
          </w:tcPr>
          <w:p w14:paraId="2D3099C7"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top w:val="single" w:sz="6" w:space="0" w:color="AAAAAA"/>
              <w:left w:val="single" w:sz="6" w:space="0" w:color="AAAAAA"/>
              <w:right w:val="single" w:sz="6" w:space="0" w:color="AAAAAA"/>
            </w:tcBorders>
            <w:shd w:val="clear" w:color="auto" w:fill="FFFFFF"/>
            <w:vAlign w:val="center"/>
          </w:tcPr>
          <w:p w14:paraId="3C883871"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50EA1606" w14:textId="52FAA313" w:rsidR="000D3FE0" w:rsidRPr="000D3FE0" w:rsidDel="00E14CE0" w:rsidRDefault="000D3FE0" w:rsidP="000D3FE0">
            <w:pPr>
              <w:spacing w:after="0"/>
              <w:jc w:val="center"/>
              <w:rPr>
                <w:rFonts w:ascii="Arial" w:eastAsia="仿宋_GB2312" w:hAnsi="Arial" w:cs="Arial"/>
                <w:sz w:val="18"/>
                <w:szCs w:val="18"/>
              </w:rPr>
            </w:pPr>
            <w:r w:rsidRPr="000D3FE0">
              <w:rPr>
                <w:rFonts w:ascii="Arial" w:eastAsia="仿宋_GB2312" w:hAnsi="Arial" w:cs="Arial"/>
                <w:sz w:val="18"/>
                <w:szCs w:val="18"/>
              </w:rPr>
              <w:t xml:space="preserve">Liaoning </w:t>
            </w: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Co., Ltd (FX2)</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3F5BCF41" w14:textId="586B502E"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402AB9BE" w14:textId="7D927B76"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FX2-IA-202501.01</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422492A7" w14:textId="3DE8544D"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12/16/2025</w:t>
            </w:r>
          </w:p>
        </w:tc>
      </w:tr>
      <w:tr w:rsidR="000D3FE0" w:rsidRPr="000D3FE0" w14:paraId="6F82DBEF" w14:textId="77777777" w:rsidTr="000D3FE0">
        <w:trPr>
          <w:trHeight w:val="306"/>
        </w:trPr>
        <w:tc>
          <w:tcPr>
            <w:tcW w:w="0" w:type="auto"/>
            <w:vMerge/>
            <w:tcBorders>
              <w:left w:val="single" w:sz="6" w:space="0" w:color="AAAAAA"/>
              <w:bottom w:val="single" w:sz="6" w:space="0" w:color="AAAAAA"/>
              <w:right w:val="single" w:sz="6" w:space="0" w:color="AAAAAA"/>
            </w:tcBorders>
            <w:shd w:val="clear" w:color="auto" w:fill="FFFFFF"/>
            <w:vAlign w:val="center"/>
          </w:tcPr>
          <w:p w14:paraId="1A953211"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left w:val="single" w:sz="6" w:space="0" w:color="AAAAAA"/>
              <w:bottom w:val="single" w:sz="6" w:space="0" w:color="AAAAAA"/>
              <w:right w:val="single" w:sz="6" w:space="0" w:color="AAAAAA"/>
            </w:tcBorders>
            <w:shd w:val="clear" w:color="auto" w:fill="FFFFFF"/>
            <w:vAlign w:val="center"/>
          </w:tcPr>
          <w:p w14:paraId="68AE8705"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0A7ECAA6" w14:textId="59792881" w:rsidR="000D3FE0" w:rsidRPr="000D3FE0" w:rsidDel="00E14CE0" w:rsidRDefault="000D3FE0" w:rsidP="000D3FE0">
            <w:pPr>
              <w:spacing w:after="0"/>
              <w:jc w:val="center"/>
              <w:rPr>
                <w:rFonts w:ascii="Arial" w:eastAsia="仿宋_GB2312" w:hAnsi="Arial" w:cs="Arial"/>
                <w:sz w:val="18"/>
                <w:szCs w:val="18"/>
              </w:rPr>
            </w:pPr>
            <w:r w:rsidRPr="000D3FE0">
              <w:rPr>
                <w:rFonts w:ascii="Arial" w:eastAsia="仿宋_GB2312" w:hAnsi="Arial" w:cs="Arial"/>
                <w:sz w:val="18"/>
                <w:szCs w:val="18"/>
              </w:rPr>
              <w:t xml:space="preserve">Chengdu ZY Biochemical Technology </w:t>
            </w:r>
            <w:proofErr w:type="spellStart"/>
            <w:r w:rsidRPr="000D3FE0">
              <w:rPr>
                <w:rFonts w:ascii="Arial" w:eastAsia="仿宋_GB2312" w:hAnsi="Arial" w:cs="Arial"/>
                <w:sz w:val="18"/>
                <w:szCs w:val="18"/>
              </w:rPr>
              <w:t>Co.,Ltd</w:t>
            </w:r>
            <w:proofErr w:type="spellEnd"/>
            <w:r w:rsidRPr="000D3FE0">
              <w:rPr>
                <w:rFonts w:ascii="Arial" w:eastAsia="仿宋_GB2312" w:hAnsi="Arial" w:cs="Arial"/>
                <w:sz w:val="18"/>
                <w:szCs w:val="18"/>
              </w:rPr>
              <w:t>.</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3D30F123" w14:textId="27EFD525"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199F9359" w14:textId="12E18B69"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ADT2025043.V01</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19E489B0" w14:textId="71ADF92F"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12/04/2025</w:t>
            </w:r>
          </w:p>
        </w:tc>
      </w:tr>
      <w:tr w:rsidR="000D3FE0" w:rsidRPr="000D3FE0" w14:paraId="025EC272" w14:textId="77777777" w:rsidTr="000D3FE0">
        <w:trPr>
          <w:trHeight w:val="306"/>
        </w:trPr>
        <w:tc>
          <w:tcPr>
            <w:tcW w:w="0" w:type="auto"/>
            <w:vMerge w:val="restart"/>
            <w:tcBorders>
              <w:top w:val="single" w:sz="6" w:space="0" w:color="AAAAAA"/>
              <w:left w:val="single" w:sz="6" w:space="0" w:color="AAAAAA"/>
              <w:right w:val="single" w:sz="6" w:space="0" w:color="AAAAAA"/>
            </w:tcBorders>
            <w:shd w:val="clear" w:color="auto" w:fill="FFFFFF"/>
            <w:vAlign w:val="center"/>
          </w:tcPr>
          <w:p w14:paraId="2EB7A35E" w14:textId="288FEE8A" w:rsidR="000D3FE0" w:rsidRPr="000D3FE0" w:rsidRDefault="000D3FE0" w:rsidP="000D3FE0">
            <w:pPr>
              <w:spacing w:after="0"/>
              <w:jc w:val="center"/>
              <w:rPr>
                <w:rFonts w:ascii="Arial" w:eastAsia="Times New Roman" w:hAnsi="Arial" w:cs="Arial"/>
                <w:sz w:val="18"/>
                <w:szCs w:val="18"/>
              </w:rPr>
            </w:pPr>
            <w:proofErr w:type="spellStart"/>
            <w:r w:rsidRPr="000D3FE0">
              <w:rPr>
                <w:rFonts w:ascii="Arial" w:eastAsia="仿宋_GB2312" w:hAnsi="Arial" w:cs="Arial"/>
                <w:sz w:val="18"/>
                <w:szCs w:val="18"/>
              </w:rPr>
              <w:t>Fmoc</w:t>
            </w:r>
            <w:proofErr w:type="spellEnd"/>
            <w:r w:rsidRPr="000D3FE0">
              <w:rPr>
                <w:rFonts w:ascii="Arial" w:eastAsia="仿宋_GB2312" w:hAnsi="Arial" w:cs="Arial"/>
                <w:sz w:val="18"/>
                <w:szCs w:val="18"/>
              </w:rPr>
              <w:t>-L-</w:t>
            </w:r>
            <w:proofErr w:type="spellStart"/>
            <w:r w:rsidRPr="000D3FE0">
              <w:rPr>
                <w:rFonts w:ascii="Arial" w:eastAsia="仿宋_GB2312" w:hAnsi="Arial" w:cs="Arial"/>
                <w:sz w:val="18"/>
                <w:szCs w:val="18"/>
              </w:rPr>
              <w:t>Cys</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Trt</w:t>
            </w:r>
            <w:proofErr w:type="spellEnd"/>
            <w:r w:rsidRPr="000D3FE0">
              <w:rPr>
                <w:rFonts w:ascii="Arial" w:eastAsia="仿宋_GB2312" w:hAnsi="Arial" w:cs="Arial"/>
                <w:sz w:val="18"/>
                <w:szCs w:val="18"/>
              </w:rPr>
              <w:t>)-OH</w:t>
            </w:r>
          </w:p>
        </w:tc>
        <w:tc>
          <w:tcPr>
            <w:tcW w:w="0" w:type="auto"/>
            <w:vMerge w:val="restart"/>
            <w:tcBorders>
              <w:top w:val="single" w:sz="6" w:space="0" w:color="AAAAAA"/>
              <w:left w:val="single" w:sz="6" w:space="0" w:color="AAAAAA"/>
              <w:right w:val="single" w:sz="6" w:space="0" w:color="AAAAAA"/>
            </w:tcBorders>
            <w:shd w:val="clear" w:color="auto" w:fill="FFFFFF"/>
            <w:vAlign w:val="center"/>
          </w:tcPr>
          <w:p w14:paraId="56031933" w14:textId="34BEFDE6" w:rsidR="000D3FE0" w:rsidRPr="000D3FE0" w:rsidRDefault="000D3FE0" w:rsidP="000D3FE0">
            <w:pPr>
              <w:spacing w:after="0"/>
              <w:jc w:val="center"/>
              <w:rPr>
                <w:rFonts w:ascii="Arial" w:eastAsia="Times New Roman" w:hAnsi="Arial" w:cs="Arial"/>
                <w:sz w:val="18"/>
                <w:szCs w:val="18"/>
              </w:rPr>
            </w:pPr>
            <w:r w:rsidRPr="000D3FE0">
              <w:rPr>
                <w:rFonts w:ascii="Arial" w:eastAsia="仿宋_GB2312" w:hAnsi="Arial" w:cs="Arial"/>
                <w:sz w:val="18"/>
                <w:szCs w:val="18"/>
              </w:rPr>
              <w:t>YL003565</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4FEAA161" w14:textId="3CF3E2B7" w:rsidR="000D3FE0" w:rsidRPr="000D3FE0" w:rsidRDefault="000D3FE0" w:rsidP="000D3FE0">
            <w:pPr>
              <w:spacing w:after="0"/>
              <w:jc w:val="center"/>
              <w:rPr>
                <w:rFonts w:ascii="Arial" w:hAnsi="Arial" w:cs="Arial"/>
                <w:sz w:val="18"/>
                <w:szCs w:val="18"/>
              </w:rPr>
            </w:pPr>
            <w:r w:rsidRPr="000D3FE0">
              <w:rPr>
                <w:rFonts w:ascii="Arial" w:eastAsia="仿宋_GB2312" w:hAnsi="Arial" w:cs="Arial"/>
                <w:sz w:val="18"/>
                <w:szCs w:val="18"/>
              </w:rPr>
              <w:t xml:space="preserve">Liaoning </w:t>
            </w: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Co., Ltd (FX2)</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773DD6A2" w14:textId="36D0BD84" w:rsidR="000D3FE0" w:rsidRPr="000D3FE0" w:rsidRDefault="000D3FE0" w:rsidP="000D3FE0">
            <w:pPr>
              <w:spacing w:after="0"/>
              <w:jc w:val="center"/>
              <w:rPr>
                <w:rFonts w:ascii="Arial" w:eastAsia="Times New Roman" w:hAnsi="Arial" w:cs="Arial"/>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1A60013C" w14:textId="5CD7519E"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FX2-IA-202501.01</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701C225A" w14:textId="143DC2DA"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12/16/2025</w:t>
            </w:r>
          </w:p>
        </w:tc>
      </w:tr>
      <w:tr w:rsidR="000D3FE0" w:rsidRPr="000D3FE0" w14:paraId="2E973F3D" w14:textId="77777777" w:rsidTr="000D3FE0">
        <w:trPr>
          <w:trHeight w:val="306"/>
        </w:trPr>
        <w:tc>
          <w:tcPr>
            <w:tcW w:w="0" w:type="auto"/>
            <w:vMerge/>
            <w:tcBorders>
              <w:top w:val="single" w:sz="6" w:space="0" w:color="AAAAAA"/>
              <w:left w:val="single" w:sz="6" w:space="0" w:color="AAAAAA"/>
              <w:right w:val="single" w:sz="6" w:space="0" w:color="AAAAAA"/>
            </w:tcBorders>
            <w:shd w:val="clear" w:color="auto" w:fill="FFFFFF"/>
            <w:vAlign w:val="center"/>
          </w:tcPr>
          <w:p w14:paraId="383B3566"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top w:val="single" w:sz="6" w:space="0" w:color="AAAAAA"/>
              <w:left w:val="single" w:sz="6" w:space="0" w:color="AAAAAA"/>
              <w:right w:val="single" w:sz="6" w:space="0" w:color="AAAAAA"/>
            </w:tcBorders>
            <w:shd w:val="clear" w:color="auto" w:fill="FFFFFF"/>
            <w:vAlign w:val="center"/>
          </w:tcPr>
          <w:p w14:paraId="527C5AE7"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07B82963" w14:textId="74F4ADC9" w:rsidR="000D3FE0" w:rsidRPr="000D3FE0" w:rsidRDefault="000D3FE0" w:rsidP="000D3FE0">
            <w:pPr>
              <w:spacing w:after="0"/>
              <w:jc w:val="center"/>
              <w:rPr>
                <w:rFonts w:ascii="Arial" w:eastAsia="仿宋_GB2312" w:hAnsi="Arial" w:cs="Arial"/>
                <w:sz w:val="18"/>
                <w:szCs w:val="18"/>
              </w:rPr>
            </w:pP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(Jilin) Co., Ltd. (DH3)</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3F1869CC" w14:textId="010338F7"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269F7EBE" w14:textId="65E8DD02"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DH3-IA-202501.01</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4FCE0B60" w14:textId="31739089"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10/29/2025</w:t>
            </w:r>
          </w:p>
        </w:tc>
      </w:tr>
      <w:tr w:rsidR="000D3FE0" w:rsidRPr="000D3FE0" w14:paraId="642411A9" w14:textId="77777777" w:rsidTr="000D3FE0">
        <w:trPr>
          <w:trHeight w:val="306"/>
        </w:trPr>
        <w:tc>
          <w:tcPr>
            <w:tcW w:w="0" w:type="auto"/>
            <w:vMerge/>
            <w:tcBorders>
              <w:left w:val="single" w:sz="6" w:space="0" w:color="AAAAAA"/>
              <w:bottom w:val="single" w:sz="6" w:space="0" w:color="AAAAAA"/>
              <w:right w:val="single" w:sz="6" w:space="0" w:color="AAAAAA"/>
            </w:tcBorders>
            <w:shd w:val="clear" w:color="auto" w:fill="FFFFFF"/>
            <w:vAlign w:val="center"/>
          </w:tcPr>
          <w:p w14:paraId="0CBCF14E"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left w:val="single" w:sz="6" w:space="0" w:color="AAAAAA"/>
              <w:bottom w:val="single" w:sz="6" w:space="0" w:color="AAAAAA"/>
              <w:right w:val="single" w:sz="6" w:space="0" w:color="AAAAAA"/>
            </w:tcBorders>
            <w:shd w:val="clear" w:color="auto" w:fill="FFFFFF"/>
            <w:vAlign w:val="center"/>
          </w:tcPr>
          <w:p w14:paraId="4781E80C"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5DAFDC5D" w14:textId="1502BC34" w:rsidR="000D3FE0" w:rsidRPr="000D3FE0" w:rsidRDefault="000D3FE0" w:rsidP="000D3FE0">
            <w:pPr>
              <w:spacing w:after="0"/>
              <w:jc w:val="center"/>
              <w:rPr>
                <w:rFonts w:ascii="Arial" w:eastAsia="仿宋_GB2312" w:hAnsi="Arial" w:cs="Arial"/>
                <w:sz w:val="18"/>
                <w:szCs w:val="18"/>
              </w:rPr>
            </w:pPr>
            <w:r w:rsidRPr="000D3FE0">
              <w:rPr>
                <w:rFonts w:ascii="Arial" w:eastAsia="仿宋_GB2312" w:hAnsi="Arial" w:cs="Arial"/>
                <w:sz w:val="18"/>
                <w:szCs w:val="18"/>
              </w:rPr>
              <w:t xml:space="preserve">Chengdu ZY Biochemical Technology </w:t>
            </w:r>
            <w:proofErr w:type="spellStart"/>
            <w:r w:rsidRPr="000D3FE0">
              <w:rPr>
                <w:rFonts w:ascii="Arial" w:eastAsia="仿宋_GB2312" w:hAnsi="Arial" w:cs="Arial"/>
                <w:sz w:val="18"/>
                <w:szCs w:val="18"/>
              </w:rPr>
              <w:t>Co.,Ltd</w:t>
            </w:r>
            <w:proofErr w:type="spellEnd"/>
            <w:r w:rsidRPr="000D3FE0">
              <w:rPr>
                <w:rFonts w:ascii="Arial" w:eastAsia="仿宋_GB2312" w:hAnsi="Arial" w:cs="Arial"/>
                <w:sz w:val="18"/>
                <w:szCs w:val="18"/>
              </w:rPr>
              <w:t>.</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3EA5CAFB" w14:textId="73ACFE32"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7968C7F0" w14:textId="494FCC37"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ADT2025043.V01</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43CB2A57" w14:textId="155A32EC"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12/04/2025</w:t>
            </w:r>
          </w:p>
        </w:tc>
      </w:tr>
      <w:tr w:rsidR="000D3FE0" w:rsidRPr="000D3FE0" w14:paraId="271D5E5B" w14:textId="77777777" w:rsidTr="000D3FE0">
        <w:trPr>
          <w:trHeight w:val="306"/>
        </w:trPr>
        <w:tc>
          <w:tcPr>
            <w:tcW w:w="0" w:type="auto"/>
            <w:vMerge w:val="restart"/>
            <w:tcBorders>
              <w:top w:val="single" w:sz="6" w:space="0" w:color="AAAAAA"/>
              <w:left w:val="single" w:sz="6" w:space="0" w:color="AAAAAA"/>
              <w:right w:val="single" w:sz="6" w:space="0" w:color="AAAAAA"/>
            </w:tcBorders>
            <w:shd w:val="clear" w:color="auto" w:fill="FFFFFF"/>
            <w:vAlign w:val="center"/>
          </w:tcPr>
          <w:p w14:paraId="2AE50E44" w14:textId="62DB92E4" w:rsidR="000D3FE0" w:rsidRPr="000D3FE0" w:rsidRDefault="000D3FE0" w:rsidP="000D3FE0">
            <w:pPr>
              <w:spacing w:after="0"/>
              <w:jc w:val="center"/>
              <w:rPr>
                <w:rFonts w:ascii="Arial" w:eastAsia="Times New Roman" w:hAnsi="Arial" w:cs="Arial"/>
                <w:sz w:val="18"/>
                <w:szCs w:val="18"/>
              </w:rPr>
            </w:pPr>
            <w:proofErr w:type="spellStart"/>
            <w:r w:rsidRPr="000D3FE0">
              <w:rPr>
                <w:rFonts w:ascii="Arial" w:eastAsia="仿宋_GB2312" w:hAnsi="Arial" w:cs="Arial"/>
                <w:sz w:val="18"/>
                <w:szCs w:val="18"/>
              </w:rPr>
              <w:t>Fmoc</w:t>
            </w:r>
            <w:proofErr w:type="spellEnd"/>
            <w:r w:rsidRPr="000D3FE0">
              <w:rPr>
                <w:rFonts w:ascii="Arial" w:eastAsia="仿宋_GB2312" w:hAnsi="Arial" w:cs="Arial"/>
                <w:sz w:val="18"/>
                <w:szCs w:val="18"/>
              </w:rPr>
              <w:t>-L-</w:t>
            </w:r>
            <w:proofErr w:type="spellStart"/>
            <w:r w:rsidRPr="000D3FE0">
              <w:rPr>
                <w:rFonts w:ascii="Arial" w:eastAsia="仿宋_GB2312" w:hAnsi="Arial" w:cs="Arial"/>
                <w:sz w:val="18"/>
                <w:szCs w:val="18"/>
              </w:rPr>
              <w:t>Asn</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Trt</w:t>
            </w:r>
            <w:proofErr w:type="spellEnd"/>
            <w:r w:rsidRPr="000D3FE0">
              <w:rPr>
                <w:rFonts w:ascii="Arial" w:eastAsia="仿宋_GB2312" w:hAnsi="Arial" w:cs="Arial"/>
                <w:sz w:val="18"/>
                <w:szCs w:val="18"/>
              </w:rPr>
              <w:t>)-OH</w:t>
            </w:r>
          </w:p>
        </w:tc>
        <w:tc>
          <w:tcPr>
            <w:tcW w:w="0" w:type="auto"/>
            <w:vMerge w:val="restart"/>
            <w:tcBorders>
              <w:top w:val="single" w:sz="6" w:space="0" w:color="AAAAAA"/>
              <w:left w:val="single" w:sz="6" w:space="0" w:color="AAAAAA"/>
              <w:right w:val="single" w:sz="6" w:space="0" w:color="AAAAAA"/>
            </w:tcBorders>
            <w:shd w:val="clear" w:color="auto" w:fill="FFFFFF"/>
            <w:vAlign w:val="center"/>
          </w:tcPr>
          <w:p w14:paraId="30611800" w14:textId="1C9F1D0E" w:rsidR="000D3FE0" w:rsidRPr="000D3FE0" w:rsidRDefault="000D3FE0" w:rsidP="000D3FE0">
            <w:pPr>
              <w:spacing w:after="0"/>
              <w:jc w:val="center"/>
              <w:rPr>
                <w:rFonts w:ascii="Arial" w:eastAsia="Times New Roman" w:hAnsi="Arial" w:cs="Arial"/>
                <w:sz w:val="18"/>
                <w:szCs w:val="18"/>
              </w:rPr>
            </w:pPr>
            <w:r w:rsidRPr="000D3FE0">
              <w:rPr>
                <w:rFonts w:ascii="Arial" w:eastAsia="仿宋_GB2312" w:hAnsi="Arial" w:cs="Arial"/>
                <w:sz w:val="18"/>
                <w:szCs w:val="18"/>
              </w:rPr>
              <w:t>YL004843</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17E294EA" w14:textId="69BBF3A6" w:rsidR="000D3FE0" w:rsidRPr="000D3FE0" w:rsidRDefault="000D3FE0" w:rsidP="000D3FE0">
            <w:pPr>
              <w:spacing w:after="0"/>
              <w:jc w:val="center"/>
              <w:rPr>
                <w:rFonts w:ascii="Arial" w:eastAsia="Times New Roman" w:hAnsi="Arial" w:cs="Arial"/>
                <w:sz w:val="18"/>
                <w:szCs w:val="18"/>
              </w:rPr>
            </w:pP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(Jilin) Co., Ltd. (DH3)</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6A779179" w14:textId="4EA0B349" w:rsidR="000D3FE0" w:rsidRPr="000D3FE0" w:rsidRDefault="000D3FE0" w:rsidP="000D3FE0">
            <w:pPr>
              <w:spacing w:after="0"/>
              <w:jc w:val="center"/>
              <w:rPr>
                <w:rFonts w:ascii="Arial" w:eastAsia="Times New Roman" w:hAnsi="Arial" w:cs="Arial"/>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0814BF34" w14:textId="0079B915"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DH3-IA-202501.01</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1EF7E51D" w14:textId="58BE015E"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10/29/2025</w:t>
            </w:r>
          </w:p>
        </w:tc>
      </w:tr>
      <w:tr w:rsidR="000D3FE0" w:rsidRPr="000D3FE0" w14:paraId="71E5565F" w14:textId="77777777" w:rsidTr="000D3FE0">
        <w:trPr>
          <w:trHeight w:val="306"/>
        </w:trPr>
        <w:tc>
          <w:tcPr>
            <w:tcW w:w="0" w:type="auto"/>
            <w:vMerge/>
            <w:tcBorders>
              <w:left w:val="single" w:sz="6" w:space="0" w:color="AAAAAA"/>
              <w:bottom w:val="single" w:sz="6" w:space="0" w:color="AAAAAA"/>
              <w:right w:val="single" w:sz="6" w:space="0" w:color="AAAAAA"/>
            </w:tcBorders>
            <w:shd w:val="clear" w:color="auto" w:fill="FFFFFF"/>
            <w:vAlign w:val="center"/>
          </w:tcPr>
          <w:p w14:paraId="3048F249"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left w:val="single" w:sz="6" w:space="0" w:color="AAAAAA"/>
              <w:bottom w:val="single" w:sz="6" w:space="0" w:color="AAAAAA"/>
              <w:right w:val="single" w:sz="6" w:space="0" w:color="AAAAAA"/>
            </w:tcBorders>
            <w:shd w:val="clear" w:color="auto" w:fill="FFFFFF"/>
            <w:vAlign w:val="center"/>
          </w:tcPr>
          <w:p w14:paraId="79839556"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4804F4A2" w14:textId="594F9905" w:rsidR="000D3FE0" w:rsidRPr="000D3FE0" w:rsidRDefault="000D3FE0" w:rsidP="000D3FE0">
            <w:pPr>
              <w:spacing w:after="0"/>
              <w:jc w:val="center"/>
              <w:rPr>
                <w:rFonts w:ascii="Arial" w:eastAsia="仿宋_GB2312" w:hAnsi="Arial" w:cs="Arial"/>
                <w:sz w:val="18"/>
                <w:szCs w:val="18"/>
              </w:rPr>
            </w:pPr>
            <w:r w:rsidRPr="000D3FE0">
              <w:rPr>
                <w:rFonts w:ascii="Arial" w:eastAsia="仿宋_GB2312" w:hAnsi="Arial" w:cs="Arial"/>
                <w:sz w:val="18"/>
                <w:szCs w:val="18"/>
              </w:rPr>
              <w:t xml:space="preserve">Chengdu ZY Biochemical Technology </w:t>
            </w:r>
            <w:proofErr w:type="spellStart"/>
            <w:r w:rsidRPr="000D3FE0">
              <w:rPr>
                <w:rFonts w:ascii="Arial" w:eastAsia="仿宋_GB2312" w:hAnsi="Arial" w:cs="Arial"/>
                <w:sz w:val="18"/>
                <w:szCs w:val="18"/>
              </w:rPr>
              <w:t>Co.,Ltd</w:t>
            </w:r>
            <w:proofErr w:type="spellEnd"/>
            <w:r w:rsidRPr="000D3FE0">
              <w:rPr>
                <w:rFonts w:ascii="Arial" w:eastAsia="仿宋_GB2312" w:hAnsi="Arial" w:cs="Arial"/>
                <w:sz w:val="18"/>
                <w:szCs w:val="18"/>
              </w:rPr>
              <w:t>.</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0129D661" w14:textId="060AC4ED"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3D11ED74" w14:textId="05DD038C"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ADT2025043.V01</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73CF470B" w14:textId="0ADDB5E7"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12/04/2025</w:t>
            </w:r>
          </w:p>
        </w:tc>
      </w:tr>
      <w:tr w:rsidR="000D3FE0" w:rsidRPr="000D3FE0" w14:paraId="757B5966" w14:textId="77777777" w:rsidTr="000D3FE0">
        <w:trPr>
          <w:trHeight w:val="306"/>
        </w:trPr>
        <w:tc>
          <w:tcPr>
            <w:tcW w:w="0" w:type="auto"/>
            <w:vMerge w:val="restart"/>
            <w:tcBorders>
              <w:top w:val="single" w:sz="6" w:space="0" w:color="AAAAAA"/>
              <w:left w:val="single" w:sz="6" w:space="0" w:color="AAAAAA"/>
              <w:right w:val="single" w:sz="6" w:space="0" w:color="AAAAAA"/>
            </w:tcBorders>
            <w:shd w:val="clear" w:color="auto" w:fill="FFFFFF"/>
            <w:vAlign w:val="center"/>
          </w:tcPr>
          <w:p w14:paraId="0BE9B270" w14:textId="4C830233" w:rsidR="000D3FE0" w:rsidRPr="000D3FE0" w:rsidRDefault="000D3FE0" w:rsidP="000D3FE0">
            <w:pPr>
              <w:spacing w:after="0"/>
              <w:jc w:val="center"/>
              <w:rPr>
                <w:rFonts w:ascii="Arial" w:eastAsia="Times New Roman" w:hAnsi="Arial" w:cs="Arial"/>
                <w:sz w:val="18"/>
                <w:szCs w:val="18"/>
              </w:rPr>
            </w:pPr>
            <w:proofErr w:type="spellStart"/>
            <w:r w:rsidRPr="000D3FE0">
              <w:rPr>
                <w:rFonts w:ascii="Arial" w:eastAsia="仿宋_GB2312" w:hAnsi="Arial" w:cs="Arial"/>
                <w:sz w:val="18"/>
                <w:szCs w:val="18"/>
              </w:rPr>
              <w:t>Boc</w:t>
            </w:r>
            <w:proofErr w:type="spellEnd"/>
            <w:r w:rsidRPr="000D3FE0">
              <w:rPr>
                <w:rFonts w:ascii="Arial" w:eastAsia="仿宋_GB2312" w:hAnsi="Arial" w:cs="Arial"/>
                <w:sz w:val="18"/>
                <w:szCs w:val="18"/>
              </w:rPr>
              <w:t>-L-</w:t>
            </w:r>
            <w:proofErr w:type="spellStart"/>
            <w:r w:rsidRPr="000D3FE0">
              <w:rPr>
                <w:rFonts w:ascii="Arial" w:eastAsia="仿宋_GB2312" w:hAnsi="Arial" w:cs="Arial"/>
                <w:sz w:val="18"/>
                <w:szCs w:val="18"/>
              </w:rPr>
              <w:t>Glu</w:t>
            </w:r>
            <w:proofErr w:type="spellEnd"/>
            <w:r w:rsidRPr="000D3FE0">
              <w:rPr>
                <w:rFonts w:ascii="Arial" w:eastAsia="仿宋_GB2312" w:hAnsi="Arial" w:cs="Arial"/>
                <w:sz w:val="18"/>
                <w:szCs w:val="18"/>
              </w:rPr>
              <w:t>-</w:t>
            </w:r>
            <w:proofErr w:type="spellStart"/>
            <w:r w:rsidRPr="000D3FE0">
              <w:rPr>
                <w:rFonts w:ascii="Arial" w:eastAsia="仿宋_GB2312" w:hAnsi="Arial" w:cs="Arial"/>
                <w:sz w:val="18"/>
                <w:szCs w:val="18"/>
              </w:rPr>
              <w:t>OtBu</w:t>
            </w:r>
            <w:proofErr w:type="spellEnd"/>
          </w:p>
        </w:tc>
        <w:tc>
          <w:tcPr>
            <w:tcW w:w="0" w:type="auto"/>
            <w:vMerge w:val="restart"/>
            <w:tcBorders>
              <w:top w:val="single" w:sz="6" w:space="0" w:color="AAAAAA"/>
              <w:left w:val="single" w:sz="6" w:space="0" w:color="AAAAAA"/>
              <w:right w:val="single" w:sz="6" w:space="0" w:color="AAAAAA"/>
            </w:tcBorders>
            <w:shd w:val="clear" w:color="auto" w:fill="FFFFFF"/>
            <w:vAlign w:val="center"/>
          </w:tcPr>
          <w:p w14:paraId="1F6F1F59" w14:textId="58F8306C" w:rsidR="000D3FE0" w:rsidRPr="000D3FE0" w:rsidRDefault="000D3FE0" w:rsidP="000D3FE0">
            <w:pPr>
              <w:spacing w:after="0"/>
              <w:jc w:val="center"/>
              <w:rPr>
                <w:rFonts w:ascii="Arial" w:eastAsia="Times New Roman" w:hAnsi="Arial" w:cs="Arial"/>
                <w:sz w:val="18"/>
                <w:szCs w:val="18"/>
              </w:rPr>
            </w:pPr>
            <w:r w:rsidRPr="000D3FE0">
              <w:rPr>
                <w:rFonts w:ascii="Arial" w:eastAsia="仿宋_GB2312" w:hAnsi="Arial" w:cs="Arial"/>
                <w:sz w:val="18"/>
                <w:szCs w:val="18"/>
              </w:rPr>
              <w:t>YL008618</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051256B4" w14:textId="6A7F1C6A" w:rsidR="000D3FE0" w:rsidRPr="000D3FE0" w:rsidRDefault="000D3FE0" w:rsidP="000D3FE0">
            <w:pPr>
              <w:spacing w:after="0"/>
              <w:jc w:val="center"/>
              <w:rPr>
                <w:rFonts w:ascii="Arial" w:eastAsia="仿宋_GB2312" w:hAnsi="Arial" w:cs="Arial"/>
                <w:sz w:val="18"/>
                <w:szCs w:val="18"/>
              </w:rPr>
            </w:pPr>
            <w:proofErr w:type="spellStart"/>
            <w:r w:rsidRPr="000D3FE0">
              <w:rPr>
                <w:rFonts w:ascii="Arial" w:eastAsia="仿宋_GB2312" w:hAnsi="Arial" w:cs="Arial"/>
                <w:sz w:val="18"/>
                <w:szCs w:val="18"/>
              </w:rPr>
              <w:t>Asymchem</w:t>
            </w:r>
            <w:proofErr w:type="spellEnd"/>
            <w:r w:rsidRPr="000D3FE0">
              <w:rPr>
                <w:rFonts w:ascii="Arial" w:eastAsia="仿宋_GB2312" w:hAnsi="Arial" w:cs="Arial"/>
                <w:sz w:val="18"/>
                <w:szCs w:val="18"/>
              </w:rPr>
              <w:t xml:space="preserve"> Laboratories (Jilin) Co., Ltd. (DH3)</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2B94E1CD" w14:textId="66315D8F" w:rsidR="000D3FE0" w:rsidRPr="000D3FE0" w:rsidRDefault="000D3FE0" w:rsidP="000D3FE0">
            <w:pPr>
              <w:spacing w:after="0"/>
              <w:jc w:val="center"/>
              <w:rPr>
                <w:rFonts w:ascii="Arial" w:eastAsia="Times New Roman" w:hAnsi="Arial" w:cs="Arial"/>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09A747F9" w14:textId="21DAAEB2"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DH3-IA-202501.01</w:t>
            </w:r>
          </w:p>
        </w:tc>
        <w:tc>
          <w:tcPr>
            <w:tcW w:w="0" w:type="auto"/>
            <w:tcBorders>
              <w:top w:val="single" w:sz="6" w:space="0" w:color="AAAAAA"/>
              <w:left w:val="single" w:sz="6" w:space="0" w:color="AAAAAA"/>
              <w:bottom w:val="single" w:sz="4" w:space="0" w:color="auto"/>
              <w:right w:val="single" w:sz="6" w:space="0" w:color="AAAAAA"/>
            </w:tcBorders>
            <w:shd w:val="clear" w:color="auto" w:fill="FFFFFF"/>
            <w:vAlign w:val="center"/>
          </w:tcPr>
          <w:p w14:paraId="7180CE68" w14:textId="2D6EEAB8"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10/29/2025</w:t>
            </w:r>
          </w:p>
        </w:tc>
      </w:tr>
      <w:tr w:rsidR="000D3FE0" w:rsidRPr="000D3FE0" w14:paraId="78A62CC7" w14:textId="77777777" w:rsidTr="000D3FE0">
        <w:trPr>
          <w:trHeight w:val="306"/>
        </w:trPr>
        <w:tc>
          <w:tcPr>
            <w:tcW w:w="0" w:type="auto"/>
            <w:vMerge/>
            <w:tcBorders>
              <w:top w:val="single" w:sz="6" w:space="0" w:color="AAAAAA"/>
              <w:left w:val="single" w:sz="6" w:space="0" w:color="AAAAAA"/>
              <w:right w:val="single" w:sz="6" w:space="0" w:color="AAAAAA"/>
            </w:tcBorders>
            <w:shd w:val="clear" w:color="auto" w:fill="FFFFFF"/>
            <w:vAlign w:val="center"/>
          </w:tcPr>
          <w:p w14:paraId="047BAFCF"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top w:val="single" w:sz="6" w:space="0" w:color="AAAAAA"/>
              <w:left w:val="single" w:sz="6" w:space="0" w:color="AAAAAA"/>
              <w:right w:val="single" w:sz="6" w:space="0" w:color="AAAAAA"/>
            </w:tcBorders>
            <w:shd w:val="clear" w:color="auto" w:fill="FFFFFF"/>
            <w:vAlign w:val="center"/>
          </w:tcPr>
          <w:p w14:paraId="1814557E"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5F208C94" w14:textId="0309C832" w:rsidR="000D3FE0" w:rsidRPr="000D3FE0" w:rsidRDefault="000D3FE0" w:rsidP="000D3FE0">
            <w:pPr>
              <w:spacing w:after="0"/>
              <w:jc w:val="center"/>
              <w:rPr>
                <w:rFonts w:ascii="Arial" w:eastAsia="仿宋_GB2312" w:hAnsi="Arial" w:cs="Arial"/>
                <w:sz w:val="18"/>
                <w:szCs w:val="18"/>
              </w:rPr>
            </w:pPr>
            <w:r w:rsidRPr="000D3FE0">
              <w:rPr>
                <w:rFonts w:ascii="Arial" w:eastAsia="仿宋_GB2312" w:hAnsi="Arial" w:cs="Arial"/>
                <w:sz w:val="18"/>
                <w:szCs w:val="18"/>
              </w:rPr>
              <w:t xml:space="preserve">Chengdu ZY Biochemical Technology </w:t>
            </w:r>
            <w:proofErr w:type="spellStart"/>
            <w:r w:rsidRPr="000D3FE0">
              <w:rPr>
                <w:rFonts w:ascii="Arial" w:eastAsia="仿宋_GB2312" w:hAnsi="Arial" w:cs="Arial"/>
                <w:sz w:val="18"/>
                <w:szCs w:val="18"/>
              </w:rPr>
              <w:t>Co.,Ltd</w:t>
            </w:r>
            <w:proofErr w:type="spellEnd"/>
            <w:r w:rsidRPr="000D3FE0">
              <w:rPr>
                <w:rFonts w:ascii="Arial" w:eastAsia="仿宋_GB2312" w:hAnsi="Arial" w:cs="Arial"/>
                <w:sz w:val="18"/>
                <w:szCs w:val="18"/>
              </w:rPr>
              <w:t>.</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7EBDE061" w14:textId="0EDF3043"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5555E88A" w14:textId="1E261C34"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ADT2025043.V01</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5BC6E759" w14:textId="337054ED"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12/04/2025</w:t>
            </w:r>
          </w:p>
        </w:tc>
      </w:tr>
      <w:tr w:rsidR="000D3FE0" w:rsidRPr="000D3FE0" w14:paraId="20870EDE" w14:textId="77777777" w:rsidTr="000D3FE0">
        <w:trPr>
          <w:trHeight w:val="306"/>
        </w:trPr>
        <w:tc>
          <w:tcPr>
            <w:tcW w:w="0" w:type="auto"/>
            <w:vMerge/>
            <w:tcBorders>
              <w:left w:val="single" w:sz="6" w:space="0" w:color="AAAAAA"/>
              <w:bottom w:val="single" w:sz="6" w:space="0" w:color="AAAAAA"/>
              <w:right w:val="single" w:sz="6" w:space="0" w:color="AAAAAA"/>
            </w:tcBorders>
            <w:shd w:val="clear" w:color="auto" w:fill="FFFFFF"/>
            <w:vAlign w:val="center"/>
          </w:tcPr>
          <w:p w14:paraId="420365BE" w14:textId="77777777" w:rsidR="000D3FE0" w:rsidRPr="000D3FE0" w:rsidRDefault="000D3FE0" w:rsidP="000D3FE0">
            <w:pPr>
              <w:spacing w:after="0"/>
              <w:jc w:val="center"/>
              <w:rPr>
                <w:rFonts w:ascii="Arial" w:eastAsia="仿宋_GB2312" w:hAnsi="Arial" w:cs="Arial"/>
                <w:sz w:val="18"/>
                <w:szCs w:val="18"/>
              </w:rPr>
            </w:pPr>
          </w:p>
        </w:tc>
        <w:tc>
          <w:tcPr>
            <w:tcW w:w="0" w:type="auto"/>
            <w:vMerge/>
            <w:tcBorders>
              <w:left w:val="single" w:sz="6" w:space="0" w:color="AAAAAA"/>
              <w:bottom w:val="single" w:sz="6" w:space="0" w:color="AAAAAA"/>
              <w:right w:val="single" w:sz="6" w:space="0" w:color="AAAAAA"/>
            </w:tcBorders>
            <w:shd w:val="clear" w:color="auto" w:fill="FFFFFF"/>
            <w:vAlign w:val="center"/>
          </w:tcPr>
          <w:p w14:paraId="1762FDF2" w14:textId="77777777" w:rsidR="000D3FE0" w:rsidRPr="000D3FE0" w:rsidRDefault="000D3FE0" w:rsidP="000D3FE0">
            <w:pPr>
              <w:spacing w:after="0"/>
              <w:jc w:val="center"/>
              <w:rPr>
                <w:rFonts w:ascii="Arial" w:eastAsia="仿宋_GB2312" w:hAnsi="Arial" w:cs="Arial"/>
                <w:sz w:val="18"/>
                <w:szCs w:val="18"/>
              </w:rPr>
            </w:pP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4BB4F12C" w14:textId="18D4E5D0" w:rsidR="000D3FE0" w:rsidRPr="000D3FE0" w:rsidRDefault="000D3FE0" w:rsidP="000D3FE0">
            <w:pPr>
              <w:spacing w:after="0"/>
              <w:jc w:val="center"/>
              <w:rPr>
                <w:rFonts w:ascii="Arial" w:eastAsia="仿宋_GB2312" w:hAnsi="Arial" w:cs="Arial"/>
                <w:sz w:val="18"/>
                <w:szCs w:val="18"/>
              </w:rPr>
            </w:pPr>
            <w:r w:rsidRPr="000D3FE0">
              <w:rPr>
                <w:rFonts w:ascii="Arial" w:eastAsia="仿宋_GB2312" w:hAnsi="Arial" w:cs="Arial"/>
                <w:sz w:val="18"/>
                <w:szCs w:val="18"/>
              </w:rPr>
              <w:t xml:space="preserve">Chengdu ZY Biochemical Technology </w:t>
            </w:r>
            <w:proofErr w:type="spellStart"/>
            <w:r w:rsidRPr="000D3FE0">
              <w:rPr>
                <w:rFonts w:ascii="Arial" w:eastAsia="仿宋_GB2312" w:hAnsi="Arial" w:cs="Arial"/>
                <w:sz w:val="18"/>
                <w:szCs w:val="18"/>
              </w:rPr>
              <w:t>Co.,Ltd</w:t>
            </w:r>
            <w:proofErr w:type="spellEnd"/>
            <w:r w:rsidRPr="000D3FE0">
              <w:rPr>
                <w:rFonts w:ascii="Arial" w:eastAsia="仿宋_GB2312" w:hAnsi="Arial" w:cs="Arial"/>
                <w:sz w:val="18"/>
                <w:szCs w:val="18"/>
              </w:rPr>
              <w:t>.</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77951107" w14:textId="234B30BD" w:rsidR="000D3FE0"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2CBB36E6" w14:textId="0602A181"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ADT2025043.V01</w:t>
            </w:r>
          </w:p>
        </w:tc>
        <w:tc>
          <w:tcPr>
            <w:tcW w:w="0" w:type="auto"/>
            <w:tcBorders>
              <w:top w:val="single" w:sz="4" w:space="0" w:color="auto"/>
              <w:left w:val="single" w:sz="6" w:space="0" w:color="AAAAAA"/>
              <w:bottom w:val="single" w:sz="6" w:space="0" w:color="AAAAAA"/>
              <w:right w:val="single" w:sz="6" w:space="0" w:color="AAAAAA"/>
            </w:tcBorders>
            <w:shd w:val="clear" w:color="auto" w:fill="FFFFFF"/>
            <w:vAlign w:val="center"/>
          </w:tcPr>
          <w:p w14:paraId="2535EB0D" w14:textId="2DFA77A1" w:rsidR="000D3FE0" w:rsidRPr="000D3FE0" w:rsidRDefault="000D3FE0" w:rsidP="000D3FE0">
            <w:pPr>
              <w:spacing w:after="0"/>
              <w:jc w:val="center"/>
              <w:rPr>
                <w:rFonts w:ascii="Arial" w:eastAsia="Times New Roman" w:hAnsi="Arial" w:cs="Arial"/>
                <w:sz w:val="18"/>
                <w:szCs w:val="18"/>
              </w:rPr>
            </w:pPr>
            <w:r w:rsidRPr="000D3FE0">
              <w:rPr>
                <w:rFonts w:ascii="Arial" w:eastAsia="Times New Roman" w:hAnsi="Arial" w:cs="Arial"/>
                <w:iCs/>
                <w:sz w:val="18"/>
                <w:szCs w:val="18"/>
              </w:rPr>
              <w:t>12/04/2025</w:t>
            </w:r>
          </w:p>
        </w:tc>
      </w:tr>
      <w:tr w:rsidR="000D3FE0" w:rsidRPr="000D3FE0" w14:paraId="72B39AD6" w14:textId="77777777" w:rsidTr="000D3FE0">
        <w:trPr>
          <w:trHeight w:val="306"/>
        </w:trPr>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2225F896" w14:textId="7F5202A0" w:rsidR="002D4C61" w:rsidRPr="000D3FE0" w:rsidRDefault="002D4C61" w:rsidP="000D3FE0">
            <w:pPr>
              <w:spacing w:after="0"/>
              <w:jc w:val="center"/>
              <w:rPr>
                <w:rFonts w:ascii="Arial" w:eastAsia="仿宋_GB2312" w:hAnsi="Arial" w:cs="Arial"/>
                <w:sz w:val="18"/>
                <w:szCs w:val="18"/>
              </w:rPr>
            </w:pPr>
            <w:proofErr w:type="spellStart"/>
            <w:r w:rsidRPr="000D3FE0">
              <w:rPr>
                <w:rFonts w:ascii="Arial" w:eastAsia="Times New Roman" w:hAnsi="Arial" w:cs="Arial"/>
                <w:sz w:val="18"/>
                <w:szCs w:val="18"/>
              </w:rPr>
              <w:t>ArmorFlex</w:t>
            </w:r>
            <w:proofErr w:type="spellEnd"/>
            <w:r w:rsidRPr="000D3FE0">
              <w:rPr>
                <w:rFonts w:ascii="Arial" w:eastAsia="Times New Roman" w:hAnsi="Arial" w:cs="Arial"/>
                <w:sz w:val="18"/>
                <w:szCs w:val="18"/>
              </w:rPr>
              <w:t xml:space="preserve"> 114 bag with Fill Neck</w:t>
            </w:r>
            <w:r w:rsidR="00CC7953" w:rsidRPr="000D3FE0">
              <w:rPr>
                <w:rFonts w:ascii="Arial" w:hAnsi="Arial" w:cs="Arial"/>
                <w:sz w:val="18"/>
                <w:szCs w:val="18"/>
              </w:rPr>
              <w:t xml:space="preserve"> </w:t>
            </w:r>
            <w:r w:rsidR="00CC7953" w:rsidRPr="000D3FE0">
              <w:rPr>
                <w:rFonts w:ascii="Arial" w:eastAsia="Times New Roman" w:hAnsi="Arial" w:cs="Arial"/>
                <w:sz w:val="18"/>
                <w:szCs w:val="18"/>
              </w:rPr>
              <w:t xml:space="preserve">and </w:t>
            </w:r>
            <w:proofErr w:type="spellStart"/>
            <w:r w:rsidR="00CC7953" w:rsidRPr="000D3FE0">
              <w:rPr>
                <w:rFonts w:ascii="Arial" w:eastAsia="Times New Roman" w:hAnsi="Arial" w:cs="Arial"/>
                <w:sz w:val="18"/>
                <w:szCs w:val="18"/>
              </w:rPr>
              <w:lastRenderedPageBreak/>
              <w:t>Chargepoint</w:t>
            </w:r>
            <w:proofErr w:type="spellEnd"/>
            <w:r w:rsidR="00CC7953" w:rsidRPr="000D3FE0">
              <w:rPr>
                <w:rFonts w:ascii="Arial" w:eastAsia="Times New Roman" w:hAnsi="Arial" w:cs="Arial"/>
                <w:sz w:val="18"/>
                <w:szCs w:val="18"/>
              </w:rPr>
              <w:t xml:space="preserve"> Discharge</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25BE5B66" w14:textId="29720B0A" w:rsidR="002D4C61" w:rsidRPr="000D3FE0" w:rsidRDefault="002D4C61" w:rsidP="000D3FE0">
            <w:pPr>
              <w:spacing w:after="0"/>
              <w:jc w:val="center"/>
              <w:rPr>
                <w:rFonts w:ascii="Arial" w:eastAsia="仿宋_GB2312" w:hAnsi="Arial" w:cs="Arial"/>
                <w:sz w:val="18"/>
                <w:szCs w:val="18"/>
              </w:rPr>
            </w:pPr>
            <w:r w:rsidRPr="000D3FE0">
              <w:rPr>
                <w:rFonts w:ascii="Arial" w:eastAsia="Times New Roman" w:hAnsi="Arial" w:cs="Arial"/>
                <w:sz w:val="18"/>
                <w:szCs w:val="18"/>
              </w:rPr>
              <w:lastRenderedPageBreak/>
              <w:t>YQ000572</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12C527C8" w14:textId="52E2E3F3" w:rsidR="002D4C61" w:rsidRPr="000D3FE0" w:rsidRDefault="002D4C61" w:rsidP="000D3FE0">
            <w:pPr>
              <w:spacing w:after="0"/>
              <w:jc w:val="center"/>
              <w:rPr>
                <w:rFonts w:ascii="Arial" w:eastAsia="仿宋_GB2312" w:hAnsi="Arial" w:cs="Arial"/>
                <w:sz w:val="18"/>
                <w:szCs w:val="18"/>
              </w:rPr>
            </w:pPr>
            <w:r w:rsidRPr="000D3FE0">
              <w:rPr>
                <w:rFonts w:ascii="Arial" w:eastAsia="仿宋_GB2312" w:hAnsi="Arial" w:cs="Arial"/>
                <w:sz w:val="18"/>
                <w:szCs w:val="18"/>
              </w:rPr>
              <w:t>ILC Dover Poland sp. z </w:t>
            </w:r>
            <w:proofErr w:type="spellStart"/>
            <w:r w:rsidRPr="000D3FE0">
              <w:rPr>
                <w:rFonts w:ascii="Arial" w:eastAsia="仿宋_GB2312" w:hAnsi="Arial" w:cs="Arial"/>
                <w:sz w:val="18"/>
                <w:szCs w:val="18"/>
              </w:rPr>
              <w:t>o.o</w:t>
            </w:r>
            <w:proofErr w:type="spellEnd"/>
            <w:r w:rsidRPr="000D3FE0">
              <w:rPr>
                <w:rFonts w:ascii="Arial" w:eastAsia="仿宋_GB2312" w:hAnsi="Arial" w:cs="Arial"/>
                <w:sz w:val="18"/>
                <w:szCs w:val="18"/>
              </w:rPr>
              <w:t>.</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3093E153" w14:textId="1699978F" w:rsidR="002D4C61" w:rsidRPr="000D3FE0" w:rsidRDefault="000D3FE0" w:rsidP="000D3FE0">
            <w:pPr>
              <w:spacing w:after="0"/>
              <w:jc w:val="center"/>
              <w:rPr>
                <w:rFonts w:ascii="Arial" w:eastAsia="Times New Roman" w:hAnsi="Arial" w:cs="Arial"/>
                <w:iCs/>
                <w:sz w:val="18"/>
                <w:szCs w:val="18"/>
              </w:rPr>
            </w:pPr>
            <w:r w:rsidRPr="000D3FE0">
              <w:rPr>
                <w:sz w:val="18"/>
                <w:szCs w:val="18"/>
              </w:rPr>
              <w:t>C</w:t>
            </w:r>
            <w:r w:rsidRPr="000D3FE0">
              <w:rPr>
                <w:rFonts w:hint="eastAsia"/>
                <w:sz w:val="18"/>
                <w:szCs w:val="18"/>
              </w:rPr>
              <w:t>la</w:t>
            </w:r>
            <w:r w:rsidRPr="000D3FE0">
              <w:rPr>
                <w:sz w:val="18"/>
                <w:szCs w:val="18"/>
              </w:rPr>
              <w:t>ss2</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3437F370" w14:textId="5775439B" w:rsidR="002D4C61" w:rsidRPr="000D3FE0" w:rsidRDefault="00CC7953" w:rsidP="000D3FE0">
            <w:pPr>
              <w:spacing w:after="0"/>
              <w:jc w:val="center"/>
              <w:rPr>
                <w:rFonts w:ascii="Arial" w:eastAsia="Times New Roman" w:hAnsi="Arial" w:cs="Arial"/>
                <w:iCs/>
                <w:sz w:val="18"/>
                <w:szCs w:val="18"/>
              </w:rPr>
            </w:pPr>
            <w:r w:rsidRPr="000D3FE0">
              <w:rPr>
                <w:rFonts w:ascii="Arial" w:eastAsia="Times New Roman" w:hAnsi="Arial" w:cs="Arial"/>
                <w:iCs/>
                <w:sz w:val="18"/>
                <w:szCs w:val="18"/>
              </w:rPr>
              <w:t>ADT2026007.V01</w:t>
            </w:r>
          </w:p>
        </w:tc>
        <w:tc>
          <w:tcPr>
            <w:tcW w:w="0" w:type="auto"/>
            <w:tcBorders>
              <w:top w:val="single" w:sz="4" w:space="0" w:color="auto"/>
              <w:left w:val="single" w:sz="6" w:space="0" w:color="AAAAAA"/>
              <w:bottom w:val="single" w:sz="4" w:space="0" w:color="auto"/>
              <w:right w:val="single" w:sz="6" w:space="0" w:color="AAAAAA"/>
            </w:tcBorders>
            <w:shd w:val="clear" w:color="auto" w:fill="FFFFFF"/>
            <w:vAlign w:val="center"/>
          </w:tcPr>
          <w:p w14:paraId="6182D1B3" w14:textId="2CC38F2D" w:rsidR="002D4C61" w:rsidRPr="000D3FE0" w:rsidRDefault="00CC7953" w:rsidP="000D3FE0">
            <w:pPr>
              <w:spacing w:after="0"/>
              <w:jc w:val="center"/>
              <w:rPr>
                <w:rFonts w:ascii="Arial" w:hAnsi="Arial" w:cs="Arial"/>
                <w:iCs/>
                <w:sz w:val="18"/>
                <w:szCs w:val="18"/>
              </w:rPr>
            </w:pPr>
            <w:r w:rsidRPr="000D3FE0">
              <w:rPr>
                <w:rFonts w:ascii="Arial" w:hAnsi="Arial" w:cs="Arial"/>
                <w:iCs/>
                <w:sz w:val="18"/>
                <w:szCs w:val="18"/>
              </w:rPr>
              <w:t>03/11/2026</w:t>
            </w:r>
          </w:p>
        </w:tc>
      </w:tr>
    </w:tbl>
    <w:p w14:paraId="14755B7C" w14:textId="360F4B33" w:rsidR="00835C2E" w:rsidRPr="000D3FE0" w:rsidRDefault="00835C2E">
      <w:pPr>
        <w:rPr>
          <w:rFonts w:ascii="Arial" w:eastAsia="Times New Roman" w:hAnsi="Arial" w:cs="Arial"/>
          <w:b/>
          <w:bCs/>
          <w:sz w:val="21"/>
          <w:szCs w:val="21"/>
        </w:rPr>
      </w:pPr>
    </w:p>
    <w:p w14:paraId="42907DD1" w14:textId="048D1EF2" w:rsidR="00835C2E" w:rsidRPr="000D3FE0" w:rsidRDefault="008B7DDD" w:rsidP="00835C2E">
      <w:pPr>
        <w:pBdr>
          <w:bottom w:val="single" w:sz="6" w:space="1" w:color="1F4E79"/>
        </w:pBdr>
        <w:spacing w:beforeLines="100" w:before="240" w:afterLines="50" w:after="120" w:line="360" w:lineRule="auto"/>
        <w:contextualSpacing/>
        <w:textAlignment w:val="baseline"/>
        <w:outlineLvl w:val="0"/>
        <w:rPr>
          <w:rFonts w:ascii="Arial" w:hAnsi="Arial" w:cs="Arial"/>
          <w:b/>
          <w:bCs/>
          <w:sz w:val="21"/>
          <w:szCs w:val="21"/>
        </w:rPr>
      </w:pPr>
      <w:bookmarkStart w:id="3436" w:name="_Toc243079875"/>
      <w:r w:rsidRPr="000D3FE0">
        <w:rPr>
          <w:rFonts w:ascii="Arial" w:eastAsia="Times New Roman" w:hAnsi="Arial" w:cs="Arial"/>
          <w:b/>
          <w:bCs/>
          <w:sz w:val="21"/>
          <w:szCs w:val="21"/>
        </w:rPr>
        <w:t>6</w:t>
      </w:r>
      <w:r w:rsidR="005A4DDF" w:rsidRPr="000D3FE0">
        <w:rPr>
          <w:rFonts w:ascii="Arial" w:eastAsia="Times New Roman" w:hAnsi="Arial" w:cs="Arial"/>
          <w:b/>
          <w:bCs/>
          <w:sz w:val="21"/>
          <w:szCs w:val="21"/>
        </w:rPr>
        <w:t>. Personnel</w:t>
      </w:r>
      <w:bookmarkEnd w:id="3436"/>
      <w:r w:rsidR="005A4DDF" w:rsidRPr="000D3FE0">
        <w:rPr>
          <w:rFonts w:ascii="Arial" w:eastAsia="Times New Roman" w:hAnsi="Arial" w:cs="Arial"/>
          <w:b/>
          <w:bCs/>
          <w:sz w:val="21"/>
          <w:szCs w:val="21"/>
        </w:rPr>
        <w:t> </w:t>
      </w:r>
    </w:p>
    <w:p w14:paraId="451FFF75" w14:textId="73BE2BF3" w:rsidR="005A4DDF" w:rsidRPr="000D3FE0" w:rsidRDefault="00484FE2" w:rsidP="00352F98">
      <w:pPr>
        <w:spacing w:beforeLines="50" w:before="120" w:afterLines="50" w:after="120" w:line="360" w:lineRule="auto"/>
        <w:contextualSpacing/>
        <w:jc w:val="both"/>
        <w:rPr>
          <w:rFonts w:ascii="Arial" w:eastAsia="Times New Roman" w:hAnsi="Arial" w:cs="Arial"/>
          <w:sz w:val="21"/>
          <w:szCs w:val="21"/>
        </w:rPr>
      </w:pPr>
      <w:r w:rsidRPr="000D3FE0">
        <w:rPr>
          <w:rFonts w:ascii="Arial" w:eastAsia="Times New Roman" w:hAnsi="Arial" w:cs="Arial"/>
          <w:iCs/>
          <w:sz w:val="21"/>
          <w:szCs w:val="21"/>
        </w:rPr>
        <w:t>A</w:t>
      </w:r>
      <w:r w:rsidR="005A4DDF" w:rsidRPr="000D3FE0">
        <w:rPr>
          <w:rFonts w:ascii="Arial" w:eastAsia="Times New Roman" w:hAnsi="Arial" w:cs="Arial"/>
          <w:iCs/>
          <w:sz w:val="21"/>
          <w:szCs w:val="21"/>
        </w:rPr>
        <w:t xml:space="preserve">ll personnel involved in </w:t>
      </w:r>
      <w:r w:rsidR="00A65E15" w:rsidRPr="000D3FE0">
        <w:rPr>
          <w:rFonts w:ascii="Arial" w:eastAsia="Times New Roman" w:hAnsi="Arial" w:cs="Arial"/>
          <w:iCs/>
          <w:sz w:val="21"/>
          <w:szCs w:val="21"/>
        </w:rPr>
        <w:t>LSN4182928/ASYM-140021</w:t>
      </w:r>
      <w:r w:rsidRPr="000D3FE0">
        <w:rPr>
          <w:rFonts w:ascii="Arial" w:eastAsia="Times New Roman" w:hAnsi="Arial" w:cs="Arial"/>
          <w:iCs/>
          <w:sz w:val="21"/>
          <w:szCs w:val="21"/>
        </w:rPr>
        <w:t xml:space="preserve"> (step 1 </w:t>
      </w:r>
      <w:r w:rsidR="00157812" w:rsidRPr="000D3FE0">
        <w:rPr>
          <w:rFonts w:ascii="Arial" w:eastAsia="Times New Roman" w:hAnsi="Arial" w:cs="Arial"/>
          <w:iCs/>
          <w:sz w:val="21"/>
          <w:szCs w:val="21"/>
        </w:rPr>
        <w:t>,</w:t>
      </w:r>
      <w:r w:rsidRPr="000D3FE0">
        <w:rPr>
          <w:rFonts w:ascii="Arial" w:eastAsia="Times New Roman" w:hAnsi="Arial" w:cs="Arial"/>
          <w:iCs/>
          <w:sz w:val="21"/>
          <w:szCs w:val="21"/>
        </w:rPr>
        <w:t>step 2</w:t>
      </w:r>
      <w:r w:rsidR="00157812" w:rsidRPr="000D3FE0">
        <w:rPr>
          <w:rFonts w:ascii="Arial" w:eastAsia="Times New Roman" w:hAnsi="Arial" w:cs="Arial"/>
          <w:iCs/>
          <w:sz w:val="21"/>
          <w:szCs w:val="21"/>
        </w:rPr>
        <w:t xml:space="preserve">  and </w:t>
      </w:r>
      <w:r w:rsidR="00E13AB0" w:rsidRPr="000D3FE0">
        <w:rPr>
          <w:rFonts w:ascii="Arial" w:eastAsia="Times New Roman" w:hAnsi="Arial" w:cs="Arial"/>
          <w:iCs/>
          <w:sz w:val="21"/>
          <w:szCs w:val="21"/>
        </w:rPr>
        <w:t>s</w:t>
      </w:r>
      <w:r w:rsidR="00157812" w:rsidRPr="000D3FE0">
        <w:rPr>
          <w:rFonts w:ascii="Arial" w:eastAsia="Times New Roman" w:hAnsi="Arial" w:cs="Arial"/>
          <w:iCs/>
          <w:sz w:val="21"/>
          <w:szCs w:val="21"/>
        </w:rPr>
        <w:t>tep3</w:t>
      </w:r>
      <w:r w:rsidRPr="000D3FE0">
        <w:rPr>
          <w:rFonts w:ascii="Arial" w:eastAsia="Times New Roman" w:hAnsi="Arial" w:cs="Arial"/>
          <w:iCs/>
          <w:sz w:val="21"/>
          <w:szCs w:val="21"/>
        </w:rPr>
        <w:t>) manufacturing operation sampling</w:t>
      </w:r>
      <w:r w:rsidR="005A4DDF" w:rsidRPr="000D3FE0">
        <w:rPr>
          <w:rFonts w:ascii="Arial" w:eastAsia="Times New Roman" w:hAnsi="Arial" w:cs="Arial"/>
          <w:iCs/>
          <w:sz w:val="21"/>
          <w:szCs w:val="21"/>
        </w:rPr>
        <w:t xml:space="preserve">, testing, handling, and documentation </w:t>
      </w:r>
      <w:r w:rsidRPr="000D3FE0">
        <w:rPr>
          <w:rFonts w:ascii="Arial" w:eastAsia="Times New Roman" w:hAnsi="Arial" w:cs="Arial"/>
          <w:iCs/>
          <w:sz w:val="21"/>
          <w:szCs w:val="21"/>
        </w:rPr>
        <w:t xml:space="preserve">associated with manufacture of </w:t>
      </w:r>
      <w:r w:rsidR="00A65E15" w:rsidRPr="000D3FE0">
        <w:rPr>
          <w:rFonts w:ascii="Arial" w:eastAsia="Times New Roman" w:hAnsi="Arial" w:cs="Arial"/>
          <w:iCs/>
          <w:sz w:val="21"/>
          <w:szCs w:val="21"/>
        </w:rPr>
        <w:t>LSN4182928/ASYM-140021</w:t>
      </w:r>
      <w:r w:rsidRPr="000D3FE0">
        <w:rPr>
          <w:rFonts w:ascii="Arial" w:eastAsia="Times New Roman" w:hAnsi="Arial" w:cs="Arial"/>
          <w:iCs/>
          <w:sz w:val="21"/>
          <w:szCs w:val="21"/>
        </w:rPr>
        <w:t xml:space="preserve"> </w:t>
      </w:r>
      <w:r w:rsidR="00157812" w:rsidRPr="000D3FE0">
        <w:rPr>
          <w:rFonts w:ascii="Arial" w:eastAsia="Times New Roman" w:hAnsi="Arial" w:cs="Arial"/>
          <w:iCs/>
          <w:sz w:val="21"/>
          <w:szCs w:val="21"/>
        </w:rPr>
        <w:t xml:space="preserve"> (step 1 ,step 2  and </w:t>
      </w:r>
      <w:r w:rsidR="00E13AB0" w:rsidRPr="000D3FE0">
        <w:rPr>
          <w:rFonts w:ascii="Arial" w:eastAsia="Times New Roman" w:hAnsi="Arial" w:cs="Arial"/>
          <w:iCs/>
          <w:sz w:val="21"/>
          <w:szCs w:val="21"/>
        </w:rPr>
        <w:t>s</w:t>
      </w:r>
      <w:r w:rsidR="00157812" w:rsidRPr="000D3FE0">
        <w:rPr>
          <w:rFonts w:ascii="Arial" w:eastAsia="Times New Roman" w:hAnsi="Arial" w:cs="Arial"/>
          <w:iCs/>
          <w:sz w:val="21"/>
          <w:szCs w:val="21"/>
        </w:rPr>
        <w:t xml:space="preserve">tep3) </w:t>
      </w:r>
      <w:r w:rsidR="005A4DDF" w:rsidRPr="000D3FE0">
        <w:rPr>
          <w:rFonts w:ascii="Arial" w:eastAsia="Times New Roman" w:hAnsi="Arial" w:cs="Arial"/>
          <w:iCs/>
          <w:sz w:val="21"/>
          <w:szCs w:val="21"/>
        </w:rPr>
        <w:t xml:space="preserve"> during the PPQ campaign are trained in accordance with cGMP requirements prior to campaign start-up.</w:t>
      </w:r>
    </w:p>
    <w:p w14:paraId="1EC40AA0" w14:textId="0B3372E5" w:rsidR="005A4DDF" w:rsidRPr="000D3FE0" w:rsidRDefault="005A4DDF"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r w:rsidRPr="000D3FE0">
        <w:rPr>
          <w:rFonts w:ascii="Arial" w:eastAsia="Times New Roman" w:hAnsi="Arial" w:cs="Arial"/>
          <w:b/>
          <w:bCs/>
          <w:sz w:val="21"/>
          <w:szCs w:val="21"/>
        </w:rPr>
        <w:t> </w:t>
      </w:r>
      <w:bookmarkStart w:id="3437" w:name="_Toc243079876"/>
      <w:r w:rsidR="008B7DDD" w:rsidRPr="000D3FE0">
        <w:rPr>
          <w:rFonts w:ascii="Arial" w:eastAsia="Times New Roman" w:hAnsi="Arial" w:cs="Arial"/>
          <w:b/>
          <w:bCs/>
          <w:sz w:val="21"/>
          <w:szCs w:val="21"/>
        </w:rPr>
        <w:t>7</w:t>
      </w:r>
      <w:r w:rsidRPr="000D3FE0">
        <w:rPr>
          <w:rFonts w:ascii="Arial" w:eastAsia="Times New Roman" w:hAnsi="Arial" w:cs="Arial"/>
          <w:b/>
          <w:bCs/>
          <w:sz w:val="21"/>
          <w:szCs w:val="21"/>
        </w:rPr>
        <w:t>. Cleaning</w:t>
      </w:r>
      <w:bookmarkEnd w:id="3437"/>
      <w:r w:rsidRPr="000D3FE0">
        <w:rPr>
          <w:rFonts w:ascii="Arial" w:eastAsia="Times New Roman" w:hAnsi="Arial" w:cs="Arial"/>
          <w:b/>
          <w:bCs/>
          <w:sz w:val="21"/>
          <w:szCs w:val="21"/>
        </w:rPr>
        <w:t> </w:t>
      </w:r>
    </w:p>
    <w:p w14:paraId="445582E4" w14:textId="2DFA5968" w:rsidR="005A4DDF" w:rsidRPr="000D3FE0" w:rsidRDefault="7DA4E7D4">
      <w:pPr>
        <w:spacing w:beforeLines="50" w:before="120" w:afterLines="50" w:after="120" w:line="360" w:lineRule="auto"/>
        <w:contextualSpacing/>
        <w:jc w:val="both"/>
        <w:rPr>
          <w:rFonts w:ascii="Arial" w:eastAsia="Times New Roman" w:hAnsi="Arial" w:cs="Arial"/>
          <w:sz w:val="21"/>
          <w:szCs w:val="21"/>
        </w:rPr>
        <w:pPrChange w:id="3438" w:author="Jie Wang5909" w:date="2026-10-13T13:54:00Z">
          <w:pPr>
            <w:spacing w:beforeLines="50" w:before="120" w:afterLines="50" w:after="120" w:line="360" w:lineRule="auto"/>
            <w:contextualSpacing/>
          </w:pPr>
        </w:pPrChange>
      </w:pPr>
      <w:r w:rsidRPr="1F55AB29">
        <w:rPr>
          <w:rFonts w:ascii="Arial" w:eastAsia="Times New Roman" w:hAnsi="Arial" w:cs="Arial"/>
          <w:sz w:val="21"/>
          <w:szCs w:val="21"/>
        </w:rPr>
        <w:t xml:space="preserve">All equipment to be used for PPQ batch production was cleaned in accordance with the on-site cleaning procedures of the </w:t>
      </w:r>
      <w:proofErr w:type="spellStart"/>
      <w:r w:rsidRPr="1F55AB29">
        <w:rPr>
          <w:rFonts w:ascii="Arial" w:eastAsia="Times New Roman" w:hAnsi="Arial" w:cs="Arial"/>
          <w:sz w:val="21"/>
          <w:szCs w:val="21"/>
        </w:rPr>
        <w:t>Asymchem</w:t>
      </w:r>
      <w:proofErr w:type="spellEnd"/>
      <w:r w:rsidRPr="1F55AB29">
        <w:rPr>
          <w:rFonts w:ascii="Arial" w:eastAsia="Times New Roman" w:hAnsi="Arial" w:cs="Arial"/>
          <w:sz w:val="21"/>
          <w:szCs w:val="21"/>
        </w:rPr>
        <w:t>. Inspection and QA release were completed prior to use. The synthesis reactor TJ4S-1213-Sy1</w:t>
      </w:r>
      <w:r w:rsidR="44906992" w:rsidRPr="1F55AB29">
        <w:rPr>
          <w:rFonts w:ascii="Arial" w:eastAsia="Times New Roman" w:hAnsi="Arial" w:cs="Arial"/>
          <w:sz w:val="21"/>
          <w:szCs w:val="21"/>
        </w:rPr>
        <w:t>6</w:t>
      </w:r>
      <w:r w:rsidRPr="1F55AB29">
        <w:rPr>
          <w:rFonts w:ascii="Arial" w:eastAsia="Times New Roman" w:hAnsi="Arial" w:cs="Arial"/>
          <w:sz w:val="21"/>
          <w:szCs w:val="21"/>
        </w:rPr>
        <w:t xml:space="preserve"> was cleaned per document CMa-Sy-TJ401.current; the agitator tank TJ4S-1213-SPS-AT01 &amp; TJ4S-1213-SPS-AT02, TJ4S-1200-AT0</w:t>
      </w:r>
      <w:r w:rsidR="44906992" w:rsidRPr="1F55AB29">
        <w:rPr>
          <w:rFonts w:ascii="Arial" w:eastAsia="Times New Roman" w:hAnsi="Arial" w:cs="Arial"/>
          <w:sz w:val="21"/>
          <w:szCs w:val="21"/>
        </w:rPr>
        <w:t xml:space="preserve">1 ,TJ4S-1213-AT09 </w:t>
      </w:r>
      <w:r w:rsidRPr="1F55AB29">
        <w:rPr>
          <w:rFonts w:ascii="Arial" w:eastAsia="Times New Roman" w:hAnsi="Arial" w:cs="Arial"/>
          <w:sz w:val="21"/>
          <w:szCs w:val="21"/>
        </w:rPr>
        <w:t xml:space="preserve"> </w:t>
      </w:r>
      <w:ins w:id="3439" w:author="Yachao Liu11087" w:date="2026-09-10T08:03:00Z">
        <w:r w:rsidR="6AFC4B09" w:rsidRPr="1F55AB29">
          <w:rPr>
            <w:rFonts w:ascii="Arial" w:eastAsia="Times New Roman" w:hAnsi="Arial" w:cs="Arial"/>
            <w:sz w:val="21"/>
            <w:szCs w:val="21"/>
          </w:rPr>
          <w:t>, TJ4S-1213-Tr06</w:t>
        </w:r>
      </w:ins>
      <w:r w:rsidR="44906992" w:rsidRPr="1F55AB29">
        <w:rPr>
          <w:rFonts w:ascii="Arial" w:eastAsia="Times New Roman" w:hAnsi="Arial" w:cs="Arial"/>
          <w:sz w:val="21"/>
          <w:szCs w:val="21"/>
        </w:rPr>
        <w:t xml:space="preserve"> and TJ4S-1213- Tr0</w:t>
      </w:r>
      <w:ins w:id="3440" w:author="Yachao Liu11087" w:date="2026-09-10T08:03:00Z">
        <w:r w:rsidR="285539A7" w:rsidRPr="1F55AB29">
          <w:rPr>
            <w:rFonts w:ascii="Arial" w:eastAsia="Times New Roman" w:hAnsi="Arial" w:cs="Arial"/>
            <w:sz w:val="21"/>
            <w:szCs w:val="21"/>
          </w:rPr>
          <w:t>7</w:t>
        </w:r>
      </w:ins>
      <w:del w:id="3441" w:author="Yachao Liu11087" w:date="2026-09-10T08:03:00Z">
        <w:r w:rsidR="00601154" w:rsidRPr="1F55AB29" w:rsidDel="44906992">
          <w:rPr>
            <w:rFonts w:ascii="Arial" w:eastAsia="Times New Roman" w:hAnsi="Arial" w:cs="Arial"/>
            <w:sz w:val="21"/>
            <w:szCs w:val="21"/>
          </w:rPr>
          <w:delText>6</w:delText>
        </w:r>
      </w:del>
      <w:r w:rsidR="44906992" w:rsidRPr="1F55AB29">
        <w:rPr>
          <w:rFonts w:ascii="Arial" w:eastAsia="Times New Roman" w:hAnsi="Arial" w:cs="Arial"/>
          <w:sz w:val="21"/>
          <w:szCs w:val="21"/>
        </w:rPr>
        <w:t xml:space="preserve"> </w:t>
      </w:r>
      <w:r w:rsidRPr="1F55AB29">
        <w:rPr>
          <w:rFonts w:ascii="Arial" w:eastAsia="Times New Roman" w:hAnsi="Arial" w:cs="Arial"/>
          <w:sz w:val="21"/>
          <w:szCs w:val="21"/>
        </w:rPr>
        <w:t xml:space="preserve">were cleaned per document CMa-Moyable-TJ402.current; The glass-lined reactor </w:t>
      </w:r>
      <w:r w:rsidR="44906992" w:rsidRPr="1F55AB29">
        <w:rPr>
          <w:rFonts w:ascii="Arial" w:eastAsia="Times New Roman" w:hAnsi="Arial" w:cs="Arial"/>
          <w:sz w:val="21"/>
          <w:szCs w:val="21"/>
        </w:rPr>
        <w:t xml:space="preserve">TJ4S-1212-R07 and TJ4S-1213-R07 </w:t>
      </w:r>
      <w:r w:rsidRPr="1F55AB29">
        <w:rPr>
          <w:rFonts w:ascii="Arial" w:eastAsia="Times New Roman" w:hAnsi="Arial" w:cs="Arial"/>
          <w:sz w:val="21"/>
          <w:szCs w:val="21"/>
        </w:rPr>
        <w:t xml:space="preserve">were cleaned per document CMa-Fixed-TJ404.current; </w:t>
      </w:r>
      <w:r w:rsidR="7246537D" w:rsidRPr="1F55AB29">
        <w:rPr>
          <w:rFonts w:ascii="Arial" w:eastAsia="Times New Roman" w:hAnsi="Arial" w:cs="Arial"/>
          <w:sz w:val="21"/>
          <w:szCs w:val="21"/>
        </w:rPr>
        <w:t xml:space="preserve">The equipment of </w:t>
      </w:r>
      <w:r w:rsidR="44906992" w:rsidRPr="1F55AB29">
        <w:rPr>
          <w:rFonts w:ascii="Arial" w:eastAsia="Times New Roman" w:hAnsi="Arial" w:cs="Arial"/>
          <w:sz w:val="21"/>
          <w:szCs w:val="21"/>
        </w:rPr>
        <w:t>TJ4S-1213-R03</w:t>
      </w:r>
      <w:r w:rsidRPr="1F55AB29">
        <w:rPr>
          <w:rFonts w:ascii="Arial" w:eastAsia="Times New Roman" w:hAnsi="Arial" w:cs="Arial"/>
          <w:sz w:val="21"/>
          <w:szCs w:val="21"/>
        </w:rPr>
        <w:t xml:space="preserve">, </w:t>
      </w:r>
      <w:r w:rsidR="44906992" w:rsidRPr="1F55AB29">
        <w:rPr>
          <w:rFonts w:ascii="Arial" w:eastAsia="Times New Roman" w:hAnsi="Arial" w:cs="Arial"/>
          <w:sz w:val="21"/>
          <w:szCs w:val="21"/>
        </w:rPr>
        <w:t>TJ4S-1213-R12, TJ4S-1213-R14 , TJ4S-1213-R06 TJ4S-1212-FD01, TJ4S-1212-FD02</w:t>
      </w:r>
      <w:r w:rsidRPr="1F55AB29">
        <w:rPr>
          <w:rFonts w:ascii="Arial" w:eastAsia="Times New Roman" w:hAnsi="Arial" w:cs="Arial"/>
          <w:sz w:val="21"/>
          <w:szCs w:val="21"/>
        </w:rPr>
        <w:t>and TJ4S-1212-</w:t>
      </w:r>
      <w:commentRangeStart w:id="3442"/>
      <w:commentRangeStart w:id="3443"/>
      <w:commentRangeStart w:id="3444"/>
      <w:commentRangeStart w:id="3445"/>
      <w:r w:rsidRPr="1F55AB29">
        <w:rPr>
          <w:rFonts w:ascii="Arial" w:eastAsia="Times New Roman" w:hAnsi="Arial" w:cs="Arial"/>
          <w:sz w:val="21"/>
          <w:szCs w:val="21"/>
        </w:rPr>
        <w:t>FD0</w:t>
      </w:r>
      <w:ins w:id="3446" w:author="Yachao Liu11087" w:date="2026-09-10T08:03:00Z">
        <w:r w:rsidR="20C37A05" w:rsidRPr="1F55AB29">
          <w:rPr>
            <w:rFonts w:ascii="Arial" w:eastAsia="Times New Roman" w:hAnsi="Arial" w:cs="Arial"/>
            <w:sz w:val="21"/>
            <w:szCs w:val="21"/>
          </w:rPr>
          <w:t>3</w:t>
        </w:r>
      </w:ins>
      <w:del w:id="3447" w:author="Yachao Liu11087" w:date="2026-09-10T08:03:00Z">
        <w:r w:rsidR="00601154" w:rsidRPr="1F55AB29" w:rsidDel="44906992">
          <w:rPr>
            <w:rFonts w:ascii="Arial" w:eastAsia="Times New Roman" w:hAnsi="Arial" w:cs="Arial"/>
            <w:sz w:val="21"/>
            <w:szCs w:val="21"/>
          </w:rPr>
          <w:delText>1</w:delText>
        </w:r>
      </w:del>
      <w:commentRangeEnd w:id="3442"/>
      <w:r w:rsidR="00601154" w:rsidRPr="1F55AB29">
        <w:rPr>
          <w:rStyle w:val="a4"/>
          <w:rFonts w:ascii="Arial" w:eastAsia="Times New Roman" w:hAnsi="Arial" w:cs="Arial"/>
        </w:rPr>
        <w:commentReference w:id="3442"/>
      </w:r>
      <w:commentRangeEnd w:id="3443"/>
      <w:r>
        <w:rPr>
          <w:rStyle w:val="a4"/>
        </w:rPr>
        <w:commentReference w:id="3443"/>
      </w:r>
      <w:commentRangeEnd w:id="3444"/>
      <w:r>
        <w:rPr>
          <w:rStyle w:val="a4"/>
        </w:rPr>
        <w:commentReference w:id="3444"/>
      </w:r>
      <w:commentRangeEnd w:id="3445"/>
      <w:r>
        <w:rPr>
          <w:rStyle w:val="a4"/>
        </w:rPr>
        <w:commentReference w:id="3445"/>
      </w:r>
      <w:r w:rsidRPr="1F55AB29">
        <w:rPr>
          <w:rFonts w:ascii="Arial" w:eastAsia="Times New Roman" w:hAnsi="Arial" w:cs="Arial"/>
          <w:sz w:val="21"/>
          <w:szCs w:val="21"/>
        </w:rPr>
        <w:t xml:space="preserve"> were cleaned per document CMa-Fixed-TJ402</w:t>
      </w:r>
      <w:r w:rsidR="095D85CD" w:rsidRPr="1F55AB29">
        <w:rPr>
          <w:rFonts w:ascii="Arial" w:eastAsia="Times New Roman" w:hAnsi="Arial" w:cs="Arial"/>
          <w:sz w:val="21"/>
          <w:szCs w:val="21"/>
        </w:rPr>
        <w:t xml:space="preserve"> </w:t>
      </w:r>
      <w:r w:rsidRPr="1F55AB29">
        <w:rPr>
          <w:rFonts w:ascii="Arial" w:eastAsia="Times New Roman" w:hAnsi="Arial" w:cs="Arial"/>
          <w:sz w:val="21"/>
          <w:szCs w:val="21"/>
        </w:rPr>
        <w:t>current;.</w:t>
      </w:r>
    </w:p>
    <w:p w14:paraId="1F8B3C6C" w14:textId="459BEDC1" w:rsidR="005A4DDF" w:rsidRPr="000D3FE0"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3448" w:name="_Toc243079877"/>
      <w:r w:rsidRPr="000D3FE0">
        <w:rPr>
          <w:rFonts w:ascii="Arial" w:eastAsia="Times New Roman" w:hAnsi="Arial" w:cs="Arial"/>
          <w:b/>
          <w:bCs/>
          <w:sz w:val="21"/>
          <w:szCs w:val="21"/>
        </w:rPr>
        <w:t>8</w:t>
      </w:r>
      <w:r w:rsidR="005A4DDF" w:rsidRPr="000D3FE0">
        <w:rPr>
          <w:rFonts w:ascii="Arial" w:eastAsia="Times New Roman" w:hAnsi="Arial" w:cs="Arial"/>
          <w:b/>
          <w:bCs/>
          <w:sz w:val="21"/>
          <w:szCs w:val="21"/>
        </w:rPr>
        <w:t>. Storage and Handling Conditions</w:t>
      </w:r>
      <w:bookmarkEnd w:id="3448"/>
      <w:r w:rsidR="005A4DDF" w:rsidRPr="000D3FE0">
        <w:rPr>
          <w:rFonts w:ascii="Arial" w:eastAsia="Times New Roman" w:hAnsi="Arial" w:cs="Arial"/>
          <w:b/>
          <w:bCs/>
          <w:sz w:val="21"/>
          <w:szCs w:val="21"/>
        </w:rPr>
        <w:t> </w:t>
      </w:r>
    </w:p>
    <w:p w14:paraId="3B99BBAC" w14:textId="6CE5B308" w:rsidR="005A4DDF" w:rsidRPr="00E37D71" w:rsidRDefault="00C83BFE">
      <w:pPr>
        <w:spacing w:beforeLines="50" w:before="120" w:afterLines="50" w:after="120" w:line="360" w:lineRule="auto"/>
        <w:contextualSpacing/>
        <w:jc w:val="both"/>
        <w:rPr>
          <w:rFonts w:ascii="Arial" w:eastAsia="Times New Roman" w:hAnsi="Arial" w:cs="Arial"/>
          <w:iCs/>
          <w:sz w:val="21"/>
          <w:szCs w:val="21"/>
        </w:rPr>
        <w:pPrChange w:id="3449" w:author="Jie Wang5909" w:date="2026-10-13T13:54:00Z">
          <w:pPr>
            <w:spacing w:beforeLines="50" w:before="120" w:afterLines="50" w:after="120" w:line="360" w:lineRule="auto"/>
            <w:contextualSpacing/>
          </w:pPr>
        </w:pPrChange>
      </w:pPr>
      <w:r w:rsidRPr="00E37D71">
        <w:rPr>
          <w:rFonts w:ascii="Arial" w:eastAsia="Times New Roman" w:hAnsi="Arial" w:cs="Arial"/>
          <w:iCs/>
          <w:sz w:val="21"/>
          <w:szCs w:val="21"/>
        </w:rPr>
        <w:t>It is c</w:t>
      </w:r>
      <w:r w:rsidR="005A4DDF" w:rsidRPr="00E37D71">
        <w:rPr>
          <w:rFonts w:ascii="Arial" w:eastAsia="Times New Roman" w:hAnsi="Arial" w:cs="Arial"/>
          <w:iCs/>
          <w:sz w:val="21"/>
          <w:szCs w:val="21"/>
        </w:rPr>
        <w:t>onfirm</w:t>
      </w:r>
      <w:r w:rsidRPr="00E37D71">
        <w:rPr>
          <w:rFonts w:ascii="Arial" w:eastAsia="Times New Roman" w:hAnsi="Arial" w:cs="Arial"/>
          <w:iCs/>
          <w:sz w:val="21"/>
          <w:szCs w:val="21"/>
        </w:rPr>
        <w:t>ed that</w:t>
      </w:r>
      <w:r w:rsidR="005A4DDF" w:rsidRPr="00E37D71">
        <w:rPr>
          <w:rFonts w:ascii="Arial" w:eastAsia="Times New Roman" w:hAnsi="Arial" w:cs="Arial"/>
          <w:iCs/>
          <w:sz w:val="21"/>
          <w:szCs w:val="21"/>
        </w:rPr>
        <w:t xml:space="preserve"> the storage conditions </w:t>
      </w:r>
      <w:commentRangeStart w:id="3450"/>
      <w:commentRangeStart w:id="3451"/>
      <w:r w:rsidR="005A4DDF" w:rsidRPr="00E37D71">
        <w:rPr>
          <w:rFonts w:ascii="Arial" w:eastAsia="Times New Roman" w:hAnsi="Arial" w:cs="Arial"/>
          <w:iCs/>
          <w:sz w:val="21"/>
          <w:szCs w:val="21"/>
        </w:rPr>
        <w:t>applicable to in</w:t>
      </w:r>
      <w:r w:rsidR="008B2D55" w:rsidRPr="00E37D71">
        <w:rPr>
          <w:rFonts w:ascii="Arial" w:eastAsia="Times New Roman" w:hAnsi="Arial" w:cs="Arial"/>
          <w:iCs/>
          <w:sz w:val="21"/>
          <w:szCs w:val="21"/>
        </w:rPr>
        <w:t xml:space="preserve">-process </w:t>
      </w:r>
      <w:r w:rsidR="000D3FE0" w:rsidRPr="00E37D71">
        <w:rPr>
          <w:rFonts w:ascii="Arial" w:eastAsia="Times New Roman" w:hAnsi="Arial" w:cs="Arial"/>
          <w:iCs/>
          <w:sz w:val="21"/>
          <w:szCs w:val="21"/>
        </w:rPr>
        <w:t>intermediate</w:t>
      </w:r>
      <w:r w:rsidR="008B2D55" w:rsidRPr="00E37D71">
        <w:rPr>
          <w:rFonts w:ascii="Arial" w:eastAsia="Times New Roman" w:hAnsi="Arial" w:cs="Arial"/>
          <w:iCs/>
          <w:sz w:val="21"/>
          <w:szCs w:val="21"/>
        </w:rPr>
        <w:t xml:space="preserve"> </w:t>
      </w:r>
      <w:r w:rsidR="00157812" w:rsidRPr="00E37D71">
        <w:rPr>
          <w:rFonts w:ascii="Arial" w:eastAsia="Times New Roman" w:hAnsi="Arial" w:cs="Arial"/>
          <w:iCs/>
          <w:sz w:val="21"/>
          <w:szCs w:val="21"/>
        </w:rPr>
        <w:t>ASYM-</w:t>
      </w:r>
      <w:r w:rsidR="008B2D55" w:rsidRPr="00E37D71">
        <w:rPr>
          <w:rFonts w:ascii="Arial" w:eastAsia="Times New Roman" w:hAnsi="Arial" w:cs="Arial"/>
          <w:iCs/>
          <w:sz w:val="21"/>
          <w:szCs w:val="21"/>
        </w:rPr>
        <w:t>14</w:t>
      </w:r>
      <w:r w:rsidR="00157812" w:rsidRPr="00E37D71">
        <w:rPr>
          <w:rFonts w:ascii="Arial" w:eastAsia="Times New Roman" w:hAnsi="Arial" w:cs="Arial"/>
          <w:iCs/>
          <w:sz w:val="21"/>
          <w:szCs w:val="21"/>
        </w:rPr>
        <w:t xml:space="preserve">0851 and </w:t>
      </w:r>
      <w:r w:rsidR="000D3FE0" w:rsidRPr="00E37D71">
        <w:rPr>
          <w:rFonts w:ascii="Arial" w:eastAsia="Times New Roman" w:hAnsi="Arial" w:cs="Arial"/>
          <w:iCs/>
          <w:sz w:val="21"/>
          <w:szCs w:val="21"/>
        </w:rPr>
        <w:t xml:space="preserve">process intermediate </w:t>
      </w:r>
      <w:r w:rsidR="00157812" w:rsidRPr="00E37D71">
        <w:rPr>
          <w:rFonts w:ascii="Arial" w:eastAsia="Times New Roman" w:hAnsi="Arial" w:cs="Arial"/>
          <w:iCs/>
          <w:sz w:val="21"/>
          <w:szCs w:val="21"/>
        </w:rPr>
        <w:t>LSN4214882/ASYM-140852</w:t>
      </w:r>
      <w:r w:rsidR="008B2D55" w:rsidRPr="00E37D71">
        <w:rPr>
          <w:rFonts w:ascii="Arial" w:eastAsia="Times New Roman" w:hAnsi="Arial" w:cs="Arial"/>
          <w:iCs/>
          <w:sz w:val="21"/>
          <w:szCs w:val="21"/>
        </w:rPr>
        <w:t> </w:t>
      </w:r>
      <w:r w:rsidRPr="00E37D71">
        <w:rPr>
          <w:rFonts w:ascii="Arial" w:eastAsia="Times New Roman" w:hAnsi="Arial" w:cs="Arial"/>
          <w:iCs/>
          <w:sz w:val="21"/>
          <w:szCs w:val="21"/>
        </w:rPr>
        <w:t>should be storage at</w:t>
      </w:r>
      <w:r w:rsidR="008B2D55" w:rsidRPr="00E37D71">
        <w:rPr>
          <w:rFonts w:ascii="Arial" w:eastAsia="Times New Roman" w:hAnsi="Arial" w:cs="Arial"/>
          <w:iCs/>
          <w:sz w:val="21"/>
          <w:szCs w:val="21"/>
        </w:rPr>
        <w:t xml:space="preserve"> 2–8°C</w:t>
      </w:r>
      <w:r w:rsidR="005A4DDF" w:rsidRPr="00E37D71">
        <w:rPr>
          <w:rFonts w:ascii="Arial" w:eastAsia="Times New Roman" w:hAnsi="Arial" w:cs="Arial"/>
          <w:iCs/>
          <w:sz w:val="21"/>
          <w:szCs w:val="21"/>
        </w:rPr>
        <w:t xml:space="preserve"> and</w:t>
      </w:r>
      <w:r w:rsidRPr="00E37D71">
        <w:rPr>
          <w:rFonts w:ascii="Arial" w:eastAsia="Times New Roman" w:hAnsi="Arial" w:cs="Arial"/>
          <w:iCs/>
          <w:sz w:val="21"/>
          <w:szCs w:val="21"/>
        </w:rPr>
        <w:t xml:space="preserve"> the</w:t>
      </w:r>
      <w:r w:rsidR="005A4DDF" w:rsidRPr="00E37D71">
        <w:rPr>
          <w:rFonts w:ascii="Arial" w:eastAsia="Times New Roman" w:hAnsi="Arial" w:cs="Arial"/>
          <w:iCs/>
          <w:sz w:val="21"/>
          <w:szCs w:val="21"/>
        </w:rPr>
        <w:t xml:space="preserve"> </w:t>
      </w:r>
      <w:r w:rsidR="000D3FE0" w:rsidRPr="00E37D71">
        <w:rPr>
          <w:rFonts w:ascii="Arial" w:eastAsia="Times New Roman" w:hAnsi="Arial" w:cs="Arial"/>
          <w:iCs/>
          <w:sz w:val="21"/>
          <w:szCs w:val="21"/>
        </w:rPr>
        <w:t>product</w:t>
      </w:r>
      <w:r w:rsidR="0023403C" w:rsidRPr="00E37D71">
        <w:rPr>
          <w:rFonts w:ascii="Arial" w:eastAsia="Times New Roman" w:hAnsi="Arial" w:cs="Arial"/>
          <w:iCs/>
          <w:sz w:val="21"/>
          <w:szCs w:val="21"/>
        </w:rPr>
        <w:t>LSN418292</w:t>
      </w:r>
      <w:r w:rsidR="00157812" w:rsidRPr="00E37D71">
        <w:rPr>
          <w:rFonts w:ascii="Arial" w:eastAsia="Times New Roman" w:hAnsi="Arial" w:cs="Arial"/>
          <w:iCs/>
          <w:sz w:val="21"/>
          <w:szCs w:val="21"/>
        </w:rPr>
        <w:t>8/</w:t>
      </w:r>
      <w:r w:rsidR="0023403C" w:rsidRPr="00E37D71">
        <w:rPr>
          <w:rFonts w:ascii="Arial" w:eastAsia="Times New Roman" w:hAnsi="Arial" w:cs="Arial"/>
          <w:iCs/>
          <w:sz w:val="21"/>
          <w:szCs w:val="21"/>
        </w:rPr>
        <w:t>ASYM-14002</w:t>
      </w:r>
      <w:r w:rsidR="00157812" w:rsidRPr="00E37D71">
        <w:rPr>
          <w:rFonts w:ascii="Arial" w:eastAsia="Times New Roman" w:hAnsi="Arial" w:cs="Arial"/>
          <w:iCs/>
          <w:sz w:val="21"/>
          <w:szCs w:val="21"/>
        </w:rPr>
        <w:t>1</w:t>
      </w:r>
      <w:r w:rsidRPr="00E37D71">
        <w:rPr>
          <w:rFonts w:ascii="Arial" w:eastAsia="Times New Roman" w:hAnsi="Arial" w:cs="Arial"/>
          <w:iCs/>
          <w:sz w:val="21"/>
          <w:szCs w:val="21"/>
        </w:rPr>
        <w:t xml:space="preserve"> should be</w:t>
      </w:r>
      <w:r w:rsidR="008B2D55" w:rsidRPr="00E37D71">
        <w:rPr>
          <w:rFonts w:ascii="Arial" w:eastAsia="Times New Roman" w:hAnsi="Arial" w:cs="Arial"/>
          <w:iCs/>
          <w:sz w:val="21"/>
          <w:szCs w:val="21"/>
        </w:rPr>
        <w:t xml:space="preserve"> </w:t>
      </w:r>
      <w:r w:rsidRPr="00E37D71">
        <w:rPr>
          <w:rFonts w:ascii="Arial" w:eastAsia="Times New Roman" w:hAnsi="Arial" w:cs="Arial"/>
          <w:iCs/>
          <w:sz w:val="21"/>
          <w:szCs w:val="21"/>
        </w:rPr>
        <w:t>storage at</w:t>
      </w:r>
      <w:r w:rsidR="008B2D55" w:rsidRPr="00E37D71">
        <w:rPr>
          <w:rFonts w:ascii="Arial" w:eastAsia="Times New Roman" w:hAnsi="Arial" w:cs="Arial"/>
          <w:iCs/>
          <w:sz w:val="21"/>
          <w:szCs w:val="21"/>
        </w:rPr>
        <w:t xml:space="preserve"> -25 –</w:t>
      </w:r>
      <w:r w:rsidR="003120FE" w:rsidRPr="00E37D71">
        <w:rPr>
          <w:rFonts w:ascii="Arial" w:eastAsia="Times New Roman" w:hAnsi="Arial" w:cs="Arial"/>
          <w:iCs/>
          <w:sz w:val="21"/>
          <w:szCs w:val="21"/>
        </w:rPr>
        <w:t xml:space="preserve"> -</w:t>
      </w:r>
      <w:r w:rsidR="008B2D55" w:rsidRPr="00E37D71">
        <w:rPr>
          <w:rFonts w:ascii="Arial" w:eastAsia="Times New Roman" w:hAnsi="Arial" w:cs="Arial"/>
          <w:iCs/>
          <w:sz w:val="21"/>
          <w:szCs w:val="21"/>
        </w:rPr>
        <w:t>15°C</w:t>
      </w:r>
      <w:r w:rsidR="005A4DDF" w:rsidRPr="00E37D71">
        <w:rPr>
          <w:rFonts w:ascii="Arial" w:eastAsia="Times New Roman" w:hAnsi="Arial" w:cs="Arial"/>
          <w:iCs/>
          <w:sz w:val="21"/>
          <w:szCs w:val="21"/>
        </w:rPr>
        <w:t>.  </w:t>
      </w:r>
      <w:r w:rsidRPr="00E37D71">
        <w:rPr>
          <w:rFonts w:ascii="Arial" w:eastAsia="Times New Roman" w:hAnsi="Arial" w:cs="Arial"/>
          <w:iCs/>
          <w:sz w:val="21"/>
          <w:szCs w:val="21"/>
        </w:rPr>
        <w:t>The</w:t>
      </w:r>
      <w:r w:rsidR="005A4DDF" w:rsidRPr="00E37D71">
        <w:rPr>
          <w:rFonts w:ascii="Arial" w:eastAsia="Times New Roman" w:hAnsi="Arial" w:cs="Arial"/>
          <w:iCs/>
          <w:sz w:val="21"/>
          <w:szCs w:val="21"/>
        </w:rPr>
        <w:t xml:space="preserve"> </w:t>
      </w:r>
      <w:commentRangeEnd w:id="3450"/>
      <w:r w:rsidR="002C07F8" w:rsidRPr="00E37D71">
        <w:rPr>
          <w:rStyle w:val="a4"/>
          <w:rFonts w:ascii="Arial" w:eastAsia="Times New Roman" w:hAnsi="Arial" w:cs="Arial"/>
          <w:iCs/>
        </w:rPr>
        <w:commentReference w:id="3450"/>
      </w:r>
      <w:commentRangeEnd w:id="3451"/>
      <w:r>
        <w:rPr>
          <w:rStyle w:val="a4"/>
        </w:rPr>
        <w:commentReference w:id="3451"/>
      </w:r>
      <w:r w:rsidR="005A4DDF" w:rsidRPr="00E37D71">
        <w:rPr>
          <w:rFonts w:ascii="Arial" w:eastAsia="Times New Roman" w:hAnsi="Arial" w:cs="Arial"/>
          <w:iCs/>
          <w:sz w:val="21"/>
          <w:szCs w:val="21"/>
        </w:rPr>
        <w:t xml:space="preserve">storage conditions will be applied in the PPQ campaign as in </w:t>
      </w:r>
      <w:r w:rsidR="00D4728A" w:rsidRPr="00E37D71">
        <w:rPr>
          <w:rFonts w:ascii="Arial" w:eastAsia="Times New Roman" w:hAnsi="Arial" w:cs="Arial"/>
          <w:iCs/>
          <w:sz w:val="21"/>
          <w:szCs w:val="21"/>
        </w:rPr>
        <w:t>the Full Scale non-saleable batch</w:t>
      </w:r>
      <w:r w:rsidR="005A4DDF" w:rsidRPr="00E37D71">
        <w:rPr>
          <w:rFonts w:ascii="Arial" w:eastAsia="Times New Roman" w:hAnsi="Arial" w:cs="Arial"/>
          <w:iCs/>
          <w:sz w:val="21"/>
          <w:szCs w:val="21"/>
        </w:rPr>
        <w:t xml:space="preserve">. </w:t>
      </w:r>
    </w:p>
    <w:p w14:paraId="04DAA6DC" w14:textId="7D4CC8E3" w:rsidR="005A4DDF" w:rsidRPr="000D3FE0" w:rsidRDefault="005A4DDF"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r w:rsidRPr="000D3FE0">
        <w:rPr>
          <w:rFonts w:ascii="Arial" w:eastAsia="Times New Roman" w:hAnsi="Arial" w:cs="Arial"/>
          <w:b/>
          <w:bCs/>
          <w:sz w:val="21"/>
          <w:szCs w:val="21"/>
        </w:rPr>
        <w:t> </w:t>
      </w:r>
      <w:bookmarkStart w:id="3452" w:name="_Toc243079878"/>
      <w:r w:rsidR="008B7DDD" w:rsidRPr="000D3FE0">
        <w:rPr>
          <w:rFonts w:ascii="Arial" w:eastAsia="Times New Roman" w:hAnsi="Arial" w:cs="Arial"/>
          <w:b/>
          <w:bCs/>
          <w:sz w:val="21"/>
          <w:szCs w:val="21"/>
        </w:rPr>
        <w:t>9</w:t>
      </w:r>
      <w:r w:rsidRPr="000D3FE0">
        <w:rPr>
          <w:rFonts w:ascii="Arial" w:eastAsia="Times New Roman" w:hAnsi="Arial" w:cs="Arial"/>
          <w:b/>
          <w:bCs/>
          <w:sz w:val="21"/>
          <w:szCs w:val="21"/>
        </w:rPr>
        <w:t>. Packaging Materials</w:t>
      </w:r>
      <w:bookmarkEnd w:id="3452"/>
      <w:r w:rsidRPr="000D3FE0">
        <w:rPr>
          <w:rFonts w:ascii="Arial" w:eastAsia="Times New Roman" w:hAnsi="Arial" w:cs="Arial"/>
          <w:b/>
          <w:bCs/>
          <w:sz w:val="21"/>
          <w:szCs w:val="21"/>
        </w:rPr>
        <w:t> </w:t>
      </w:r>
    </w:p>
    <w:p w14:paraId="61952D45" w14:textId="2EE99420" w:rsidR="001D55B6" w:rsidRPr="000D3FE0" w:rsidRDefault="007409E3">
      <w:pPr>
        <w:spacing w:beforeLines="50" w:before="120" w:afterLines="50" w:after="120" w:line="360" w:lineRule="auto"/>
        <w:contextualSpacing/>
        <w:jc w:val="both"/>
        <w:rPr>
          <w:rFonts w:ascii="Arial" w:eastAsia="Times New Roman" w:hAnsi="Arial" w:cs="Arial"/>
          <w:iCs/>
          <w:sz w:val="21"/>
          <w:szCs w:val="21"/>
        </w:rPr>
        <w:pPrChange w:id="3453" w:author="Jie Wang5909" w:date="2026-10-13T13:54:00Z">
          <w:pPr>
            <w:spacing w:beforeLines="50" w:before="120" w:afterLines="50" w:after="120" w:line="360" w:lineRule="auto"/>
            <w:contextualSpacing/>
          </w:pPr>
        </w:pPrChange>
      </w:pPr>
      <w:r w:rsidRPr="000D3FE0">
        <w:rPr>
          <w:rFonts w:ascii="Arial" w:eastAsia="Times New Roman" w:hAnsi="Arial" w:cs="Arial"/>
          <w:iCs/>
          <w:sz w:val="21"/>
          <w:szCs w:val="21"/>
        </w:rPr>
        <w:t>T</w:t>
      </w:r>
      <w:r w:rsidR="00E31F75" w:rsidRPr="000D3FE0">
        <w:rPr>
          <w:rFonts w:ascii="Arial" w:eastAsia="Times New Roman" w:hAnsi="Arial" w:cs="Arial"/>
          <w:iCs/>
          <w:sz w:val="21"/>
          <w:szCs w:val="21"/>
        </w:rPr>
        <w:t xml:space="preserve">he Packaging Materials for </w:t>
      </w:r>
      <w:r w:rsidR="00A65E15" w:rsidRPr="000D3FE0">
        <w:rPr>
          <w:rFonts w:ascii="Arial" w:eastAsia="Times New Roman" w:hAnsi="Arial" w:cs="Arial"/>
          <w:iCs/>
          <w:sz w:val="21"/>
          <w:szCs w:val="21"/>
        </w:rPr>
        <w:t>LSN4182928/ASYM-140021</w:t>
      </w:r>
      <w:r w:rsidR="00E31F75" w:rsidRPr="000D3FE0">
        <w:rPr>
          <w:rFonts w:ascii="Arial" w:eastAsia="Times New Roman" w:hAnsi="Arial" w:cs="Arial"/>
          <w:iCs/>
          <w:sz w:val="21"/>
          <w:szCs w:val="21"/>
        </w:rPr>
        <w:t xml:space="preserve">, </w:t>
      </w:r>
      <w:r w:rsidR="00F32052" w:rsidRPr="000D3FE0">
        <w:rPr>
          <w:rFonts w:ascii="Arial" w:eastAsia="Times New Roman" w:hAnsi="Arial" w:cs="Arial"/>
          <w:iCs/>
          <w:sz w:val="21"/>
          <w:szCs w:val="21"/>
        </w:rPr>
        <w:t>Primary is Armor</w:t>
      </w:r>
      <w:r w:rsidR="000D3FE0" w:rsidRPr="000D3FE0">
        <w:rPr>
          <w:rFonts w:ascii="Arial" w:eastAsia="Times New Roman" w:hAnsi="Arial" w:cs="Arial"/>
          <w:iCs/>
          <w:sz w:val="21"/>
          <w:szCs w:val="21"/>
        </w:rPr>
        <w:t xml:space="preserve"> </w:t>
      </w:r>
      <w:r w:rsidR="00F32052" w:rsidRPr="000D3FE0">
        <w:rPr>
          <w:rFonts w:ascii="Arial" w:eastAsia="Times New Roman" w:hAnsi="Arial" w:cs="Arial"/>
          <w:iCs/>
          <w:sz w:val="21"/>
          <w:szCs w:val="21"/>
        </w:rPr>
        <w:t>Flex 114 bag with Fill</w:t>
      </w:r>
      <w:r w:rsidR="001D55B6" w:rsidRPr="000D3FE0">
        <w:rPr>
          <w:rFonts w:ascii="Arial" w:eastAsia="Times New Roman" w:hAnsi="Arial" w:cs="Arial"/>
          <w:iCs/>
          <w:sz w:val="21"/>
          <w:szCs w:val="21"/>
        </w:rPr>
        <w:t xml:space="preserve"> Neck and Charge</w:t>
      </w:r>
      <w:r w:rsidR="000D3FE0" w:rsidRPr="000D3FE0">
        <w:rPr>
          <w:rFonts w:ascii="Arial" w:eastAsia="Times New Roman" w:hAnsi="Arial" w:cs="Arial"/>
          <w:iCs/>
          <w:sz w:val="21"/>
          <w:szCs w:val="21"/>
        </w:rPr>
        <w:t xml:space="preserve"> </w:t>
      </w:r>
      <w:r w:rsidR="001D55B6" w:rsidRPr="000D3FE0">
        <w:rPr>
          <w:rFonts w:ascii="Arial" w:eastAsia="Times New Roman" w:hAnsi="Arial" w:cs="Arial"/>
          <w:iCs/>
          <w:sz w:val="21"/>
          <w:szCs w:val="21"/>
        </w:rPr>
        <w:t>point Discharge</w:t>
      </w:r>
      <w:r w:rsidR="00F32052" w:rsidRPr="000D3FE0">
        <w:rPr>
          <w:rFonts w:ascii="Arial" w:eastAsia="Times New Roman" w:hAnsi="Arial" w:cs="Arial"/>
          <w:iCs/>
          <w:sz w:val="21"/>
          <w:szCs w:val="21"/>
        </w:rPr>
        <w:t xml:space="preserve"> for packaging. Seal the bag using double pull buckle seals. Put it into aluminum foil bag, add pharmaceutical-grade silica gel desiccant between the outer bag of Armor</w:t>
      </w:r>
      <w:r w:rsidR="000D3FE0" w:rsidRPr="000D3FE0">
        <w:rPr>
          <w:rFonts w:ascii="Arial" w:eastAsia="Times New Roman" w:hAnsi="Arial" w:cs="Arial"/>
          <w:iCs/>
          <w:sz w:val="21"/>
          <w:szCs w:val="21"/>
        </w:rPr>
        <w:t xml:space="preserve"> </w:t>
      </w:r>
      <w:r w:rsidR="00F32052" w:rsidRPr="000D3FE0">
        <w:rPr>
          <w:rFonts w:ascii="Arial" w:eastAsia="Times New Roman" w:hAnsi="Arial" w:cs="Arial"/>
          <w:iCs/>
          <w:sz w:val="21"/>
          <w:szCs w:val="21"/>
        </w:rPr>
        <w:t>Flex 114 bag with Fill Neck and Charge</w:t>
      </w:r>
      <w:r w:rsidR="000D3FE0" w:rsidRPr="000D3FE0">
        <w:rPr>
          <w:rFonts w:ascii="Arial" w:eastAsia="Times New Roman" w:hAnsi="Arial" w:cs="Arial"/>
          <w:iCs/>
          <w:sz w:val="21"/>
          <w:szCs w:val="21"/>
        </w:rPr>
        <w:t xml:space="preserve"> </w:t>
      </w:r>
      <w:r w:rsidR="00F32052" w:rsidRPr="000D3FE0">
        <w:rPr>
          <w:rFonts w:ascii="Arial" w:eastAsia="Times New Roman" w:hAnsi="Arial" w:cs="Arial"/>
          <w:iCs/>
          <w:sz w:val="21"/>
          <w:szCs w:val="21"/>
        </w:rPr>
        <w:t>point Discharge and the aluminum foil bag. Add 3 bags desiccant to each package. Heat seal the aluminum foil bags. And the Outer packaging is HDPE drum, seal with security seal</w:t>
      </w:r>
      <w:r w:rsidR="005A4DDF" w:rsidRPr="000D3FE0">
        <w:rPr>
          <w:rFonts w:ascii="Arial" w:eastAsia="Times New Roman" w:hAnsi="Arial" w:cs="Arial"/>
          <w:iCs/>
          <w:sz w:val="21"/>
          <w:szCs w:val="21"/>
        </w:rPr>
        <w:t>.</w:t>
      </w:r>
    </w:p>
    <w:p w14:paraId="5340083C" w14:textId="1F9F31F5" w:rsidR="005A4DDF" w:rsidRPr="000D3FE0" w:rsidRDefault="00BA532B">
      <w:pPr>
        <w:spacing w:beforeLines="50" w:before="120" w:afterLines="50" w:after="120" w:line="360" w:lineRule="auto"/>
        <w:contextualSpacing/>
        <w:jc w:val="both"/>
        <w:rPr>
          <w:rFonts w:ascii="Arial" w:eastAsia="Times New Roman" w:hAnsi="Arial" w:cs="Arial"/>
          <w:iCs/>
          <w:sz w:val="21"/>
          <w:szCs w:val="21"/>
        </w:rPr>
      </w:pPr>
      <w:r w:rsidRPr="000D3FE0">
        <w:rPr>
          <w:rFonts w:ascii="Arial" w:eastAsia="Times New Roman" w:hAnsi="Arial" w:cs="Arial"/>
          <w:iCs/>
          <w:sz w:val="21"/>
          <w:szCs w:val="21"/>
        </w:rPr>
        <w:t>It is</w:t>
      </w:r>
      <w:r w:rsidR="005A4DDF" w:rsidRPr="000D3FE0">
        <w:rPr>
          <w:rFonts w:ascii="Arial" w:eastAsia="Times New Roman" w:hAnsi="Arial" w:cs="Arial"/>
          <w:iCs/>
          <w:sz w:val="21"/>
          <w:szCs w:val="21"/>
        </w:rPr>
        <w:t> </w:t>
      </w:r>
      <w:r w:rsidR="00066CAE" w:rsidRPr="000D3FE0">
        <w:rPr>
          <w:rFonts w:ascii="Arial" w:eastAsia="Times New Roman" w:hAnsi="Arial" w:cs="Arial"/>
          <w:iCs/>
          <w:sz w:val="21"/>
          <w:szCs w:val="21"/>
        </w:rPr>
        <w:t>confirmed</w:t>
      </w:r>
      <w:r w:rsidRPr="000D3FE0">
        <w:rPr>
          <w:rFonts w:ascii="Arial" w:eastAsia="Times New Roman" w:hAnsi="Arial" w:cs="Arial"/>
          <w:iCs/>
          <w:sz w:val="21"/>
          <w:szCs w:val="21"/>
        </w:rPr>
        <w:t xml:space="preserve"> that</w:t>
      </w:r>
      <w:r w:rsidR="005A4DDF" w:rsidRPr="000D3FE0">
        <w:rPr>
          <w:rFonts w:ascii="Arial" w:eastAsia="Times New Roman" w:hAnsi="Arial" w:cs="Arial"/>
          <w:iCs/>
          <w:sz w:val="21"/>
          <w:szCs w:val="21"/>
        </w:rPr>
        <w:t> the</w:t>
      </w:r>
      <w:r w:rsidR="00DB2D1B">
        <w:rPr>
          <w:rFonts w:ascii="Arial" w:eastAsia="Times New Roman" w:hAnsi="Arial" w:cs="Arial"/>
          <w:iCs/>
          <w:sz w:val="21"/>
          <w:szCs w:val="21"/>
        </w:rPr>
        <w:t xml:space="preserve"> </w:t>
      </w:r>
      <w:r w:rsidR="005A4DDF" w:rsidRPr="000D3FE0">
        <w:rPr>
          <w:rFonts w:ascii="Arial" w:eastAsia="Times New Roman" w:hAnsi="Arial" w:cs="Arial"/>
          <w:iCs/>
          <w:sz w:val="21"/>
          <w:szCs w:val="21"/>
        </w:rPr>
        <w:t xml:space="preserve">packaging configuration will be used in the PPQ campaign as in </w:t>
      </w:r>
      <w:r w:rsidR="00D4728A" w:rsidRPr="000D3FE0">
        <w:rPr>
          <w:rFonts w:ascii="Arial" w:eastAsia="Times New Roman" w:hAnsi="Arial" w:cs="Arial"/>
          <w:iCs/>
          <w:sz w:val="21"/>
          <w:szCs w:val="21"/>
        </w:rPr>
        <w:t>the Full Scale non-saleable batch</w:t>
      </w:r>
      <w:r w:rsidRPr="000D3FE0">
        <w:rPr>
          <w:rFonts w:ascii="Arial" w:eastAsia="Times New Roman" w:hAnsi="Arial" w:cs="Arial"/>
          <w:iCs/>
          <w:sz w:val="21"/>
          <w:szCs w:val="21"/>
        </w:rPr>
        <w:t>.</w:t>
      </w:r>
    </w:p>
    <w:p w14:paraId="49BF9250" w14:textId="14563750" w:rsidR="005A4DDF" w:rsidRPr="000D3FE0"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3454" w:name="_Toc243079879"/>
      <w:r w:rsidRPr="000D3FE0">
        <w:rPr>
          <w:rFonts w:ascii="Arial" w:eastAsia="Times New Roman" w:hAnsi="Arial" w:cs="Arial"/>
          <w:b/>
          <w:bCs/>
          <w:sz w:val="21"/>
          <w:szCs w:val="21"/>
        </w:rPr>
        <w:lastRenderedPageBreak/>
        <w:t>10</w:t>
      </w:r>
      <w:r w:rsidR="005A4DDF" w:rsidRPr="000D3FE0">
        <w:rPr>
          <w:rFonts w:ascii="Arial" w:eastAsia="Times New Roman" w:hAnsi="Arial" w:cs="Arial"/>
          <w:b/>
          <w:bCs/>
          <w:sz w:val="21"/>
          <w:szCs w:val="21"/>
        </w:rPr>
        <w:t>. Conclusion</w:t>
      </w:r>
      <w:bookmarkEnd w:id="3454"/>
      <w:r w:rsidR="005A4DDF" w:rsidRPr="000D3FE0">
        <w:rPr>
          <w:rFonts w:ascii="Arial" w:eastAsia="Times New Roman" w:hAnsi="Arial" w:cs="Arial"/>
          <w:sz w:val="21"/>
          <w:szCs w:val="21"/>
        </w:rPr>
        <w:t> </w:t>
      </w:r>
    </w:p>
    <w:p w14:paraId="4DA4FC37" w14:textId="57EA340F" w:rsidR="00157812" w:rsidRPr="000D3FE0" w:rsidRDefault="00157812">
      <w:pPr>
        <w:spacing w:after="0" w:line="360" w:lineRule="auto"/>
        <w:jc w:val="both"/>
        <w:rPr>
          <w:rFonts w:ascii="Arial" w:eastAsia="Times New Roman" w:hAnsi="Arial" w:cs="Arial"/>
          <w:sz w:val="21"/>
          <w:szCs w:val="21"/>
        </w:rPr>
        <w:pPrChange w:id="3455" w:author="Jie Wang5909" w:date="2026-10-13T13:54:00Z">
          <w:pPr>
            <w:spacing w:after="0" w:line="360" w:lineRule="auto"/>
          </w:pPr>
        </w:pPrChange>
      </w:pPr>
      <w:r w:rsidRPr="000D3FE0">
        <w:rPr>
          <w:rFonts w:ascii="Arial" w:eastAsia="Times New Roman" w:hAnsi="Arial" w:cs="Arial"/>
          <w:sz w:val="21"/>
          <w:szCs w:val="21"/>
        </w:rPr>
        <w:t>In summary, for the LSN4182928 / ASYM-140021 technology transfer, no changes are made to the participant team, core synthetic process, raw material supplier information, cleaning procedures, storage and handling conditions, and packaging materials. Multiple optimization items and method adjustments have been identified across raw material control, process operation, equipment facility and analytical method domains, with no critical or major gaps impacting process consistency and product Critical Quality Attributes (CQAs) observed.</w:t>
      </w:r>
    </w:p>
    <w:p w14:paraId="42AE27F1" w14:textId="77777777" w:rsidR="00157812" w:rsidRPr="000D3FE0" w:rsidRDefault="00157812">
      <w:pPr>
        <w:spacing w:after="0" w:line="360" w:lineRule="auto"/>
        <w:jc w:val="both"/>
        <w:rPr>
          <w:rFonts w:ascii="Arial" w:eastAsia="Times New Roman" w:hAnsi="Arial" w:cs="Arial"/>
          <w:sz w:val="21"/>
          <w:szCs w:val="21"/>
        </w:rPr>
        <w:pPrChange w:id="3456" w:author="Jie Wang5909" w:date="2026-10-13T13:54:00Z">
          <w:pPr>
            <w:spacing w:after="0" w:line="360" w:lineRule="auto"/>
          </w:pPr>
        </w:pPrChange>
      </w:pPr>
      <w:r w:rsidRPr="000D3FE0">
        <w:rPr>
          <w:rFonts w:ascii="Arial" w:eastAsia="Times New Roman" w:hAnsi="Arial" w:cs="Arial"/>
          <w:sz w:val="21"/>
          <w:szCs w:val="21"/>
        </w:rPr>
        <w:t>The identified adjustments are categorized as follows:</w:t>
      </w:r>
    </w:p>
    <w:p w14:paraId="0FC2A06B" w14:textId="77777777" w:rsidR="00157812" w:rsidRPr="000D3FE0" w:rsidRDefault="00157812">
      <w:pPr>
        <w:pStyle w:val="af4"/>
        <w:numPr>
          <w:ilvl w:val="0"/>
          <w:numId w:val="6"/>
        </w:numPr>
        <w:spacing w:after="0" w:line="360" w:lineRule="auto"/>
        <w:ind w:firstLineChars="0"/>
        <w:jc w:val="both"/>
        <w:rPr>
          <w:rFonts w:ascii="Arial" w:eastAsia="Times New Roman" w:hAnsi="Arial" w:cs="Arial"/>
          <w:sz w:val="21"/>
          <w:szCs w:val="21"/>
        </w:rPr>
        <w:pPrChange w:id="3457" w:author="Jie Wang5909" w:date="2026-10-13T13:54:00Z">
          <w:pPr>
            <w:pStyle w:val="af4"/>
            <w:numPr>
              <w:numId w:val="6"/>
            </w:numPr>
            <w:spacing w:after="0" w:line="360" w:lineRule="auto"/>
            <w:ind w:left="420" w:firstLineChars="0" w:hanging="420"/>
          </w:pPr>
        </w:pPrChange>
      </w:pPr>
      <w:r w:rsidRPr="000D3FE0">
        <w:rPr>
          <w:rFonts w:ascii="Arial" w:eastAsia="Times New Roman" w:hAnsi="Arial" w:cs="Arial"/>
          <w:sz w:val="21"/>
          <w:szCs w:val="21"/>
        </w:rPr>
        <w:t>Raw material control: Raw material specifications are refined and tightened to further strengthen upstream quality control.</w:t>
      </w:r>
    </w:p>
    <w:p w14:paraId="7897953E" w14:textId="77777777" w:rsidR="00157812" w:rsidRPr="000D3FE0" w:rsidRDefault="00157812">
      <w:pPr>
        <w:pStyle w:val="af4"/>
        <w:numPr>
          <w:ilvl w:val="0"/>
          <w:numId w:val="6"/>
        </w:numPr>
        <w:spacing w:after="0" w:line="360" w:lineRule="auto"/>
        <w:ind w:firstLineChars="0"/>
        <w:jc w:val="both"/>
        <w:rPr>
          <w:rFonts w:ascii="Arial" w:eastAsia="Times New Roman" w:hAnsi="Arial" w:cs="Arial"/>
          <w:sz w:val="21"/>
          <w:szCs w:val="21"/>
        </w:rPr>
        <w:pPrChange w:id="3458" w:author="Jie Wang5909" w:date="2026-10-13T13:53:00Z">
          <w:pPr>
            <w:pStyle w:val="af4"/>
            <w:numPr>
              <w:numId w:val="6"/>
            </w:numPr>
            <w:spacing w:after="0" w:line="360" w:lineRule="auto"/>
            <w:ind w:left="420" w:firstLineChars="0" w:hanging="420"/>
          </w:pPr>
        </w:pPrChange>
      </w:pPr>
      <w:r w:rsidRPr="000D3FE0">
        <w:rPr>
          <w:rFonts w:ascii="Arial" w:eastAsia="Times New Roman" w:hAnsi="Arial" w:cs="Arial"/>
          <w:sz w:val="21"/>
          <w:szCs w:val="21"/>
        </w:rPr>
        <w:t xml:space="preserve"> Process operation optimization (Step 1–3): Redundant in-process checks and operations verified unnecessary at full scale are removed; cleavage temperature timing, wash volume and phase separation procedure are optimized; an additional 2-MeTHF solvent chase step is added prior to crystallization. All adjustments aim to improve operational consistency, reduce yield loss and enhance manufacturing efficiency.</w:t>
      </w:r>
    </w:p>
    <w:p w14:paraId="0CD682C0" w14:textId="77777777" w:rsidR="00157812" w:rsidRPr="000D3FE0" w:rsidRDefault="00157812">
      <w:pPr>
        <w:pStyle w:val="af4"/>
        <w:numPr>
          <w:ilvl w:val="0"/>
          <w:numId w:val="6"/>
        </w:numPr>
        <w:spacing w:after="0" w:line="360" w:lineRule="auto"/>
        <w:ind w:firstLineChars="0"/>
        <w:jc w:val="both"/>
        <w:rPr>
          <w:rFonts w:ascii="Arial" w:eastAsia="Times New Roman" w:hAnsi="Arial" w:cs="Arial"/>
          <w:sz w:val="21"/>
          <w:szCs w:val="21"/>
        </w:rPr>
        <w:pPrChange w:id="3459" w:author="Jie Wang5909" w:date="2026-10-13T13:53:00Z">
          <w:pPr>
            <w:pStyle w:val="af4"/>
            <w:numPr>
              <w:numId w:val="6"/>
            </w:numPr>
            <w:spacing w:after="0" w:line="360" w:lineRule="auto"/>
            <w:ind w:left="420" w:firstLineChars="0" w:hanging="420"/>
          </w:pPr>
        </w:pPrChange>
      </w:pPr>
      <w:r w:rsidRPr="000D3FE0">
        <w:rPr>
          <w:rFonts w:ascii="Arial" w:eastAsia="Times New Roman" w:hAnsi="Arial" w:cs="Arial"/>
          <w:sz w:val="21"/>
          <w:szCs w:val="21"/>
        </w:rPr>
        <w:t xml:space="preserve">Equipment and automation upgrade: The cleavage reactor </w:t>
      </w:r>
      <w:proofErr w:type="spellStart"/>
      <w:r w:rsidRPr="000D3FE0">
        <w:rPr>
          <w:rFonts w:ascii="Arial" w:eastAsia="Times New Roman" w:hAnsi="Arial" w:cs="Arial"/>
          <w:sz w:val="21"/>
          <w:szCs w:val="21"/>
        </w:rPr>
        <w:t>thermowell</w:t>
      </w:r>
      <w:proofErr w:type="spellEnd"/>
      <w:r w:rsidRPr="000D3FE0">
        <w:rPr>
          <w:rFonts w:ascii="Arial" w:eastAsia="Times New Roman" w:hAnsi="Arial" w:cs="Arial"/>
          <w:sz w:val="21"/>
          <w:szCs w:val="21"/>
        </w:rPr>
        <w:t xml:space="preserve"> is replaced; a dedicated n-heptane storage tank is added exclusively for Step 3; DCS integration is implemented and supplementary qualification for field instruments is in progress, to improve mixing efficiency, production scheduling efficiency and overall process automation level.</w:t>
      </w:r>
    </w:p>
    <w:p w14:paraId="0229F1F6" w14:textId="66E01322" w:rsidR="00157812" w:rsidRPr="000D3FE0" w:rsidRDefault="00157812">
      <w:pPr>
        <w:pStyle w:val="af4"/>
        <w:numPr>
          <w:ilvl w:val="0"/>
          <w:numId w:val="6"/>
        </w:numPr>
        <w:spacing w:after="0" w:line="360" w:lineRule="auto"/>
        <w:ind w:firstLineChars="0"/>
        <w:jc w:val="both"/>
        <w:rPr>
          <w:rFonts w:ascii="Arial" w:eastAsia="Times New Roman" w:hAnsi="Arial" w:cs="Arial"/>
          <w:sz w:val="21"/>
          <w:szCs w:val="21"/>
        </w:rPr>
        <w:pPrChange w:id="3460" w:author="Jie Wang5909" w:date="2026-10-13T13:53:00Z">
          <w:pPr>
            <w:pStyle w:val="af4"/>
            <w:numPr>
              <w:numId w:val="6"/>
            </w:numPr>
            <w:spacing w:after="0" w:line="360" w:lineRule="auto"/>
            <w:ind w:left="420" w:firstLineChars="0" w:hanging="420"/>
          </w:pPr>
        </w:pPrChange>
      </w:pPr>
      <w:r w:rsidRPr="000D3FE0">
        <w:rPr>
          <w:rFonts w:ascii="Arial" w:eastAsia="Times New Roman" w:hAnsi="Arial" w:cs="Arial"/>
          <w:sz w:val="21"/>
          <w:szCs w:val="21"/>
        </w:rPr>
        <w:t xml:space="preserve">Analytical method adjustment: The Step 2 residual solvent tracking method (AM-140021-015) and Step 3 reaction monitoring IPC method (AM-140021-016) will be upgraded and fully validated. To resolve the consecutive System Suitability Test (SST) failures observed in Step </w:t>
      </w:r>
      <w:r w:rsidR="0079276A" w:rsidRPr="000D3FE0">
        <w:rPr>
          <w:rFonts w:ascii="Arial" w:eastAsia="Times New Roman" w:hAnsi="Arial" w:cs="Arial"/>
          <w:sz w:val="21"/>
          <w:szCs w:val="21"/>
        </w:rPr>
        <w:t xml:space="preserve">2 </w:t>
      </w:r>
      <w:r w:rsidRPr="000D3FE0">
        <w:rPr>
          <w:rFonts w:ascii="Arial" w:eastAsia="Times New Roman" w:hAnsi="Arial" w:cs="Arial"/>
          <w:sz w:val="21"/>
          <w:szCs w:val="21"/>
        </w:rPr>
        <w:t>dried solid sample testing, a new residual solvent method AM-140021-051 with DMI as diluent will be developed, and a formal deviation investigation has been initiated.</w:t>
      </w:r>
    </w:p>
    <w:p w14:paraId="705EFB1E" w14:textId="64DEBEA6" w:rsidR="28D8A0B8" w:rsidRDefault="28D8A0B8">
      <w:pPr>
        <w:spacing w:after="0" w:line="360" w:lineRule="auto"/>
        <w:jc w:val="both"/>
        <w:rPr>
          <w:ins w:id="3461" w:author="Yu Zhang12718" w:date="2026-10-15T09:23:00Z"/>
        </w:rPr>
        <w:pPrChange w:id="3462" w:author="Jie Wang5909" w:date="2026-10-13T13:53:00Z">
          <w:pPr>
            <w:spacing w:after="0" w:line="360" w:lineRule="auto"/>
          </w:pPr>
        </w:pPrChange>
      </w:pPr>
      <w:r w:rsidRPr="797C4670">
        <w:rPr>
          <w:rFonts w:ascii="Arial" w:eastAsia="Times New Roman" w:hAnsi="Arial" w:cs="Arial"/>
          <w:sz w:val="21"/>
          <w:szCs w:val="21"/>
        </w:rPr>
        <w:t xml:space="preserve">All identified adjustments are process optimization, equipment enhancement or method reliability improvement measures, and do not alter the core synthetic route, critical process parameter ranges, IPC acceptance criteria or final product quality specifications. </w:t>
      </w:r>
      <w:commentRangeStart w:id="3463"/>
      <w:commentRangeStart w:id="3464"/>
      <w:commentRangeStart w:id="3465"/>
      <w:r w:rsidRPr="797C4670">
        <w:rPr>
          <w:rFonts w:ascii="Arial" w:eastAsia="Times New Roman" w:hAnsi="Arial" w:cs="Arial"/>
          <w:sz w:val="21"/>
          <w:szCs w:val="21"/>
        </w:rPr>
        <w:t>All these changes have no impact on CQAs</w:t>
      </w:r>
      <w:ins w:id="3466" w:author="Jie Wang5909" w:date="2026-10-14T01:53:00Z">
        <w:r w:rsidR="00264AA2" w:rsidRPr="797C4670">
          <w:rPr>
            <w:rFonts w:asciiTheme="minorEastAsia" w:hAnsiTheme="minorEastAsia" w:cs="Arial"/>
            <w:sz w:val="21"/>
            <w:szCs w:val="21"/>
          </w:rPr>
          <w:t>.</w:t>
        </w:r>
      </w:ins>
      <w:del w:id="3467" w:author="Jie Wang5909" w:date="2026-10-14T01:53:00Z">
        <w:r w:rsidRPr="797C4670" w:rsidDel="28D8A0B8">
          <w:rPr>
            <w:rFonts w:ascii="Arial" w:eastAsia="Times New Roman" w:hAnsi="Arial" w:cs="Arial"/>
            <w:sz w:val="21"/>
            <w:szCs w:val="21"/>
          </w:rPr>
          <w:delText>,</w:delText>
        </w:r>
      </w:del>
      <w:r w:rsidRPr="797C4670">
        <w:rPr>
          <w:rFonts w:ascii="Arial" w:eastAsia="Times New Roman" w:hAnsi="Arial" w:cs="Arial"/>
          <w:sz w:val="21"/>
          <w:szCs w:val="21"/>
        </w:rPr>
        <w:t xml:space="preserve"> </w:t>
      </w:r>
      <w:del w:id="3468" w:author="Jie Wang5909" w:date="2026-10-14T01:53:00Z">
        <w:r w:rsidRPr="797C4670" w:rsidDel="28D8A0B8">
          <w:rPr>
            <w:rFonts w:ascii="Arial" w:eastAsia="Times New Roman" w:hAnsi="Arial" w:cs="Arial"/>
            <w:sz w:val="21"/>
            <w:szCs w:val="21"/>
          </w:rPr>
          <w:delText>resulting in an overall low risk level.</w:delText>
        </w:r>
      </w:del>
      <w:commentRangeEnd w:id="3463"/>
      <w:r w:rsidRPr="797C4670">
        <w:rPr>
          <w:rStyle w:val="a4"/>
          <w:rFonts w:ascii="Arial" w:eastAsia="Times New Roman" w:hAnsi="Arial" w:cs="Arial"/>
        </w:rPr>
        <w:commentReference w:id="3463"/>
      </w:r>
      <w:commentRangeEnd w:id="3464"/>
      <w:r>
        <w:rPr>
          <w:rStyle w:val="a4"/>
        </w:rPr>
        <w:commentReference w:id="3464"/>
      </w:r>
      <w:commentRangeEnd w:id="3465"/>
      <w:r>
        <w:rPr>
          <w:rStyle w:val="a4"/>
        </w:rPr>
        <w:commentReference w:id="3465"/>
      </w:r>
      <w:del w:id="3469" w:author="Jie Wang5909" w:date="2026-10-14T01:53:00Z">
        <w:r w:rsidRPr="797C4670" w:rsidDel="1B7447A7">
          <w:rPr>
            <w:rFonts w:ascii="Arial" w:eastAsia="Times New Roman" w:hAnsi="Arial" w:cs="Arial"/>
            <w:sz w:val="21"/>
            <w:szCs w:val="21"/>
          </w:rPr>
          <w:delText xml:space="preserve"> </w:delText>
        </w:r>
      </w:del>
      <w:commentRangeStart w:id="3470"/>
      <w:commentRangeStart w:id="3471"/>
      <w:r w:rsidRPr="797C4670">
        <w:rPr>
          <w:rFonts w:ascii="Arial" w:eastAsia="Times New Roman" w:hAnsi="Arial" w:cs="Arial"/>
          <w:sz w:val="21"/>
          <w:szCs w:val="21"/>
        </w:rPr>
        <w:t>All action items have been incorporated into the technology transfer action plan</w:t>
      </w:r>
      <w:ins w:id="3472" w:author="Jie Wang5909" w:date="2026-10-14T01:54:00Z">
        <w:r w:rsidR="00264AA2" w:rsidRPr="797C4670">
          <w:rPr>
            <w:rFonts w:ascii="Arial" w:eastAsia="Times New Roman" w:hAnsi="Arial" w:cs="Arial"/>
            <w:sz w:val="21"/>
            <w:szCs w:val="21"/>
          </w:rPr>
          <w:t>, with each item assigned a defined owner, due date, status, and closure criteria, in accordance with ICH Q9 quality risk management requirements</w:t>
        </w:r>
      </w:ins>
      <w:r w:rsidRPr="797C4670">
        <w:rPr>
          <w:rFonts w:ascii="Arial" w:eastAsia="Times New Roman" w:hAnsi="Arial" w:cs="Arial"/>
          <w:sz w:val="21"/>
          <w:szCs w:val="21"/>
        </w:rPr>
        <w:t>.</w:t>
      </w:r>
      <w:commentRangeEnd w:id="3470"/>
      <w:r w:rsidRPr="797C4670">
        <w:rPr>
          <w:rStyle w:val="a4"/>
          <w:rFonts w:ascii="Arial" w:eastAsia="Times New Roman" w:hAnsi="Arial" w:cs="Arial"/>
        </w:rPr>
        <w:commentReference w:id="3470"/>
      </w:r>
      <w:commentRangeEnd w:id="3471"/>
      <w:r>
        <w:rPr>
          <w:rStyle w:val="a4"/>
        </w:rPr>
        <w:commentReference w:id="3471"/>
      </w:r>
      <w:r w:rsidRPr="797C4670">
        <w:rPr>
          <w:rFonts w:ascii="Arial" w:eastAsia="Times New Roman" w:hAnsi="Arial" w:cs="Arial"/>
          <w:sz w:val="21"/>
          <w:szCs w:val="21"/>
        </w:rPr>
        <w:t xml:space="preserve"> All analytical method upgrades and validations will be completed prior to PPQ initiation.</w:t>
      </w:r>
      <w:ins w:id="3473" w:author="Jie Wang5909" w:date="2026-10-14T01:55:00Z">
        <w:r w:rsidR="00264AA2" w:rsidRPr="797C4670">
          <w:rPr>
            <w:rFonts w:ascii="Arial" w:eastAsia="Times New Roman" w:hAnsi="Arial" w:cs="Arial"/>
            <w:sz w:val="21"/>
            <w:szCs w:val="21"/>
          </w:rPr>
          <w:t xml:space="preserve"> </w:t>
        </w:r>
        <w:r w:rsidR="00264AA2" w:rsidRPr="797C4670">
          <w:rPr>
            <w:rFonts w:ascii="Arial" w:eastAsia="Times New Roman" w:hAnsi="Arial" w:cs="Arial"/>
            <w:sz w:val="21"/>
            <w:szCs w:val="21"/>
            <w:rPrChange w:id="3474" w:author="Jie Wang5909" w:date="2026-10-14T01:55:00Z">
              <w:rPr>
                <w:rFonts w:ascii="Segoe UI" w:hAnsi="Segoe UI" w:cs="Segoe UI"/>
                <w:color w:val="0F1115"/>
              </w:rPr>
            </w:rPrChange>
          </w:rPr>
          <w:t>All outstanding items are managed through</w:t>
        </w:r>
        <w:del w:id="3475" w:author="Yu Zhang12718" w:date="2026-10-15T05:07:00Z">
          <w:r w:rsidRPr="797C4670" w:rsidDel="00264AA2">
            <w:rPr>
              <w:rFonts w:ascii="Arial" w:eastAsia="Times New Roman" w:hAnsi="Arial" w:cs="Arial"/>
              <w:sz w:val="21"/>
              <w:szCs w:val="21"/>
              <w:rPrChange w:id="3476" w:author="Jie Wang5909" w:date="2026-10-14T01:55:00Z">
                <w:rPr>
                  <w:rFonts w:ascii="Segoe UI" w:hAnsi="Segoe UI" w:cs="Segoe UI"/>
                  <w:color w:val="0F1115"/>
                </w:rPr>
              </w:rPrChange>
            </w:rPr>
            <w:delText xml:space="preserve"> a </w:delText>
          </w:r>
          <w:commentRangeStart w:id="3477"/>
          <w:commentRangeStart w:id="3478"/>
          <w:commentRangeStart w:id="3479"/>
          <w:commentRangeStart w:id="3480"/>
          <w:r w:rsidRPr="797C4670" w:rsidDel="00264AA2">
            <w:rPr>
              <w:rFonts w:ascii="Arial" w:eastAsia="Times New Roman" w:hAnsi="Arial" w:cs="Arial"/>
              <w:sz w:val="21"/>
              <w:szCs w:val="21"/>
              <w:rPrChange w:id="3481" w:author="Jie Wang5909" w:date="2026-10-14T01:55:00Z">
                <w:rPr>
                  <w:rFonts w:ascii="Segoe UI" w:hAnsi="Segoe UI" w:cs="Segoe UI"/>
                  <w:color w:val="0F1115"/>
                </w:rPr>
              </w:rPrChange>
            </w:rPr>
            <w:delText>consolidated action tracking mechanism</w:delText>
          </w:r>
        </w:del>
      </w:ins>
      <w:commentRangeEnd w:id="3477"/>
      <w:r w:rsidRPr="797C4670">
        <w:rPr>
          <w:rStyle w:val="a4"/>
          <w:rFonts w:ascii="Arial" w:eastAsia="Times New Roman" w:hAnsi="Arial" w:cs="Arial"/>
          <w:rPrChange w:id="3482" w:author="Jie Wang5909" w:date="2026-10-14T01:55:00Z">
            <w:rPr>
              <w:rStyle w:val="a4"/>
              <w:rFonts w:ascii="Segoe UI" w:hAnsi="Segoe UI" w:cs="Segoe UI"/>
              <w:color w:val="0F1115"/>
              <w:sz w:val="22"/>
              <w:szCs w:val="22"/>
            </w:rPr>
          </w:rPrChange>
        </w:rPr>
        <w:commentReference w:id="3477"/>
      </w:r>
      <w:commentRangeEnd w:id="3478"/>
      <w:r>
        <w:rPr>
          <w:rStyle w:val="a4"/>
        </w:rPr>
        <w:commentReference w:id="3478"/>
      </w:r>
      <w:commentRangeEnd w:id="3479"/>
      <w:r>
        <w:rPr>
          <w:rStyle w:val="a4"/>
        </w:rPr>
        <w:commentReference w:id="3479"/>
      </w:r>
      <w:commentRangeEnd w:id="3480"/>
      <w:r>
        <w:rPr>
          <w:rStyle w:val="a4"/>
        </w:rPr>
        <w:commentReference w:id="3480"/>
      </w:r>
      <w:ins w:id="3483" w:author="Jie Wang5909" w:date="2026-10-14T01:55:00Z">
        <w:del w:id="3484" w:author="Yu Zhang12718" w:date="2026-10-15T05:07:00Z">
          <w:r w:rsidRPr="797C4670" w:rsidDel="00264AA2">
            <w:rPr>
              <w:rFonts w:ascii="Arial" w:eastAsia="Times New Roman" w:hAnsi="Arial" w:cs="Arial"/>
              <w:sz w:val="21"/>
              <w:szCs w:val="21"/>
              <w:rPrChange w:id="3485" w:author="Jie Wang5909" w:date="2026-10-14T01:55:00Z">
                <w:rPr>
                  <w:rFonts w:ascii="Segoe UI" w:hAnsi="Segoe UI" w:cs="Segoe UI"/>
                  <w:color w:val="0F1115"/>
                </w:rPr>
              </w:rPrChange>
            </w:rPr>
            <w:delText xml:space="preserve">, and no </w:delText>
          </w:r>
          <w:r w:rsidRPr="797C4670" w:rsidDel="00264AA2">
            <w:rPr>
              <w:rFonts w:ascii="Arial" w:eastAsia="Times New Roman" w:hAnsi="Arial" w:cs="Arial"/>
              <w:sz w:val="21"/>
              <w:szCs w:val="21"/>
            </w:rPr>
            <w:delText>adverse impact on PPQ execution</w:delText>
          </w:r>
        </w:del>
      </w:ins>
      <w:ins w:id="3486" w:author="Jie Wang5909" w:date="2026-10-14T01:56:00Z">
        <w:del w:id="3487" w:author="Yu Zhang12718" w:date="2026-10-15T05:07:00Z">
          <w:r w:rsidRPr="797C4670" w:rsidDel="00264AA2">
            <w:rPr>
              <w:rFonts w:ascii="Arial" w:eastAsia="Times New Roman" w:hAnsi="Arial" w:cs="Arial"/>
              <w:sz w:val="21"/>
              <w:szCs w:val="21"/>
            </w:rPr>
            <w:delText xml:space="preserve"> or</w:delText>
          </w:r>
        </w:del>
      </w:ins>
      <w:ins w:id="3488" w:author="Jie Wang5909" w:date="2026-10-14T01:55:00Z">
        <w:del w:id="3489" w:author="Yu Zhang12718" w:date="2026-10-15T05:07:00Z">
          <w:r w:rsidRPr="797C4670" w:rsidDel="00264AA2">
            <w:rPr>
              <w:rFonts w:ascii="Arial" w:eastAsia="Times New Roman" w:hAnsi="Arial" w:cs="Arial"/>
              <w:sz w:val="21"/>
              <w:szCs w:val="21"/>
              <w:rPrChange w:id="3490" w:author="Jie Wang5909" w:date="2026-10-14T01:55:00Z">
                <w:rPr>
                  <w:rFonts w:ascii="Segoe UI" w:hAnsi="Segoe UI" w:cs="Segoe UI"/>
                  <w:color w:val="0F1115"/>
                </w:rPr>
              </w:rPrChange>
            </w:rPr>
            <w:delText xml:space="preserve"> product quality is anticipated.</w:delText>
          </w:r>
        </w:del>
      </w:ins>
      <w:ins w:id="3491" w:author="Yu Zhang12718" w:date="2026-10-15T05:07:00Z">
        <w:r w:rsidR="0E9E1242" w:rsidRPr="797C4670">
          <w:rPr>
            <w:rFonts w:ascii="Arial" w:eastAsia="Times New Roman" w:hAnsi="Arial" w:cs="Arial"/>
            <w:sz w:val="21"/>
            <w:szCs w:val="21"/>
          </w:rPr>
          <w:t xml:space="preserve"> the Quality Management System (QMS) for centralized tracking. </w:t>
        </w:r>
        <w:r w:rsidR="0E9E1242" w:rsidRPr="797C4670">
          <w:rPr>
            <w:rFonts w:ascii="Arial" w:eastAsia="Times New Roman" w:hAnsi="Arial" w:cs="Arial"/>
            <w:sz w:val="21"/>
            <w:szCs w:val="21"/>
          </w:rPr>
          <w:lastRenderedPageBreak/>
          <w:t>The corresponding tracking records and supporting evidence will be appended to this document. No adverse impact on PPQ execution or product quality is anticipated.</w:t>
        </w:r>
      </w:ins>
    </w:p>
    <w:p w14:paraId="4E81361F" w14:textId="56C58128" w:rsidR="1FAFFCB7" w:rsidRDefault="1FAFFCB7" w:rsidP="797C4670">
      <w:pPr>
        <w:spacing w:after="0" w:line="360" w:lineRule="auto"/>
        <w:jc w:val="both"/>
        <w:rPr>
          <w:ins w:id="3492" w:author="Jie Wang5909" w:date="2026-10-14T01:53:00Z"/>
          <w:del w:id="3493" w:author="Yu Zhang12718" w:date="2026-10-15T09:23:00Z"/>
        </w:rPr>
      </w:pPr>
      <w:ins w:id="3494" w:author="Yu Zhang12718" w:date="2026-10-15T09:23:00Z">
        <w:del w:id="3495" w:author="Jie Wang5909" w:date="2026-10-17T00:27:00Z">
          <w:r w:rsidRPr="797C4670" w:rsidDel="003D2C91">
            <w:rPr>
              <w:rFonts w:ascii="Arial" w:eastAsia="Times New Roman" w:hAnsi="Arial" w:cs="Arial"/>
              <w:sz w:val="21"/>
              <w:szCs w:val="21"/>
            </w:rPr>
            <w:delText xml:space="preserve">The document will not be approved until all TBD items are resolved. </w:delText>
          </w:r>
        </w:del>
        <w:r w:rsidRPr="797C4670">
          <w:rPr>
            <w:rFonts w:ascii="Arial" w:eastAsia="Times New Roman" w:hAnsi="Arial" w:cs="Arial"/>
            <w:sz w:val="21"/>
            <w:szCs w:val="21"/>
          </w:rPr>
          <w:t>The remaining TBDs, including residual solvent reporting criteria and validation report effective dates, are captured in the action plan with owners and target dates, and will be completed prior to the relevant PPQ step or use of the method.</w:t>
        </w:r>
      </w:ins>
    </w:p>
    <w:p w14:paraId="31CE16AD" w14:textId="1C3B74A2" w:rsidR="00264AA2" w:rsidRPr="000D3FE0" w:rsidDel="00264AA2" w:rsidRDefault="00264AA2">
      <w:pPr>
        <w:spacing w:after="0" w:line="360" w:lineRule="auto"/>
        <w:jc w:val="both"/>
        <w:rPr>
          <w:del w:id="3496" w:author="Jie Wang5909" w:date="2026-10-14T01:54:00Z"/>
          <w:rFonts w:ascii="Arial" w:eastAsia="Times New Roman" w:hAnsi="Arial" w:cs="Arial"/>
          <w:sz w:val="21"/>
          <w:szCs w:val="21"/>
        </w:rPr>
        <w:pPrChange w:id="3497" w:author="Jie Wang5909" w:date="2026-10-13T13:53:00Z">
          <w:pPr>
            <w:spacing w:after="0" w:line="360" w:lineRule="auto"/>
          </w:pPr>
        </w:pPrChange>
      </w:pPr>
    </w:p>
    <w:p w14:paraId="53287FE9" w14:textId="623F7481" w:rsidR="005A4DDF" w:rsidRPr="000D3FE0" w:rsidRDefault="008B7DDD" w:rsidP="00B43FA1">
      <w:pPr>
        <w:pBdr>
          <w:bottom w:val="single" w:sz="6" w:space="1" w:color="1F4E79"/>
        </w:pBdr>
        <w:spacing w:beforeLines="100" w:before="240" w:afterLines="100" w:after="240" w:line="360" w:lineRule="auto"/>
        <w:contextualSpacing/>
        <w:textAlignment w:val="baseline"/>
        <w:outlineLvl w:val="0"/>
        <w:rPr>
          <w:rFonts w:ascii="Arial" w:eastAsia="Times New Roman" w:hAnsi="Arial" w:cs="Arial"/>
          <w:b/>
          <w:bCs/>
          <w:sz w:val="21"/>
          <w:szCs w:val="21"/>
        </w:rPr>
      </w:pPr>
      <w:bookmarkStart w:id="3498" w:name="_Toc243079880"/>
      <w:r w:rsidRPr="000D3FE0">
        <w:rPr>
          <w:rFonts w:ascii="Arial" w:eastAsia="Times New Roman" w:hAnsi="Arial" w:cs="Arial"/>
          <w:b/>
          <w:bCs/>
          <w:sz w:val="21"/>
          <w:szCs w:val="21"/>
        </w:rPr>
        <w:t>11</w:t>
      </w:r>
      <w:r w:rsidR="005A4DDF" w:rsidRPr="000D3FE0">
        <w:rPr>
          <w:rFonts w:ascii="Arial" w:eastAsia="Times New Roman" w:hAnsi="Arial" w:cs="Arial"/>
          <w:b/>
          <w:bCs/>
          <w:sz w:val="21"/>
          <w:szCs w:val="21"/>
        </w:rPr>
        <w:t>. References</w:t>
      </w:r>
      <w:bookmarkEnd w:id="3498"/>
      <w:r w:rsidR="005A4DDF" w:rsidRPr="000D3FE0">
        <w:rPr>
          <w:rFonts w:ascii="Arial" w:eastAsia="Times New Roman" w:hAnsi="Arial" w:cs="Arial"/>
          <w:b/>
          <w:bCs/>
          <w:sz w:val="21"/>
          <w:szCs w:val="21"/>
        </w:rPr>
        <w:t> </w:t>
      </w:r>
    </w:p>
    <w:p w14:paraId="0466113F" w14:textId="77777777" w:rsidR="003D7669" w:rsidRPr="000D3FE0" w:rsidRDefault="003D7669" w:rsidP="007C71B9">
      <w:pPr>
        <w:rPr>
          <w:rFonts w:ascii="Arial" w:eastAsia="Times New Roman" w:hAnsi="Arial" w:cs="Arial"/>
          <w:sz w:val="21"/>
          <w:szCs w:val="21"/>
        </w:rPr>
      </w:pPr>
      <w:r w:rsidRPr="000D3FE0">
        <w:rPr>
          <w:rFonts w:ascii="Arial" w:eastAsia="Times New Roman" w:hAnsi="Arial" w:cs="Arial"/>
          <w:sz w:val="21"/>
          <w:szCs w:val="21"/>
        </w:rPr>
        <w:t>ICH Q3C (R8) — Residual Solvents</w:t>
      </w:r>
    </w:p>
    <w:p w14:paraId="5AB04F90" w14:textId="77777777" w:rsidR="003D7669" w:rsidRPr="000D3FE0" w:rsidRDefault="003D7669" w:rsidP="007C71B9">
      <w:pPr>
        <w:rPr>
          <w:rFonts w:ascii="Arial" w:eastAsia="Times New Roman" w:hAnsi="Arial" w:cs="Arial"/>
          <w:sz w:val="21"/>
          <w:szCs w:val="21"/>
        </w:rPr>
      </w:pPr>
      <w:r w:rsidRPr="000D3FE0">
        <w:rPr>
          <w:rFonts w:ascii="Arial" w:eastAsia="Times New Roman" w:hAnsi="Arial" w:cs="Arial"/>
          <w:sz w:val="21"/>
          <w:szCs w:val="21"/>
        </w:rPr>
        <w:t>ICH Q3D — Elemental Impurities</w:t>
      </w:r>
    </w:p>
    <w:p w14:paraId="38E93190" w14:textId="77777777" w:rsidR="003D7669" w:rsidRPr="000D3FE0" w:rsidRDefault="003D7669" w:rsidP="007C71B9">
      <w:pPr>
        <w:rPr>
          <w:rFonts w:ascii="Arial" w:eastAsia="Times New Roman" w:hAnsi="Arial" w:cs="Arial"/>
          <w:sz w:val="21"/>
          <w:szCs w:val="21"/>
        </w:rPr>
      </w:pPr>
      <w:r w:rsidRPr="000D3FE0">
        <w:rPr>
          <w:rFonts w:ascii="Arial" w:eastAsia="Times New Roman" w:hAnsi="Arial" w:cs="Arial"/>
          <w:sz w:val="21"/>
          <w:szCs w:val="21"/>
        </w:rPr>
        <w:t>ICH Q7 — Good Manufacturing Practice for APIs</w:t>
      </w:r>
    </w:p>
    <w:p w14:paraId="651F2A84" w14:textId="618955D5" w:rsidR="003D7669" w:rsidRPr="000D3FE0" w:rsidRDefault="003D7669" w:rsidP="007C71B9">
      <w:pPr>
        <w:rPr>
          <w:rFonts w:ascii="Arial" w:eastAsia="Times New Roman" w:hAnsi="Arial" w:cs="Arial"/>
          <w:sz w:val="21"/>
          <w:szCs w:val="21"/>
        </w:rPr>
      </w:pPr>
      <w:r w:rsidRPr="000D3FE0">
        <w:rPr>
          <w:rFonts w:ascii="Arial" w:eastAsia="Times New Roman" w:hAnsi="Arial" w:cs="Arial"/>
          <w:iCs/>
          <w:sz w:val="21"/>
          <w:szCs w:val="21"/>
        </w:rPr>
        <w:t>Equipment Suitability Assessment Report: RA-1</w:t>
      </w:r>
      <w:r w:rsidR="00C0002B" w:rsidRPr="000D3FE0">
        <w:rPr>
          <w:rFonts w:ascii="Arial" w:eastAsia="Times New Roman" w:hAnsi="Arial" w:cs="Arial"/>
          <w:iCs/>
          <w:sz w:val="21"/>
          <w:szCs w:val="21"/>
        </w:rPr>
        <w:t>4002</w:t>
      </w:r>
      <w:r w:rsidR="00157812" w:rsidRPr="000D3FE0">
        <w:rPr>
          <w:rFonts w:ascii="Arial" w:eastAsia="Times New Roman" w:hAnsi="Arial" w:cs="Arial"/>
          <w:iCs/>
          <w:sz w:val="21"/>
          <w:szCs w:val="21"/>
        </w:rPr>
        <w:t>1</w:t>
      </w:r>
      <w:r w:rsidRPr="000D3FE0">
        <w:rPr>
          <w:rFonts w:ascii="Arial" w:eastAsia="Times New Roman" w:hAnsi="Arial" w:cs="Arial"/>
          <w:iCs/>
          <w:sz w:val="21"/>
          <w:szCs w:val="21"/>
        </w:rPr>
        <w:t>03010</w:t>
      </w:r>
      <w:ins w:id="3499" w:author="Jie Wang5909" w:date="2026-10-17T00:11:00Z">
        <w:r w:rsidR="003B7584">
          <w:rPr>
            <w:rFonts w:ascii="Arial" w:eastAsia="Times New Roman" w:hAnsi="Arial" w:cs="Arial"/>
            <w:iCs/>
            <w:sz w:val="21"/>
            <w:szCs w:val="21"/>
          </w:rPr>
          <w:t>2</w:t>
        </w:r>
      </w:ins>
      <w:del w:id="3500" w:author="Jie Wang5909" w:date="2026-10-17T00:11:00Z">
        <w:r w:rsidRPr="000D3FE0" w:rsidDel="003B7584">
          <w:rPr>
            <w:rFonts w:ascii="Arial" w:eastAsia="Times New Roman" w:hAnsi="Arial" w:cs="Arial"/>
            <w:iCs/>
            <w:sz w:val="21"/>
            <w:szCs w:val="21"/>
          </w:rPr>
          <w:delText>1</w:delText>
        </w:r>
      </w:del>
      <w:r w:rsidRPr="000D3FE0">
        <w:rPr>
          <w:rFonts w:ascii="Arial" w:eastAsia="Times New Roman" w:hAnsi="Arial" w:cs="Arial"/>
          <w:iCs/>
          <w:sz w:val="21"/>
          <w:szCs w:val="21"/>
        </w:rPr>
        <w:t>.01</w:t>
      </w:r>
    </w:p>
    <w:p w14:paraId="09CCB04B" w14:textId="32546F41" w:rsidR="00C0002B" w:rsidRPr="000D3FE0" w:rsidRDefault="00C0002B" w:rsidP="007C71B9">
      <w:pPr>
        <w:rPr>
          <w:rFonts w:ascii="Arial" w:eastAsia="Times New Roman" w:hAnsi="Arial" w:cs="Arial"/>
          <w:iCs/>
          <w:sz w:val="21"/>
          <w:szCs w:val="21"/>
        </w:rPr>
      </w:pPr>
      <w:r w:rsidRPr="000D3FE0">
        <w:rPr>
          <w:rFonts w:ascii="Arial" w:eastAsia="Times New Roman" w:hAnsi="Arial" w:cs="Arial"/>
          <w:iCs/>
          <w:sz w:val="21"/>
          <w:szCs w:val="21"/>
        </w:rPr>
        <w:t>Equipment Suitability Assessment Report: RA-14002</w:t>
      </w:r>
      <w:r w:rsidR="00157812" w:rsidRPr="000D3FE0">
        <w:rPr>
          <w:rFonts w:ascii="Arial" w:eastAsia="Times New Roman" w:hAnsi="Arial" w:cs="Arial"/>
          <w:iCs/>
          <w:sz w:val="21"/>
          <w:szCs w:val="21"/>
        </w:rPr>
        <w:t>1</w:t>
      </w:r>
      <w:r w:rsidRPr="000D3FE0">
        <w:rPr>
          <w:rFonts w:ascii="Arial" w:eastAsia="Times New Roman" w:hAnsi="Arial" w:cs="Arial"/>
          <w:iCs/>
          <w:sz w:val="21"/>
          <w:szCs w:val="21"/>
        </w:rPr>
        <w:t>030201.01</w:t>
      </w:r>
    </w:p>
    <w:p w14:paraId="6C3CDFBC" w14:textId="077E77BD" w:rsidR="00157812" w:rsidRPr="000D3FE0" w:rsidRDefault="00157812" w:rsidP="007C71B9">
      <w:pPr>
        <w:rPr>
          <w:rFonts w:ascii="Arial" w:hAnsi="Arial" w:cs="Arial"/>
          <w:sz w:val="21"/>
          <w:szCs w:val="21"/>
        </w:rPr>
      </w:pPr>
      <w:r w:rsidRPr="000D3FE0">
        <w:rPr>
          <w:rFonts w:ascii="Arial" w:eastAsia="Times New Roman" w:hAnsi="Arial" w:cs="Arial"/>
          <w:iCs/>
          <w:sz w:val="21"/>
          <w:szCs w:val="21"/>
        </w:rPr>
        <w:t>Equipment Suitability Assessment Report: RA-140021030301.01</w:t>
      </w:r>
    </w:p>
    <w:p w14:paraId="0E0EF5C5" w14:textId="0A3DCBB5" w:rsidR="003D7669" w:rsidRPr="000D3FE0" w:rsidRDefault="003D7669" w:rsidP="007C71B9">
      <w:pPr>
        <w:rPr>
          <w:rFonts w:ascii="Arial" w:eastAsia="Times New Roman" w:hAnsi="Arial" w:cs="Arial"/>
          <w:sz w:val="21"/>
          <w:szCs w:val="21"/>
        </w:rPr>
      </w:pPr>
      <w:r w:rsidRPr="000D3FE0">
        <w:rPr>
          <w:rFonts w:ascii="Arial" w:eastAsia="Times New Roman" w:hAnsi="Arial" w:cs="Arial"/>
          <w:sz w:val="21"/>
          <w:szCs w:val="21"/>
        </w:rPr>
        <w:t xml:space="preserve">Cleaning Impact Assessment: Reference document number: CMa-Sy-TJ401.01, CMa-Moyable-TJ402.03, </w:t>
      </w:r>
      <w:r w:rsidR="00E37D71" w:rsidRPr="000D3FE0">
        <w:rPr>
          <w:rFonts w:ascii="Arial" w:eastAsia="Times New Roman" w:hAnsi="Arial" w:cs="Arial"/>
          <w:sz w:val="21"/>
          <w:szCs w:val="21"/>
        </w:rPr>
        <w:t>and CMa</w:t>
      </w:r>
      <w:r w:rsidRPr="000D3FE0">
        <w:rPr>
          <w:rFonts w:ascii="Arial" w:eastAsia="Times New Roman" w:hAnsi="Arial" w:cs="Arial"/>
          <w:sz w:val="21"/>
          <w:szCs w:val="21"/>
        </w:rPr>
        <w:t>-Fixed-TJ404.01.</w:t>
      </w:r>
    </w:p>
    <w:p w14:paraId="6EF74E6C" w14:textId="6C20F690" w:rsidR="003D7669" w:rsidRDefault="003D7669" w:rsidP="007C71B9">
      <w:pPr>
        <w:rPr>
          <w:ins w:id="3501" w:author="Jie Wang5909" w:date="2026-10-16T21:26:00Z"/>
          <w:rFonts w:ascii="Arial" w:eastAsia="Times New Roman" w:hAnsi="Arial" w:cs="Arial"/>
          <w:iCs/>
          <w:sz w:val="21"/>
          <w:szCs w:val="21"/>
        </w:rPr>
      </w:pPr>
      <w:r w:rsidRPr="000D3FE0">
        <w:rPr>
          <w:rFonts w:ascii="Arial" w:eastAsia="Times New Roman" w:hAnsi="Arial" w:cs="Arial"/>
          <w:iCs/>
          <w:sz w:val="21"/>
          <w:szCs w:val="21"/>
        </w:rPr>
        <w:t>CMO Supplier Qualification Procedure: SOP-MM-046</w:t>
      </w:r>
    </w:p>
    <w:p w14:paraId="161A1FCB" w14:textId="77777777" w:rsidR="00750170" w:rsidRDefault="00750170" w:rsidP="007C71B9">
      <w:pPr>
        <w:rPr>
          <w:ins w:id="3502" w:author="Jie Wang5909" w:date="2026-10-16T21:27:00Z"/>
          <w:rFonts w:ascii="Arial" w:hAnsi="Arial" w:cs="Arial"/>
          <w:iCs/>
          <w:sz w:val="21"/>
          <w:szCs w:val="21"/>
        </w:rPr>
        <w:sectPr w:rsidR="00750170" w:rsidSect="00711185">
          <w:pgSz w:w="12240" w:h="15840"/>
          <w:pgMar w:top="1440" w:right="1800" w:bottom="1440" w:left="1800" w:header="890" w:footer="720" w:gutter="0"/>
          <w:cols w:space="720"/>
          <w:docGrid w:linePitch="360"/>
        </w:sectPr>
      </w:pPr>
    </w:p>
    <w:p w14:paraId="479FDA3D" w14:textId="3BB23431" w:rsidR="00750170" w:rsidRDefault="003A2D6E">
      <w:pPr>
        <w:pBdr>
          <w:bottom w:val="single" w:sz="6" w:space="1" w:color="1F4E79"/>
        </w:pBdr>
        <w:spacing w:beforeLines="100" w:before="240" w:afterLines="100" w:after="240" w:line="360" w:lineRule="auto"/>
        <w:contextualSpacing/>
        <w:textAlignment w:val="baseline"/>
        <w:outlineLvl w:val="0"/>
        <w:rPr>
          <w:ins w:id="3503" w:author="Jie Wang5909" w:date="2026-10-17T00:22:00Z"/>
          <w:rFonts w:ascii="Arial" w:eastAsia="Times New Roman" w:hAnsi="Arial" w:cs="Arial"/>
          <w:b/>
          <w:bCs/>
          <w:sz w:val="21"/>
          <w:szCs w:val="21"/>
        </w:rPr>
        <w:pPrChange w:id="3504" w:author="Jie Wang5909" w:date="2026-10-16T21:40:00Z">
          <w:pPr/>
        </w:pPrChange>
      </w:pPr>
      <w:bookmarkStart w:id="3505" w:name="_Toc243079881"/>
      <w:ins w:id="3506" w:author="Jie Wang5909" w:date="2026-10-16T21:40:00Z">
        <w:r>
          <w:rPr>
            <w:rFonts w:ascii="Arial" w:eastAsia="Times New Roman" w:hAnsi="Arial" w:cs="Arial"/>
            <w:b/>
            <w:bCs/>
            <w:sz w:val="21"/>
            <w:szCs w:val="21"/>
          </w:rPr>
          <w:lastRenderedPageBreak/>
          <w:t>1</w:t>
        </w:r>
      </w:ins>
      <w:ins w:id="3507" w:author="Jie Wang5909" w:date="2026-10-16T21:41:00Z">
        <w:r>
          <w:rPr>
            <w:rFonts w:ascii="Arial" w:eastAsia="Times New Roman" w:hAnsi="Arial" w:cs="Arial"/>
            <w:b/>
            <w:bCs/>
            <w:sz w:val="21"/>
            <w:szCs w:val="21"/>
          </w:rPr>
          <w:t>2</w:t>
        </w:r>
      </w:ins>
      <w:ins w:id="3508" w:author="Jie Wang5909" w:date="2026-10-16T21:40:00Z">
        <w:r w:rsidRPr="000D3FE0">
          <w:rPr>
            <w:rFonts w:ascii="Arial" w:eastAsia="Times New Roman" w:hAnsi="Arial" w:cs="Arial"/>
            <w:b/>
            <w:bCs/>
            <w:sz w:val="21"/>
            <w:szCs w:val="21"/>
          </w:rPr>
          <w:t xml:space="preserve">. </w:t>
        </w:r>
        <w:r>
          <w:rPr>
            <w:rFonts w:ascii="Arial" w:eastAsia="Times New Roman" w:hAnsi="Arial" w:cs="Arial"/>
            <w:b/>
            <w:bCs/>
            <w:sz w:val="21"/>
            <w:szCs w:val="21"/>
          </w:rPr>
          <w:t>A</w:t>
        </w:r>
        <w:r w:rsidRPr="003A2D6E">
          <w:rPr>
            <w:rFonts w:ascii="Arial" w:eastAsia="Times New Roman" w:hAnsi="Arial" w:cs="Arial"/>
            <w:b/>
            <w:bCs/>
            <w:sz w:val="21"/>
            <w:szCs w:val="21"/>
            <w:rPrChange w:id="3509" w:author="Jie Wang5909" w:date="2026-10-16T21:40:00Z">
              <w:rPr>
                <w:rFonts w:asciiTheme="minorEastAsia" w:hAnsiTheme="minorEastAsia" w:cs="Arial"/>
                <w:b/>
                <w:bCs/>
                <w:sz w:val="21"/>
                <w:szCs w:val="21"/>
              </w:rPr>
            </w:rPrChange>
          </w:rPr>
          <w:t xml:space="preserve">ppendix </w:t>
        </w:r>
      </w:ins>
      <w:ins w:id="3510" w:author="Jie Wang5909" w:date="2026-10-16T21:41:00Z">
        <w:r>
          <w:rPr>
            <w:rFonts w:ascii="Arial" w:eastAsia="Times New Roman" w:hAnsi="Arial" w:cs="Arial"/>
            <w:b/>
            <w:bCs/>
            <w:sz w:val="21"/>
            <w:szCs w:val="21"/>
          </w:rPr>
          <w:t xml:space="preserve">I </w:t>
        </w:r>
      </w:ins>
      <w:ins w:id="3511" w:author="Jie Wang5909" w:date="2026-10-16T21:46:00Z">
        <w:r w:rsidR="00850C41" w:rsidRPr="00850C41">
          <w:rPr>
            <w:rFonts w:ascii="Arial" w:eastAsia="Times New Roman" w:hAnsi="Arial" w:cs="Arial"/>
            <w:b/>
            <w:bCs/>
            <w:sz w:val="21"/>
            <w:szCs w:val="21"/>
            <w:rPrChange w:id="3512" w:author="Jie Wang5909" w:date="2026-10-16T21:46:00Z">
              <w:rPr>
                <w:rFonts w:ascii="Arial" w:hAnsi="Arial" w:cs="Arial"/>
                <w:color w:val="1E293B"/>
                <w:sz w:val="21"/>
                <w:szCs w:val="21"/>
                <w:shd w:val="clear" w:color="auto" w:fill="F8FAFC"/>
              </w:rPr>
            </w:rPrChange>
          </w:rPr>
          <w:t>Risk Mitigation Measures/Action Plan Tracking Table</w:t>
        </w:r>
      </w:ins>
      <w:bookmarkEnd w:id="3505"/>
    </w:p>
    <w:p w14:paraId="3E8914AB" w14:textId="77777777" w:rsidR="006D3C03" w:rsidRPr="003A2D6E" w:rsidRDefault="006D3C03">
      <w:pPr>
        <w:pBdr>
          <w:bottom w:val="single" w:sz="6" w:space="1" w:color="1F4E79"/>
        </w:pBdr>
        <w:spacing w:beforeLines="100" w:before="240" w:afterLines="100" w:after="240" w:line="360" w:lineRule="auto"/>
        <w:contextualSpacing/>
        <w:textAlignment w:val="baseline"/>
        <w:outlineLvl w:val="0"/>
        <w:rPr>
          <w:ins w:id="3513" w:author="Jie Wang5909" w:date="2026-10-16T21:27:00Z"/>
          <w:rFonts w:ascii="Arial" w:eastAsia="Times New Roman" w:hAnsi="Arial" w:cs="Arial"/>
          <w:b/>
          <w:bCs/>
          <w:sz w:val="21"/>
          <w:szCs w:val="21"/>
          <w:rPrChange w:id="3514" w:author="Jie Wang5909" w:date="2026-10-16T21:40:00Z">
            <w:rPr>
              <w:ins w:id="3515" w:author="Jie Wang5909" w:date="2026-10-16T21:27:00Z"/>
              <w:rFonts w:ascii="Arial" w:hAnsi="Arial" w:cs="Arial"/>
              <w:iCs/>
              <w:sz w:val="21"/>
              <w:szCs w:val="21"/>
            </w:rPr>
          </w:rPrChange>
        </w:rPr>
        <w:pPrChange w:id="3516" w:author="Jie Wang5909" w:date="2026-10-16T21:40:00Z">
          <w:pPr/>
        </w:pPrChange>
      </w:pPr>
    </w:p>
    <w:p w14:paraId="39DB2BC5" w14:textId="03839D49" w:rsidR="00763572" w:rsidRPr="005D44BA" w:rsidRDefault="005D44BA" w:rsidP="007C71B9">
      <w:pPr>
        <w:rPr>
          <w:ins w:id="3517" w:author="Jie Wang5909" w:date="2026-10-16T23:50:00Z"/>
          <w:rFonts w:ascii="Arial" w:hAnsi="Arial" w:cs="Arial"/>
          <w:b/>
          <w:bCs/>
          <w:sz w:val="21"/>
          <w:szCs w:val="21"/>
          <w:rPrChange w:id="3518" w:author="Jie Wang5909" w:date="2026-10-17T00:09:00Z">
            <w:rPr>
              <w:ins w:id="3519" w:author="Jie Wang5909" w:date="2026-10-16T23:50:00Z"/>
              <w:rFonts w:ascii="Arial" w:hAnsi="Arial" w:cs="Arial"/>
              <w:iCs/>
              <w:sz w:val="21"/>
              <w:szCs w:val="21"/>
            </w:rPr>
          </w:rPrChange>
        </w:rPr>
      </w:pPr>
      <w:ins w:id="3520" w:author="Jie Wang5909" w:date="2026-10-17T00:09:00Z">
        <w:r>
          <w:rPr>
            <w:rFonts w:ascii="Arial" w:eastAsia="Times New Roman" w:hAnsi="Arial" w:cs="Arial"/>
            <w:b/>
            <w:bCs/>
            <w:sz w:val="21"/>
            <w:szCs w:val="21"/>
          </w:rPr>
          <w:t>Table 13: T</w:t>
        </w:r>
        <w:r w:rsidRPr="007D189F">
          <w:rPr>
            <w:rFonts w:ascii="Arial" w:eastAsia="Times New Roman" w:hAnsi="Arial" w:cs="Arial" w:hint="eastAsia"/>
            <w:b/>
            <w:bCs/>
            <w:sz w:val="21"/>
            <w:szCs w:val="21"/>
          </w:rPr>
          <w:t>h</w:t>
        </w:r>
        <w:r w:rsidRPr="007D189F">
          <w:rPr>
            <w:rFonts w:ascii="Arial" w:eastAsia="Times New Roman" w:hAnsi="Arial" w:cs="Arial"/>
            <w:b/>
            <w:bCs/>
            <w:sz w:val="21"/>
            <w:szCs w:val="21"/>
          </w:rPr>
          <w:t xml:space="preserve">e </w:t>
        </w:r>
      </w:ins>
      <w:ins w:id="3521" w:author="Jie Wang5909" w:date="2026-10-17T00:11:00Z">
        <w:r w:rsidR="00094045">
          <w:rPr>
            <w:rFonts w:ascii="Arial" w:eastAsia="Times New Roman" w:hAnsi="Arial" w:cs="Arial"/>
            <w:b/>
            <w:bCs/>
            <w:sz w:val="21"/>
            <w:szCs w:val="21"/>
          </w:rPr>
          <w:t>tracking table of mitigation</w:t>
        </w:r>
      </w:ins>
      <w:ins w:id="3522" w:author="Jie Wang5909" w:date="2026-10-17T00:12:00Z">
        <w:r w:rsidR="00094045">
          <w:rPr>
            <w:rFonts w:ascii="Arial" w:eastAsia="Times New Roman" w:hAnsi="Arial" w:cs="Arial"/>
            <w:b/>
            <w:bCs/>
            <w:sz w:val="21"/>
            <w:szCs w:val="21"/>
          </w:rPr>
          <w:t xml:space="preserve"> measure/action</w:t>
        </w:r>
      </w:ins>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3523" w:author="Jie Wang5909" w:date="2026-10-16T23:51:00Z">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1208"/>
        <w:gridCol w:w="2701"/>
        <w:gridCol w:w="730"/>
        <w:gridCol w:w="2351"/>
        <w:gridCol w:w="1199"/>
        <w:gridCol w:w="1983"/>
        <w:gridCol w:w="1386"/>
        <w:gridCol w:w="1386"/>
        <w:tblGridChange w:id="3524">
          <w:tblGrid>
            <w:gridCol w:w="360"/>
            <w:gridCol w:w="360"/>
            <w:gridCol w:w="360"/>
            <w:gridCol w:w="128"/>
            <w:gridCol w:w="232"/>
            <w:gridCol w:w="360"/>
            <w:gridCol w:w="360"/>
            <w:gridCol w:w="360"/>
            <w:gridCol w:w="360"/>
            <w:gridCol w:w="360"/>
            <w:gridCol w:w="360"/>
            <w:gridCol w:w="309"/>
            <w:gridCol w:w="51"/>
            <w:gridCol w:w="360"/>
            <w:gridCol w:w="319"/>
            <w:gridCol w:w="41"/>
            <w:gridCol w:w="360"/>
            <w:gridCol w:w="360"/>
            <w:gridCol w:w="1590"/>
            <w:gridCol w:w="1199"/>
            <w:gridCol w:w="1983"/>
            <w:gridCol w:w="1386"/>
            <w:gridCol w:w="1386"/>
          </w:tblGrid>
        </w:tblGridChange>
      </w:tblGrid>
      <w:tr w:rsidR="00763572" w:rsidRPr="00E37D71" w14:paraId="35875D82" w14:textId="169EB515" w:rsidTr="2D7545EE">
        <w:trPr>
          <w:trHeight w:val="300"/>
          <w:ins w:id="3525" w:author="Jie Wang5909" w:date="2026-10-16T23:50:00Z"/>
          <w:trPrChange w:id="3526"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3527"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24510004" w14:textId="77777777" w:rsidR="00763572" w:rsidRPr="00E37D71" w:rsidRDefault="00763572" w:rsidP="00763572">
            <w:pPr>
              <w:spacing w:line="240" w:lineRule="auto"/>
              <w:rPr>
                <w:ins w:id="3528" w:author="Jie Wang5909" w:date="2026-10-16T23:50:00Z"/>
                <w:rFonts w:ascii="Arial" w:eastAsia="Times New Roman" w:hAnsi="Arial" w:cs="Arial"/>
                <w:b/>
                <w:color w:val="FFFFFF" w:themeColor="background1"/>
                <w:sz w:val="18"/>
                <w:szCs w:val="18"/>
              </w:rPr>
            </w:pPr>
            <w:ins w:id="3529" w:author="Jie Wang5909" w:date="2026-10-16T23:50:00Z">
              <w:r w:rsidRPr="00E37D71">
                <w:rPr>
                  <w:rFonts w:ascii="Arial" w:eastAsia="Times New Roman" w:hAnsi="Arial" w:cs="Arial"/>
                  <w:b/>
                  <w:color w:val="FFFFFF" w:themeColor="background1"/>
                  <w:sz w:val="18"/>
                  <w:szCs w:val="18"/>
                </w:rPr>
                <w:t> Area Evaluated </w:t>
              </w:r>
            </w:ins>
          </w:p>
        </w:tc>
        <w:tc>
          <w:tcPr>
            <w:tcW w:w="2701"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3530"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527A5CD0" w14:textId="77777777" w:rsidR="00763572" w:rsidRPr="00E37D71" w:rsidRDefault="00763572" w:rsidP="00763572">
            <w:pPr>
              <w:spacing w:line="240" w:lineRule="auto"/>
              <w:rPr>
                <w:ins w:id="3531" w:author="Jie Wang5909" w:date="2026-10-16T23:50:00Z"/>
                <w:rFonts w:ascii="Arial" w:eastAsia="Times New Roman" w:hAnsi="Arial" w:cs="Arial"/>
                <w:b/>
                <w:color w:val="FFFFFF" w:themeColor="background1"/>
                <w:sz w:val="18"/>
                <w:szCs w:val="18"/>
              </w:rPr>
            </w:pPr>
            <w:ins w:id="3532" w:author="Jie Wang5909" w:date="2026-10-16T23:50:00Z">
              <w:r w:rsidRPr="00E37D71">
                <w:rPr>
                  <w:rFonts w:ascii="Arial" w:eastAsia="Times New Roman" w:hAnsi="Arial" w:cs="Arial"/>
                  <w:b/>
                  <w:color w:val="FFFFFF" w:themeColor="background1"/>
                  <w:sz w:val="18"/>
                  <w:szCs w:val="18"/>
                </w:rPr>
                <w:t>Gap / Difference </w:t>
              </w:r>
            </w:ins>
          </w:p>
        </w:tc>
        <w:tc>
          <w:tcPr>
            <w:tcW w:w="730"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3533"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3B477CB7" w14:textId="77777777" w:rsidR="00763572" w:rsidRPr="00E37D71" w:rsidRDefault="00763572" w:rsidP="00763572">
            <w:pPr>
              <w:spacing w:line="240" w:lineRule="auto"/>
              <w:rPr>
                <w:ins w:id="3534" w:author="Jie Wang5909" w:date="2026-10-16T23:50:00Z"/>
                <w:rFonts w:ascii="Arial" w:eastAsia="Times New Roman" w:hAnsi="Arial" w:cs="Arial"/>
                <w:b/>
                <w:color w:val="FFFFFF" w:themeColor="background1"/>
                <w:sz w:val="18"/>
                <w:szCs w:val="18"/>
              </w:rPr>
            </w:pPr>
            <w:ins w:id="3535" w:author="Jie Wang5909" w:date="2026-10-16T23:50:00Z">
              <w:r w:rsidRPr="00E37D71">
                <w:rPr>
                  <w:rFonts w:ascii="Arial" w:eastAsia="Times New Roman" w:hAnsi="Arial" w:cs="Arial"/>
                  <w:b/>
                  <w:color w:val="FFFFFF" w:themeColor="background1"/>
                  <w:sz w:val="18"/>
                  <w:szCs w:val="18"/>
                </w:rPr>
                <w:t>Risk to product CQAs </w:t>
              </w:r>
            </w:ins>
          </w:p>
        </w:tc>
        <w:tc>
          <w:tcPr>
            <w:tcW w:w="2351"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3536"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40885A90" w14:textId="77777777" w:rsidR="00763572" w:rsidRPr="00E37D71" w:rsidRDefault="00763572" w:rsidP="00763572">
            <w:pPr>
              <w:spacing w:line="240" w:lineRule="auto"/>
              <w:rPr>
                <w:ins w:id="3537" w:author="Jie Wang5909" w:date="2026-10-16T23:50:00Z"/>
                <w:rFonts w:ascii="Arial" w:eastAsia="Times New Roman" w:hAnsi="Arial" w:cs="Arial"/>
                <w:b/>
                <w:color w:val="FFFFFF" w:themeColor="background1"/>
                <w:sz w:val="18"/>
                <w:szCs w:val="18"/>
              </w:rPr>
            </w:pPr>
            <w:ins w:id="3538" w:author="Jie Wang5909" w:date="2026-10-16T23:50:00Z">
              <w:r w:rsidRPr="00E37D71">
                <w:rPr>
                  <w:rFonts w:ascii="Arial" w:eastAsia="Times New Roman" w:hAnsi="Arial" w:cs="Arial"/>
                  <w:b/>
                  <w:color w:val="FFFFFF" w:themeColor="background1"/>
                  <w:sz w:val="18"/>
                  <w:szCs w:val="18"/>
                </w:rPr>
                <w:t>Action Plan </w:t>
              </w:r>
            </w:ins>
          </w:p>
        </w:tc>
        <w:tc>
          <w:tcPr>
            <w:tcW w:w="1199"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3539"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4A07173C" w14:textId="77777777" w:rsidR="00763572" w:rsidRPr="00E37D71" w:rsidRDefault="00763572" w:rsidP="00763572">
            <w:pPr>
              <w:spacing w:line="240" w:lineRule="auto"/>
              <w:rPr>
                <w:ins w:id="3540" w:author="Jie Wang5909" w:date="2026-10-16T23:50:00Z"/>
                <w:rFonts w:ascii="Arial" w:eastAsia="Times New Roman" w:hAnsi="Arial" w:cs="Arial"/>
                <w:b/>
                <w:color w:val="FFFFFF" w:themeColor="background1"/>
                <w:sz w:val="18"/>
                <w:szCs w:val="18"/>
              </w:rPr>
            </w:pPr>
            <w:ins w:id="3541" w:author="Jie Wang5909" w:date="2026-10-16T23:50:00Z">
              <w:r w:rsidRPr="00E37D71">
                <w:rPr>
                  <w:rFonts w:ascii="Arial" w:eastAsia="Times New Roman" w:hAnsi="Arial" w:cs="Arial"/>
                  <w:b/>
                  <w:color w:val="FFFFFF" w:themeColor="background1"/>
                  <w:sz w:val="18"/>
                  <w:szCs w:val="18"/>
                </w:rPr>
                <w:t>Owner (Function) </w:t>
              </w:r>
            </w:ins>
          </w:p>
        </w:tc>
        <w:tc>
          <w:tcPr>
            <w:tcW w:w="1983"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Change w:id="3542"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hideMark/>
              </w:tcPr>
            </w:tcPrChange>
          </w:tcPr>
          <w:p w14:paraId="0D13393C" w14:textId="4624E80E" w:rsidR="00763572" w:rsidRPr="00E37D71" w:rsidRDefault="00763572" w:rsidP="00763572">
            <w:pPr>
              <w:spacing w:line="240" w:lineRule="auto"/>
              <w:rPr>
                <w:ins w:id="3543" w:author="Jie Wang5909" w:date="2026-10-16T23:50:00Z"/>
                <w:rFonts w:ascii="Arial" w:eastAsia="Times New Roman" w:hAnsi="Arial" w:cs="Arial"/>
                <w:b/>
                <w:bCs/>
                <w:color w:val="FFFFFF" w:themeColor="background1"/>
                <w:sz w:val="18"/>
                <w:szCs w:val="18"/>
              </w:rPr>
            </w:pPr>
            <w:ins w:id="3544" w:author="Jie Wang5909" w:date="2026-10-16T23:50:00Z">
              <w:r w:rsidRPr="797C4670">
                <w:rPr>
                  <w:rFonts w:ascii="Arial" w:eastAsia="Times New Roman" w:hAnsi="Arial" w:cs="Arial"/>
                  <w:b/>
                  <w:bCs/>
                  <w:color w:val="FFFFFF" w:themeColor="background1"/>
                  <w:sz w:val="18"/>
                  <w:szCs w:val="18"/>
                </w:rPr>
                <w:t>Milestone*</w:t>
              </w:r>
            </w:ins>
          </w:p>
        </w:tc>
        <w:tc>
          <w:tcPr>
            <w:tcW w:w="1386"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Change w:id="3545"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1F4E79" w:themeFill="accent1" w:themeFillShade="80"/>
              </w:tcPr>
            </w:tcPrChange>
          </w:tcPr>
          <w:p w14:paraId="203797DA" w14:textId="6F4071F0" w:rsidR="00763572" w:rsidRPr="797C4670" w:rsidRDefault="00763572">
            <w:pPr>
              <w:spacing w:line="240" w:lineRule="auto"/>
              <w:jc w:val="center"/>
              <w:rPr>
                <w:ins w:id="3546" w:author="Jie Wang5909" w:date="2026-10-16T23:51:00Z"/>
                <w:rFonts w:ascii="Arial" w:eastAsia="Times New Roman" w:hAnsi="Arial" w:cs="Arial"/>
                <w:b/>
                <w:bCs/>
                <w:color w:val="FFFFFF" w:themeColor="background1"/>
                <w:sz w:val="18"/>
                <w:szCs w:val="18"/>
              </w:rPr>
              <w:pPrChange w:id="3547" w:author="Jie Wang5909" w:date="2026-10-16T23:51:00Z">
                <w:pPr>
                  <w:spacing w:line="240" w:lineRule="auto"/>
                </w:pPr>
              </w:pPrChange>
            </w:pPr>
            <w:ins w:id="3548" w:author="Jie Wang5909" w:date="2026-10-16T23:52:00Z">
              <w:r w:rsidRPr="005A648E">
                <w:rPr>
                  <w:rFonts w:ascii="Arial" w:eastAsia="Times New Roman" w:hAnsi="Arial" w:cs="Arial"/>
                  <w:b/>
                  <w:color w:val="FFFFFF" w:themeColor="background1"/>
                  <w:sz w:val="18"/>
                  <w:szCs w:val="18"/>
                </w:rPr>
                <w:t>Completion Evidence</w:t>
              </w:r>
            </w:ins>
          </w:p>
        </w:tc>
        <w:tc>
          <w:tcPr>
            <w:tcW w:w="1386"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vAlign w:val="center"/>
            <w:tcPrChange w:id="3549"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1F4E79" w:themeFill="accent1" w:themeFillShade="80"/>
              </w:tcPr>
            </w:tcPrChange>
          </w:tcPr>
          <w:p w14:paraId="61959A2E" w14:textId="165FE97E" w:rsidR="00763572" w:rsidRPr="797C4670" w:rsidRDefault="00763572">
            <w:pPr>
              <w:spacing w:line="240" w:lineRule="auto"/>
              <w:jc w:val="center"/>
              <w:rPr>
                <w:ins w:id="3550" w:author="Jie Wang5909" w:date="2026-10-16T23:51:00Z"/>
                <w:rFonts w:ascii="Arial" w:eastAsia="Times New Roman" w:hAnsi="Arial" w:cs="Arial"/>
                <w:b/>
                <w:bCs/>
                <w:color w:val="FFFFFF" w:themeColor="background1"/>
                <w:sz w:val="18"/>
                <w:szCs w:val="18"/>
              </w:rPr>
              <w:pPrChange w:id="3551" w:author="Jie Wang5909" w:date="2026-10-16T23:51:00Z">
                <w:pPr>
                  <w:spacing w:line="240" w:lineRule="auto"/>
                </w:pPr>
              </w:pPrChange>
            </w:pPr>
            <w:ins w:id="3552" w:author="Jie Wang5909" w:date="2026-10-16T23:52:00Z">
              <w:r w:rsidRPr="005A648E">
                <w:rPr>
                  <w:rFonts w:ascii="Arial" w:eastAsia="Times New Roman" w:hAnsi="Arial" w:cs="Arial"/>
                  <w:b/>
                  <w:color w:val="FFFFFF" w:themeColor="background1"/>
                  <w:sz w:val="18"/>
                  <w:szCs w:val="18"/>
                </w:rPr>
                <w:t>Signature/Date</w:t>
              </w:r>
            </w:ins>
          </w:p>
        </w:tc>
      </w:tr>
      <w:tr w:rsidR="00763572" w:rsidRPr="00E37D71" w14:paraId="53CFD7D6" w14:textId="4348AF5A" w:rsidTr="2D7545EE">
        <w:trPr>
          <w:trHeight w:val="300"/>
          <w:ins w:id="3553" w:author="Jie Wang5909" w:date="2026-10-16T23:50:00Z"/>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hideMark/>
          </w:tcPr>
          <w:p w14:paraId="567BE4F6" w14:textId="47BE3646" w:rsidR="00763572" w:rsidRPr="1F55AB29" w:rsidRDefault="00763572">
            <w:pPr>
              <w:spacing w:line="240" w:lineRule="auto"/>
              <w:rPr>
                <w:ins w:id="3554" w:author="Jie Wang5909" w:date="2026-10-16T23:51:00Z"/>
                <w:rFonts w:ascii="Arial" w:eastAsia="Times New Roman" w:hAnsi="Arial" w:cs="Arial"/>
                <w:b/>
                <w:bCs/>
                <w:sz w:val="18"/>
                <w:szCs w:val="18"/>
              </w:rPr>
            </w:pPr>
            <w:ins w:id="3555" w:author="Jie Wang5909" w:date="2026-10-16T23:50:00Z">
              <w:r w:rsidRPr="1F55AB29">
                <w:rPr>
                  <w:rFonts w:ascii="Arial" w:eastAsia="Times New Roman" w:hAnsi="Arial" w:cs="Arial"/>
                  <w:b/>
                  <w:bCs/>
                  <w:sz w:val="18"/>
                  <w:szCs w:val="18"/>
                </w:rPr>
                <w:t>Process and Equipment </w:t>
              </w:r>
            </w:ins>
          </w:p>
        </w:tc>
      </w:tr>
      <w:tr w:rsidR="00763572" w:rsidRPr="00E37D71" w14:paraId="3C093387" w14:textId="6A0BA654" w:rsidTr="2D7545EE">
        <w:trPr>
          <w:trHeight w:val="300"/>
          <w:ins w:id="3556" w:author="Jie Wang5909" w:date="2026-10-16T23:50:00Z"/>
          <w:trPrChange w:id="3557"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3558"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67981D95" w14:textId="77777777" w:rsidR="00763572" w:rsidRPr="00E37D71" w:rsidRDefault="00763572" w:rsidP="008238A9">
            <w:pPr>
              <w:spacing w:line="240" w:lineRule="auto"/>
              <w:rPr>
                <w:ins w:id="3559" w:author="Jie Wang5909" w:date="2026-10-16T23:50:00Z"/>
                <w:rFonts w:ascii="Arial" w:eastAsia="Times New Roman" w:hAnsi="Arial" w:cs="Arial"/>
                <w:sz w:val="18"/>
                <w:szCs w:val="18"/>
              </w:rPr>
            </w:pPr>
            <w:ins w:id="3560" w:author="Jie Wang5909" w:date="2026-10-16T23:50:00Z">
              <w:r w:rsidRPr="00E37D71">
                <w:rPr>
                  <w:rFonts w:ascii="Arial" w:eastAsia="Times New Roman" w:hAnsi="Arial" w:cs="Arial"/>
                  <w:sz w:val="18"/>
                  <w:szCs w:val="18"/>
                </w:rPr>
                <w:t>Process</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561"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51B3CC19" w14:textId="77777777" w:rsidR="00763572" w:rsidRPr="00E37D71" w:rsidRDefault="00763572" w:rsidP="008238A9">
            <w:pPr>
              <w:spacing w:line="240" w:lineRule="auto"/>
              <w:rPr>
                <w:ins w:id="3562" w:author="Jie Wang5909" w:date="2026-10-16T23:50:00Z"/>
                <w:rFonts w:ascii="Arial" w:hAnsi="Arial" w:cs="Arial"/>
                <w:sz w:val="18"/>
                <w:szCs w:val="18"/>
              </w:rPr>
            </w:pPr>
            <w:ins w:id="3563" w:author="Jie Wang5909" w:date="2026-10-16T23:50:00Z">
              <w:r w:rsidRPr="00E37D71">
                <w:rPr>
                  <w:rFonts w:ascii="Arial" w:eastAsia="宋体" w:hAnsi="Arial" w:cs="Arial"/>
                  <w:sz w:val="18"/>
                  <w:szCs w:val="18"/>
                </w:rPr>
                <w:t>The post-cleavage rinse volume is increased from 5 volumes to 8 volumes</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3564"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9A9B54B" w14:textId="77777777" w:rsidR="00763572" w:rsidRDefault="00763572" w:rsidP="008238A9">
            <w:pPr>
              <w:spacing w:line="240" w:lineRule="auto"/>
              <w:rPr>
                <w:ins w:id="3565" w:author="Jie Wang5909" w:date="2026-10-16T23:50:00Z"/>
                <w:rFonts w:ascii="Arial" w:eastAsia="Arial" w:hAnsi="Arial" w:cs="Arial"/>
                <w:color w:val="881798"/>
                <w:sz w:val="18"/>
                <w:szCs w:val="18"/>
              </w:rPr>
            </w:pPr>
            <w:ins w:id="3566" w:author="Jie Wang5909" w:date="2026-10-16T23:50:00Z">
              <w:r w:rsidRPr="599BC9E8">
                <w:rPr>
                  <w:rFonts w:ascii="Arial" w:eastAsia="Arial" w:hAnsi="Arial" w:cs="Arial"/>
                  <w:color w:val="498205"/>
                  <w:sz w:val="18"/>
                  <w:szCs w:val="18"/>
                  <w:u w:val="single"/>
                </w:rPr>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567"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E9CF2C2" w14:textId="77777777" w:rsidR="00763572" w:rsidRPr="005A648E" w:rsidRDefault="00763572" w:rsidP="008238A9">
            <w:pPr>
              <w:spacing w:line="240" w:lineRule="auto"/>
              <w:rPr>
                <w:ins w:id="3568" w:author="Jie Wang5909" w:date="2026-10-16T23:50:00Z"/>
                <w:rFonts w:ascii="Arial" w:hAnsi="Arial" w:cs="Arial"/>
                <w:sz w:val="18"/>
                <w:szCs w:val="18"/>
              </w:rPr>
            </w:pPr>
            <w:ins w:id="3569" w:author="Jie Wang5909" w:date="2026-10-16T23:50:00Z">
              <w:r w:rsidRPr="005A648E">
                <w:rPr>
                  <w:rFonts w:ascii="Arial" w:hAnsi="Arial" w:cs="Arial"/>
                  <w:sz w:val="18"/>
                  <w:szCs w:val="18"/>
                </w:rPr>
                <w:t>Relevant contents have been filled in Change-CPo140021-030202.01</w:t>
              </w:r>
            </w:ins>
          </w:p>
          <w:p w14:paraId="6619E7B2" w14:textId="77777777" w:rsidR="00763572" w:rsidRDefault="00763572" w:rsidP="008238A9">
            <w:pPr>
              <w:spacing w:line="240" w:lineRule="auto"/>
              <w:rPr>
                <w:ins w:id="3570" w:author="Jie Wang5909" w:date="2026-10-16T23:50:00Z"/>
                <w:rFonts w:ascii="Arial" w:eastAsia="Arial" w:hAnsi="Arial" w:cs="Arial"/>
                <w:color w:val="498205"/>
                <w:sz w:val="18"/>
                <w:szCs w:val="18"/>
                <w:u w:val="single"/>
              </w:rPr>
            </w:pPr>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3571"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0ADA952C" w14:textId="77777777" w:rsidR="00763572" w:rsidRPr="00430350" w:rsidRDefault="00763572" w:rsidP="008238A9">
            <w:pPr>
              <w:spacing w:line="240" w:lineRule="auto"/>
              <w:rPr>
                <w:ins w:id="3572" w:author="Jie Wang5909" w:date="2026-10-16T23:50:00Z"/>
                <w:rFonts w:ascii="Arial" w:hAnsi="Arial" w:cs="Arial"/>
                <w:sz w:val="18"/>
                <w:szCs w:val="18"/>
              </w:rPr>
            </w:pPr>
            <w:ins w:id="3573" w:author="Jie Wang5909" w:date="2026-10-16T23:50:00Z">
              <w:r w:rsidRPr="00430350">
                <w:rPr>
                  <w:rFonts w:ascii="Arial" w:hAnsi="Arial" w:cs="Arial"/>
                  <w:sz w:val="18"/>
                  <w:szCs w:val="18"/>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3574"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E9975F9" w14:textId="77777777" w:rsidR="00763572" w:rsidRPr="00430350" w:rsidRDefault="00763572" w:rsidP="008238A9">
            <w:pPr>
              <w:spacing w:line="240" w:lineRule="auto"/>
              <w:rPr>
                <w:ins w:id="3575" w:author="Jie Wang5909" w:date="2026-10-16T23:50:00Z"/>
                <w:rFonts w:ascii="Arial" w:eastAsia="Arial" w:hAnsi="Arial" w:cs="Arial"/>
                <w:sz w:val="18"/>
                <w:szCs w:val="18"/>
                <w:u w:val="single"/>
                <w:rPrChange w:id="3576" w:author="Jie Wang5909" w:date="2026-10-17T00:17:00Z">
                  <w:rPr>
                    <w:ins w:id="3577" w:author="Jie Wang5909" w:date="2026-10-16T23:50:00Z"/>
                    <w:rFonts w:ascii="Arial" w:eastAsia="Arial" w:hAnsi="Arial" w:cs="Arial"/>
                    <w:color w:val="D13438"/>
                    <w:sz w:val="18"/>
                    <w:szCs w:val="18"/>
                    <w:u w:val="single"/>
                  </w:rPr>
                </w:rPrChange>
              </w:rPr>
            </w:pPr>
            <w:ins w:id="3578" w:author="Jie Wang5909" w:date="2026-10-16T23:50:00Z">
              <w:r w:rsidRPr="00430350">
                <w:rPr>
                  <w:rFonts w:ascii="Arial" w:eastAsia="Arial" w:hAnsi="Arial" w:cs="Arial"/>
                  <w:sz w:val="18"/>
                  <w:szCs w:val="18"/>
                  <w:u w:val="single"/>
                  <w:rPrChange w:id="3579" w:author="Jie Wang5909" w:date="2026-10-17T00:17:00Z">
                    <w:rPr>
                      <w:rFonts w:ascii="Arial" w:eastAsia="Arial" w:hAnsi="Arial" w:cs="Arial"/>
                      <w:color w:val="D13438"/>
                      <w:sz w:val="18"/>
                      <w:szCs w:val="18"/>
                      <w:u w:val="single"/>
                    </w:rPr>
                  </w:rPrChange>
                </w:rPr>
                <w:t>Assigned Owner: Yu Zhang</w:t>
              </w:r>
            </w:ins>
          </w:p>
          <w:p w14:paraId="604FCC1D" w14:textId="77777777" w:rsidR="00763572" w:rsidRPr="00430350" w:rsidRDefault="00763572" w:rsidP="008238A9">
            <w:pPr>
              <w:spacing w:line="240" w:lineRule="auto"/>
              <w:rPr>
                <w:ins w:id="3580" w:author="Jie Wang5909" w:date="2026-10-16T23:50:00Z"/>
                <w:rFonts w:ascii="Arial" w:eastAsia="Arial" w:hAnsi="Arial" w:cs="Arial"/>
                <w:sz w:val="18"/>
                <w:szCs w:val="18"/>
                <w:u w:val="single"/>
                <w:rPrChange w:id="3581" w:author="Jie Wang5909" w:date="2026-10-17T00:17:00Z">
                  <w:rPr>
                    <w:ins w:id="3582" w:author="Jie Wang5909" w:date="2026-10-16T23:50:00Z"/>
                    <w:rFonts w:ascii="Arial" w:eastAsia="Arial" w:hAnsi="Arial" w:cs="Arial"/>
                    <w:color w:val="D13438"/>
                    <w:sz w:val="18"/>
                    <w:szCs w:val="18"/>
                    <w:u w:val="single"/>
                  </w:rPr>
                </w:rPrChange>
              </w:rPr>
            </w:pPr>
            <w:ins w:id="3583" w:author="Jie Wang5909" w:date="2026-10-16T23:50:00Z">
              <w:r w:rsidRPr="00430350">
                <w:rPr>
                  <w:rFonts w:ascii="Arial" w:eastAsia="Arial" w:hAnsi="Arial" w:cs="Arial"/>
                  <w:sz w:val="18"/>
                  <w:szCs w:val="18"/>
                  <w:u w:val="single"/>
                  <w:rPrChange w:id="3584" w:author="Jie Wang5909" w:date="2026-10-17T00:17:00Z">
                    <w:rPr>
                      <w:rFonts w:ascii="Arial" w:eastAsia="Arial" w:hAnsi="Arial" w:cs="Arial"/>
                      <w:color w:val="D13438"/>
                      <w:sz w:val="18"/>
                      <w:szCs w:val="18"/>
                      <w:u w:val="single"/>
                    </w:rPr>
                  </w:rPrChange>
                </w:rPr>
                <w:t>Due Date: 11/05/2026</w:t>
              </w:r>
            </w:ins>
          </w:p>
          <w:p w14:paraId="70565BB5" w14:textId="77777777" w:rsidR="00763572" w:rsidRPr="00430350" w:rsidRDefault="00763572" w:rsidP="008238A9">
            <w:pPr>
              <w:spacing w:line="240" w:lineRule="auto"/>
              <w:rPr>
                <w:ins w:id="3585" w:author="Jie Wang5909" w:date="2026-10-16T23:50:00Z"/>
                <w:rFonts w:ascii="Arial" w:eastAsia="Times New Roman" w:hAnsi="Arial" w:cs="Arial"/>
                <w:sz w:val="18"/>
                <w:szCs w:val="18"/>
              </w:rPr>
            </w:pPr>
            <w:ins w:id="3586" w:author="Jie Wang5909" w:date="2026-10-16T23:50:00Z">
              <w:r w:rsidRPr="00430350">
                <w:rPr>
                  <w:rFonts w:ascii="Arial" w:eastAsia="Arial" w:hAnsi="Arial" w:cs="Arial"/>
                  <w:sz w:val="18"/>
                  <w:szCs w:val="18"/>
                  <w:u w:val="single"/>
                  <w:rPrChange w:id="3587" w:author="Jie Wang5909" w:date="2026-10-17T00:17:00Z">
                    <w:rPr>
                      <w:rFonts w:ascii="Arial" w:eastAsia="Arial" w:hAnsi="Arial" w:cs="Arial"/>
                      <w:color w:val="D13438"/>
                      <w:sz w:val="18"/>
                      <w:szCs w:val="18"/>
                      <w:u w:val="single"/>
                    </w:rPr>
                  </w:rPrChange>
                </w:rPr>
                <w:t xml:space="preserve">Item status and Closure criteria: </w:t>
              </w:r>
              <w:r w:rsidRPr="00430350">
                <w:rPr>
                  <w:rFonts w:ascii="Arial" w:eastAsia="Arial" w:hAnsi="Arial" w:cs="Arial"/>
                  <w:sz w:val="18"/>
                  <w:szCs w:val="18"/>
                  <w:u w:val="single"/>
                  <w:rPrChange w:id="3588" w:author="Jie Wang5909" w:date="2026-10-17T00:17:00Z">
                    <w:rPr>
                      <w:rFonts w:ascii="Arial" w:eastAsia="Arial" w:hAnsi="Arial" w:cs="Arial"/>
                      <w:color w:val="881798"/>
                      <w:sz w:val="18"/>
                      <w:szCs w:val="18"/>
                      <w:u w:val="single"/>
                    </w:rPr>
                  </w:rPrChange>
                </w:rPr>
                <w:t>Change control</w:t>
              </w:r>
              <w:r w:rsidRPr="00430350">
                <w:rPr>
                  <w:rFonts w:ascii="Arial" w:eastAsia="Arial" w:hAnsi="Arial" w:cs="Arial"/>
                  <w:sz w:val="18"/>
                  <w:szCs w:val="18"/>
                  <w:u w:val="single"/>
                  <w:rPrChange w:id="3589" w:author="Jie Wang5909" w:date="2026-10-17T00:17:00Z">
                    <w:rPr>
                      <w:rFonts w:ascii="Arial" w:eastAsia="Arial" w:hAnsi="Arial" w:cs="Arial"/>
                      <w:color w:val="D13438"/>
                      <w:sz w:val="18"/>
                      <w:szCs w:val="18"/>
                      <w:u w:val="single"/>
                    </w:rPr>
                  </w:rPrChange>
                </w:rPr>
                <w:t xml:space="preserve"> sign-off </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590"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1E6E0681" w14:textId="77777777" w:rsidR="00763572" w:rsidRPr="00430350" w:rsidRDefault="00763572">
            <w:pPr>
              <w:spacing w:line="240" w:lineRule="auto"/>
              <w:jc w:val="center"/>
              <w:rPr>
                <w:ins w:id="3591" w:author="Jie Wang5909" w:date="2026-10-16T23:51:00Z"/>
                <w:rFonts w:ascii="Arial" w:eastAsia="Arial" w:hAnsi="Arial" w:cs="Arial"/>
                <w:sz w:val="18"/>
                <w:szCs w:val="18"/>
                <w:u w:val="single"/>
                <w:rPrChange w:id="3592" w:author="Jie Wang5909" w:date="2026-10-17T00:17:00Z">
                  <w:rPr>
                    <w:ins w:id="3593" w:author="Jie Wang5909" w:date="2026-10-16T23:51:00Z"/>
                    <w:rFonts w:ascii="Arial" w:eastAsia="Arial" w:hAnsi="Arial" w:cs="Arial"/>
                    <w:color w:val="D13438"/>
                    <w:sz w:val="18"/>
                    <w:szCs w:val="18"/>
                    <w:u w:val="single"/>
                  </w:rPr>
                </w:rPrChange>
              </w:rPr>
              <w:pPrChange w:id="3594"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595"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5BF8D31C" w14:textId="77777777" w:rsidR="00763572" w:rsidRPr="00430350" w:rsidRDefault="00763572">
            <w:pPr>
              <w:spacing w:line="240" w:lineRule="auto"/>
              <w:jc w:val="center"/>
              <w:rPr>
                <w:ins w:id="3596" w:author="Jie Wang5909" w:date="2026-10-16T23:51:00Z"/>
                <w:rFonts w:ascii="Arial" w:eastAsia="Arial" w:hAnsi="Arial" w:cs="Arial"/>
                <w:sz w:val="18"/>
                <w:szCs w:val="18"/>
                <w:u w:val="single"/>
                <w:rPrChange w:id="3597" w:author="Jie Wang5909" w:date="2026-10-17T00:17:00Z">
                  <w:rPr>
                    <w:ins w:id="3598" w:author="Jie Wang5909" w:date="2026-10-16T23:51:00Z"/>
                    <w:rFonts w:ascii="Arial" w:eastAsia="Arial" w:hAnsi="Arial" w:cs="Arial"/>
                    <w:color w:val="D13438"/>
                    <w:sz w:val="18"/>
                    <w:szCs w:val="18"/>
                    <w:u w:val="single"/>
                  </w:rPr>
                </w:rPrChange>
              </w:rPr>
              <w:pPrChange w:id="3599" w:author="Jie Wang5909" w:date="2026-10-16T23:51:00Z">
                <w:pPr>
                  <w:spacing w:line="240" w:lineRule="auto"/>
                </w:pPr>
              </w:pPrChange>
            </w:pPr>
          </w:p>
        </w:tc>
      </w:tr>
      <w:tr w:rsidR="00763572" w:rsidRPr="00E37D71" w14:paraId="4725532D" w14:textId="73C7B6E8" w:rsidTr="2D7545EE">
        <w:trPr>
          <w:trHeight w:val="300"/>
          <w:ins w:id="3600" w:author="Jie Wang5909" w:date="2026-10-16T23:50:00Z"/>
          <w:trPrChange w:id="3601"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02"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80A96C9" w14:textId="77777777" w:rsidR="00763572" w:rsidRPr="00E37D71" w:rsidRDefault="00763572" w:rsidP="008238A9">
            <w:pPr>
              <w:spacing w:line="240" w:lineRule="auto"/>
              <w:rPr>
                <w:ins w:id="3603" w:author="Jie Wang5909" w:date="2026-10-16T23:50:00Z"/>
                <w:rFonts w:ascii="Arial" w:eastAsia="Times New Roman" w:hAnsi="Arial" w:cs="Arial"/>
                <w:sz w:val="18"/>
                <w:szCs w:val="18"/>
              </w:rPr>
            </w:pPr>
            <w:ins w:id="3604" w:author="Jie Wang5909" w:date="2026-10-16T23:50:00Z">
              <w:r w:rsidRPr="00E37D71">
                <w:rPr>
                  <w:rFonts w:ascii="Arial" w:eastAsia="Times New Roman" w:hAnsi="Arial" w:cs="Arial"/>
                  <w:sz w:val="18"/>
                  <w:szCs w:val="18"/>
                </w:rPr>
                <w:t>Process</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05"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59478791" w14:textId="77777777" w:rsidR="00763572" w:rsidRPr="00E37D71" w:rsidRDefault="00763572" w:rsidP="008238A9">
            <w:pPr>
              <w:spacing w:line="240" w:lineRule="auto"/>
              <w:rPr>
                <w:ins w:id="3606" w:author="Jie Wang5909" w:date="2026-10-16T23:50:00Z"/>
                <w:rFonts w:ascii="Arial" w:hAnsi="Arial" w:cs="Arial"/>
                <w:sz w:val="18"/>
                <w:szCs w:val="18"/>
              </w:rPr>
            </w:pPr>
            <w:ins w:id="3607" w:author="Jie Wang5909" w:date="2026-10-16T23:50:00Z">
              <w:r w:rsidRPr="00E37D71">
                <w:rPr>
                  <w:rFonts w:ascii="Arial" w:hAnsi="Arial" w:cs="Arial"/>
                  <w:sz w:val="18"/>
                  <w:szCs w:val="18"/>
                </w:rPr>
                <w:t>Revised per Manufacturing Operation Record</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08"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2828AAC1" w14:textId="77777777" w:rsidR="00763572" w:rsidRPr="00E37D71" w:rsidRDefault="00763572" w:rsidP="008238A9">
            <w:pPr>
              <w:spacing w:line="240" w:lineRule="auto"/>
              <w:rPr>
                <w:ins w:id="3609" w:author="Jie Wang5909" w:date="2026-10-16T23:50:00Z"/>
                <w:rFonts w:ascii="Arial" w:eastAsia="Times New Roman" w:hAnsi="Arial" w:cs="Arial"/>
                <w:sz w:val="18"/>
                <w:szCs w:val="18"/>
              </w:rPr>
            </w:pPr>
            <w:ins w:id="3610" w:author="Jie Wang5909" w:date="2026-10-16T23:50:00Z">
              <w:r w:rsidRPr="00E37D71">
                <w:rPr>
                  <w:rFonts w:ascii="Arial" w:eastAsia="Times New Roman" w:hAnsi="Arial" w:cs="Arial"/>
                  <w:sz w:val="18"/>
                  <w:szCs w:val="18"/>
                </w:rPr>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11"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B2B893A" w14:textId="77777777" w:rsidR="00763572" w:rsidRPr="00E37D71" w:rsidRDefault="00763572" w:rsidP="008238A9">
            <w:pPr>
              <w:spacing w:line="240" w:lineRule="auto"/>
              <w:rPr>
                <w:ins w:id="3612" w:author="Jie Wang5909" w:date="2026-10-16T23:50:00Z"/>
                <w:rFonts w:ascii="Arial" w:eastAsia="Times New Roman" w:hAnsi="Arial" w:cs="Arial"/>
                <w:sz w:val="18"/>
                <w:szCs w:val="18"/>
              </w:rPr>
            </w:pPr>
            <w:ins w:id="3613" w:author="Jie Wang5909" w:date="2026-10-16T23:50:00Z">
              <w:r w:rsidRPr="599BC9E8">
                <w:rPr>
                  <w:rFonts w:ascii="Arial" w:eastAsia="Times New Roman" w:hAnsi="Arial" w:cs="Arial"/>
                  <w:sz w:val="18"/>
                  <w:szCs w:val="18"/>
                </w:rPr>
                <w:t xml:space="preserve">This update was implemented upon joint discussion and confirmation among Production, Customer, QAN/A </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14"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103C4B1E" w14:textId="77777777" w:rsidR="00763572" w:rsidRPr="00430350" w:rsidRDefault="00763572" w:rsidP="008238A9">
            <w:pPr>
              <w:spacing w:line="240" w:lineRule="auto"/>
              <w:rPr>
                <w:ins w:id="3615" w:author="Jie Wang5909" w:date="2026-10-16T23:50:00Z"/>
                <w:rFonts w:ascii="Arial" w:eastAsia="Times New Roman" w:hAnsi="Arial" w:cs="Arial"/>
                <w:sz w:val="18"/>
                <w:szCs w:val="18"/>
              </w:rPr>
            </w:pPr>
            <w:ins w:id="3616" w:author="Jie Wang5909" w:date="2026-10-16T23:50:00Z">
              <w:r w:rsidRPr="00430350">
                <w:rPr>
                  <w:rFonts w:ascii="Arial" w:hAnsi="Arial" w:cs="Arial"/>
                  <w:sz w:val="18"/>
                  <w:szCs w:val="18"/>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17"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41A7797" w14:textId="77777777" w:rsidR="00763572" w:rsidRPr="00430350" w:rsidRDefault="00763572" w:rsidP="008238A9">
            <w:pPr>
              <w:spacing w:line="240" w:lineRule="auto"/>
              <w:rPr>
                <w:ins w:id="3618" w:author="Jie Wang5909" w:date="2026-10-16T23:50:00Z"/>
                <w:rFonts w:ascii="Arial" w:eastAsia="Arial" w:hAnsi="Arial" w:cs="Arial"/>
                <w:sz w:val="18"/>
                <w:szCs w:val="18"/>
                <w:u w:val="single"/>
                <w:rPrChange w:id="3619" w:author="Jie Wang5909" w:date="2026-10-17T00:17:00Z">
                  <w:rPr>
                    <w:ins w:id="3620" w:author="Jie Wang5909" w:date="2026-10-16T23:50:00Z"/>
                    <w:rFonts w:ascii="Arial" w:eastAsia="Arial" w:hAnsi="Arial" w:cs="Arial"/>
                    <w:color w:val="D13438"/>
                    <w:sz w:val="18"/>
                    <w:szCs w:val="18"/>
                    <w:u w:val="single"/>
                  </w:rPr>
                </w:rPrChange>
              </w:rPr>
            </w:pPr>
            <w:ins w:id="3621" w:author="Jie Wang5909" w:date="2026-10-16T23:50:00Z">
              <w:r w:rsidRPr="00430350">
                <w:rPr>
                  <w:rFonts w:ascii="Arial" w:eastAsia="Arial" w:hAnsi="Arial" w:cs="Arial"/>
                  <w:sz w:val="18"/>
                  <w:szCs w:val="18"/>
                  <w:u w:val="single"/>
                  <w:rPrChange w:id="3622" w:author="Jie Wang5909" w:date="2026-10-17T00:17:00Z">
                    <w:rPr>
                      <w:rFonts w:ascii="Arial" w:eastAsia="Arial" w:hAnsi="Arial" w:cs="Arial"/>
                      <w:color w:val="D13438"/>
                      <w:sz w:val="18"/>
                      <w:szCs w:val="18"/>
                      <w:u w:val="single"/>
                    </w:rPr>
                  </w:rPrChange>
                </w:rPr>
                <w:t>Assigned Owner: Yu Zhang</w:t>
              </w:r>
            </w:ins>
          </w:p>
          <w:p w14:paraId="366AD6D0" w14:textId="5B0239EB" w:rsidR="00763572" w:rsidRPr="00430350" w:rsidRDefault="00763572" w:rsidP="008238A9">
            <w:pPr>
              <w:spacing w:line="240" w:lineRule="auto"/>
              <w:rPr>
                <w:ins w:id="3623" w:author="Jie Wang5909" w:date="2026-10-16T23:50:00Z"/>
                <w:rFonts w:ascii="Arial" w:eastAsia="Arial" w:hAnsi="Arial" w:cs="Arial"/>
                <w:sz w:val="18"/>
                <w:szCs w:val="18"/>
                <w:u w:val="single"/>
                <w:rPrChange w:id="3624" w:author="Jie Wang5909" w:date="2026-10-17T00:17:00Z">
                  <w:rPr>
                    <w:ins w:id="3625" w:author="Jie Wang5909" w:date="2026-10-16T23:50:00Z"/>
                    <w:rFonts w:ascii="Arial" w:eastAsia="Arial" w:hAnsi="Arial" w:cs="Arial"/>
                    <w:color w:val="D13438"/>
                    <w:sz w:val="18"/>
                    <w:szCs w:val="18"/>
                    <w:u w:val="single"/>
                  </w:rPr>
                </w:rPrChange>
              </w:rPr>
            </w:pPr>
            <w:ins w:id="3626" w:author="Jie Wang5909" w:date="2026-10-16T23:50:00Z">
              <w:r w:rsidRPr="2D7545EE">
                <w:rPr>
                  <w:rFonts w:ascii="Arial" w:eastAsia="Arial" w:hAnsi="Arial" w:cs="Arial"/>
                  <w:sz w:val="18"/>
                  <w:szCs w:val="18"/>
                  <w:u w:val="single"/>
                  <w:rPrChange w:id="3627" w:author="Jie Wang5909" w:date="2026-10-17T00:17:00Z">
                    <w:rPr>
                      <w:rFonts w:ascii="Arial" w:eastAsia="Arial" w:hAnsi="Arial" w:cs="Arial"/>
                      <w:color w:val="D13438"/>
                      <w:sz w:val="18"/>
                      <w:szCs w:val="18"/>
                      <w:u w:val="single"/>
                    </w:rPr>
                  </w:rPrChange>
                </w:rPr>
                <w:t xml:space="preserve">Due Date: </w:t>
              </w:r>
              <w:del w:id="3628" w:author="Yu Zhang12718" w:date="2026-10-19T06:34:00Z">
                <w:r w:rsidRPr="2D7545EE" w:rsidDel="00763572">
                  <w:rPr>
                    <w:rFonts w:ascii="Arial" w:eastAsia="Arial" w:hAnsi="Arial" w:cs="Arial"/>
                    <w:sz w:val="18"/>
                    <w:szCs w:val="18"/>
                    <w:u w:val="single"/>
                    <w:rPrChange w:id="3629" w:author="Jie Wang5909" w:date="2026-10-17T00:17:00Z">
                      <w:rPr>
                        <w:rFonts w:ascii="Arial" w:eastAsia="Arial" w:hAnsi="Arial" w:cs="Arial"/>
                        <w:color w:val="D13438"/>
                        <w:sz w:val="18"/>
                        <w:szCs w:val="18"/>
                        <w:u w:val="single"/>
                      </w:rPr>
                    </w:rPrChange>
                  </w:rPr>
                  <w:delText>10/20/2026</w:delText>
                </w:r>
              </w:del>
            </w:ins>
            <w:ins w:id="3630" w:author="Yu Zhang12718" w:date="2026-10-19T06:34:00Z">
              <w:r w:rsidR="0907A2EF" w:rsidRPr="2D7545EE">
                <w:rPr>
                  <w:rFonts w:ascii="Arial" w:eastAsia="Arial" w:hAnsi="Arial" w:cs="Arial"/>
                  <w:sz w:val="18"/>
                  <w:szCs w:val="18"/>
                  <w:u w:val="single"/>
                </w:rPr>
                <w:t>10/22/2026</w:t>
              </w:r>
            </w:ins>
          </w:p>
          <w:p w14:paraId="3BBFC640" w14:textId="77777777" w:rsidR="00763572" w:rsidRPr="00430350" w:rsidRDefault="00763572" w:rsidP="008238A9">
            <w:pPr>
              <w:spacing w:line="240" w:lineRule="auto"/>
              <w:rPr>
                <w:ins w:id="3631" w:author="Jie Wang5909" w:date="2026-10-16T23:50:00Z"/>
                <w:rFonts w:ascii="Arial" w:eastAsia="Times New Roman" w:hAnsi="Arial" w:cs="Arial"/>
                <w:sz w:val="18"/>
                <w:szCs w:val="18"/>
              </w:rPr>
            </w:pPr>
            <w:ins w:id="3632" w:author="Jie Wang5909" w:date="2026-10-16T23:50:00Z">
              <w:r w:rsidRPr="00430350">
                <w:rPr>
                  <w:rFonts w:ascii="Arial" w:eastAsia="Arial" w:hAnsi="Arial" w:cs="Arial"/>
                  <w:sz w:val="18"/>
                  <w:szCs w:val="18"/>
                  <w:u w:val="single"/>
                  <w:rPrChange w:id="3633" w:author="Jie Wang5909" w:date="2026-10-17T00:17:00Z">
                    <w:rPr>
                      <w:rFonts w:ascii="Arial" w:eastAsia="Arial" w:hAnsi="Arial" w:cs="Arial"/>
                      <w:color w:val="D13438"/>
                      <w:sz w:val="18"/>
                      <w:szCs w:val="18"/>
                      <w:u w:val="single"/>
                    </w:rPr>
                  </w:rPrChange>
                </w:rPr>
                <w:t xml:space="preserve">Item status and Closure criteria: </w:t>
              </w:r>
              <w:r w:rsidRPr="00430350">
                <w:rPr>
                  <w:rFonts w:ascii="Arial" w:eastAsia="Arial" w:hAnsi="Arial" w:cs="Arial"/>
                  <w:sz w:val="18"/>
                  <w:szCs w:val="18"/>
                  <w:u w:val="single"/>
                  <w:rPrChange w:id="3634" w:author="Jie Wang5909" w:date="2026-10-17T00:17:00Z">
                    <w:rPr>
                      <w:rFonts w:ascii="Arial" w:eastAsia="Arial" w:hAnsi="Arial" w:cs="Arial"/>
                      <w:color w:val="881798"/>
                      <w:sz w:val="18"/>
                      <w:szCs w:val="18"/>
                      <w:u w:val="single"/>
                    </w:rPr>
                  </w:rPrChange>
                </w:rPr>
                <w:t>Change control</w:t>
              </w:r>
              <w:r w:rsidRPr="00430350">
                <w:rPr>
                  <w:rFonts w:ascii="Arial" w:eastAsia="Arial" w:hAnsi="Arial" w:cs="Arial"/>
                  <w:sz w:val="18"/>
                  <w:szCs w:val="18"/>
                  <w:u w:val="single"/>
                  <w:rPrChange w:id="3635" w:author="Jie Wang5909" w:date="2026-10-17T00:17:00Z">
                    <w:rPr>
                      <w:rFonts w:ascii="Arial" w:eastAsia="Arial" w:hAnsi="Arial" w:cs="Arial"/>
                      <w:color w:val="D13438"/>
                      <w:sz w:val="18"/>
                      <w:szCs w:val="18"/>
                      <w:u w:val="single"/>
                    </w:rPr>
                  </w:rPrChange>
                </w:rPr>
                <w:t xml:space="preserve"> sign-off </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36"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54AE405F" w14:textId="77777777" w:rsidR="00763572" w:rsidRPr="00430350" w:rsidRDefault="00763572">
            <w:pPr>
              <w:spacing w:line="240" w:lineRule="auto"/>
              <w:jc w:val="center"/>
              <w:rPr>
                <w:ins w:id="3637" w:author="Jie Wang5909" w:date="2026-10-16T23:51:00Z"/>
                <w:rFonts w:ascii="Arial" w:eastAsia="Arial" w:hAnsi="Arial" w:cs="Arial"/>
                <w:sz w:val="18"/>
                <w:szCs w:val="18"/>
                <w:u w:val="single"/>
                <w:rPrChange w:id="3638" w:author="Jie Wang5909" w:date="2026-10-17T00:17:00Z">
                  <w:rPr>
                    <w:ins w:id="3639" w:author="Jie Wang5909" w:date="2026-10-16T23:51:00Z"/>
                    <w:rFonts w:ascii="Arial" w:eastAsia="Arial" w:hAnsi="Arial" w:cs="Arial"/>
                    <w:color w:val="D13438"/>
                    <w:sz w:val="18"/>
                    <w:szCs w:val="18"/>
                    <w:u w:val="single"/>
                  </w:rPr>
                </w:rPrChange>
              </w:rPr>
              <w:pPrChange w:id="3640"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41"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4FC0C509" w14:textId="77777777" w:rsidR="00763572" w:rsidRPr="00430350" w:rsidRDefault="00763572">
            <w:pPr>
              <w:spacing w:line="240" w:lineRule="auto"/>
              <w:jc w:val="center"/>
              <w:rPr>
                <w:ins w:id="3642" w:author="Jie Wang5909" w:date="2026-10-16T23:51:00Z"/>
                <w:rFonts w:ascii="Arial" w:eastAsia="Arial" w:hAnsi="Arial" w:cs="Arial"/>
                <w:sz w:val="18"/>
                <w:szCs w:val="18"/>
                <w:u w:val="single"/>
                <w:rPrChange w:id="3643" w:author="Jie Wang5909" w:date="2026-10-17T00:17:00Z">
                  <w:rPr>
                    <w:ins w:id="3644" w:author="Jie Wang5909" w:date="2026-10-16T23:51:00Z"/>
                    <w:rFonts w:ascii="Arial" w:eastAsia="Arial" w:hAnsi="Arial" w:cs="Arial"/>
                    <w:color w:val="D13438"/>
                    <w:sz w:val="18"/>
                    <w:szCs w:val="18"/>
                    <w:u w:val="single"/>
                  </w:rPr>
                </w:rPrChange>
              </w:rPr>
              <w:pPrChange w:id="3645" w:author="Jie Wang5909" w:date="2026-10-16T23:51:00Z">
                <w:pPr>
                  <w:spacing w:line="240" w:lineRule="auto"/>
                </w:pPr>
              </w:pPrChange>
            </w:pPr>
          </w:p>
        </w:tc>
      </w:tr>
      <w:tr w:rsidR="00763572" w14:paraId="52B5EBA0" w14:textId="3153D3B2" w:rsidTr="2D7545EE">
        <w:trPr>
          <w:trHeight w:val="300"/>
          <w:ins w:id="3646" w:author="Jie Wang5909" w:date="2026-10-16T23:50:00Z"/>
          <w:trPrChange w:id="3647"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48"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DF4BB96" w14:textId="77777777" w:rsidR="00763572" w:rsidRPr="00E82B76" w:rsidRDefault="00763572" w:rsidP="008238A9">
            <w:pPr>
              <w:spacing w:line="240" w:lineRule="auto"/>
              <w:rPr>
                <w:ins w:id="3649" w:author="Jie Wang5909" w:date="2026-10-16T23:50:00Z"/>
                <w:rFonts w:ascii="Arial" w:hAnsi="Arial" w:cs="Arial"/>
                <w:color w:val="881798"/>
                <w:sz w:val="18"/>
                <w:szCs w:val="18"/>
                <w:u w:val="single"/>
              </w:rPr>
            </w:pPr>
            <w:ins w:id="3650" w:author="Jie Wang5909" w:date="2026-10-16T23:50:00Z">
              <w:r>
                <w:rPr>
                  <w:rFonts w:ascii="Arial" w:hAnsi="Arial" w:cs="Arial" w:hint="eastAsia"/>
                  <w:color w:val="881798"/>
                  <w:sz w:val="18"/>
                  <w:szCs w:val="18"/>
                  <w:u w:val="single"/>
                </w:rPr>
                <w:t>P</w:t>
              </w:r>
              <w:r>
                <w:rPr>
                  <w:rFonts w:ascii="Arial" w:hAnsi="Arial" w:cs="Arial"/>
                  <w:color w:val="881798"/>
                  <w:sz w:val="18"/>
                  <w:szCs w:val="18"/>
                  <w:u w:val="single"/>
                </w:rPr>
                <w:t>rocess</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51"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0CD6C51" w14:textId="77777777" w:rsidR="00763572" w:rsidRPr="1F55AB29" w:rsidRDefault="00763572" w:rsidP="008238A9">
            <w:pPr>
              <w:spacing w:line="240" w:lineRule="auto"/>
              <w:rPr>
                <w:ins w:id="3652" w:author="Jie Wang5909" w:date="2026-10-16T23:50:00Z"/>
                <w:rFonts w:ascii="Arial" w:eastAsia="Arial" w:hAnsi="Arial" w:cs="Arial"/>
                <w:color w:val="881798"/>
                <w:sz w:val="18"/>
                <w:szCs w:val="18"/>
                <w:u w:val="single"/>
              </w:rPr>
            </w:pPr>
            <w:ins w:id="3653" w:author="Jie Wang5909" w:date="2026-10-16T23:50:00Z">
              <w:r>
                <w:rPr>
                  <w:rFonts w:ascii="Arial" w:eastAsia="Times New Roman" w:hAnsi="Arial" w:cs="Arial"/>
                  <w:sz w:val="18"/>
                  <w:szCs w:val="18"/>
                </w:rPr>
                <w:t xml:space="preserve">The </w:t>
              </w:r>
              <w:r w:rsidRPr="006A4046">
                <w:rPr>
                  <w:rFonts w:ascii="Arial" w:eastAsia="Times New Roman" w:hAnsi="Arial" w:cs="Arial"/>
                  <w:sz w:val="18"/>
                  <w:szCs w:val="18"/>
                </w:rPr>
                <w:t xml:space="preserve">process understanding, historical manufacturing experience, CPP rationale and control strategy knowledge have </w:t>
              </w:r>
              <w:r>
                <w:rPr>
                  <w:rFonts w:ascii="Arial" w:eastAsia="Times New Roman" w:hAnsi="Arial" w:cs="Arial"/>
                  <w:sz w:val="18"/>
                  <w:szCs w:val="18"/>
                </w:rPr>
                <w:t xml:space="preserve">not </w:t>
              </w:r>
              <w:r w:rsidRPr="006A4046">
                <w:rPr>
                  <w:rFonts w:ascii="Arial" w:eastAsia="Times New Roman" w:hAnsi="Arial" w:cs="Arial"/>
                  <w:sz w:val="18"/>
                  <w:szCs w:val="18"/>
                </w:rPr>
                <w:t>been transferred and implemented</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54"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53C13EF5" w14:textId="77777777" w:rsidR="00763572" w:rsidRPr="00E82B76" w:rsidRDefault="00763572" w:rsidP="008238A9">
            <w:pPr>
              <w:spacing w:line="240" w:lineRule="auto"/>
              <w:rPr>
                <w:ins w:id="3655" w:author="Jie Wang5909" w:date="2026-10-16T23:50:00Z"/>
                <w:rFonts w:ascii="Arial" w:hAnsi="Arial" w:cs="Arial"/>
                <w:sz w:val="18"/>
                <w:szCs w:val="18"/>
              </w:rPr>
            </w:pPr>
            <w:ins w:id="3656" w:author="Jie Wang5909" w:date="2026-10-16T23:50:00Z">
              <w:r>
                <w:rPr>
                  <w:rFonts w:ascii="Arial" w:hAnsi="Arial" w:cs="Arial"/>
                  <w:sz w:val="18"/>
                  <w:szCs w:val="18"/>
                </w:rPr>
                <w:t>Medium</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57"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7992D8C" w14:textId="77777777" w:rsidR="00763572" w:rsidRPr="1F55AB29" w:rsidRDefault="00763572" w:rsidP="008238A9">
            <w:pPr>
              <w:spacing w:line="240" w:lineRule="auto"/>
              <w:rPr>
                <w:ins w:id="3658" w:author="Jie Wang5909" w:date="2026-10-16T23:50:00Z"/>
                <w:rFonts w:ascii="Arial" w:eastAsia="Arial" w:hAnsi="Arial" w:cs="Arial"/>
                <w:color w:val="881798"/>
                <w:sz w:val="18"/>
                <w:szCs w:val="18"/>
                <w:u w:val="single"/>
              </w:rPr>
            </w:pPr>
            <w:ins w:id="3659" w:author="Jie Wang5909" w:date="2026-10-16T23:50:00Z">
              <w:r>
                <w:rPr>
                  <w:rFonts w:ascii="Arial" w:eastAsia="Times New Roman" w:hAnsi="Arial" w:cs="Arial"/>
                  <w:sz w:val="18"/>
                  <w:szCs w:val="18"/>
                </w:rPr>
                <w:t>D</w:t>
              </w:r>
              <w:r w:rsidRPr="00E82B76">
                <w:rPr>
                  <w:rFonts w:ascii="Arial" w:eastAsia="Times New Roman" w:hAnsi="Arial" w:cs="Arial"/>
                  <w:sz w:val="18"/>
                  <w:szCs w:val="18"/>
                </w:rPr>
                <w:t>ocumented training will be provided to the involved personnel prior to PPQ production initiation.</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60"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0A7526F5" w14:textId="77777777" w:rsidR="00763572" w:rsidRPr="00430350" w:rsidRDefault="00763572" w:rsidP="008238A9">
            <w:pPr>
              <w:spacing w:line="240" w:lineRule="auto"/>
              <w:rPr>
                <w:ins w:id="3661" w:author="Jie Wang5909" w:date="2026-10-16T23:50:00Z"/>
                <w:rFonts w:ascii="Arial" w:hAnsi="Arial" w:cs="Arial"/>
                <w:sz w:val="18"/>
                <w:szCs w:val="18"/>
                <w:u w:val="single"/>
                <w:rPrChange w:id="3662" w:author="Jie Wang5909" w:date="2026-10-17T00:17:00Z">
                  <w:rPr>
                    <w:ins w:id="3663" w:author="Jie Wang5909" w:date="2026-10-16T23:50:00Z"/>
                    <w:rFonts w:ascii="Arial" w:hAnsi="Arial" w:cs="Arial"/>
                    <w:color w:val="881798"/>
                    <w:sz w:val="18"/>
                    <w:szCs w:val="18"/>
                    <w:u w:val="single"/>
                  </w:rPr>
                </w:rPrChange>
              </w:rPr>
            </w:pPr>
            <w:ins w:id="3664" w:author="Jie Wang5909" w:date="2026-10-16T23:50:00Z">
              <w:r w:rsidRPr="00430350">
                <w:rPr>
                  <w:rFonts w:ascii="Arial" w:hAnsi="Arial" w:cs="Arial"/>
                  <w:sz w:val="18"/>
                  <w:szCs w:val="18"/>
                  <w:u w:val="single"/>
                  <w:rPrChange w:id="3665" w:author="Jie Wang5909" w:date="2026-10-17T00:17:00Z">
                    <w:rPr>
                      <w:rFonts w:ascii="Arial" w:hAnsi="Arial" w:cs="Arial"/>
                      <w:color w:val="881798"/>
                      <w:sz w:val="18"/>
                      <w:szCs w:val="18"/>
                      <w:u w:val="single"/>
                    </w:rPr>
                  </w:rPrChange>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66"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B644957" w14:textId="77777777" w:rsidR="00763572" w:rsidRPr="00430350" w:rsidRDefault="00763572" w:rsidP="008238A9">
            <w:pPr>
              <w:spacing w:line="240" w:lineRule="auto"/>
              <w:rPr>
                <w:ins w:id="3667" w:author="Jie Wang5909" w:date="2026-10-16T23:50:00Z"/>
                <w:rFonts w:ascii="Arial" w:eastAsia="Arial" w:hAnsi="Arial" w:cs="Arial"/>
                <w:sz w:val="18"/>
                <w:szCs w:val="18"/>
                <w:u w:val="single"/>
                <w:rPrChange w:id="3668" w:author="Jie Wang5909" w:date="2026-10-17T00:17:00Z">
                  <w:rPr>
                    <w:ins w:id="3669" w:author="Jie Wang5909" w:date="2026-10-16T23:50:00Z"/>
                    <w:rFonts w:ascii="Arial" w:eastAsia="Arial" w:hAnsi="Arial" w:cs="Arial"/>
                    <w:color w:val="D13438"/>
                    <w:sz w:val="18"/>
                    <w:szCs w:val="18"/>
                    <w:u w:val="single"/>
                  </w:rPr>
                </w:rPrChange>
              </w:rPr>
            </w:pPr>
            <w:ins w:id="3670" w:author="Jie Wang5909" w:date="2026-10-16T23:50:00Z">
              <w:r w:rsidRPr="00430350">
                <w:rPr>
                  <w:rFonts w:ascii="Arial" w:eastAsia="Arial" w:hAnsi="Arial" w:cs="Arial"/>
                  <w:sz w:val="18"/>
                  <w:szCs w:val="18"/>
                  <w:u w:val="single"/>
                  <w:rPrChange w:id="3671" w:author="Jie Wang5909" w:date="2026-10-17T00:17:00Z">
                    <w:rPr>
                      <w:rFonts w:ascii="Arial" w:eastAsia="Arial" w:hAnsi="Arial" w:cs="Arial"/>
                      <w:color w:val="D13438"/>
                      <w:sz w:val="18"/>
                      <w:szCs w:val="18"/>
                      <w:u w:val="single"/>
                    </w:rPr>
                  </w:rPrChange>
                </w:rPr>
                <w:t>Assigned Owner: Yu Zhang</w:t>
              </w:r>
            </w:ins>
          </w:p>
          <w:p w14:paraId="615E5B41" w14:textId="34226D66" w:rsidR="00763572" w:rsidRPr="00430350" w:rsidRDefault="00763572" w:rsidP="008238A9">
            <w:pPr>
              <w:spacing w:line="240" w:lineRule="auto"/>
              <w:rPr>
                <w:ins w:id="3672" w:author="Jie Wang5909" w:date="2026-10-16T23:50:00Z"/>
                <w:rFonts w:ascii="Arial" w:hAnsi="Arial" w:cs="Arial"/>
                <w:sz w:val="18"/>
                <w:szCs w:val="18"/>
                <w:u w:val="single"/>
                <w:rPrChange w:id="3673" w:author="Jie Wang5909" w:date="2026-10-17T00:17:00Z">
                  <w:rPr>
                    <w:ins w:id="3674" w:author="Jie Wang5909" w:date="2026-10-16T23:50:00Z"/>
                    <w:rFonts w:ascii="Arial" w:hAnsi="Arial" w:cs="Arial"/>
                    <w:color w:val="D13438"/>
                    <w:sz w:val="18"/>
                    <w:szCs w:val="18"/>
                    <w:u w:val="single"/>
                  </w:rPr>
                </w:rPrChange>
              </w:rPr>
            </w:pPr>
            <w:ins w:id="3675" w:author="Jie Wang5909" w:date="2026-10-16T23:50:00Z">
              <w:r w:rsidRPr="2D7545EE">
                <w:rPr>
                  <w:rFonts w:ascii="Arial" w:eastAsia="Arial" w:hAnsi="Arial" w:cs="Arial"/>
                  <w:sz w:val="18"/>
                  <w:szCs w:val="18"/>
                  <w:u w:val="single"/>
                  <w:rPrChange w:id="3676" w:author="Jie Wang5909" w:date="2026-10-17T00:17:00Z">
                    <w:rPr>
                      <w:rFonts w:ascii="Arial" w:eastAsia="Arial" w:hAnsi="Arial" w:cs="Arial"/>
                      <w:color w:val="D13438"/>
                      <w:sz w:val="18"/>
                      <w:szCs w:val="18"/>
                      <w:u w:val="single"/>
                    </w:rPr>
                  </w:rPrChange>
                </w:rPr>
                <w:t xml:space="preserve">Due Date: </w:t>
              </w:r>
              <w:del w:id="3677" w:author="Yu Zhang12718" w:date="2026-10-19T06:34:00Z">
                <w:r w:rsidRPr="2D7545EE" w:rsidDel="00763572">
                  <w:rPr>
                    <w:rFonts w:ascii="Arial" w:eastAsia="Arial" w:hAnsi="Arial" w:cs="Arial"/>
                    <w:sz w:val="18"/>
                    <w:szCs w:val="18"/>
                    <w:u w:val="single"/>
                    <w:rPrChange w:id="3678" w:author="Jie Wang5909" w:date="2026-10-17T00:17:00Z">
                      <w:rPr>
                        <w:rFonts w:ascii="Arial" w:eastAsia="Arial" w:hAnsi="Arial" w:cs="Arial"/>
                        <w:color w:val="D13438"/>
                        <w:sz w:val="18"/>
                        <w:szCs w:val="18"/>
                        <w:u w:val="single"/>
                      </w:rPr>
                    </w:rPrChange>
                  </w:rPr>
                  <w:delText>10/20/2026</w:delText>
                </w:r>
              </w:del>
            </w:ins>
            <w:ins w:id="3679" w:author="Yu Zhang12718" w:date="2026-10-19T06:34:00Z">
              <w:r w:rsidR="0907A2EF" w:rsidRPr="2D7545EE">
                <w:rPr>
                  <w:rFonts w:ascii="Arial" w:eastAsia="Arial" w:hAnsi="Arial" w:cs="Arial"/>
                  <w:sz w:val="18"/>
                  <w:szCs w:val="18"/>
                  <w:u w:val="single"/>
                </w:rPr>
                <w:t>10/22/2026</w:t>
              </w:r>
            </w:ins>
          </w:p>
          <w:p w14:paraId="7BDFC5D8" w14:textId="77777777" w:rsidR="00763572" w:rsidRPr="00430350" w:rsidRDefault="00763572" w:rsidP="008238A9">
            <w:pPr>
              <w:spacing w:line="240" w:lineRule="auto"/>
              <w:rPr>
                <w:ins w:id="3680" w:author="Jie Wang5909" w:date="2026-10-16T23:50:00Z"/>
                <w:rFonts w:ascii="Arial" w:eastAsia="Arial" w:hAnsi="Arial" w:cs="Arial"/>
                <w:sz w:val="18"/>
                <w:szCs w:val="18"/>
                <w:u w:val="single"/>
                <w:rPrChange w:id="3681" w:author="Jie Wang5909" w:date="2026-10-17T00:17:00Z">
                  <w:rPr>
                    <w:ins w:id="3682" w:author="Jie Wang5909" w:date="2026-10-16T23:50:00Z"/>
                    <w:rFonts w:ascii="Arial" w:eastAsia="Arial" w:hAnsi="Arial" w:cs="Arial"/>
                    <w:color w:val="881798"/>
                    <w:sz w:val="18"/>
                    <w:szCs w:val="18"/>
                    <w:u w:val="single"/>
                  </w:rPr>
                </w:rPrChange>
              </w:rPr>
            </w:pPr>
            <w:ins w:id="3683" w:author="Jie Wang5909" w:date="2026-10-16T23:50:00Z">
              <w:r w:rsidRPr="00430350">
                <w:rPr>
                  <w:rFonts w:ascii="Arial" w:eastAsia="Arial" w:hAnsi="Arial" w:cs="Arial"/>
                  <w:sz w:val="18"/>
                  <w:szCs w:val="18"/>
                  <w:u w:val="single"/>
                  <w:rPrChange w:id="3684" w:author="Jie Wang5909" w:date="2026-10-17T00:17:00Z">
                    <w:rPr>
                      <w:rFonts w:ascii="Arial" w:eastAsia="Arial" w:hAnsi="Arial" w:cs="Arial"/>
                      <w:color w:val="D13438"/>
                      <w:sz w:val="18"/>
                      <w:szCs w:val="18"/>
                      <w:u w:val="single"/>
                    </w:rPr>
                  </w:rPrChange>
                </w:rPr>
                <w:t xml:space="preserve">Item status and Closure criteria: </w:t>
              </w:r>
              <w:r w:rsidRPr="00430350">
                <w:rPr>
                  <w:rFonts w:ascii="Arial" w:eastAsia="Arial" w:hAnsi="Arial" w:cs="Arial"/>
                  <w:sz w:val="18"/>
                  <w:szCs w:val="18"/>
                  <w:u w:val="single"/>
                  <w:rPrChange w:id="3685" w:author="Jie Wang5909" w:date="2026-10-17T00:17:00Z">
                    <w:rPr>
                      <w:rFonts w:ascii="Arial" w:eastAsia="Arial" w:hAnsi="Arial" w:cs="Arial"/>
                      <w:color w:val="881798"/>
                      <w:sz w:val="18"/>
                      <w:szCs w:val="18"/>
                      <w:u w:val="single"/>
                    </w:rPr>
                  </w:rPrChange>
                </w:rPr>
                <w:t xml:space="preserve">Complete the training. </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86"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5F72DC42" w14:textId="77777777" w:rsidR="00763572" w:rsidRPr="00430350" w:rsidRDefault="00763572">
            <w:pPr>
              <w:spacing w:line="240" w:lineRule="auto"/>
              <w:jc w:val="center"/>
              <w:rPr>
                <w:ins w:id="3687" w:author="Jie Wang5909" w:date="2026-10-16T23:51:00Z"/>
                <w:rFonts w:ascii="Arial" w:eastAsia="Arial" w:hAnsi="Arial" w:cs="Arial"/>
                <w:sz w:val="18"/>
                <w:szCs w:val="18"/>
                <w:u w:val="single"/>
                <w:rPrChange w:id="3688" w:author="Jie Wang5909" w:date="2026-10-17T00:17:00Z">
                  <w:rPr>
                    <w:ins w:id="3689" w:author="Jie Wang5909" w:date="2026-10-16T23:51:00Z"/>
                    <w:rFonts w:ascii="Arial" w:eastAsia="Arial" w:hAnsi="Arial" w:cs="Arial"/>
                    <w:color w:val="D13438"/>
                    <w:sz w:val="18"/>
                    <w:szCs w:val="18"/>
                    <w:u w:val="single"/>
                  </w:rPr>
                </w:rPrChange>
              </w:rPr>
              <w:pPrChange w:id="3690"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91"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77ED1CF1" w14:textId="77777777" w:rsidR="00763572" w:rsidRPr="00430350" w:rsidRDefault="00763572">
            <w:pPr>
              <w:spacing w:line="240" w:lineRule="auto"/>
              <w:jc w:val="center"/>
              <w:rPr>
                <w:ins w:id="3692" w:author="Jie Wang5909" w:date="2026-10-16T23:51:00Z"/>
                <w:rFonts w:ascii="Arial" w:eastAsia="Arial" w:hAnsi="Arial" w:cs="Arial"/>
                <w:sz w:val="18"/>
                <w:szCs w:val="18"/>
                <w:u w:val="single"/>
                <w:rPrChange w:id="3693" w:author="Jie Wang5909" w:date="2026-10-17T00:17:00Z">
                  <w:rPr>
                    <w:ins w:id="3694" w:author="Jie Wang5909" w:date="2026-10-16T23:51:00Z"/>
                    <w:rFonts w:ascii="Arial" w:eastAsia="Arial" w:hAnsi="Arial" w:cs="Arial"/>
                    <w:color w:val="D13438"/>
                    <w:sz w:val="18"/>
                    <w:szCs w:val="18"/>
                    <w:u w:val="single"/>
                  </w:rPr>
                </w:rPrChange>
              </w:rPr>
              <w:pPrChange w:id="3695" w:author="Jie Wang5909" w:date="2026-10-16T23:51:00Z">
                <w:pPr>
                  <w:spacing w:line="240" w:lineRule="auto"/>
                </w:pPr>
              </w:pPrChange>
            </w:pPr>
          </w:p>
        </w:tc>
      </w:tr>
      <w:tr w:rsidR="00763572" w14:paraId="41B6B0BB" w14:textId="5E7C3C1D" w:rsidTr="2D7545EE">
        <w:trPr>
          <w:trHeight w:val="300"/>
          <w:ins w:id="3696" w:author="Jie Wang5909" w:date="2026-10-16T23:50:00Z"/>
          <w:trPrChange w:id="3697"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3698"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281D3237" w14:textId="77777777" w:rsidR="00763572" w:rsidRDefault="00763572" w:rsidP="008238A9">
            <w:pPr>
              <w:spacing w:line="240" w:lineRule="auto"/>
              <w:rPr>
                <w:ins w:id="3699" w:author="Jie Wang5909" w:date="2026-10-16T23:50:00Z"/>
                <w:rFonts w:ascii="Arial" w:hAnsi="Arial" w:cs="Arial"/>
                <w:color w:val="881798"/>
                <w:sz w:val="18"/>
                <w:szCs w:val="18"/>
                <w:u w:val="single"/>
              </w:rPr>
            </w:pPr>
            <w:ins w:id="3700" w:author="Jie Wang5909" w:date="2026-10-16T23:50:00Z">
              <w:r>
                <w:rPr>
                  <w:rFonts w:ascii="Arial" w:hAnsi="Arial" w:cs="Arial" w:hint="eastAsia"/>
                  <w:color w:val="881798"/>
                  <w:sz w:val="18"/>
                  <w:szCs w:val="18"/>
                  <w:u w:val="single"/>
                </w:rPr>
                <w:t>P</w:t>
              </w:r>
              <w:r>
                <w:rPr>
                  <w:rFonts w:ascii="Arial" w:hAnsi="Arial" w:cs="Arial"/>
                  <w:color w:val="881798"/>
                  <w:sz w:val="18"/>
                  <w:szCs w:val="18"/>
                  <w:u w:val="single"/>
                </w:rPr>
                <w:t xml:space="preserve">rocess </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01"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031C40B3" w14:textId="77777777" w:rsidR="00763572" w:rsidRPr="005A648E" w:rsidRDefault="00763572" w:rsidP="008238A9">
            <w:pPr>
              <w:spacing w:line="240" w:lineRule="auto"/>
              <w:rPr>
                <w:ins w:id="3702" w:author="Jie Wang5909" w:date="2026-10-16T23:50:00Z"/>
                <w:rFonts w:ascii="Arial" w:hAnsi="Arial" w:cs="Arial"/>
                <w:color w:val="881798"/>
                <w:sz w:val="18"/>
                <w:szCs w:val="18"/>
                <w:u w:val="single"/>
              </w:rPr>
            </w:pPr>
            <w:ins w:id="3703" w:author="Jie Wang5909" w:date="2026-10-16T23:50:00Z">
              <w:r>
                <w:rPr>
                  <w:rFonts w:ascii="Arial" w:hAnsi="Arial" w:cs="Arial" w:hint="eastAsia"/>
                  <w:color w:val="881798"/>
                  <w:sz w:val="18"/>
                  <w:szCs w:val="18"/>
                  <w:u w:val="single"/>
                </w:rPr>
                <w:t>M</w:t>
              </w:r>
              <w:r>
                <w:rPr>
                  <w:rFonts w:ascii="Arial" w:hAnsi="Arial" w:cs="Arial"/>
                  <w:color w:val="881798"/>
                  <w:sz w:val="18"/>
                  <w:szCs w:val="18"/>
                  <w:u w:val="single"/>
                </w:rPr>
                <w:t xml:space="preserve">OR </w:t>
              </w:r>
              <w:r w:rsidRPr="005A648E">
                <w:rPr>
                  <w:rFonts w:ascii="Arial" w:hAnsi="Arial" w:cs="Arial"/>
                  <w:sz w:val="18"/>
                  <w:szCs w:val="18"/>
                </w:rPr>
                <w:t>is in preparation.</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04"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6DEAC8E6" w14:textId="77777777" w:rsidR="00763572" w:rsidRDefault="00763572" w:rsidP="008238A9">
            <w:pPr>
              <w:spacing w:line="240" w:lineRule="auto"/>
              <w:rPr>
                <w:ins w:id="3705" w:author="Jie Wang5909" w:date="2026-10-16T23:50:00Z"/>
                <w:rFonts w:ascii="Arial" w:hAnsi="Arial" w:cs="Arial"/>
                <w:sz w:val="18"/>
                <w:szCs w:val="18"/>
              </w:rPr>
            </w:pPr>
            <w:ins w:id="3706" w:author="Jie Wang5909" w:date="2026-10-16T23:50:00Z">
              <w:r>
                <w:rPr>
                  <w:rFonts w:ascii="Arial" w:hAnsi="Arial" w:cs="Arial" w:hint="eastAsia"/>
                  <w:sz w:val="18"/>
                  <w:szCs w:val="18"/>
                </w:rPr>
                <w:t>L</w:t>
              </w:r>
              <w:r>
                <w:rPr>
                  <w:rFonts w:ascii="Arial" w:hAnsi="Arial" w:cs="Arial"/>
                  <w:sz w:val="18"/>
                  <w:szCs w:val="18"/>
                </w:rPr>
                <w:t>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07"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632A1066" w14:textId="77777777" w:rsidR="00763572" w:rsidRPr="005A648E" w:rsidRDefault="00763572" w:rsidP="008238A9">
            <w:pPr>
              <w:spacing w:line="240" w:lineRule="auto"/>
              <w:rPr>
                <w:ins w:id="3708" w:author="Jie Wang5909" w:date="2026-10-16T23:50:00Z"/>
                <w:rFonts w:ascii="Arial" w:hAnsi="Arial" w:cs="Arial"/>
                <w:sz w:val="18"/>
                <w:szCs w:val="18"/>
              </w:rPr>
            </w:pPr>
            <w:ins w:id="3709" w:author="Jie Wang5909" w:date="2026-10-16T23:50:00Z">
              <w:r w:rsidRPr="005A648E">
                <w:rPr>
                  <w:rFonts w:ascii="Arial" w:hAnsi="Arial" w:cs="Arial"/>
                  <w:sz w:val="18"/>
                  <w:szCs w:val="18"/>
                </w:rPr>
                <w:t>Th</w:t>
              </w:r>
              <w:r>
                <w:rPr>
                  <w:rFonts w:ascii="Arial" w:hAnsi="Arial" w:cs="Arial"/>
                  <w:sz w:val="18"/>
                  <w:szCs w:val="18"/>
                </w:rPr>
                <w:t>e MOR to-do list:</w:t>
              </w:r>
            </w:ins>
          </w:p>
          <w:p w14:paraId="5FC3F8BD" w14:textId="77777777" w:rsidR="00763572" w:rsidRPr="000D3FE0" w:rsidRDefault="00763572" w:rsidP="008238A9">
            <w:pPr>
              <w:rPr>
                <w:ins w:id="3710" w:author="Jie Wang5909" w:date="2026-10-16T23:50:00Z"/>
                <w:rFonts w:ascii="Arial" w:hAnsi="Arial" w:cs="Arial"/>
                <w:sz w:val="18"/>
                <w:szCs w:val="18"/>
              </w:rPr>
            </w:pPr>
            <w:ins w:id="3711" w:author="Jie Wang5909" w:date="2026-10-16T23:50:00Z">
              <w:r w:rsidRPr="797C4670">
                <w:rPr>
                  <w:rFonts w:ascii="Arial" w:hAnsi="Arial" w:cs="Arial"/>
                  <w:sz w:val="18"/>
                  <w:szCs w:val="18"/>
                </w:rPr>
                <w:t>MOR-TJ414002101</w:t>
              </w:r>
            </w:ins>
          </w:p>
          <w:p w14:paraId="7C2A42C6" w14:textId="77777777" w:rsidR="00763572" w:rsidRPr="000D3FE0" w:rsidRDefault="00763572" w:rsidP="008238A9">
            <w:pPr>
              <w:rPr>
                <w:ins w:id="3712" w:author="Jie Wang5909" w:date="2026-10-16T23:50:00Z"/>
                <w:rFonts w:ascii="Arial" w:hAnsi="Arial" w:cs="Arial"/>
                <w:sz w:val="18"/>
                <w:szCs w:val="18"/>
              </w:rPr>
            </w:pPr>
            <w:ins w:id="3713" w:author="Jie Wang5909" w:date="2026-10-16T23:50:00Z">
              <w:r w:rsidRPr="000D3FE0">
                <w:rPr>
                  <w:rFonts w:ascii="Arial" w:hAnsi="Arial" w:cs="Arial"/>
                  <w:sz w:val="18"/>
                  <w:szCs w:val="18"/>
                </w:rPr>
                <w:lastRenderedPageBreak/>
                <w:t>MOR-TJ414002102</w:t>
              </w:r>
            </w:ins>
          </w:p>
          <w:p w14:paraId="7C509725" w14:textId="77777777" w:rsidR="00763572" w:rsidRDefault="00763572" w:rsidP="008238A9">
            <w:pPr>
              <w:spacing w:line="240" w:lineRule="auto"/>
              <w:rPr>
                <w:ins w:id="3714" w:author="Jie Wang5909" w:date="2026-10-16T23:50:00Z"/>
                <w:rFonts w:ascii="Arial" w:eastAsia="Times New Roman" w:hAnsi="Arial" w:cs="Arial"/>
                <w:sz w:val="18"/>
                <w:szCs w:val="18"/>
              </w:rPr>
            </w:pPr>
            <w:ins w:id="3715" w:author="Jie Wang5909" w:date="2026-10-16T23:50:00Z">
              <w:r w:rsidRPr="000D3FE0">
                <w:rPr>
                  <w:rFonts w:ascii="Arial" w:hAnsi="Arial" w:cs="Arial"/>
                  <w:sz w:val="18"/>
                  <w:szCs w:val="18"/>
                </w:rPr>
                <w:t>MOR-TJ414002103</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16"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AC351F7" w14:textId="77777777" w:rsidR="00763572" w:rsidRPr="00430350" w:rsidRDefault="00763572" w:rsidP="008238A9">
            <w:pPr>
              <w:spacing w:line="240" w:lineRule="auto"/>
              <w:rPr>
                <w:ins w:id="3717" w:author="Jie Wang5909" w:date="2026-10-16T23:50:00Z"/>
                <w:rFonts w:ascii="Arial" w:hAnsi="Arial" w:cs="Arial"/>
                <w:sz w:val="18"/>
                <w:szCs w:val="18"/>
                <w:u w:val="single"/>
                <w:rPrChange w:id="3718" w:author="Jie Wang5909" w:date="2026-10-17T00:17:00Z">
                  <w:rPr>
                    <w:ins w:id="3719" w:author="Jie Wang5909" w:date="2026-10-16T23:50:00Z"/>
                    <w:rFonts w:ascii="Arial" w:hAnsi="Arial" w:cs="Arial"/>
                    <w:color w:val="881798"/>
                    <w:sz w:val="18"/>
                    <w:szCs w:val="18"/>
                    <w:u w:val="single"/>
                  </w:rPr>
                </w:rPrChange>
              </w:rPr>
            </w:pPr>
            <w:ins w:id="3720" w:author="Jie Wang5909" w:date="2026-10-16T23:50:00Z">
              <w:r w:rsidRPr="00430350">
                <w:rPr>
                  <w:rFonts w:ascii="Arial" w:hAnsi="Arial" w:cs="Arial"/>
                  <w:sz w:val="18"/>
                  <w:szCs w:val="18"/>
                  <w:u w:val="single"/>
                  <w:rPrChange w:id="3721" w:author="Jie Wang5909" w:date="2026-10-17T00:17:00Z">
                    <w:rPr>
                      <w:rFonts w:ascii="Arial" w:hAnsi="Arial" w:cs="Arial"/>
                      <w:color w:val="881798"/>
                      <w:sz w:val="18"/>
                      <w:szCs w:val="18"/>
                      <w:u w:val="single"/>
                    </w:rPr>
                  </w:rPrChange>
                </w:rPr>
                <w:lastRenderedPageBreak/>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22"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22C3D61" w14:textId="77777777" w:rsidR="00763572" w:rsidRPr="00430350" w:rsidRDefault="00763572" w:rsidP="008238A9">
            <w:pPr>
              <w:spacing w:line="240" w:lineRule="auto"/>
              <w:rPr>
                <w:ins w:id="3723" w:author="Jie Wang5909" w:date="2026-10-16T23:50:00Z"/>
                <w:rFonts w:ascii="Arial" w:hAnsi="Arial" w:cs="Arial"/>
                <w:sz w:val="18"/>
                <w:szCs w:val="18"/>
              </w:rPr>
            </w:pPr>
            <w:ins w:id="3724" w:author="Jie Wang5909" w:date="2026-10-16T23:50:00Z">
              <w:r w:rsidRPr="00430350">
                <w:rPr>
                  <w:rFonts w:ascii="Arial" w:hAnsi="Arial" w:cs="Arial"/>
                  <w:sz w:val="18"/>
                  <w:szCs w:val="18"/>
                </w:rPr>
                <w:t xml:space="preserve">Assigned Owner: Yu Zhang </w:t>
              </w:r>
            </w:ins>
          </w:p>
          <w:p w14:paraId="263BAB79" w14:textId="77777777" w:rsidR="00763572" w:rsidRPr="00430350" w:rsidRDefault="00763572" w:rsidP="008238A9">
            <w:pPr>
              <w:spacing w:line="240" w:lineRule="auto"/>
              <w:rPr>
                <w:ins w:id="3725" w:author="Jie Wang5909" w:date="2026-10-16T23:50:00Z"/>
                <w:rFonts w:ascii="Arial" w:hAnsi="Arial" w:cs="Arial"/>
                <w:sz w:val="18"/>
                <w:szCs w:val="18"/>
              </w:rPr>
            </w:pPr>
            <w:ins w:id="3726" w:author="Jie Wang5909" w:date="2026-10-16T23:50:00Z">
              <w:r w:rsidRPr="00430350">
                <w:rPr>
                  <w:rFonts w:ascii="Arial" w:hAnsi="Arial" w:cs="Arial"/>
                  <w:sz w:val="18"/>
                  <w:szCs w:val="18"/>
                </w:rPr>
                <w:lastRenderedPageBreak/>
                <w:t>Step1</w:t>
              </w:r>
              <w:r w:rsidRPr="00430350">
                <w:rPr>
                  <w:rFonts w:ascii="Arial" w:hAnsi="Arial" w:cs="Arial" w:hint="eastAsia"/>
                  <w:sz w:val="18"/>
                  <w:szCs w:val="18"/>
                </w:rPr>
                <w:t>：</w:t>
              </w:r>
              <w:r w:rsidRPr="00430350">
                <w:rPr>
                  <w:rFonts w:ascii="Arial" w:hAnsi="Arial" w:cs="Arial"/>
                  <w:sz w:val="18"/>
                  <w:szCs w:val="18"/>
                </w:rPr>
                <w:t>Due Date: 10/20//2026</w:t>
              </w:r>
            </w:ins>
          </w:p>
          <w:p w14:paraId="5A2E16E6" w14:textId="77777777" w:rsidR="00763572" w:rsidRPr="00430350" w:rsidRDefault="00763572" w:rsidP="008238A9">
            <w:pPr>
              <w:spacing w:line="240" w:lineRule="auto"/>
              <w:rPr>
                <w:ins w:id="3727" w:author="Jie Wang5909" w:date="2026-10-16T23:50:00Z"/>
                <w:rFonts w:ascii="Arial" w:hAnsi="Arial" w:cs="Arial"/>
                <w:sz w:val="18"/>
                <w:szCs w:val="18"/>
              </w:rPr>
            </w:pPr>
            <w:ins w:id="3728" w:author="Jie Wang5909" w:date="2026-10-16T23:50:00Z">
              <w:r w:rsidRPr="00430350">
                <w:rPr>
                  <w:rFonts w:ascii="Arial" w:hAnsi="Arial" w:cs="Arial"/>
                  <w:sz w:val="18"/>
                  <w:szCs w:val="18"/>
                </w:rPr>
                <w:t>Step2</w:t>
              </w:r>
              <w:r w:rsidRPr="00430350">
                <w:rPr>
                  <w:rFonts w:ascii="Arial" w:hAnsi="Arial" w:cs="Arial" w:hint="eastAsia"/>
                  <w:sz w:val="18"/>
                  <w:szCs w:val="18"/>
                </w:rPr>
                <w:t>：</w:t>
              </w:r>
              <w:r w:rsidRPr="00430350">
                <w:rPr>
                  <w:rFonts w:ascii="Arial" w:hAnsi="Arial" w:cs="Arial"/>
                  <w:sz w:val="18"/>
                  <w:szCs w:val="18"/>
                </w:rPr>
                <w:t>Due Date: 11/05//2026</w:t>
              </w:r>
            </w:ins>
          </w:p>
          <w:p w14:paraId="35315C82" w14:textId="77777777" w:rsidR="00763572" w:rsidRPr="00430350" w:rsidRDefault="00763572" w:rsidP="008238A9">
            <w:pPr>
              <w:spacing w:line="240" w:lineRule="auto"/>
              <w:rPr>
                <w:ins w:id="3729" w:author="Jie Wang5909" w:date="2026-10-16T23:50:00Z"/>
                <w:rFonts w:ascii="Arial" w:hAnsi="Arial" w:cs="Arial"/>
                <w:sz w:val="18"/>
                <w:szCs w:val="18"/>
              </w:rPr>
            </w:pPr>
            <w:ins w:id="3730" w:author="Jie Wang5909" w:date="2026-10-16T23:50:00Z">
              <w:r w:rsidRPr="00430350">
                <w:rPr>
                  <w:rFonts w:ascii="Arial" w:hAnsi="Arial" w:cs="Arial"/>
                  <w:sz w:val="18"/>
                  <w:szCs w:val="18"/>
                </w:rPr>
                <w:t>Step3</w:t>
              </w:r>
              <w:r w:rsidRPr="00430350">
                <w:rPr>
                  <w:rFonts w:ascii="Arial" w:hAnsi="Arial" w:cs="Arial" w:hint="eastAsia"/>
                  <w:sz w:val="18"/>
                  <w:szCs w:val="18"/>
                </w:rPr>
                <w:t>：</w:t>
              </w:r>
              <w:r w:rsidRPr="00430350">
                <w:rPr>
                  <w:rFonts w:ascii="Arial" w:hAnsi="Arial" w:cs="Arial"/>
                  <w:sz w:val="18"/>
                  <w:szCs w:val="18"/>
                </w:rPr>
                <w:t>Due Date: 11/20//2026</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31"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343FC6CA" w14:textId="77777777" w:rsidR="00763572" w:rsidRPr="00430350" w:rsidRDefault="00763572">
            <w:pPr>
              <w:spacing w:line="240" w:lineRule="auto"/>
              <w:jc w:val="center"/>
              <w:rPr>
                <w:ins w:id="3732" w:author="Jie Wang5909" w:date="2026-10-16T23:51:00Z"/>
                <w:rFonts w:ascii="Arial" w:hAnsi="Arial" w:cs="Arial"/>
                <w:sz w:val="18"/>
                <w:szCs w:val="18"/>
              </w:rPr>
              <w:pPrChange w:id="3733"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34"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5F1B1A65" w14:textId="77777777" w:rsidR="00763572" w:rsidRPr="00430350" w:rsidRDefault="00763572">
            <w:pPr>
              <w:spacing w:line="240" w:lineRule="auto"/>
              <w:jc w:val="center"/>
              <w:rPr>
                <w:ins w:id="3735" w:author="Jie Wang5909" w:date="2026-10-16T23:51:00Z"/>
                <w:rFonts w:ascii="Arial" w:hAnsi="Arial" w:cs="Arial"/>
                <w:sz w:val="18"/>
                <w:szCs w:val="18"/>
              </w:rPr>
              <w:pPrChange w:id="3736" w:author="Jie Wang5909" w:date="2026-10-16T23:51:00Z">
                <w:pPr>
                  <w:spacing w:line="240" w:lineRule="auto"/>
                </w:pPr>
              </w:pPrChange>
            </w:pPr>
          </w:p>
        </w:tc>
      </w:tr>
      <w:tr w:rsidR="00763572" w:rsidRPr="00E37D71" w14:paraId="7F2DFA76" w14:textId="46CDB2E3" w:rsidTr="2D7545EE">
        <w:trPr>
          <w:trHeight w:val="300"/>
          <w:ins w:id="3737" w:author="Jie Wang5909" w:date="2026-10-16T23:50:00Z"/>
          <w:trPrChange w:id="3738"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39"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CD86590" w14:textId="77777777" w:rsidR="00763572" w:rsidRPr="00E37D71" w:rsidRDefault="00763572" w:rsidP="008238A9">
            <w:pPr>
              <w:spacing w:line="240" w:lineRule="auto"/>
              <w:rPr>
                <w:ins w:id="3740" w:author="Jie Wang5909" w:date="2026-10-16T23:50:00Z"/>
                <w:rFonts w:ascii="Arial" w:eastAsia="Times New Roman" w:hAnsi="Arial" w:cs="Arial"/>
                <w:sz w:val="18"/>
                <w:szCs w:val="18"/>
              </w:rPr>
            </w:pPr>
            <w:ins w:id="3741" w:author="Jie Wang5909" w:date="2026-10-16T23:50:00Z">
              <w:r w:rsidRPr="00E37D71">
                <w:rPr>
                  <w:rFonts w:ascii="Arial" w:eastAsia="Times New Roman" w:hAnsi="Arial" w:cs="Arial"/>
                  <w:sz w:val="18"/>
                  <w:szCs w:val="18"/>
                </w:rPr>
                <w:t>Equipment</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42"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14BD3BDA" w14:textId="77777777" w:rsidR="00763572" w:rsidRPr="00E37D71" w:rsidRDefault="00763572" w:rsidP="008238A9">
            <w:pPr>
              <w:spacing w:line="240" w:lineRule="auto"/>
              <w:rPr>
                <w:ins w:id="3743" w:author="Jie Wang5909" w:date="2026-10-16T23:50:00Z"/>
                <w:rFonts w:ascii="Arial" w:hAnsi="Arial" w:cs="Arial"/>
                <w:sz w:val="18"/>
                <w:szCs w:val="18"/>
              </w:rPr>
            </w:pPr>
            <w:ins w:id="3744" w:author="Jie Wang5909" w:date="2026-10-16T23:50:00Z">
              <w:r w:rsidRPr="00E37D71">
                <w:rPr>
                  <w:rFonts w:ascii="Arial" w:hAnsi="Arial" w:cs="Arial"/>
                  <w:sz w:val="18"/>
                  <w:szCs w:val="18"/>
                </w:rPr>
                <w:t xml:space="preserve">Step3:Add the new tank to </w:t>
              </w:r>
              <w:r w:rsidRPr="00E37D71">
                <w:rPr>
                  <w:rFonts w:ascii="Arial" w:eastAsia="宋体" w:hAnsi="Arial" w:cs="Arial"/>
                  <w:sz w:val="18"/>
                  <w:szCs w:val="18"/>
                </w:rPr>
                <w:t>storage n-heptane</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45"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AADDB75" w14:textId="77777777" w:rsidR="00763572" w:rsidRPr="00E37D71" w:rsidRDefault="00763572" w:rsidP="008238A9">
            <w:pPr>
              <w:spacing w:line="240" w:lineRule="auto"/>
              <w:rPr>
                <w:ins w:id="3746" w:author="Jie Wang5909" w:date="2026-10-16T23:50:00Z"/>
                <w:rFonts w:ascii="Arial" w:eastAsia="Times New Roman" w:hAnsi="Arial" w:cs="Arial"/>
                <w:sz w:val="18"/>
                <w:szCs w:val="18"/>
              </w:rPr>
            </w:pPr>
            <w:ins w:id="3747" w:author="Jie Wang5909" w:date="2026-10-16T23:50:00Z">
              <w:r w:rsidRPr="00E37D71">
                <w:rPr>
                  <w:rFonts w:ascii="Arial" w:eastAsia="Times New Roman" w:hAnsi="Arial" w:cs="Arial"/>
                  <w:sz w:val="18"/>
                  <w:szCs w:val="18"/>
                </w:rPr>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48"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AC8F95C" w14:textId="77777777" w:rsidR="00763572" w:rsidRPr="00E37D71" w:rsidRDefault="00763572" w:rsidP="008238A9">
            <w:pPr>
              <w:spacing w:line="240" w:lineRule="auto"/>
              <w:rPr>
                <w:ins w:id="3749" w:author="Jie Wang5909" w:date="2026-10-16T23:50:00Z"/>
                <w:rFonts w:ascii="Arial" w:eastAsia="Times New Roman" w:hAnsi="Arial" w:cs="Arial"/>
                <w:sz w:val="18"/>
                <w:szCs w:val="18"/>
              </w:rPr>
            </w:pPr>
            <w:ins w:id="3750" w:author="Jie Wang5909" w:date="2026-10-16T23:50:00Z">
              <w:r w:rsidRPr="1F55AB29">
                <w:rPr>
                  <w:rFonts w:ascii="Arial" w:eastAsia="Arial" w:hAnsi="Arial" w:cs="Arial"/>
                  <w:sz w:val="18"/>
                  <w:szCs w:val="18"/>
                </w:rPr>
                <w:t>Use dedicated n-heptane tank TJ4S-1213-Tr07 for Step3 PPQ; complete equipment suitability assessment</w:t>
              </w:r>
              <w:r>
                <w:rPr>
                  <w:rFonts w:ascii="Arial" w:eastAsia="Arial" w:hAnsi="Arial" w:cs="Arial"/>
                  <w:sz w:val="18"/>
                  <w:szCs w:val="18"/>
                </w:rPr>
                <w:t xml:space="preserve"> </w:t>
              </w:r>
              <w:r w:rsidRPr="1F55AB29">
                <w:rPr>
                  <w:rFonts w:ascii="Arial" w:hAnsi="Arial" w:cs="Arial"/>
                  <w:sz w:val="18"/>
                  <w:szCs w:val="18"/>
                </w:rPr>
                <w:t>(RA-140021030301.01)</w:t>
              </w:r>
              <w:r w:rsidRPr="1F55AB29">
                <w:rPr>
                  <w:rFonts w:ascii="Arial" w:eastAsia="Arial" w:hAnsi="Arial" w:cs="Arial"/>
                  <w:sz w:val="18"/>
                  <w:szCs w:val="18"/>
                </w:rPr>
                <w:t xml:space="preserve">. </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51"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B1320CD" w14:textId="77777777" w:rsidR="00763572" w:rsidRPr="00430350" w:rsidRDefault="00763572" w:rsidP="008238A9">
            <w:pPr>
              <w:spacing w:line="240" w:lineRule="auto"/>
              <w:rPr>
                <w:ins w:id="3752" w:author="Jie Wang5909" w:date="2026-10-16T23:50:00Z"/>
                <w:rFonts w:ascii="Arial" w:eastAsia="Times New Roman" w:hAnsi="Arial" w:cs="Arial"/>
                <w:sz w:val="18"/>
                <w:szCs w:val="18"/>
              </w:rPr>
            </w:pPr>
            <w:ins w:id="3753" w:author="Jie Wang5909" w:date="2026-10-16T23:50:00Z">
              <w:r w:rsidRPr="00430350">
                <w:rPr>
                  <w:rFonts w:ascii="Arial" w:eastAsia="Arial" w:hAnsi="Arial" w:cs="Arial"/>
                  <w:sz w:val="18"/>
                  <w:szCs w:val="18"/>
                  <w:u w:val="single"/>
                  <w:rPrChange w:id="3754" w:author="Jie Wang5909" w:date="2026-10-17T00:17:00Z">
                    <w:rPr>
                      <w:rFonts w:ascii="Arial" w:eastAsia="Arial" w:hAnsi="Arial" w:cs="Arial"/>
                      <w:color w:val="881798"/>
                      <w:sz w:val="18"/>
                      <w:szCs w:val="18"/>
                      <w:u w:val="single"/>
                    </w:rPr>
                  </w:rPrChange>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55"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7DE4545" w14:textId="77777777" w:rsidR="00763572" w:rsidRPr="00430350" w:rsidRDefault="00763572" w:rsidP="008238A9">
            <w:pPr>
              <w:spacing w:line="240" w:lineRule="auto"/>
              <w:rPr>
                <w:ins w:id="3756" w:author="Jie Wang5909" w:date="2026-10-16T23:50:00Z"/>
                <w:rFonts w:ascii="Arial" w:eastAsia="Arial" w:hAnsi="Arial" w:cs="Arial"/>
                <w:sz w:val="18"/>
                <w:szCs w:val="18"/>
                <w:u w:val="single"/>
                <w:rPrChange w:id="3757" w:author="Jie Wang5909" w:date="2026-10-17T00:17:00Z">
                  <w:rPr>
                    <w:ins w:id="3758" w:author="Jie Wang5909" w:date="2026-10-16T23:50:00Z"/>
                    <w:rFonts w:ascii="Arial" w:eastAsia="Arial" w:hAnsi="Arial" w:cs="Arial"/>
                    <w:color w:val="D13438"/>
                    <w:sz w:val="18"/>
                    <w:szCs w:val="18"/>
                    <w:u w:val="single"/>
                  </w:rPr>
                </w:rPrChange>
              </w:rPr>
            </w:pPr>
            <w:ins w:id="3759" w:author="Jie Wang5909" w:date="2026-10-16T23:50:00Z">
              <w:r w:rsidRPr="00430350">
                <w:rPr>
                  <w:rFonts w:ascii="Arial" w:eastAsia="Arial" w:hAnsi="Arial" w:cs="Arial"/>
                  <w:sz w:val="18"/>
                  <w:szCs w:val="18"/>
                  <w:u w:val="single"/>
                  <w:rPrChange w:id="3760" w:author="Jie Wang5909" w:date="2026-10-17T00:17:00Z">
                    <w:rPr>
                      <w:rFonts w:ascii="Arial" w:eastAsia="Arial" w:hAnsi="Arial" w:cs="Arial"/>
                      <w:color w:val="D13438"/>
                      <w:sz w:val="18"/>
                      <w:szCs w:val="18"/>
                      <w:u w:val="single"/>
                    </w:rPr>
                  </w:rPrChange>
                </w:rPr>
                <w:t>Assigned Owner: Yu Zhang</w:t>
              </w:r>
            </w:ins>
          </w:p>
          <w:p w14:paraId="65143803" w14:textId="77777777" w:rsidR="00763572" w:rsidRPr="00430350" w:rsidRDefault="00763572" w:rsidP="008238A9">
            <w:pPr>
              <w:spacing w:line="240" w:lineRule="auto"/>
              <w:rPr>
                <w:ins w:id="3761" w:author="Jie Wang5909" w:date="2026-10-16T23:50:00Z"/>
                <w:rFonts w:ascii="Arial" w:eastAsia="Arial" w:hAnsi="Arial" w:cs="Arial"/>
                <w:sz w:val="18"/>
                <w:szCs w:val="18"/>
                <w:u w:val="single"/>
                <w:rPrChange w:id="3762" w:author="Jie Wang5909" w:date="2026-10-17T00:17:00Z">
                  <w:rPr>
                    <w:ins w:id="3763" w:author="Jie Wang5909" w:date="2026-10-16T23:50:00Z"/>
                    <w:rFonts w:ascii="Arial" w:eastAsia="Arial" w:hAnsi="Arial" w:cs="Arial"/>
                    <w:color w:val="D13438"/>
                    <w:sz w:val="18"/>
                    <w:szCs w:val="18"/>
                    <w:u w:val="single"/>
                  </w:rPr>
                </w:rPrChange>
              </w:rPr>
            </w:pPr>
            <w:ins w:id="3764" w:author="Jie Wang5909" w:date="2026-10-16T23:50:00Z">
              <w:r w:rsidRPr="00430350">
                <w:rPr>
                  <w:rFonts w:ascii="Arial" w:eastAsia="Arial" w:hAnsi="Arial" w:cs="Arial"/>
                  <w:sz w:val="18"/>
                  <w:szCs w:val="18"/>
                  <w:u w:val="single"/>
                  <w:rPrChange w:id="3765" w:author="Jie Wang5909" w:date="2026-10-17T00:17:00Z">
                    <w:rPr>
                      <w:rFonts w:ascii="Arial" w:eastAsia="Arial" w:hAnsi="Arial" w:cs="Arial"/>
                      <w:color w:val="D13438"/>
                      <w:sz w:val="18"/>
                      <w:szCs w:val="18"/>
                      <w:u w:val="single"/>
                    </w:rPr>
                  </w:rPrChange>
                </w:rPr>
                <w:t>Due Date: 11/20//2026</w:t>
              </w:r>
            </w:ins>
          </w:p>
          <w:p w14:paraId="53B5C406" w14:textId="77777777" w:rsidR="00763572" w:rsidRPr="00430350" w:rsidRDefault="00763572" w:rsidP="008238A9">
            <w:pPr>
              <w:spacing w:line="240" w:lineRule="auto"/>
              <w:rPr>
                <w:ins w:id="3766" w:author="Jie Wang5909" w:date="2026-10-16T23:50:00Z"/>
                <w:rFonts w:ascii="Arial" w:hAnsi="Arial" w:cs="Arial"/>
                <w:sz w:val="18"/>
                <w:szCs w:val="18"/>
              </w:rPr>
            </w:pPr>
            <w:ins w:id="3767" w:author="Jie Wang5909" w:date="2026-10-16T23:50:00Z">
              <w:r w:rsidRPr="00430350">
                <w:rPr>
                  <w:rFonts w:ascii="Arial" w:eastAsia="Arial" w:hAnsi="Arial" w:cs="Arial"/>
                  <w:sz w:val="18"/>
                  <w:szCs w:val="18"/>
                  <w:u w:val="single"/>
                  <w:rPrChange w:id="3768" w:author="Jie Wang5909" w:date="2026-10-17T00:17:00Z">
                    <w:rPr>
                      <w:rFonts w:ascii="Arial" w:eastAsia="Arial" w:hAnsi="Arial" w:cs="Arial"/>
                      <w:color w:val="D13438"/>
                      <w:sz w:val="18"/>
                      <w:szCs w:val="18"/>
                      <w:u w:val="single"/>
                    </w:rPr>
                  </w:rPrChange>
                </w:rPr>
                <w:t>Item status and Closure criteria: ESA sign-off</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69"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00990F7A" w14:textId="77777777" w:rsidR="00763572" w:rsidRPr="00430350" w:rsidRDefault="00763572">
            <w:pPr>
              <w:spacing w:line="240" w:lineRule="auto"/>
              <w:jc w:val="center"/>
              <w:rPr>
                <w:ins w:id="3770" w:author="Jie Wang5909" w:date="2026-10-16T23:51:00Z"/>
                <w:rFonts w:ascii="Arial" w:eastAsia="Arial" w:hAnsi="Arial" w:cs="Arial"/>
                <w:sz w:val="18"/>
                <w:szCs w:val="18"/>
                <w:u w:val="single"/>
                <w:rPrChange w:id="3771" w:author="Jie Wang5909" w:date="2026-10-17T00:17:00Z">
                  <w:rPr>
                    <w:ins w:id="3772" w:author="Jie Wang5909" w:date="2026-10-16T23:51:00Z"/>
                    <w:rFonts w:ascii="Arial" w:eastAsia="Arial" w:hAnsi="Arial" w:cs="Arial"/>
                    <w:color w:val="D13438"/>
                    <w:sz w:val="18"/>
                    <w:szCs w:val="18"/>
                    <w:u w:val="single"/>
                  </w:rPr>
                </w:rPrChange>
              </w:rPr>
              <w:pPrChange w:id="3773"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74"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5C549963" w14:textId="77777777" w:rsidR="00763572" w:rsidRPr="00430350" w:rsidRDefault="00763572">
            <w:pPr>
              <w:spacing w:line="240" w:lineRule="auto"/>
              <w:jc w:val="center"/>
              <w:rPr>
                <w:ins w:id="3775" w:author="Jie Wang5909" w:date="2026-10-16T23:51:00Z"/>
                <w:rFonts w:ascii="Arial" w:eastAsia="Arial" w:hAnsi="Arial" w:cs="Arial"/>
                <w:sz w:val="18"/>
                <w:szCs w:val="18"/>
                <w:u w:val="single"/>
                <w:rPrChange w:id="3776" w:author="Jie Wang5909" w:date="2026-10-17T00:17:00Z">
                  <w:rPr>
                    <w:ins w:id="3777" w:author="Jie Wang5909" w:date="2026-10-16T23:51:00Z"/>
                    <w:rFonts w:ascii="Arial" w:eastAsia="Arial" w:hAnsi="Arial" w:cs="Arial"/>
                    <w:color w:val="D13438"/>
                    <w:sz w:val="18"/>
                    <w:szCs w:val="18"/>
                    <w:u w:val="single"/>
                  </w:rPr>
                </w:rPrChange>
              </w:rPr>
              <w:pPrChange w:id="3778" w:author="Jie Wang5909" w:date="2026-10-16T23:51:00Z">
                <w:pPr>
                  <w:spacing w:line="240" w:lineRule="auto"/>
                </w:pPr>
              </w:pPrChange>
            </w:pPr>
          </w:p>
        </w:tc>
      </w:tr>
      <w:tr w:rsidR="00763572" w:rsidRPr="00E37D71" w14:paraId="393F2414" w14:textId="348D4C86" w:rsidTr="2D7545EE">
        <w:trPr>
          <w:trHeight w:val="300"/>
          <w:ins w:id="3779" w:author="Jie Wang5909" w:date="2026-10-16T23:50:00Z"/>
          <w:trPrChange w:id="3780"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81"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21EE6A5E" w14:textId="77777777" w:rsidR="00763572" w:rsidRPr="00E37D71" w:rsidRDefault="00763572" w:rsidP="008238A9">
            <w:pPr>
              <w:spacing w:line="240" w:lineRule="auto"/>
              <w:rPr>
                <w:ins w:id="3782" w:author="Jie Wang5909" w:date="2026-10-16T23:50:00Z"/>
                <w:rFonts w:ascii="Arial" w:eastAsia="Times New Roman" w:hAnsi="Arial" w:cs="Arial"/>
                <w:sz w:val="18"/>
                <w:szCs w:val="18"/>
              </w:rPr>
            </w:pPr>
            <w:ins w:id="3783" w:author="Jie Wang5909" w:date="2026-10-16T23:50:00Z">
              <w:r w:rsidRPr="00E37D71">
                <w:rPr>
                  <w:rFonts w:ascii="Arial" w:eastAsia="Times New Roman" w:hAnsi="Arial" w:cs="Arial"/>
                  <w:sz w:val="18"/>
                  <w:szCs w:val="18"/>
                </w:rPr>
                <w:t>Equipment</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84"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52736865" w14:textId="77777777" w:rsidR="00763572" w:rsidRPr="00E37D71" w:rsidRDefault="00763572" w:rsidP="008238A9">
            <w:pPr>
              <w:spacing w:line="240" w:lineRule="auto"/>
              <w:rPr>
                <w:ins w:id="3785" w:author="Jie Wang5909" w:date="2026-10-16T23:50:00Z"/>
                <w:rFonts w:ascii="Arial" w:hAnsi="Arial" w:cs="Arial"/>
                <w:sz w:val="18"/>
                <w:szCs w:val="18"/>
              </w:rPr>
            </w:pPr>
            <w:ins w:id="3786" w:author="Jie Wang5909" w:date="2026-10-16T23:50:00Z">
              <w:r w:rsidRPr="00E37D71">
                <w:rPr>
                  <w:rFonts w:ascii="Arial" w:eastAsia="宋体" w:hAnsi="Arial" w:cs="Arial"/>
                  <w:sz w:val="18"/>
                  <w:szCs w:val="18"/>
                </w:rPr>
                <w:t xml:space="preserve">Replace an new </w:t>
              </w:r>
              <w:proofErr w:type="spellStart"/>
              <w:r w:rsidRPr="00E37D71">
                <w:rPr>
                  <w:rFonts w:ascii="Arial" w:eastAsia="宋体" w:hAnsi="Arial" w:cs="Arial"/>
                  <w:sz w:val="18"/>
                  <w:szCs w:val="18"/>
                </w:rPr>
                <w:t>thermowell</w:t>
              </w:r>
              <w:proofErr w:type="spellEnd"/>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87"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078D923" w14:textId="77777777" w:rsidR="00763572" w:rsidRPr="00E37D71" w:rsidRDefault="00763572" w:rsidP="008238A9">
            <w:pPr>
              <w:spacing w:line="240" w:lineRule="auto"/>
              <w:rPr>
                <w:ins w:id="3788" w:author="Jie Wang5909" w:date="2026-10-16T23:50:00Z"/>
                <w:rFonts w:ascii="Arial" w:eastAsia="Times New Roman" w:hAnsi="Arial" w:cs="Arial"/>
                <w:sz w:val="18"/>
                <w:szCs w:val="18"/>
              </w:rPr>
            </w:pPr>
            <w:ins w:id="3789" w:author="Jie Wang5909" w:date="2026-10-16T23:50:00Z">
              <w:r w:rsidRPr="00E37D71">
                <w:rPr>
                  <w:rFonts w:ascii="Arial" w:eastAsia="Times New Roman" w:hAnsi="Arial" w:cs="Arial"/>
                  <w:sz w:val="18"/>
                  <w:szCs w:val="18"/>
                </w:rPr>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90"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272EE384" w14:textId="77777777" w:rsidR="00763572" w:rsidRPr="00E37D71" w:rsidRDefault="00763572" w:rsidP="008238A9">
            <w:pPr>
              <w:spacing w:line="240" w:lineRule="auto"/>
              <w:rPr>
                <w:ins w:id="3791" w:author="Jie Wang5909" w:date="2026-10-16T23:50:00Z"/>
                <w:rFonts w:ascii="Arial" w:eastAsia="Times New Roman" w:hAnsi="Arial" w:cs="Arial"/>
                <w:sz w:val="18"/>
                <w:szCs w:val="18"/>
              </w:rPr>
            </w:pPr>
            <w:ins w:id="3792" w:author="Jie Wang5909" w:date="2026-10-16T23:50:00Z">
              <w:r w:rsidRPr="1F55AB29">
                <w:rPr>
                  <w:rFonts w:ascii="Arial" w:eastAsia="Arial" w:hAnsi="Arial" w:cs="Arial"/>
                  <w:sz w:val="18"/>
                  <w:szCs w:val="18"/>
                </w:rPr>
                <w:t xml:space="preserve">Replace the </w:t>
              </w:r>
              <w:proofErr w:type="spellStart"/>
              <w:r w:rsidRPr="1F55AB29">
                <w:rPr>
                  <w:rFonts w:ascii="Arial" w:eastAsia="Arial" w:hAnsi="Arial" w:cs="Arial"/>
                  <w:sz w:val="18"/>
                  <w:szCs w:val="18"/>
                </w:rPr>
                <w:t>thermowell</w:t>
              </w:r>
              <w:proofErr w:type="spellEnd"/>
              <w:r w:rsidRPr="1F55AB29">
                <w:rPr>
                  <w:rFonts w:ascii="Arial" w:eastAsia="Arial" w:hAnsi="Arial" w:cs="Arial"/>
                  <w:sz w:val="18"/>
                  <w:szCs w:val="18"/>
                </w:rPr>
                <w:t xml:space="preserve"> of reactor TJ4S-1212-R07; perform equipment re-validation and engineering re-assessment after replacement. </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93"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CDB0396" w14:textId="77777777" w:rsidR="00763572" w:rsidRPr="00430350" w:rsidRDefault="00763572" w:rsidP="008238A9">
            <w:pPr>
              <w:spacing w:line="240" w:lineRule="auto"/>
              <w:rPr>
                <w:ins w:id="3794" w:author="Jie Wang5909" w:date="2026-10-16T23:50:00Z"/>
                <w:rFonts w:ascii="Arial" w:eastAsia="Arial" w:hAnsi="Arial" w:cs="Arial"/>
                <w:sz w:val="18"/>
                <w:szCs w:val="18"/>
                <w:u w:val="single"/>
                <w:rPrChange w:id="3795" w:author="Jie Wang5909" w:date="2026-10-17T00:17:00Z">
                  <w:rPr>
                    <w:ins w:id="3796" w:author="Jie Wang5909" w:date="2026-10-16T23:50:00Z"/>
                    <w:rFonts w:ascii="Arial" w:eastAsia="Arial" w:hAnsi="Arial" w:cs="Arial"/>
                    <w:color w:val="D13438"/>
                    <w:sz w:val="18"/>
                    <w:szCs w:val="18"/>
                    <w:u w:val="single"/>
                  </w:rPr>
                </w:rPrChange>
              </w:rPr>
            </w:pPr>
            <w:ins w:id="3797" w:author="Jie Wang5909" w:date="2026-10-16T23:50:00Z">
              <w:r w:rsidRPr="00430350">
                <w:rPr>
                  <w:rFonts w:ascii="Arial" w:eastAsia="Arial" w:hAnsi="Arial" w:cs="Arial"/>
                  <w:sz w:val="18"/>
                  <w:szCs w:val="18"/>
                  <w:u w:val="single"/>
                  <w:rPrChange w:id="3798" w:author="Jie Wang5909" w:date="2026-10-17T00:17:00Z">
                    <w:rPr>
                      <w:rFonts w:ascii="Arial" w:eastAsia="Arial" w:hAnsi="Arial" w:cs="Arial"/>
                      <w:color w:val="D13438"/>
                      <w:sz w:val="18"/>
                      <w:szCs w:val="18"/>
                      <w:u w:val="single"/>
                    </w:rPr>
                  </w:rPrChange>
                </w:rPr>
                <w:t>Production</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3799"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09257A05" w14:textId="77777777" w:rsidR="00763572" w:rsidRPr="00430350" w:rsidRDefault="00763572" w:rsidP="008238A9">
            <w:pPr>
              <w:spacing w:line="240" w:lineRule="auto"/>
              <w:rPr>
                <w:ins w:id="3800" w:author="Jie Wang5909" w:date="2026-10-16T23:50:00Z"/>
                <w:rFonts w:ascii="Arial" w:eastAsia="Arial" w:hAnsi="Arial" w:cs="Arial"/>
                <w:sz w:val="18"/>
                <w:szCs w:val="18"/>
                <w:u w:val="single"/>
                <w:rPrChange w:id="3801" w:author="Jie Wang5909" w:date="2026-10-17T00:17:00Z">
                  <w:rPr>
                    <w:ins w:id="3802" w:author="Jie Wang5909" w:date="2026-10-16T23:50:00Z"/>
                    <w:rFonts w:ascii="Arial" w:eastAsia="Arial" w:hAnsi="Arial" w:cs="Arial"/>
                    <w:color w:val="D13438"/>
                    <w:sz w:val="18"/>
                    <w:szCs w:val="18"/>
                    <w:u w:val="single"/>
                  </w:rPr>
                </w:rPrChange>
              </w:rPr>
            </w:pPr>
            <w:ins w:id="3803" w:author="Jie Wang5909" w:date="2026-10-16T23:50:00Z">
              <w:r w:rsidRPr="00430350">
                <w:rPr>
                  <w:rFonts w:ascii="Arial" w:eastAsia="Arial" w:hAnsi="Arial" w:cs="Arial"/>
                  <w:sz w:val="18"/>
                  <w:szCs w:val="18"/>
                  <w:u w:val="single"/>
                  <w:rPrChange w:id="3804" w:author="Jie Wang5909" w:date="2026-10-17T00:17:00Z">
                    <w:rPr>
                      <w:rFonts w:ascii="Arial" w:eastAsia="Arial" w:hAnsi="Arial" w:cs="Arial"/>
                      <w:color w:val="D13438"/>
                      <w:sz w:val="18"/>
                      <w:szCs w:val="18"/>
                      <w:u w:val="single"/>
                    </w:rPr>
                  </w:rPrChange>
                </w:rPr>
                <w:t>Assigned Owner: Hui Ma</w:t>
              </w:r>
            </w:ins>
          </w:p>
          <w:p w14:paraId="7DC6D433" w14:textId="6556875A" w:rsidR="00763572" w:rsidRPr="00430350" w:rsidRDefault="00763572" w:rsidP="008238A9">
            <w:pPr>
              <w:spacing w:line="240" w:lineRule="auto"/>
              <w:rPr>
                <w:ins w:id="3805" w:author="Jie Wang5909" w:date="2026-10-16T23:50:00Z"/>
                <w:rFonts w:ascii="Arial" w:eastAsia="Arial" w:hAnsi="Arial" w:cs="Arial"/>
                <w:sz w:val="18"/>
                <w:szCs w:val="18"/>
                <w:u w:val="single"/>
                <w:rPrChange w:id="3806" w:author="Jie Wang5909" w:date="2026-10-17T00:17:00Z">
                  <w:rPr>
                    <w:ins w:id="3807" w:author="Jie Wang5909" w:date="2026-10-16T23:50:00Z"/>
                    <w:rFonts w:ascii="Arial" w:eastAsia="Arial" w:hAnsi="Arial" w:cs="Arial"/>
                    <w:color w:val="D13438"/>
                    <w:sz w:val="18"/>
                    <w:szCs w:val="18"/>
                    <w:u w:val="single"/>
                  </w:rPr>
                </w:rPrChange>
              </w:rPr>
            </w:pPr>
            <w:ins w:id="3808" w:author="Jie Wang5909" w:date="2026-10-16T23:50:00Z">
              <w:r w:rsidRPr="2D7545EE">
                <w:rPr>
                  <w:rFonts w:ascii="Arial" w:eastAsia="Arial" w:hAnsi="Arial" w:cs="Arial"/>
                  <w:sz w:val="18"/>
                  <w:szCs w:val="18"/>
                  <w:u w:val="single"/>
                  <w:rPrChange w:id="3809" w:author="Jie Wang5909" w:date="2026-10-17T00:17:00Z">
                    <w:rPr>
                      <w:rFonts w:ascii="Arial" w:eastAsia="Arial" w:hAnsi="Arial" w:cs="Arial"/>
                      <w:color w:val="D13438"/>
                      <w:sz w:val="18"/>
                      <w:szCs w:val="18"/>
                      <w:u w:val="single"/>
                    </w:rPr>
                  </w:rPrChange>
                </w:rPr>
                <w:t xml:space="preserve">Due Date: </w:t>
              </w:r>
              <w:del w:id="3810" w:author="Yu Zhang12718" w:date="2026-10-19T06:34:00Z">
                <w:r w:rsidRPr="2D7545EE" w:rsidDel="00763572">
                  <w:rPr>
                    <w:rFonts w:ascii="Arial" w:eastAsia="Arial" w:hAnsi="Arial" w:cs="Arial"/>
                    <w:sz w:val="18"/>
                    <w:szCs w:val="18"/>
                    <w:u w:val="single"/>
                    <w:rPrChange w:id="3811" w:author="Jie Wang5909" w:date="2026-10-17T00:17:00Z">
                      <w:rPr>
                        <w:rFonts w:ascii="Arial" w:eastAsia="Arial" w:hAnsi="Arial" w:cs="Arial"/>
                        <w:color w:val="D13438"/>
                        <w:sz w:val="18"/>
                        <w:szCs w:val="18"/>
                        <w:u w:val="single"/>
                      </w:rPr>
                    </w:rPrChange>
                  </w:rPr>
                  <w:delText>10/20/2026</w:delText>
                </w:r>
              </w:del>
            </w:ins>
            <w:ins w:id="3812" w:author="Yu Zhang12718" w:date="2026-10-19T06:34:00Z">
              <w:r w:rsidR="0907A2EF" w:rsidRPr="2D7545EE">
                <w:rPr>
                  <w:rFonts w:ascii="Arial" w:eastAsia="Arial" w:hAnsi="Arial" w:cs="Arial"/>
                  <w:sz w:val="18"/>
                  <w:szCs w:val="18"/>
                  <w:u w:val="single"/>
                </w:rPr>
                <w:t>10/22/2026</w:t>
              </w:r>
            </w:ins>
          </w:p>
          <w:p w14:paraId="4FC7A62E" w14:textId="77777777" w:rsidR="00763572" w:rsidRPr="00430350" w:rsidRDefault="00763572" w:rsidP="008238A9">
            <w:pPr>
              <w:spacing w:line="240" w:lineRule="auto"/>
              <w:rPr>
                <w:ins w:id="3813" w:author="Jie Wang5909" w:date="2026-10-16T23:50:00Z"/>
                <w:rFonts w:ascii="Arial" w:eastAsia="Arial" w:hAnsi="Arial" w:cs="Arial"/>
                <w:sz w:val="18"/>
                <w:szCs w:val="18"/>
                <w:u w:val="single"/>
                <w:rPrChange w:id="3814" w:author="Jie Wang5909" w:date="2026-10-17T00:17:00Z">
                  <w:rPr>
                    <w:ins w:id="3815" w:author="Jie Wang5909" w:date="2026-10-16T23:50:00Z"/>
                    <w:rFonts w:ascii="Arial" w:eastAsia="Arial" w:hAnsi="Arial" w:cs="Arial"/>
                    <w:color w:val="D13438"/>
                    <w:sz w:val="18"/>
                    <w:szCs w:val="18"/>
                    <w:u w:val="single"/>
                  </w:rPr>
                </w:rPrChange>
              </w:rPr>
            </w:pPr>
            <w:ins w:id="3816" w:author="Jie Wang5909" w:date="2026-10-16T23:50:00Z">
              <w:r w:rsidRPr="00430350">
                <w:rPr>
                  <w:rFonts w:ascii="Arial" w:eastAsia="Arial" w:hAnsi="Arial" w:cs="Arial"/>
                  <w:sz w:val="18"/>
                  <w:szCs w:val="18"/>
                  <w:u w:val="single"/>
                  <w:rPrChange w:id="3817" w:author="Jie Wang5909" w:date="2026-10-17T00:17:00Z">
                    <w:rPr>
                      <w:rFonts w:ascii="Arial" w:eastAsia="Arial" w:hAnsi="Arial" w:cs="Arial"/>
                      <w:color w:val="D13438"/>
                      <w:sz w:val="18"/>
                      <w:szCs w:val="18"/>
                      <w:u w:val="single"/>
                    </w:rPr>
                  </w:rPrChange>
                </w:rPr>
                <w:t xml:space="preserve">Item status and Closure criteria: complete equipment re-validation and engineering re-assessment </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818"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39A34620" w14:textId="77777777" w:rsidR="00763572" w:rsidRPr="00430350" w:rsidRDefault="00763572">
            <w:pPr>
              <w:spacing w:line="240" w:lineRule="auto"/>
              <w:jc w:val="center"/>
              <w:rPr>
                <w:ins w:id="3819" w:author="Jie Wang5909" w:date="2026-10-16T23:51:00Z"/>
                <w:rFonts w:ascii="Arial" w:eastAsia="Arial" w:hAnsi="Arial" w:cs="Arial"/>
                <w:sz w:val="18"/>
                <w:szCs w:val="18"/>
                <w:u w:val="single"/>
                <w:rPrChange w:id="3820" w:author="Jie Wang5909" w:date="2026-10-17T00:17:00Z">
                  <w:rPr>
                    <w:ins w:id="3821" w:author="Jie Wang5909" w:date="2026-10-16T23:51:00Z"/>
                    <w:rFonts w:ascii="Arial" w:eastAsia="Arial" w:hAnsi="Arial" w:cs="Arial"/>
                    <w:color w:val="D13438"/>
                    <w:sz w:val="18"/>
                    <w:szCs w:val="18"/>
                    <w:u w:val="single"/>
                  </w:rPr>
                </w:rPrChange>
              </w:rPr>
              <w:pPrChange w:id="3822"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823"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2BBD7730" w14:textId="77777777" w:rsidR="00763572" w:rsidRPr="00430350" w:rsidRDefault="00763572">
            <w:pPr>
              <w:spacing w:line="240" w:lineRule="auto"/>
              <w:jc w:val="center"/>
              <w:rPr>
                <w:ins w:id="3824" w:author="Jie Wang5909" w:date="2026-10-16T23:51:00Z"/>
                <w:rFonts w:ascii="Arial" w:eastAsia="Arial" w:hAnsi="Arial" w:cs="Arial"/>
                <w:sz w:val="18"/>
                <w:szCs w:val="18"/>
                <w:u w:val="single"/>
                <w:rPrChange w:id="3825" w:author="Jie Wang5909" w:date="2026-10-17T00:17:00Z">
                  <w:rPr>
                    <w:ins w:id="3826" w:author="Jie Wang5909" w:date="2026-10-16T23:51:00Z"/>
                    <w:rFonts w:ascii="Arial" w:eastAsia="Arial" w:hAnsi="Arial" w:cs="Arial"/>
                    <w:color w:val="D13438"/>
                    <w:sz w:val="18"/>
                    <w:szCs w:val="18"/>
                    <w:u w:val="single"/>
                  </w:rPr>
                </w:rPrChange>
              </w:rPr>
              <w:pPrChange w:id="3827" w:author="Jie Wang5909" w:date="2026-10-16T23:51:00Z">
                <w:pPr>
                  <w:spacing w:line="240" w:lineRule="auto"/>
                </w:pPr>
              </w:pPrChange>
            </w:pPr>
          </w:p>
        </w:tc>
      </w:tr>
      <w:tr w:rsidR="00430350" w:rsidRPr="00430350" w14:paraId="65C2FAE0" w14:textId="1E92435B" w:rsidTr="2D7545EE">
        <w:trPr>
          <w:trHeight w:val="300"/>
          <w:ins w:id="3828" w:author="Jie Wang5909" w:date="2026-10-16T23:50:00Z"/>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657E649" w14:textId="77777777" w:rsidR="00763572" w:rsidRPr="00430350" w:rsidRDefault="00763572" w:rsidP="008238A9">
            <w:pPr>
              <w:spacing w:line="240" w:lineRule="auto"/>
              <w:rPr>
                <w:ins w:id="3829" w:author="Jie Wang5909" w:date="2026-10-16T23:50:00Z"/>
                <w:rFonts w:ascii="Arial" w:eastAsia="Times New Roman" w:hAnsi="Arial" w:cs="Arial"/>
                <w:sz w:val="18"/>
                <w:szCs w:val="18"/>
              </w:rPr>
            </w:pPr>
            <w:ins w:id="3830" w:author="Jie Wang5909" w:date="2026-10-16T23:50:00Z">
              <w:r w:rsidRPr="00430350">
                <w:rPr>
                  <w:rFonts w:ascii="Arial" w:eastAsia="Times New Roman" w:hAnsi="Arial" w:cs="Arial"/>
                  <w:sz w:val="18"/>
                  <w:szCs w:val="18"/>
                </w:rPr>
                <w:t>Equipment</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52A6240" w14:textId="77777777" w:rsidR="00763572" w:rsidRPr="00430350" w:rsidRDefault="00763572" w:rsidP="008238A9">
            <w:pPr>
              <w:spacing w:line="240" w:lineRule="auto"/>
              <w:rPr>
                <w:ins w:id="3831" w:author="Jie Wang5909" w:date="2026-10-16T23:50:00Z"/>
                <w:rFonts w:ascii="Arial" w:hAnsi="Arial" w:cs="Arial"/>
                <w:sz w:val="18"/>
                <w:szCs w:val="18"/>
              </w:rPr>
            </w:pPr>
            <w:ins w:id="3832" w:author="Jie Wang5909" w:date="2026-10-16T23:50:00Z">
              <w:r w:rsidRPr="00430350">
                <w:rPr>
                  <w:rFonts w:ascii="Arial" w:eastAsia="宋体" w:hAnsi="Arial" w:cs="Arial"/>
                  <w:sz w:val="18"/>
                  <w:szCs w:val="18"/>
                </w:rPr>
                <w:t>For equipment automation upgrade</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36080206" w14:textId="77777777" w:rsidR="00763572" w:rsidRPr="00430350" w:rsidRDefault="00763572" w:rsidP="008238A9">
            <w:pPr>
              <w:spacing w:line="240" w:lineRule="auto"/>
              <w:rPr>
                <w:ins w:id="3833" w:author="Jie Wang5909" w:date="2026-10-16T23:50:00Z"/>
                <w:rFonts w:ascii="Arial" w:eastAsia="Times New Roman" w:hAnsi="Arial" w:cs="Arial"/>
                <w:sz w:val="18"/>
                <w:szCs w:val="18"/>
              </w:rPr>
            </w:pPr>
            <w:ins w:id="3834" w:author="Jie Wang5909" w:date="2026-10-16T23:50:00Z">
              <w:r w:rsidRPr="00430350">
                <w:rPr>
                  <w:rFonts w:ascii="Arial" w:eastAsia="Times New Roman" w:hAnsi="Arial" w:cs="Arial"/>
                  <w:sz w:val="18"/>
                  <w:szCs w:val="18"/>
                </w:rPr>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C4272AC" w14:textId="77777777" w:rsidR="00763572" w:rsidRPr="00430350" w:rsidRDefault="00763572" w:rsidP="008238A9">
            <w:pPr>
              <w:spacing w:line="240" w:lineRule="auto"/>
              <w:rPr>
                <w:ins w:id="3835" w:author="Jie Wang5909" w:date="2026-10-16T23:50:00Z"/>
                <w:rFonts w:ascii="Arial" w:eastAsia="Times New Roman" w:hAnsi="Arial" w:cs="Arial"/>
                <w:sz w:val="18"/>
                <w:szCs w:val="18"/>
              </w:rPr>
            </w:pPr>
            <w:ins w:id="3836" w:author="Jie Wang5909" w:date="2026-10-16T23:50:00Z">
              <w:r w:rsidRPr="00430350">
                <w:rPr>
                  <w:rFonts w:ascii="Arial" w:eastAsia="Arial" w:hAnsi="Arial" w:cs="Arial"/>
                  <w:sz w:val="18"/>
                  <w:szCs w:val="18"/>
                </w:rPr>
                <w:t xml:space="preserve">Complete DCS integration; finish supplementary qualification of field instruments; perform required equipment re-validation / engineering assessment for modified/added equipment. </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C363029" w14:textId="77777777" w:rsidR="00763572" w:rsidRPr="00430350" w:rsidRDefault="00763572" w:rsidP="008238A9">
            <w:pPr>
              <w:spacing w:line="240" w:lineRule="auto"/>
              <w:rPr>
                <w:ins w:id="3837" w:author="Jie Wang5909" w:date="2026-10-16T23:50:00Z"/>
                <w:rFonts w:ascii="Arial" w:hAnsi="Arial" w:cs="Arial"/>
                <w:sz w:val="18"/>
                <w:szCs w:val="18"/>
              </w:rPr>
            </w:pPr>
            <w:ins w:id="3838" w:author="Jie Wang5909" w:date="2026-10-16T23:50:00Z">
              <w:r w:rsidRPr="00430350">
                <w:rPr>
                  <w:rFonts w:ascii="Arial" w:hAnsi="Arial" w:cs="Arial"/>
                  <w:sz w:val="18"/>
                  <w:szCs w:val="18"/>
                </w:rPr>
                <w:t>Production</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55E28283" w14:textId="77777777" w:rsidR="00763572" w:rsidRPr="00430350" w:rsidRDefault="00763572" w:rsidP="008238A9">
            <w:pPr>
              <w:spacing w:line="240" w:lineRule="auto"/>
              <w:rPr>
                <w:ins w:id="3839" w:author="Jie Wang5909" w:date="2026-10-16T23:50:00Z"/>
                <w:rFonts w:ascii="Arial" w:eastAsia="Arial" w:hAnsi="Arial" w:cs="Arial"/>
                <w:sz w:val="18"/>
                <w:szCs w:val="18"/>
                <w:u w:val="single"/>
                <w:rPrChange w:id="3840" w:author="Jie Wang5909" w:date="2026-10-17T00:17:00Z">
                  <w:rPr>
                    <w:ins w:id="3841" w:author="Jie Wang5909" w:date="2026-10-16T23:50:00Z"/>
                    <w:rFonts w:ascii="Arial" w:eastAsia="Arial" w:hAnsi="Arial" w:cs="Arial"/>
                    <w:color w:val="D13438"/>
                    <w:sz w:val="18"/>
                    <w:szCs w:val="18"/>
                    <w:u w:val="single"/>
                  </w:rPr>
                </w:rPrChange>
              </w:rPr>
            </w:pPr>
            <w:ins w:id="3842" w:author="Jie Wang5909" w:date="2026-10-16T23:50:00Z">
              <w:r w:rsidRPr="00430350">
                <w:rPr>
                  <w:rFonts w:ascii="Arial" w:eastAsia="Arial" w:hAnsi="Arial" w:cs="Arial"/>
                  <w:sz w:val="18"/>
                  <w:szCs w:val="18"/>
                  <w:u w:val="single"/>
                  <w:rPrChange w:id="3843" w:author="Jie Wang5909" w:date="2026-10-17T00:17:00Z">
                    <w:rPr>
                      <w:rFonts w:ascii="Arial" w:eastAsia="Arial" w:hAnsi="Arial" w:cs="Arial"/>
                      <w:color w:val="D13438"/>
                      <w:sz w:val="18"/>
                      <w:szCs w:val="18"/>
                      <w:u w:val="single"/>
                    </w:rPr>
                  </w:rPrChange>
                </w:rPr>
                <w:t>Assigned Owner: Hui Ma</w:t>
              </w:r>
            </w:ins>
          </w:p>
          <w:p w14:paraId="6DB5D1D3" w14:textId="29A0809F" w:rsidR="00763572" w:rsidRPr="00430350" w:rsidRDefault="00763572" w:rsidP="008238A9">
            <w:pPr>
              <w:spacing w:line="240" w:lineRule="auto"/>
              <w:rPr>
                <w:ins w:id="3844" w:author="Jie Wang5909" w:date="2026-10-16T23:50:00Z"/>
                <w:rFonts w:ascii="Arial" w:eastAsia="Arial" w:hAnsi="Arial" w:cs="Arial"/>
                <w:sz w:val="18"/>
                <w:szCs w:val="18"/>
                <w:u w:val="single"/>
                <w:rPrChange w:id="3845" w:author="Jie Wang5909" w:date="2026-10-17T00:17:00Z">
                  <w:rPr>
                    <w:ins w:id="3846" w:author="Jie Wang5909" w:date="2026-10-16T23:50:00Z"/>
                    <w:rFonts w:ascii="Arial" w:eastAsia="Arial" w:hAnsi="Arial" w:cs="Arial"/>
                    <w:color w:val="D13438"/>
                    <w:sz w:val="18"/>
                    <w:szCs w:val="18"/>
                    <w:u w:val="single"/>
                  </w:rPr>
                </w:rPrChange>
              </w:rPr>
            </w:pPr>
            <w:ins w:id="3847" w:author="Jie Wang5909" w:date="2026-10-16T23:50:00Z">
              <w:r w:rsidRPr="2D7545EE">
                <w:rPr>
                  <w:rFonts w:ascii="Arial" w:eastAsia="Arial" w:hAnsi="Arial" w:cs="Arial"/>
                  <w:sz w:val="18"/>
                  <w:szCs w:val="18"/>
                  <w:u w:val="single"/>
                  <w:rPrChange w:id="3848" w:author="Jie Wang5909" w:date="2026-10-17T00:17:00Z">
                    <w:rPr>
                      <w:rFonts w:ascii="Arial" w:eastAsia="Arial" w:hAnsi="Arial" w:cs="Arial"/>
                      <w:color w:val="D13438"/>
                      <w:sz w:val="18"/>
                      <w:szCs w:val="18"/>
                      <w:u w:val="single"/>
                    </w:rPr>
                  </w:rPrChange>
                </w:rPr>
                <w:t xml:space="preserve">Due Date: </w:t>
              </w:r>
              <w:del w:id="3849" w:author="Yu Zhang12718" w:date="2026-10-19T06:34:00Z">
                <w:r w:rsidRPr="2D7545EE" w:rsidDel="00763572">
                  <w:rPr>
                    <w:rFonts w:ascii="Arial" w:eastAsia="Arial" w:hAnsi="Arial" w:cs="Arial"/>
                    <w:sz w:val="18"/>
                    <w:szCs w:val="18"/>
                    <w:u w:val="single"/>
                    <w:rPrChange w:id="3850" w:author="Jie Wang5909" w:date="2026-10-17T00:17:00Z">
                      <w:rPr>
                        <w:rFonts w:ascii="Arial" w:eastAsia="Arial" w:hAnsi="Arial" w:cs="Arial"/>
                        <w:color w:val="D13438"/>
                        <w:sz w:val="18"/>
                        <w:szCs w:val="18"/>
                        <w:u w:val="single"/>
                      </w:rPr>
                    </w:rPrChange>
                  </w:rPr>
                  <w:delText>10/20/2026</w:delText>
                </w:r>
              </w:del>
            </w:ins>
            <w:ins w:id="3851" w:author="Yu Zhang12718" w:date="2026-10-19T06:34:00Z">
              <w:r w:rsidR="0907A2EF" w:rsidRPr="2D7545EE">
                <w:rPr>
                  <w:rFonts w:ascii="Arial" w:eastAsia="Arial" w:hAnsi="Arial" w:cs="Arial"/>
                  <w:sz w:val="18"/>
                  <w:szCs w:val="18"/>
                  <w:u w:val="single"/>
                </w:rPr>
                <w:t>10/22/2026</w:t>
              </w:r>
            </w:ins>
          </w:p>
          <w:p w14:paraId="733F7D9E" w14:textId="77777777" w:rsidR="00763572" w:rsidRPr="00430350" w:rsidRDefault="00763572" w:rsidP="008238A9">
            <w:pPr>
              <w:spacing w:line="240" w:lineRule="auto"/>
              <w:rPr>
                <w:ins w:id="3852" w:author="Jie Wang5909" w:date="2026-10-16T23:50:00Z"/>
                <w:rFonts w:ascii="Arial" w:hAnsi="Arial" w:cs="Arial"/>
                <w:sz w:val="18"/>
                <w:szCs w:val="18"/>
              </w:rPr>
            </w:pPr>
            <w:ins w:id="3853" w:author="Jie Wang5909" w:date="2026-10-16T23:50:00Z">
              <w:r w:rsidRPr="00430350">
                <w:rPr>
                  <w:rFonts w:ascii="Arial" w:eastAsia="Arial" w:hAnsi="Arial" w:cs="Arial"/>
                  <w:sz w:val="18"/>
                  <w:szCs w:val="18"/>
                  <w:u w:val="single"/>
                  <w:rPrChange w:id="3854" w:author="Jie Wang5909" w:date="2026-10-17T00:17:00Z">
                    <w:rPr>
                      <w:rFonts w:ascii="Arial" w:eastAsia="Arial" w:hAnsi="Arial" w:cs="Arial"/>
                      <w:color w:val="D13438"/>
                      <w:sz w:val="18"/>
                      <w:szCs w:val="18"/>
                      <w:u w:val="single"/>
                    </w:rPr>
                  </w:rPrChange>
                </w:rPr>
                <w:t>Item status and Closure criteria: complete equipment re-validation and engineering re-assessment</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14AAA098" w14:textId="77777777" w:rsidR="00763572" w:rsidRPr="00430350" w:rsidRDefault="00763572">
            <w:pPr>
              <w:spacing w:line="240" w:lineRule="auto"/>
              <w:jc w:val="center"/>
              <w:rPr>
                <w:ins w:id="3855" w:author="Jie Wang5909" w:date="2026-10-16T23:51:00Z"/>
                <w:rFonts w:ascii="Arial" w:eastAsia="Arial" w:hAnsi="Arial" w:cs="Arial"/>
                <w:sz w:val="18"/>
                <w:szCs w:val="18"/>
                <w:u w:val="single"/>
                <w:rPrChange w:id="3856" w:author="Jie Wang5909" w:date="2026-10-17T00:17:00Z">
                  <w:rPr>
                    <w:ins w:id="3857" w:author="Jie Wang5909" w:date="2026-10-16T23:51:00Z"/>
                    <w:rFonts w:ascii="Arial" w:eastAsia="Arial" w:hAnsi="Arial" w:cs="Arial"/>
                    <w:color w:val="D13438"/>
                    <w:sz w:val="18"/>
                    <w:szCs w:val="18"/>
                    <w:u w:val="single"/>
                  </w:rPr>
                </w:rPrChange>
              </w:rPr>
              <w:pPrChange w:id="3858"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6C2EC882" w14:textId="77777777" w:rsidR="00763572" w:rsidRPr="00430350" w:rsidRDefault="00763572">
            <w:pPr>
              <w:spacing w:line="240" w:lineRule="auto"/>
              <w:jc w:val="center"/>
              <w:rPr>
                <w:ins w:id="3859" w:author="Jie Wang5909" w:date="2026-10-16T23:51:00Z"/>
                <w:rFonts w:ascii="Arial" w:eastAsia="Arial" w:hAnsi="Arial" w:cs="Arial"/>
                <w:sz w:val="18"/>
                <w:szCs w:val="18"/>
                <w:u w:val="single"/>
                <w:rPrChange w:id="3860" w:author="Jie Wang5909" w:date="2026-10-17T00:17:00Z">
                  <w:rPr>
                    <w:ins w:id="3861" w:author="Jie Wang5909" w:date="2026-10-16T23:51:00Z"/>
                    <w:rFonts w:ascii="Arial" w:eastAsia="Arial" w:hAnsi="Arial" w:cs="Arial"/>
                    <w:color w:val="D13438"/>
                    <w:sz w:val="18"/>
                    <w:szCs w:val="18"/>
                    <w:u w:val="single"/>
                  </w:rPr>
                </w:rPrChange>
              </w:rPr>
              <w:pPrChange w:id="3862" w:author="Jie Wang5909" w:date="2026-10-16T23:51:00Z">
                <w:pPr>
                  <w:spacing w:line="240" w:lineRule="auto"/>
                </w:pPr>
              </w:pPrChange>
            </w:pPr>
          </w:p>
        </w:tc>
      </w:tr>
      <w:tr w:rsidR="00430350" w:rsidRPr="00430350" w14:paraId="33775018" w14:textId="59CF03E2" w:rsidTr="2D7545EE">
        <w:trPr>
          <w:trHeight w:val="300"/>
          <w:ins w:id="3863" w:author="Jie Wang5909" w:date="2026-10-16T23:50:00Z"/>
        </w:trPr>
        <w:tc>
          <w:tcPr>
            <w:tcW w:w="1208" w:type="dxa"/>
            <w:vMerge w:val="restart"/>
            <w:tcBorders>
              <w:top w:val="single" w:sz="6" w:space="0" w:color="AAAAAA"/>
              <w:left w:val="single" w:sz="6" w:space="0" w:color="AAAAAA"/>
              <w:right w:val="single" w:sz="6" w:space="0" w:color="AAAAAA"/>
            </w:tcBorders>
            <w:shd w:val="clear" w:color="auto" w:fill="EEF4FB"/>
            <w:vAlign w:val="center"/>
            <w:hideMark/>
          </w:tcPr>
          <w:p w14:paraId="041F538C" w14:textId="77777777" w:rsidR="00763572" w:rsidRPr="00430350" w:rsidRDefault="00763572" w:rsidP="008238A9">
            <w:pPr>
              <w:spacing w:line="240" w:lineRule="auto"/>
              <w:jc w:val="both"/>
              <w:rPr>
                <w:ins w:id="3864" w:author="Jie Wang5909" w:date="2026-10-16T23:50:00Z"/>
              </w:rPr>
            </w:pPr>
            <w:ins w:id="3865" w:author="Jie Wang5909" w:date="2026-10-16T23:50:00Z">
              <w:r w:rsidRPr="00430350">
                <w:rPr>
                  <w:rFonts w:ascii="Arial" w:eastAsia="Arial" w:hAnsi="Arial" w:cs="Arial"/>
                  <w:sz w:val="18"/>
                  <w:szCs w:val="18"/>
                  <w:u w:val="single"/>
                  <w:rPrChange w:id="3866" w:author="Jie Wang5909" w:date="2026-10-17T00:17:00Z">
                    <w:rPr>
                      <w:rFonts w:ascii="Arial" w:eastAsia="Arial" w:hAnsi="Arial" w:cs="Arial"/>
                      <w:color w:val="D13438"/>
                      <w:sz w:val="18"/>
                      <w:szCs w:val="18"/>
                      <w:u w:val="single"/>
                    </w:rPr>
                  </w:rPrChange>
                </w:rPr>
                <w:t>ESA</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40D4D21D" w14:textId="77777777" w:rsidR="00763572" w:rsidRPr="00430350" w:rsidRDefault="00763572" w:rsidP="008238A9">
            <w:pPr>
              <w:spacing w:line="240" w:lineRule="auto"/>
              <w:rPr>
                <w:ins w:id="3867" w:author="Jie Wang5909" w:date="2026-10-16T23:50:00Z"/>
                <w:rFonts w:ascii="Arial" w:hAnsi="Arial" w:cs="Arial"/>
                <w:sz w:val="18"/>
                <w:szCs w:val="18"/>
                <w:u w:val="single"/>
                <w:rPrChange w:id="3868" w:author="Jie Wang5909" w:date="2026-10-17T00:17:00Z">
                  <w:rPr>
                    <w:ins w:id="3869" w:author="Jie Wang5909" w:date="2026-10-16T23:50:00Z"/>
                    <w:rFonts w:ascii="Arial" w:hAnsi="Arial" w:cs="Arial"/>
                    <w:color w:val="D13438"/>
                    <w:sz w:val="18"/>
                    <w:szCs w:val="18"/>
                    <w:u w:val="single"/>
                  </w:rPr>
                </w:rPrChange>
              </w:rPr>
            </w:pPr>
            <w:ins w:id="3870" w:author="Jie Wang5909" w:date="2026-10-16T23:50:00Z">
              <w:r w:rsidRPr="00430350">
                <w:rPr>
                  <w:rFonts w:ascii="Arial" w:hAnsi="Arial" w:cs="Arial"/>
                  <w:sz w:val="18"/>
                  <w:szCs w:val="18"/>
                  <w:u w:val="single"/>
                  <w:rPrChange w:id="3871" w:author="Jie Wang5909" w:date="2026-10-17T00:17:00Z">
                    <w:rPr>
                      <w:rFonts w:ascii="Arial" w:hAnsi="Arial" w:cs="Arial"/>
                      <w:color w:val="D13438"/>
                      <w:sz w:val="18"/>
                      <w:szCs w:val="18"/>
                      <w:u w:val="single"/>
                    </w:rPr>
                  </w:rPrChange>
                </w:rPr>
                <w:t xml:space="preserve">The step 2 </w:t>
              </w:r>
              <w:r w:rsidRPr="00430350">
                <w:rPr>
                  <w:rFonts w:ascii="Arial" w:hAnsi="Arial" w:cs="Arial"/>
                  <w:sz w:val="18"/>
                  <w:szCs w:val="18"/>
                </w:rPr>
                <w:t xml:space="preserve">Equipment suitability </w:t>
              </w:r>
              <w:proofErr w:type="gramStart"/>
              <w:r w:rsidRPr="00430350">
                <w:rPr>
                  <w:rFonts w:ascii="Arial" w:hAnsi="Arial" w:cs="Arial"/>
                  <w:sz w:val="18"/>
                  <w:szCs w:val="18"/>
                </w:rPr>
                <w:t>assessment(</w:t>
              </w:r>
              <w:proofErr w:type="gramEnd"/>
              <w:r w:rsidRPr="00430350">
                <w:rPr>
                  <w:rFonts w:ascii="Arial" w:hAnsi="Arial" w:cs="Arial"/>
                  <w:sz w:val="18"/>
                  <w:szCs w:val="18"/>
                </w:rPr>
                <w:t>RA-</w:t>
              </w:r>
              <w:r w:rsidRPr="00430350">
                <w:rPr>
                  <w:rFonts w:ascii="Arial" w:hAnsi="Arial" w:cs="Arial"/>
                  <w:sz w:val="18"/>
                  <w:szCs w:val="18"/>
                </w:rPr>
                <w:lastRenderedPageBreak/>
                <w:t xml:space="preserve">140021030201.01) is not yet finalized. </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hideMark/>
          </w:tcPr>
          <w:p w14:paraId="3F8D7B7A" w14:textId="77777777" w:rsidR="00763572" w:rsidRPr="00430350" w:rsidRDefault="00763572" w:rsidP="008238A9">
            <w:pPr>
              <w:spacing w:line="240" w:lineRule="auto"/>
              <w:jc w:val="center"/>
              <w:rPr>
                <w:ins w:id="3872" w:author="Jie Wang5909" w:date="2026-10-16T23:50:00Z"/>
                <w:rFonts w:ascii="Arial" w:eastAsia="Arial" w:hAnsi="Arial" w:cs="Arial"/>
                <w:sz w:val="18"/>
                <w:szCs w:val="18"/>
                <w:u w:val="single"/>
                <w:rPrChange w:id="3873" w:author="Jie Wang5909" w:date="2026-10-17T00:17:00Z">
                  <w:rPr>
                    <w:ins w:id="3874" w:author="Jie Wang5909" w:date="2026-10-16T23:50:00Z"/>
                    <w:rFonts w:ascii="Arial" w:eastAsia="Arial" w:hAnsi="Arial" w:cs="Arial"/>
                    <w:color w:val="D13438"/>
                    <w:sz w:val="18"/>
                    <w:szCs w:val="18"/>
                    <w:u w:val="single"/>
                  </w:rPr>
                </w:rPrChange>
              </w:rPr>
            </w:pPr>
            <w:ins w:id="3875" w:author="Jie Wang5909" w:date="2026-10-16T23:50:00Z">
              <w:r w:rsidRPr="00430350">
                <w:rPr>
                  <w:rFonts w:ascii="Arial" w:eastAsia="Arial" w:hAnsi="Arial" w:cs="Arial"/>
                  <w:sz w:val="18"/>
                  <w:szCs w:val="18"/>
                  <w:u w:val="single"/>
                  <w:rPrChange w:id="3876" w:author="Jie Wang5909" w:date="2026-10-17T00:17:00Z">
                    <w:rPr>
                      <w:rFonts w:ascii="Arial" w:eastAsia="Arial" w:hAnsi="Arial" w:cs="Arial"/>
                      <w:color w:val="D13438"/>
                      <w:sz w:val="18"/>
                      <w:szCs w:val="18"/>
                      <w:u w:val="single"/>
                    </w:rPr>
                  </w:rPrChange>
                </w:rPr>
                <w:lastRenderedPageBreak/>
                <w:t>Medium</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hideMark/>
          </w:tcPr>
          <w:p w14:paraId="31C6C21A" w14:textId="77777777" w:rsidR="00763572" w:rsidRPr="00430350" w:rsidRDefault="00763572" w:rsidP="008238A9">
            <w:pPr>
              <w:rPr>
                <w:ins w:id="3877" w:author="Jie Wang5909" w:date="2026-10-16T23:50:00Z"/>
                <w:rFonts w:ascii="Arial" w:hAnsi="Arial" w:cs="Arial"/>
                <w:sz w:val="18"/>
                <w:szCs w:val="18"/>
              </w:rPr>
            </w:pPr>
            <w:ins w:id="3878" w:author="Jie Wang5909" w:date="2026-10-16T23:50:00Z">
              <w:r w:rsidRPr="00430350">
                <w:rPr>
                  <w:rFonts w:ascii="Arial" w:hAnsi="Arial" w:cs="Arial"/>
                  <w:sz w:val="18"/>
                  <w:szCs w:val="18"/>
                </w:rPr>
                <w:t xml:space="preserve">Finalize and sign off the Equipment suitability </w:t>
              </w:r>
              <w:r w:rsidRPr="00430350">
                <w:rPr>
                  <w:rFonts w:ascii="Arial" w:hAnsi="Arial" w:cs="Arial"/>
                  <w:sz w:val="18"/>
                  <w:szCs w:val="18"/>
                </w:rPr>
                <w:lastRenderedPageBreak/>
                <w:t>assessment report(RA-140021030201.01)</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hideMark/>
          </w:tcPr>
          <w:p w14:paraId="31111D90" w14:textId="77777777" w:rsidR="00763572" w:rsidRPr="00430350" w:rsidRDefault="00763572">
            <w:pPr>
              <w:spacing w:line="240" w:lineRule="auto"/>
              <w:jc w:val="both"/>
              <w:rPr>
                <w:ins w:id="3879" w:author="Jie Wang5909" w:date="2026-10-16T23:50:00Z"/>
                <w:rFonts w:ascii="Arial" w:eastAsia="Arial" w:hAnsi="Arial" w:cs="Arial"/>
                <w:sz w:val="18"/>
                <w:szCs w:val="18"/>
                <w:u w:val="single"/>
                <w:rPrChange w:id="3880" w:author="Jie Wang5909" w:date="2026-10-17T00:17:00Z">
                  <w:rPr>
                    <w:ins w:id="3881" w:author="Jie Wang5909" w:date="2026-10-16T23:50:00Z"/>
                    <w:rFonts w:ascii="Arial" w:eastAsia="Arial" w:hAnsi="Arial" w:cs="Arial"/>
                    <w:color w:val="D13438"/>
                    <w:sz w:val="18"/>
                    <w:szCs w:val="18"/>
                    <w:u w:val="single"/>
                  </w:rPr>
                </w:rPrChange>
              </w:rPr>
              <w:pPrChange w:id="3882" w:author="Jie Wang5909" w:date="2026-10-16T23:53:00Z">
                <w:pPr>
                  <w:spacing w:line="240" w:lineRule="auto"/>
                  <w:jc w:val="center"/>
                </w:pPr>
              </w:pPrChange>
            </w:pPr>
            <w:ins w:id="3883" w:author="Jie Wang5909" w:date="2026-10-16T23:50:00Z">
              <w:r w:rsidRPr="00430350">
                <w:rPr>
                  <w:rFonts w:ascii="Arial" w:eastAsia="Arial" w:hAnsi="Arial" w:cs="Arial"/>
                  <w:sz w:val="18"/>
                  <w:szCs w:val="18"/>
                  <w:u w:val="single"/>
                  <w:rPrChange w:id="3884" w:author="Jie Wang5909" w:date="2026-10-17T00:17:00Z">
                    <w:rPr>
                      <w:rFonts w:ascii="Arial" w:eastAsia="Arial" w:hAnsi="Arial" w:cs="Arial"/>
                      <w:color w:val="D13438"/>
                      <w:sz w:val="18"/>
                      <w:szCs w:val="18"/>
                      <w:u w:val="single"/>
                    </w:rPr>
                  </w:rPrChange>
                </w:rPr>
                <w:lastRenderedPageBreak/>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hideMark/>
          </w:tcPr>
          <w:p w14:paraId="5C5760A5" w14:textId="77777777" w:rsidR="00763572" w:rsidRPr="00430350" w:rsidRDefault="00763572" w:rsidP="008238A9">
            <w:pPr>
              <w:spacing w:line="240" w:lineRule="auto"/>
              <w:rPr>
                <w:ins w:id="3885" w:author="Jie Wang5909" w:date="2026-10-16T23:50:00Z"/>
                <w:rFonts w:ascii="Arial" w:eastAsia="Arial" w:hAnsi="Arial" w:cs="Arial"/>
                <w:sz w:val="18"/>
                <w:szCs w:val="18"/>
                <w:u w:val="single"/>
                <w:rPrChange w:id="3886" w:author="Jie Wang5909" w:date="2026-10-17T00:17:00Z">
                  <w:rPr>
                    <w:ins w:id="3887" w:author="Jie Wang5909" w:date="2026-10-16T23:50:00Z"/>
                    <w:rFonts w:ascii="Arial" w:eastAsia="Arial" w:hAnsi="Arial" w:cs="Arial"/>
                    <w:color w:val="D13438"/>
                    <w:sz w:val="18"/>
                    <w:szCs w:val="18"/>
                    <w:u w:val="single"/>
                  </w:rPr>
                </w:rPrChange>
              </w:rPr>
            </w:pPr>
            <w:ins w:id="3888" w:author="Jie Wang5909" w:date="2026-10-16T23:50:00Z">
              <w:r w:rsidRPr="00430350">
                <w:rPr>
                  <w:rFonts w:ascii="Arial" w:eastAsia="Arial" w:hAnsi="Arial" w:cs="Arial"/>
                  <w:sz w:val="18"/>
                  <w:szCs w:val="18"/>
                  <w:u w:val="single"/>
                  <w:rPrChange w:id="3889" w:author="Jie Wang5909" w:date="2026-10-17T00:17:00Z">
                    <w:rPr>
                      <w:rFonts w:ascii="Arial" w:eastAsia="Arial" w:hAnsi="Arial" w:cs="Arial"/>
                      <w:color w:val="D13438"/>
                      <w:sz w:val="18"/>
                      <w:szCs w:val="18"/>
                      <w:u w:val="single"/>
                    </w:rPr>
                  </w:rPrChange>
                </w:rPr>
                <w:t>Assigned Owner: Yu Zhang</w:t>
              </w:r>
            </w:ins>
          </w:p>
          <w:p w14:paraId="1F237714" w14:textId="77777777" w:rsidR="00763572" w:rsidRPr="00430350" w:rsidRDefault="00763572" w:rsidP="008238A9">
            <w:pPr>
              <w:spacing w:line="240" w:lineRule="auto"/>
              <w:rPr>
                <w:ins w:id="3890" w:author="Jie Wang5909" w:date="2026-10-16T23:50:00Z"/>
                <w:rFonts w:ascii="Arial" w:eastAsia="Arial" w:hAnsi="Arial" w:cs="Arial"/>
                <w:sz w:val="18"/>
                <w:szCs w:val="18"/>
                <w:u w:val="single"/>
                <w:rPrChange w:id="3891" w:author="Jie Wang5909" w:date="2026-10-17T00:17:00Z">
                  <w:rPr>
                    <w:ins w:id="3892" w:author="Jie Wang5909" w:date="2026-10-16T23:50:00Z"/>
                    <w:rFonts w:ascii="Arial" w:eastAsia="Arial" w:hAnsi="Arial" w:cs="Arial"/>
                    <w:color w:val="D13438"/>
                    <w:sz w:val="18"/>
                    <w:szCs w:val="18"/>
                    <w:u w:val="single"/>
                  </w:rPr>
                </w:rPrChange>
              </w:rPr>
            </w:pPr>
            <w:ins w:id="3893" w:author="Jie Wang5909" w:date="2026-10-16T23:50:00Z">
              <w:r w:rsidRPr="00430350">
                <w:rPr>
                  <w:rFonts w:ascii="Arial" w:eastAsia="Arial" w:hAnsi="Arial" w:cs="Arial"/>
                  <w:sz w:val="18"/>
                  <w:szCs w:val="18"/>
                  <w:u w:val="single"/>
                  <w:rPrChange w:id="3894" w:author="Jie Wang5909" w:date="2026-10-17T00:17:00Z">
                    <w:rPr>
                      <w:rFonts w:ascii="Arial" w:eastAsia="Arial" w:hAnsi="Arial" w:cs="Arial"/>
                      <w:color w:val="D13438"/>
                      <w:sz w:val="18"/>
                      <w:szCs w:val="18"/>
                      <w:u w:val="single"/>
                    </w:rPr>
                  </w:rPrChange>
                </w:rPr>
                <w:lastRenderedPageBreak/>
                <w:t>Due Date: 11/05/2026</w:t>
              </w:r>
            </w:ins>
          </w:p>
          <w:p w14:paraId="2E9C0BA4" w14:textId="77777777" w:rsidR="00763572" w:rsidRPr="00430350" w:rsidRDefault="00763572" w:rsidP="008238A9">
            <w:pPr>
              <w:spacing w:line="240" w:lineRule="auto"/>
              <w:rPr>
                <w:ins w:id="3895" w:author="Jie Wang5909" w:date="2026-10-16T23:50:00Z"/>
                <w:rFonts w:ascii="Arial" w:eastAsia="Arial" w:hAnsi="Arial" w:cs="Arial"/>
                <w:sz w:val="18"/>
                <w:szCs w:val="18"/>
                <w:u w:val="single"/>
                <w:rPrChange w:id="3896" w:author="Jie Wang5909" w:date="2026-10-17T00:17:00Z">
                  <w:rPr>
                    <w:ins w:id="3897" w:author="Jie Wang5909" w:date="2026-10-16T23:50:00Z"/>
                    <w:rFonts w:ascii="Arial" w:eastAsia="Arial" w:hAnsi="Arial" w:cs="Arial"/>
                    <w:color w:val="D13438"/>
                    <w:sz w:val="18"/>
                    <w:szCs w:val="18"/>
                    <w:u w:val="single"/>
                  </w:rPr>
                </w:rPrChange>
              </w:rPr>
            </w:pPr>
            <w:ins w:id="3898" w:author="Jie Wang5909" w:date="2026-10-16T23:50:00Z">
              <w:r w:rsidRPr="00430350">
                <w:rPr>
                  <w:rFonts w:ascii="Arial" w:eastAsia="Arial" w:hAnsi="Arial" w:cs="Arial"/>
                  <w:sz w:val="18"/>
                  <w:szCs w:val="18"/>
                  <w:u w:val="single"/>
                  <w:rPrChange w:id="3899" w:author="Jie Wang5909" w:date="2026-10-17T00:17:00Z">
                    <w:rPr>
                      <w:rFonts w:ascii="Arial" w:eastAsia="Arial" w:hAnsi="Arial" w:cs="Arial"/>
                      <w:color w:val="D13438"/>
                      <w:sz w:val="18"/>
                      <w:szCs w:val="18"/>
                      <w:u w:val="single"/>
                    </w:rPr>
                  </w:rPrChange>
                </w:rPr>
                <w:t>Item status and Closure criteria: ESA sign-off</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4EDC5DB6" w14:textId="77777777" w:rsidR="00763572" w:rsidRPr="00430350" w:rsidRDefault="00763572">
            <w:pPr>
              <w:spacing w:line="240" w:lineRule="auto"/>
              <w:jc w:val="center"/>
              <w:rPr>
                <w:ins w:id="3900" w:author="Jie Wang5909" w:date="2026-10-16T23:51:00Z"/>
                <w:rFonts w:ascii="Arial" w:eastAsia="Arial" w:hAnsi="Arial" w:cs="Arial"/>
                <w:sz w:val="18"/>
                <w:szCs w:val="18"/>
                <w:u w:val="single"/>
                <w:rPrChange w:id="3901" w:author="Jie Wang5909" w:date="2026-10-17T00:17:00Z">
                  <w:rPr>
                    <w:ins w:id="3902" w:author="Jie Wang5909" w:date="2026-10-16T23:51:00Z"/>
                    <w:rFonts w:ascii="Arial" w:eastAsia="Arial" w:hAnsi="Arial" w:cs="Arial"/>
                    <w:color w:val="D13438"/>
                    <w:sz w:val="18"/>
                    <w:szCs w:val="18"/>
                    <w:u w:val="single"/>
                  </w:rPr>
                </w:rPrChange>
              </w:rPr>
              <w:pPrChange w:id="3903"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
          <w:p w14:paraId="75D4DB3A" w14:textId="77777777" w:rsidR="00763572" w:rsidRPr="00430350" w:rsidRDefault="00763572">
            <w:pPr>
              <w:spacing w:line="240" w:lineRule="auto"/>
              <w:jc w:val="center"/>
              <w:rPr>
                <w:ins w:id="3904" w:author="Jie Wang5909" w:date="2026-10-16T23:51:00Z"/>
                <w:rFonts w:ascii="Arial" w:eastAsia="Arial" w:hAnsi="Arial" w:cs="Arial"/>
                <w:sz w:val="18"/>
                <w:szCs w:val="18"/>
                <w:u w:val="single"/>
                <w:rPrChange w:id="3905" w:author="Jie Wang5909" w:date="2026-10-17T00:17:00Z">
                  <w:rPr>
                    <w:ins w:id="3906" w:author="Jie Wang5909" w:date="2026-10-16T23:51:00Z"/>
                    <w:rFonts w:ascii="Arial" w:eastAsia="Arial" w:hAnsi="Arial" w:cs="Arial"/>
                    <w:color w:val="D13438"/>
                    <w:sz w:val="18"/>
                    <w:szCs w:val="18"/>
                    <w:u w:val="single"/>
                  </w:rPr>
                </w:rPrChange>
              </w:rPr>
              <w:pPrChange w:id="3907" w:author="Jie Wang5909" w:date="2026-10-16T23:51:00Z">
                <w:pPr>
                  <w:spacing w:line="240" w:lineRule="auto"/>
                </w:pPr>
              </w:pPrChange>
            </w:pPr>
          </w:p>
        </w:tc>
      </w:tr>
      <w:tr w:rsidR="00763572" w14:paraId="63BD1D7E" w14:textId="01EB3004" w:rsidTr="2D7545EE">
        <w:trPr>
          <w:trHeight w:val="300"/>
          <w:ins w:id="3908" w:author="Jie Wang5909" w:date="2026-10-16T23:50:00Z"/>
          <w:trPrChange w:id="3909" w:author="Jie Wang5909" w:date="2026-10-16T23:53:00Z">
            <w:trPr>
              <w:gridAfter w:val="0"/>
              <w:trHeight w:val="300"/>
            </w:trPr>
          </w:trPrChange>
        </w:trPr>
        <w:tc>
          <w:tcPr>
            <w:tcW w:w="1208" w:type="dxa"/>
            <w:vMerge/>
            <w:vAlign w:val="center"/>
            <w:tcPrChange w:id="3910" w:author="Jie Wang5909" w:date="2026-10-16T23:53:00Z">
              <w:tcPr>
                <w:tcW w:w="0" w:type="auto"/>
                <w:vMerge/>
              </w:tcPr>
            </w:tcPrChange>
          </w:tcPr>
          <w:p w14:paraId="0348876F" w14:textId="77777777" w:rsidR="00763572" w:rsidRPr="1F55AB29" w:rsidRDefault="00763572" w:rsidP="008238A9">
            <w:pPr>
              <w:spacing w:line="240" w:lineRule="auto"/>
              <w:jc w:val="both"/>
              <w:rPr>
                <w:ins w:id="3911" w:author="Jie Wang5909" w:date="2026-10-16T23:50:00Z"/>
                <w:rFonts w:ascii="Arial" w:eastAsia="Arial" w:hAnsi="Arial" w:cs="Arial"/>
                <w:color w:val="D13438"/>
                <w:sz w:val="18"/>
                <w:szCs w:val="18"/>
                <w:u w:val="single"/>
              </w:rPr>
            </w:pPr>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12" w:author="Jie Wang5909" w:date="2026-10-16T23:53:00Z">
              <w:tcPr>
                <w:tcW w:w="3033"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10805138" w14:textId="77777777" w:rsidR="00763572" w:rsidRPr="00430350" w:rsidDel="005C092D" w:rsidRDefault="00763572" w:rsidP="008238A9">
            <w:pPr>
              <w:spacing w:line="240" w:lineRule="auto"/>
              <w:rPr>
                <w:ins w:id="3913" w:author="Jie Wang5909" w:date="2026-10-16T23:50:00Z"/>
                <w:rFonts w:ascii="Arial" w:eastAsia="Arial" w:hAnsi="Arial" w:cs="Arial"/>
                <w:sz w:val="18"/>
                <w:szCs w:val="18"/>
                <w:u w:val="single"/>
                <w:rPrChange w:id="3914" w:author="Jie Wang5909" w:date="2026-10-17T00:16:00Z">
                  <w:rPr>
                    <w:ins w:id="3915" w:author="Jie Wang5909" w:date="2026-10-16T23:50:00Z"/>
                    <w:rFonts w:ascii="Arial" w:eastAsia="Arial" w:hAnsi="Arial" w:cs="Arial"/>
                    <w:color w:val="D13438"/>
                    <w:sz w:val="18"/>
                    <w:szCs w:val="18"/>
                    <w:u w:val="single"/>
                  </w:rPr>
                </w:rPrChange>
              </w:rPr>
            </w:pPr>
            <w:ins w:id="3916" w:author="Jie Wang5909" w:date="2026-10-16T23:50:00Z">
              <w:r w:rsidRPr="00430350">
                <w:rPr>
                  <w:rFonts w:ascii="Arial" w:hAnsi="Arial" w:cs="Arial"/>
                  <w:sz w:val="18"/>
                  <w:szCs w:val="18"/>
                  <w:u w:val="single"/>
                  <w:rPrChange w:id="3917" w:author="Jie Wang5909" w:date="2026-10-17T00:16:00Z">
                    <w:rPr>
                      <w:rFonts w:ascii="Arial" w:hAnsi="Arial" w:cs="Arial"/>
                      <w:color w:val="D13438"/>
                      <w:sz w:val="18"/>
                      <w:szCs w:val="18"/>
                      <w:u w:val="single"/>
                    </w:rPr>
                  </w:rPrChange>
                </w:rPr>
                <w:t xml:space="preserve">The step 3 </w:t>
              </w:r>
              <w:r w:rsidRPr="00430350">
                <w:rPr>
                  <w:rFonts w:ascii="Arial" w:hAnsi="Arial" w:cs="Arial"/>
                  <w:sz w:val="18"/>
                  <w:szCs w:val="18"/>
                </w:rPr>
                <w:t xml:space="preserve">Equipment suitability </w:t>
              </w:r>
              <w:proofErr w:type="gramStart"/>
              <w:r w:rsidRPr="00430350">
                <w:rPr>
                  <w:rFonts w:ascii="Arial" w:hAnsi="Arial" w:cs="Arial"/>
                  <w:sz w:val="18"/>
                  <w:szCs w:val="18"/>
                </w:rPr>
                <w:t>assessment(</w:t>
              </w:r>
              <w:proofErr w:type="gramEnd"/>
              <w:r w:rsidRPr="00430350">
                <w:rPr>
                  <w:rFonts w:ascii="Arial" w:hAnsi="Arial" w:cs="Arial"/>
                  <w:sz w:val="18"/>
                  <w:szCs w:val="18"/>
                </w:rPr>
                <w:t>RA-140021030301.01) is not yet finalized.</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tcPrChange w:id="3918" w:author="Jie Wang5909" w:date="2026-10-16T23:53:00Z">
              <w:tcPr>
                <w:tcW w:w="745"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25B8850C" w14:textId="77777777" w:rsidR="00763572" w:rsidRPr="00430350" w:rsidRDefault="00763572" w:rsidP="008238A9">
            <w:pPr>
              <w:spacing w:line="240" w:lineRule="auto"/>
              <w:jc w:val="center"/>
              <w:rPr>
                <w:ins w:id="3919" w:author="Jie Wang5909" w:date="2026-10-16T23:50:00Z"/>
                <w:rFonts w:ascii="Arial" w:eastAsia="Arial" w:hAnsi="Arial" w:cs="Arial"/>
                <w:sz w:val="18"/>
                <w:szCs w:val="18"/>
                <w:u w:val="single"/>
                <w:rPrChange w:id="3920" w:author="Jie Wang5909" w:date="2026-10-17T00:16:00Z">
                  <w:rPr>
                    <w:ins w:id="3921" w:author="Jie Wang5909" w:date="2026-10-16T23:50:00Z"/>
                    <w:rFonts w:ascii="Arial" w:eastAsia="Arial" w:hAnsi="Arial" w:cs="Arial"/>
                    <w:color w:val="D13438"/>
                    <w:sz w:val="18"/>
                    <w:szCs w:val="18"/>
                    <w:u w:val="single"/>
                  </w:rPr>
                </w:rPrChange>
              </w:rPr>
            </w:pPr>
            <w:ins w:id="3922" w:author="Jie Wang5909" w:date="2026-10-16T23:50:00Z">
              <w:r w:rsidRPr="00430350">
                <w:rPr>
                  <w:rFonts w:ascii="Arial" w:eastAsia="Arial" w:hAnsi="Arial" w:cs="Arial"/>
                  <w:sz w:val="18"/>
                  <w:szCs w:val="18"/>
                  <w:u w:val="single"/>
                  <w:rPrChange w:id="3923" w:author="Jie Wang5909" w:date="2026-10-17T00:16:00Z">
                    <w:rPr>
                      <w:rFonts w:ascii="Arial" w:eastAsia="Arial" w:hAnsi="Arial" w:cs="Arial"/>
                      <w:color w:val="D13438"/>
                      <w:sz w:val="18"/>
                      <w:szCs w:val="18"/>
                      <w:u w:val="single"/>
                    </w:rPr>
                  </w:rPrChange>
                </w:rPr>
                <w:t>Medium</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tcPrChange w:id="3924" w:author="Jie Wang5909" w:date="2026-10-16T23:53: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tcPr>
            </w:tcPrChange>
          </w:tcPr>
          <w:p w14:paraId="32D4F494" w14:textId="77777777" w:rsidR="00763572" w:rsidRPr="00430350" w:rsidRDefault="00763572" w:rsidP="008238A9">
            <w:pPr>
              <w:rPr>
                <w:ins w:id="3925" w:author="Jie Wang5909" w:date="2026-10-16T23:50:00Z"/>
                <w:rFonts w:ascii="Arial" w:hAnsi="Arial" w:cs="Arial"/>
                <w:sz w:val="18"/>
                <w:szCs w:val="18"/>
              </w:rPr>
            </w:pPr>
            <w:ins w:id="3926" w:author="Jie Wang5909" w:date="2026-10-16T23:50:00Z">
              <w:r w:rsidRPr="00430350">
                <w:rPr>
                  <w:rFonts w:ascii="Arial" w:hAnsi="Arial" w:cs="Arial"/>
                  <w:sz w:val="18"/>
                  <w:szCs w:val="18"/>
                </w:rPr>
                <w:t>Finalize and sign off the Equipment suitability assessment report (RA-140021030301.01)</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27" w:author="Jie Wang5909" w:date="2026-10-16T23:53: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tcPr>
            </w:tcPrChange>
          </w:tcPr>
          <w:p w14:paraId="2EB795BA" w14:textId="77777777" w:rsidR="00763572" w:rsidRPr="00430350" w:rsidRDefault="00763572">
            <w:pPr>
              <w:spacing w:line="240" w:lineRule="auto"/>
              <w:jc w:val="both"/>
              <w:rPr>
                <w:ins w:id="3928" w:author="Jie Wang5909" w:date="2026-10-16T23:50:00Z"/>
                <w:rFonts w:ascii="Arial" w:eastAsia="Arial" w:hAnsi="Arial" w:cs="Arial"/>
                <w:sz w:val="18"/>
                <w:szCs w:val="18"/>
                <w:u w:val="single"/>
                <w:rPrChange w:id="3929" w:author="Jie Wang5909" w:date="2026-10-17T00:16:00Z">
                  <w:rPr>
                    <w:ins w:id="3930" w:author="Jie Wang5909" w:date="2026-10-16T23:50:00Z"/>
                    <w:rFonts w:ascii="Arial" w:eastAsia="Arial" w:hAnsi="Arial" w:cs="Arial"/>
                    <w:color w:val="D13438"/>
                    <w:sz w:val="18"/>
                    <w:szCs w:val="18"/>
                    <w:u w:val="single"/>
                  </w:rPr>
                </w:rPrChange>
              </w:rPr>
              <w:pPrChange w:id="3931" w:author="Jie Wang5909" w:date="2026-10-16T23:53:00Z">
                <w:pPr>
                  <w:spacing w:line="240" w:lineRule="auto"/>
                  <w:jc w:val="center"/>
                </w:pPr>
              </w:pPrChange>
            </w:pPr>
            <w:ins w:id="3932" w:author="Jie Wang5909" w:date="2026-10-16T23:50:00Z">
              <w:r w:rsidRPr="00430350">
                <w:rPr>
                  <w:rFonts w:ascii="Arial" w:eastAsia="Arial" w:hAnsi="Arial" w:cs="Arial"/>
                  <w:sz w:val="18"/>
                  <w:szCs w:val="18"/>
                  <w:u w:val="single"/>
                  <w:rPrChange w:id="3933" w:author="Jie Wang5909" w:date="2026-10-17T00:16:00Z">
                    <w:rPr>
                      <w:rFonts w:ascii="Arial" w:eastAsia="Arial" w:hAnsi="Arial" w:cs="Arial"/>
                      <w:color w:val="D13438"/>
                      <w:sz w:val="18"/>
                      <w:szCs w:val="18"/>
                      <w:u w:val="single"/>
                    </w:rPr>
                  </w:rPrChange>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tcPrChange w:id="3934" w:author="Jie Wang5909" w:date="2026-10-16T23:53: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53F7D0BE" w14:textId="77777777" w:rsidR="00763572" w:rsidRPr="00430350" w:rsidRDefault="00763572" w:rsidP="008238A9">
            <w:pPr>
              <w:spacing w:line="240" w:lineRule="auto"/>
              <w:rPr>
                <w:ins w:id="3935" w:author="Jie Wang5909" w:date="2026-10-16T23:50:00Z"/>
                <w:rFonts w:ascii="Arial" w:eastAsia="Arial" w:hAnsi="Arial" w:cs="Arial"/>
                <w:sz w:val="18"/>
                <w:szCs w:val="18"/>
                <w:u w:val="single"/>
                <w:rPrChange w:id="3936" w:author="Jie Wang5909" w:date="2026-10-17T00:16:00Z">
                  <w:rPr>
                    <w:ins w:id="3937" w:author="Jie Wang5909" w:date="2026-10-16T23:50:00Z"/>
                    <w:rFonts w:ascii="Arial" w:eastAsia="Arial" w:hAnsi="Arial" w:cs="Arial"/>
                    <w:color w:val="D13438"/>
                    <w:sz w:val="18"/>
                    <w:szCs w:val="18"/>
                    <w:u w:val="single"/>
                  </w:rPr>
                </w:rPrChange>
              </w:rPr>
            </w:pPr>
            <w:ins w:id="3938" w:author="Jie Wang5909" w:date="2026-10-16T23:50:00Z">
              <w:r w:rsidRPr="00430350">
                <w:rPr>
                  <w:rFonts w:ascii="Arial" w:eastAsia="Arial" w:hAnsi="Arial" w:cs="Arial"/>
                  <w:sz w:val="18"/>
                  <w:szCs w:val="18"/>
                  <w:u w:val="single"/>
                  <w:rPrChange w:id="3939" w:author="Jie Wang5909" w:date="2026-10-17T00:16:00Z">
                    <w:rPr>
                      <w:rFonts w:ascii="Arial" w:eastAsia="Arial" w:hAnsi="Arial" w:cs="Arial"/>
                      <w:color w:val="D13438"/>
                      <w:sz w:val="18"/>
                      <w:szCs w:val="18"/>
                      <w:u w:val="single"/>
                    </w:rPr>
                  </w:rPrChange>
                </w:rPr>
                <w:t>Assigned Owner: Yu Zhang</w:t>
              </w:r>
            </w:ins>
          </w:p>
          <w:p w14:paraId="650FF07F" w14:textId="77777777" w:rsidR="00763572" w:rsidRPr="00430350" w:rsidRDefault="00763572" w:rsidP="008238A9">
            <w:pPr>
              <w:spacing w:line="240" w:lineRule="auto"/>
              <w:rPr>
                <w:ins w:id="3940" w:author="Jie Wang5909" w:date="2026-10-16T23:50:00Z"/>
                <w:rFonts w:ascii="Arial" w:eastAsia="Arial" w:hAnsi="Arial" w:cs="Arial"/>
                <w:sz w:val="18"/>
                <w:szCs w:val="18"/>
                <w:u w:val="single"/>
                <w:rPrChange w:id="3941" w:author="Jie Wang5909" w:date="2026-10-17T00:16:00Z">
                  <w:rPr>
                    <w:ins w:id="3942" w:author="Jie Wang5909" w:date="2026-10-16T23:50:00Z"/>
                    <w:rFonts w:ascii="Arial" w:eastAsia="Arial" w:hAnsi="Arial" w:cs="Arial"/>
                    <w:color w:val="D13438"/>
                    <w:sz w:val="18"/>
                    <w:szCs w:val="18"/>
                    <w:u w:val="single"/>
                  </w:rPr>
                </w:rPrChange>
              </w:rPr>
            </w:pPr>
            <w:ins w:id="3943" w:author="Jie Wang5909" w:date="2026-10-16T23:50:00Z">
              <w:r w:rsidRPr="00430350">
                <w:rPr>
                  <w:rFonts w:ascii="Arial" w:eastAsia="Arial" w:hAnsi="Arial" w:cs="Arial"/>
                  <w:sz w:val="18"/>
                  <w:szCs w:val="18"/>
                  <w:u w:val="single"/>
                  <w:rPrChange w:id="3944" w:author="Jie Wang5909" w:date="2026-10-17T00:16:00Z">
                    <w:rPr>
                      <w:rFonts w:ascii="Arial" w:eastAsia="Arial" w:hAnsi="Arial" w:cs="Arial"/>
                      <w:color w:val="D13438"/>
                      <w:sz w:val="18"/>
                      <w:szCs w:val="18"/>
                      <w:u w:val="single"/>
                    </w:rPr>
                  </w:rPrChange>
                </w:rPr>
                <w:t>Due Date: 11/20/2026</w:t>
              </w:r>
            </w:ins>
          </w:p>
          <w:p w14:paraId="2F8A326C" w14:textId="77777777" w:rsidR="00763572" w:rsidRPr="00430350" w:rsidDel="00CA63CB" w:rsidRDefault="00763572" w:rsidP="008238A9">
            <w:pPr>
              <w:spacing w:line="240" w:lineRule="auto"/>
              <w:rPr>
                <w:ins w:id="3945" w:author="Jie Wang5909" w:date="2026-10-16T23:50:00Z"/>
                <w:rFonts w:ascii="Arial" w:eastAsia="Arial" w:hAnsi="Arial" w:cs="Arial"/>
                <w:sz w:val="18"/>
                <w:szCs w:val="18"/>
                <w:u w:val="single"/>
                <w:rPrChange w:id="3946" w:author="Jie Wang5909" w:date="2026-10-17T00:16:00Z">
                  <w:rPr>
                    <w:ins w:id="3947" w:author="Jie Wang5909" w:date="2026-10-16T23:50:00Z"/>
                    <w:rFonts w:ascii="Arial" w:eastAsia="Arial" w:hAnsi="Arial" w:cs="Arial"/>
                    <w:color w:val="D13438"/>
                    <w:sz w:val="18"/>
                    <w:szCs w:val="18"/>
                    <w:u w:val="single"/>
                  </w:rPr>
                </w:rPrChange>
              </w:rPr>
            </w:pPr>
            <w:ins w:id="3948" w:author="Jie Wang5909" w:date="2026-10-16T23:50:00Z">
              <w:r w:rsidRPr="00430350">
                <w:rPr>
                  <w:rFonts w:ascii="Arial" w:eastAsia="Arial" w:hAnsi="Arial" w:cs="Arial"/>
                  <w:sz w:val="18"/>
                  <w:szCs w:val="18"/>
                  <w:u w:val="single"/>
                  <w:rPrChange w:id="3949" w:author="Jie Wang5909" w:date="2026-10-17T00:16:00Z">
                    <w:rPr>
                      <w:rFonts w:ascii="Arial" w:eastAsia="Arial" w:hAnsi="Arial" w:cs="Arial"/>
                      <w:color w:val="D13438"/>
                      <w:sz w:val="18"/>
                      <w:szCs w:val="18"/>
                      <w:u w:val="single"/>
                    </w:rPr>
                  </w:rPrChange>
                </w:rPr>
                <w:t>Item status and Closure criteria: ESA sign-off</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50" w:author="Jie Wang5909" w:date="2026-10-16T23:53: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6F0F2E04" w14:textId="77777777" w:rsidR="00763572" w:rsidRPr="00430350" w:rsidRDefault="00763572">
            <w:pPr>
              <w:spacing w:line="240" w:lineRule="auto"/>
              <w:jc w:val="center"/>
              <w:rPr>
                <w:ins w:id="3951" w:author="Jie Wang5909" w:date="2026-10-16T23:51:00Z"/>
                <w:rFonts w:ascii="Arial" w:eastAsia="Arial" w:hAnsi="Arial" w:cs="Arial"/>
                <w:sz w:val="18"/>
                <w:szCs w:val="18"/>
                <w:u w:val="single"/>
                <w:rPrChange w:id="3952" w:author="Jie Wang5909" w:date="2026-10-17T00:16:00Z">
                  <w:rPr>
                    <w:ins w:id="3953" w:author="Jie Wang5909" w:date="2026-10-16T23:51:00Z"/>
                    <w:rFonts w:ascii="Arial" w:eastAsia="Arial" w:hAnsi="Arial" w:cs="Arial"/>
                    <w:color w:val="D13438"/>
                    <w:sz w:val="18"/>
                    <w:szCs w:val="18"/>
                    <w:u w:val="single"/>
                  </w:rPr>
                </w:rPrChange>
              </w:rPr>
              <w:pPrChange w:id="3954"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55" w:author="Jie Wang5909" w:date="2026-10-16T23:53: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369DCB51" w14:textId="77777777" w:rsidR="00763572" w:rsidRPr="00430350" w:rsidRDefault="00763572">
            <w:pPr>
              <w:spacing w:line="240" w:lineRule="auto"/>
              <w:jc w:val="center"/>
              <w:rPr>
                <w:ins w:id="3956" w:author="Jie Wang5909" w:date="2026-10-16T23:51:00Z"/>
                <w:rFonts w:ascii="Arial" w:eastAsia="Arial" w:hAnsi="Arial" w:cs="Arial"/>
                <w:sz w:val="18"/>
                <w:szCs w:val="18"/>
                <w:u w:val="single"/>
                <w:rPrChange w:id="3957" w:author="Jie Wang5909" w:date="2026-10-17T00:16:00Z">
                  <w:rPr>
                    <w:ins w:id="3958" w:author="Jie Wang5909" w:date="2026-10-16T23:51:00Z"/>
                    <w:rFonts w:ascii="Arial" w:eastAsia="Arial" w:hAnsi="Arial" w:cs="Arial"/>
                    <w:color w:val="D13438"/>
                    <w:sz w:val="18"/>
                    <w:szCs w:val="18"/>
                    <w:u w:val="single"/>
                  </w:rPr>
                </w:rPrChange>
              </w:rPr>
              <w:pPrChange w:id="3959" w:author="Jie Wang5909" w:date="2026-10-16T23:51:00Z">
                <w:pPr>
                  <w:spacing w:line="240" w:lineRule="auto"/>
                </w:pPr>
              </w:pPrChange>
            </w:pPr>
          </w:p>
        </w:tc>
      </w:tr>
      <w:tr w:rsidR="00763572" w:rsidRPr="00E37D71" w14:paraId="3F0C8D48" w14:textId="5E8DAF4E" w:rsidTr="2D7545EE">
        <w:trPr>
          <w:trHeight w:val="300"/>
          <w:ins w:id="3960" w:author="Jie Wang5909" w:date="2026-10-16T23:50:00Z"/>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EEF4FB"/>
            <w:vAlign w:val="center"/>
          </w:tcPr>
          <w:p w14:paraId="7C8B1BBF" w14:textId="0BC4ABAD" w:rsidR="00763572" w:rsidRPr="00430350" w:rsidRDefault="00763572">
            <w:pPr>
              <w:spacing w:line="240" w:lineRule="auto"/>
              <w:rPr>
                <w:ins w:id="3961" w:author="Jie Wang5909" w:date="2026-10-16T23:51:00Z"/>
                <w:rFonts w:ascii="Arial" w:eastAsia="Times New Roman" w:hAnsi="Arial" w:cs="Arial"/>
                <w:b/>
                <w:sz w:val="18"/>
                <w:szCs w:val="18"/>
              </w:rPr>
            </w:pPr>
            <w:ins w:id="3962" w:author="Jie Wang5909" w:date="2026-10-16T23:50:00Z">
              <w:r w:rsidRPr="00430350">
                <w:rPr>
                  <w:rFonts w:ascii="Arial" w:eastAsia="Times New Roman" w:hAnsi="Arial" w:cs="Arial"/>
                  <w:b/>
                  <w:sz w:val="18"/>
                  <w:szCs w:val="18"/>
                </w:rPr>
                <w:t>Cleaning Validation</w:t>
              </w:r>
            </w:ins>
          </w:p>
        </w:tc>
      </w:tr>
      <w:tr w:rsidR="00763572" w:rsidRPr="00E37D71" w14:paraId="4E2B7889" w14:textId="7FB47B79" w:rsidTr="2D7545EE">
        <w:trPr>
          <w:trHeight w:val="300"/>
          <w:ins w:id="3963" w:author="Jie Wang5909" w:date="2026-10-16T23:50:00Z"/>
          <w:trPrChange w:id="3964"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65"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5F94D893" w14:textId="77777777" w:rsidR="00763572" w:rsidRPr="009E170F" w:rsidRDefault="00763572" w:rsidP="008238A9">
            <w:pPr>
              <w:spacing w:line="240" w:lineRule="auto"/>
              <w:rPr>
                <w:ins w:id="3966" w:author="Jie Wang5909" w:date="2026-10-16T23:50:00Z"/>
                <w:rFonts w:ascii="Arial" w:eastAsia="Times New Roman" w:hAnsi="Arial" w:cs="Arial"/>
                <w:sz w:val="18"/>
                <w:szCs w:val="18"/>
              </w:rPr>
            </w:pPr>
            <w:ins w:id="3967" w:author="Jie Wang5909" w:date="2026-10-16T23:50:00Z">
              <w:r w:rsidRPr="005A648E">
                <w:rPr>
                  <w:rFonts w:ascii="Arial" w:eastAsia="Times New Roman" w:hAnsi="Arial" w:cs="Arial"/>
                  <w:sz w:val="18"/>
                  <w:szCs w:val="18"/>
                </w:rPr>
                <w:t>Cleaning Validation</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68"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6C455BF0" w14:textId="77777777" w:rsidR="00763572" w:rsidRPr="00430350" w:rsidRDefault="00763572" w:rsidP="008238A9">
            <w:pPr>
              <w:spacing w:line="240" w:lineRule="auto"/>
              <w:rPr>
                <w:ins w:id="3969" w:author="Jie Wang5909" w:date="2026-10-16T23:50:00Z"/>
                <w:rFonts w:ascii="Arial" w:eastAsia="宋体" w:hAnsi="Arial" w:cs="Arial"/>
                <w:sz w:val="18"/>
                <w:szCs w:val="18"/>
              </w:rPr>
            </w:pPr>
            <w:ins w:id="3970" w:author="Jie Wang5909" w:date="2026-10-16T23:50:00Z">
              <w:r w:rsidRPr="00430350">
                <w:rPr>
                  <w:rFonts w:ascii="Arial" w:eastAsia="Arial" w:hAnsi="Arial" w:cs="Arial"/>
                  <w:sz w:val="18"/>
                  <w:szCs w:val="18"/>
                </w:rPr>
                <w:t>Cleaning validation gaps identified for product-dedicated equipment: cleaning validation status, carryover limits based on toxicology/PDE, and analytical method for swab/rinse testing.</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71"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BE4EC8A" w14:textId="77777777" w:rsidR="00763572" w:rsidRPr="00430350" w:rsidRDefault="00763572" w:rsidP="008238A9">
            <w:pPr>
              <w:spacing w:line="240" w:lineRule="auto"/>
              <w:rPr>
                <w:ins w:id="3972" w:author="Jie Wang5909" w:date="2026-10-16T23:50:00Z"/>
                <w:rFonts w:ascii="Arial" w:eastAsia="Times New Roman" w:hAnsi="Arial" w:cs="Arial"/>
                <w:sz w:val="18"/>
                <w:szCs w:val="18"/>
              </w:rPr>
            </w:pPr>
            <w:ins w:id="3973" w:author="Jie Wang5909" w:date="2026-10-16T23:50:00Z">
              <w:r w:rsidRPr="00430350">
                <w:rPr>
                  <w:rFonts w:ascii="Arial" w:eastAsia="Arial" w:hAnsi="Arial" w:cs="Arial"/>
                  <w:sz w:val="18"/>
                  <w:szCs w:val="18"/>
                  <w:u w:val="single"/>
                  <w:rPrChange w:id="3974" w:author="Jie Wang5909" w:date="2026-10-17T00:16:00Z">
                    <w:rPr>
                      <w:rFonts w:ascii="Arial" w:eastAsia="Arial" w:hAnsi="Arial" w:cs="Arial"/>
                      <w:color w:val="D13438"/>
                      <w:sz w:val="18"/>
                      <w:szCs w:val="18"/>
                      <w:u w:val="single"/>
                    </w:rPr>
                  </w:rPrChange>
                </w:rPr>
                <w:t>Medium</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75"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585348C4" w14:textId="77777777" w:rsidR="00763572" w:rsidRPr="00430350" w:rsidRDefault="00763572" w:rsidP="008238A9">
            <w:pPr>
              <w:spacing w:line="240" w:lineRule="auto"/>
              <w:rPr>
                <w:ins w:id="3976" w:author="Jie Wang5909" w:date="2026-10-16T23:50:00Z"/>
                <w:rFonts w:ascii="Arial" w:eastAsia="Arial" w:hAnsi="Arial" w:cs="Arial"/>
                <w:sz w:val="18"/>
                <w:szCs w:val="18"/>
              </w:rPr>
            </w:pPr>
            <w:ins w:id="3977" w:author="Jie Wang5909" w:date="2026-10-16T23:50:00Z">
              <w:r w:rsidRPr="00430350">
                <w:rPr>
                  <w:rFonts w:ascii="Arial" w:eastAsia="Arial" w:hAnsi="Arial" w:cs="Arial"/>
                  <w:sz w:val="18"/>
                  <w:szCs w:val="18"/>
                </w:rPr>
                <w:t xml:space="preserve">Develop appropriate cleaning methods during PPQ; establish toxicology/PDE-based carryover limits; perform cleaning testing per DS-GMP-003 and DS-GMP-043. </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78"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0E1B70DB" w14:textId="77777777" w:rsidR="00763572" w:rsidRPr="00430350" w:rsidRDefault="00763572" w:rsidP="008238A9">
            <w:pPr>
              <w:spacing w:line="240" w:lineRule="auto"/>
              <w:rPr>
                <w:ins w:id="3979" w:author="Jie Wang5909" w:date="2026-10-16T23:50:00Z"/>
                <w:rFonts w:ascii="Arial" w:hAnsi="Arial" w:cs="Arial"/>
                <w:sz w:val="18"/>
                <w:szCs w:val="18"/>
              </w:rPr>
            </w:pPr>
            <w:ins w:id="3980" w:author="Jie Wang5909" w:date="2026-10-16T23:50:00Z">
              <w:r w:rsidRPr="00430350">
                <w:rPr>
                  <w:rFonts w:ascii="Arial" w:eastAsia="Arial" w:hAnsi="Arial" w:cs="Arial"/>
                  <w:sz w:val="18"/>
                  <w:szCs w:val="18"/>
                  <w:u w:val="single"/>
                  <w:rPrChange w:id="3981" w:author="Jie Wang5909" w:date="2026-10-17T00:16:00Z">
                    <w:rPr>
                      <w:rFonts w:ascii="Arial" w:eastAsia="Arial" w:hAnsi="Arial" w:cs="Arial"/>
                      <w:color w:val="881798"/>
                      <w:sz w:val="18"/>
                      <w:szCs w:val="18"/>
                      <w:u w:val="single"/>
                    </w:rPr>
                  </w:rPrChange>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3982"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DC53961" w14:textId="77777777" w:rsidR="00763572" w:rsidRPr="00430350" w:rsidRDefault="00763572" w:rsidP="008238A9">
            <w:pPr>
              <w:spacing w:line="240" w:lineRule="auto"/>
              <w:rPr>
                <w:ins w:id="3983" w:author="Jie Wang5909" w:date="2026-10-16T23:50:00Z"/>
                <w:rFonts w:ascii="Arial" w:eastAsia="Arial" w:hAnsi="Arial" w:cs="Arial"/>
                <w:sz w:val="18"/>
                <w:szCs w:val="18"/>
                <w:u w:val="single"/>
                <w:rPrChange w:id="3984" w:author="Jie Wang5909" w:date="2026-10-17T00:16:00Z">
                  <w:rPr>
                    <w:ins w:id="3985" w:author="Jie Wang5909" w:date="2026-10-16T23:50:00Z"/>
                    <w:rFonts w:ascii="Arial" w:eastAsia="Arial" w:hAnsi="Arial" w:cs="Arial"/>
                    <w:color w:val="D13438"/>
                    <w:sz w:val="18"/>
                    <w:szCs w:val="18"/>
                    <w:u w:val="single"/>
                  </w:rPr>
                </w:rPrChange>
              </w:rPr>
            </w:pPr>
            <w:ins w:id="3986" w:author="Jie Wang5909" w:date="2026-10-16T23:50:00Z">
              <w:r w:rsidRPr="00430350">
                <w:rPr>
                  <w:rFonts w:ascii="Arial" w:eastAsia="Arial" w:hAnsi="Arial" w:cs="Arial"/>
                  <w:sz w:val="18"/>
                  <w:szCs w:val="18"/>
                  <w:u w:val="single"/>
                  <w:rPrChange w:id="3987" w:author="Jie Wang5909" w:date="2026-10-17T00:16:00Z">
                    <w:rPr>
                      <w:rFonts w:ascii="Arial" w:eastAsia="Arial" w:hAnsi="Arial" w:cs="Arial"/>
                      <w:color w:val="D13438"/>
                      <w:sz w:val="18"/>
                      <w:szCs w:val="18"/>
                      <w:u w:val="single"/>
                    </w:rPr>
                  </w:rPrChange>
                </w:rPr>
                <w:t>Assigned Owner: Yu Zhang</w:t>
              </w:r>
            </w:ins>
          </w:p>
          <w:p w14:paraId="22372471" w14:textId="77777777" w:rsidR="00763572" w:rsidRPr="00430350" w:rsidRDefault="00763572" w:rsidP="008238A9">
            <w:pPr>
              <w:spacing w:line="240" w:lineRule="auto"/>
              <w:rPr>
                <w:ins w:id="3988" w:author="Jie Wang5909" w:date="2026-10-16T23:50:00Z"/>
                <w:rFonts w:ascii="Arial" w:eastAsia="Arial" w:hAnsi="Arial" w:cs="Arial"/>
                <w:sz w:val="18"/>
                <w:szCs w:val="18"/>
                <w:u w:val="single"/>
                <w:rPrChange w:id="3989" w:author="Jie Wang5909" w:date="2026-10-17T00:16:00Z">
                  <w:rPr>
                    <w:ins w:id="3990" w:author="Jie Wang5909" w:date="2026-10-16T23:50:00Z"/>
                    <w:rFonts w:ascii="Arial" w:eastAsia="Arial" w:hAnsi="Arial" w:cs="Arial"/>
                    <w:color w:val="D13438"/>
                    <w:sz w:val="18"/>
                    <w:szCs w:val="18"/>
                    <w:u w:val="single"/>
                  </w:rPr>
                </w:rPrChange>
              </w:rPr>
            </w:pPr>
            <w:ins w:id="3991" w:author="Jie Wang5909" w:date="2026-10-16T23:50:00Z">
              <w:r w:rsidRPr="00430350">
                <w:rPr>
                  <w:rFonts w:ascii="Arial" w:eastAsia="Arial" w:hAnsi="Arial" w:cs="Arial"/>
                  <w:sz w:val="18"/>
                  <w:szCs w:val="18"/>
                  <w:u w:val="single"/>
                  <w:rPrChange w:id="3992" w:author="Jie Wang5909" w:date="2026-10-17T00:16:00Z">
                    <w:rPr>
                      <w:rFonts w:ascii="Arial" w:eastAsia="Arial" w:hAnsi="Arial" w:cs="Arial"/>
                      <w:color w:val="D13438"/>
                      <w:sz w:val="18"/>
                      <w:szCs w:val="18"/>
                      <w:u w:val="single"/>
                    </w:rPr>
                  </w:rPrChange>
                </w:rPr>
                <w:t>Due Date: 11/20/2026</w:t>
              </w:r>
            </w:ins>
          </w:p>
          <w:p w14:paraId="78AECF6A" w14:textId="77777777" w:rsidR="00763572" w:rsidRPr="00430350" w:rsidRDefault="00763572" w:rsidP="008238A9">
            <w:pPr>
              <w:spacing w:line="240" w:lineRule="auto"/>
              <w:rPr>
                <w:ins w:id="3993" w:author="Jie Wang5909" w:date="2026-10-16T23:50:00Z"/>
                <w:rFonts w:ascii="Arial" w:eastAsia="Arial" w:hAnsi="Arial" w:cs="Arial"/>
                <w:sz w:val="18"/>
                <w:szCs w:val="18"/>
                <w:u w:val="single"/>
                <w:rPrChange w:id="3994" w:author="Jie Wang5909" w:date="2026-10-17T00:16:00Z">
                  <w:rPr>
                    <w:ins w:id="3995" w:author="Jie Wang5909" w:date="2026-10-16T23:50:00Z"/>
                    <w:rFonts w:ascii="Arial" w:eastAsia="Arial" w:hAnsi="Arial" w:cs="Arial"/>
                    <w:color w:val="D13438"/>
                    <w:sz w:val="18"/>
                    <w:szCs w:val="18"/>
                    <w:u w:val="single"/>
                  </w:rPr>
                </w:rPrChange>
              </w:rPr>
            </w:pPr>
            <w:ins w:id="3996" w:author="Jie Wang5909" w:date="2026-10-16T23:50:00Z">
              <w:r w:rsidRPr="00430350">
                <w:rPr>
                  <w:rFonts w:ascii="Arial" w:eastAsia="Arial" w:hAnsi="Arial" w:cs="Arial"/>
                  <w:sz w:val="18"/>
                  <w:szCs w:val="18"/>
                  <w:u w:val="single"/>
                  <w:rPrChange w:id="3997" w:author="Jie Wang5909" w:date="2026-10-17T00:16:00Z">
                    <w:rPr>
                      <w:rFonts w:ascii="Arial" w:eastAsia="Arial" w:hAnsi="Arial" w:cs="Arial"/>
                      <w:color w:val="D13438"/>
                      <w:sz w:val="18"/>
                      <w:szCs w:val="18"/>
                      <w:u w:val="single"/>
                    </w:rPr>
                  </w:rPrChange>
                </w:rPr>
                <w:t xml:space="preserve">Item status and Closure criteria: </w:t>
              </w:r>
            </w:ins>
          </w:p>
          <w:p w14:paraId="387DD399" w14:textId="0EA20537" w:rsidR="00763572" w:rsidRPr="00430350" w:rsidRDefault="00763572" w:rsidP="008238A9">
            <w:pPr>
              <w:spacing w:line="240" w:lineRule="auto"/>
              <w:rPr>
                <w:ins w:id="3998" w:author="Jie Wang5909" w:date="2026-10-16T23:50:00Z"/>
                <w:rFonts w:ascii="Arial" w:eastAsia="Arial" w:hAnsi="Arial" w:cs="Arial"/>
                <w:sz w:val="18"/>
                <w:szCs w:val="18"/>
                <w:u w:val="single"/>
                <w:rPrChange w:id="3999" w:author="Jie Wang5909" w:date="2026-10-17T00:16:00Z">
                  <w:rPr>
                    <w:ins w:id="4000" w:author="Jie Wang5909" w:date="2026-10-16T23:50:00Z"/>
                    <w:rFonts w:ascii="Arial" w:eastAsia="Arial" w:hAnsi="Arial" w:cs="Arial"/>
                    <w:color w:val="D13438"/>
                    <w:sz w:val="18"/>
                    <w:szCs w:val="18"/>
                    <w:u w:val="single"/>
                  </w:rPr>
                </w:rPrChange>
              </w:rPr>
            </w:pPr>
            <w:ins w:id="4001" w:author="Jie Wang5909" w:date="2026-10-16T23:50:00Z">
              <w:r w:rsidRPr="00430350">
                <w:rPr>
                  <w:rFonts w:ascii="Arial" w:eastAsia="Arial" w:hAnsi="Arial" w:cs="Arial"/>
                  <w:sz w:val="18"/>
                  <w:szCs w:val="18"/>
                  <w:u w:val="single"/>
                  <w:rPrChange w:id="4002" w:author="Jie Wang5909" w:date="2026-10-17T00:16:00Z">
                    <w:rPr>
                      <w:rFonts w:ascii="Arial" w:eastAsia="Arial" w:hAnsi="Arial" w:cs="Arial"/>
                      <w:color w:val="D13438"/>
                      <w:sz w:val="18"/>
                      <w:szCs w:val="18"/>
                      <w:u w:val="single"/>
                    </w:rPr>
                  </w:rPrChange>
                </w:rPr>
                <w:t>CVP sign-off</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03"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3681A10B" w14:textId="77777777" w:rsidR="00763572" w:rsidRPr="00430350" w:rsidRDefault="00763572">
            <w:pPr>
              <w:spacing w:line="240" w:lineRule="auto"/>
              <w:jc w:val="center"/>
              <w:rPr>
                <w:ins w:id="4004" w:author="Jie Wang5909" w:date="2026-10-16T23:51:00Z"/>
                <w:rFonts w:ascii="Arial" w:eastAsia="Arial" w:hAnsi="Arial" w:cs="Arial"/>
                <w:sz w:val="18"/>
                <w:szCs w:val="18"/>
                <w:u w:val="single"/>
                <w:rPrChange w:id="4005" w:author="Jie Wang5909" w:date="2026-10-17T00:16:00Z">
                  <w:rPr>
                    <w:ins w:id="4006" w:author="Jie Wang5909" w:date="2026-10-16T23:51:00Z"/>
                    <w:rFonts w:ascii="Arial" w:eastAsia="Arial" w:hAnsi="Arial" w:cs="Arial"/>
                    <w:color w:val="D13438"/>
                    <w:sz w:val="18"/>
                    <w:szCs w:val="18"/>
                    <w:u w:val="single"/>
                  </w:rPr>
                </w:rPrChange>
              </w:rPr>
              <w:pPrChange w:id="4007"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08"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49F1D25C" w14:textId="77777777" w:rsidR="00763572" w:rsidRPr="00430350" w:rsidRDefault="00763572">
            <w:pPr>
              <w:spacing w:line="240" w:lineRule="auto"/>
              <w:jc w:val="center"/>
              <w:rPr>
                <w:ins w:id="4009" w:author="Jie Wang5909" w:date="2026-10-16T23:51:00Z"/>
                <w:rFonts w:ascii="Arial" w:eastAsia="Arial" w:hAnsi="Arial" w:cs="Arial"/>
                <w:sz w:val="18"/>
                <w:szCs w:val="18"/>
                <w:u w:val="single"/>
                <w:rPrChange w:id="4010" w:author="Jie Wang5909" w:date="2026-10-17T00:16:00Z">
                  <w:rPr>
                    <w:ins w:id="4011" w:author="Jie Wang5909" w:date="2026-10-16T23:51:00Z"/>
                    <w:rFonts w:ascii="Arial" w:eastAsia="Arial" w:hAnsi="Arial" w:cs="Arial"/>
                    <w:color w:val="D13438"/>
                    <w:sz w:val="18"/>
                    <w:szCs w:val="18"/>
                    <w:u w:val="single"/>
                  </w:rPr>
                </w:rPrChange>
              </w:rPr>
              <w:pPrChange w:id="4012" w:author="Jie Wang5909" w:date="2026-10-16T23:51:00Z">
                <w:pPr>
                  <w:spacing w:line="240" w:lineRule="auto"/>
                </w:pPr>
              </w:pPrChange>
            </w:pPr>
          </w:p>
        </w:tc>
      </w:tr>
      <w:tr w:rsidR="00763572" w:rsidRPr="00E37D71" w14:paraId="6FD6767F" w14:textId="5D1FE192" w:rsidTr="2D7545EE">
        <w:trPr>
          <w:trHeight w:val="300"/>
          <w:ins w:id="4013" w:author="Jie Wang5909" w:date="2026-10-16T23:50:00Z"/>
          <w:trPrChange w:id="4014"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15"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4BC0572" w14:textId="77777777" w:rsidR="00763572" w:rsidRPr="00E82B76" w:rsidRDefault="00763572" w:rsidP="008238A9">
            <w:pPr>
              <w:spacing w:line="240" w:lineRule="auto"/>
              <w:rPr>
                <w:ins w:id="4016" w:author="Jie Wang5909" w:date="2026-10-16T23:50:00Z"/>
                <w:rFonts w:ascii="Arial" w:hAnsi="Arial" w:cs="Arial"/>
                <w:sz w:val="18"/>
                <w:szCs w:val="18"/>
              </w:rPr>
            </w:pPr>
            <w:ins w:id="4017" w:author="Jie Wang5909" w:date="2026-10-16T23:50:00Z">
              <w:r w:rsidRPr="00E82B76">
                <w:rPr>
                  <w:rFonts w:ascii="Arial" w:hAnsi="Arial" w:cs="Arial"/>
                  <w:sz w:val="18"/>
                  <w:szCs w:val="18"/>
                </w:rPr>
                <w:t>Analytical method readiness</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18"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6C29D2E8" w14:textId="77777777" w:rsidR="00763572" w:rsidRPr="00430350" w:rsidRDefault="00763572" w:rsidP="008238A9">
            <w:pPr>
              <w:spacing w:line="240" w:lineRule="auto"/>
              <w:rPr>
                <w:ins w:id="4019" w:author="Jie Wang5909" w:date="2026-10-16T23:50:00Z"/>
                <w:rFonts w:ascii="Arial" w:hAnsi="Arial" w:cs="Arial"/>
                <w:sz w:val="18"/>
                <w:szCs w:val="18"/>
              </w:rPr>
            </w:pPr>
            <w:ins w:id="4020" w:author="Jie Wang5909" w:date="2026-10-16T23:50:00Z">
              <w:r w:rsidRPr="00430350">
                <w:rPr>
                  <w:rFonts w:ascii="Arial" w:hAnsi="Arial" w:cs="Arial"/>
                  <w:sz w:val="18"/>
                  <w:szCs w:val="18"/>
                </w:rPr>
                <w:t>As the cleaning solvent needs to be changed to process solvent, the cleaning detection methods for Steps 2 and 3 need to be re-developed and re-validated</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21"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1B8D0F16" w14:textId="77777777" w:rsidR="00763572" w:rsidRPr="00430350" w:rsidRDefault="00763572" w:rsidP="008238A9">
            <w:pPr>
              <w:spacing w:line="240" w:lineRule="auto"/>
              <w:rPr>
                <w:ins w:id="4022" w:author="Jie Wang5909" w:date="2026-10-16T23:50:00Z"/>
                <w:rFonts w:ascii="Arial" w:hAnsi="Arial" w:cs="Arial"/>
                <w:sz w:val="18"/>
                <w:szCs w:val="18"/>
              </w:rPr>
            </w:pPr>
            <w:ins w:id="4023" w:author="Jie Wang5909" w:date="2026-10-16T23:50:00Z">
              <w:r w:rsidRPr="00430350">
                <w:rPr>
                  <w:rFonts w:ascii="Arial" w:hAnsi="Arial" w:cs="Arial"/>
                  <w:sz w:val="18"/>
                  <w:szCs w:val="18"/>
                </w:rPr>
                <w:t>Medium</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24"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0D887BC3" w14:textId="77777777" w:rsidR="00763572" w:rsidRPr="00430350" w:rsidRDefault="00763572" w:rsidP="008238A9">
            <w:pPr>
              <w:spacing w:line="240" w:lineRule="auto"/>
              <w:rPr>
                <w:ins w:id="4025" w:author="Jie Wang5909" w:date="2026-10-16T23:50:00Z"/>
                <w:rFonts w:ascii="Arial" w:hAnsi="Arial" w:cs="Arial"/>
                <w:sz w:val="18"/>
                <w:szCs w:val="18"/>
              </w:rPr>
            </w:pPr>
            <w:ins w:id="4026" w:author="Jie Wang5909" w:date="2026-10-16T23:50:00Z">
              <w:r w:rsidRPr="00430350">
                <w:rPr>
                  <w:rFonts w:ascii="Arial" w:hAnsi="Arial" w:cs="Arial"/>
                  <w:sz w:val="18"/>
                  <w:szCs w:val="18"/>
                </w:rPr>
                <w:t>Method d</w:t>
              </w:r>
              <w:r w:rsidRPr="00430350">
                <w:rPr>
                  <w:rFonts w:ascii="Arial" w:hAnsi="Arial" w:cs="Arial"/>
                  <w:bCs/>
                  <w:sz w:val="18"/>
                  <w:szCs w:val="18"/>
                </w:rPr>
                <w:t>evelopment and validation will</w:t>
              </w:r>
              <w:r w:rsidRPr="00430350">
                <w:rPr>
                  <w:rFonts w:ascii="Arial" w:hAnsi="Arial" w:cs="Arial"/>
                  <w:sz w:val="18"/>
                  <w:szCs w:val="18"/>
                </w:rPr>
                <w:t xml:space="preserve"> be initiated as soon as possible.</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27"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800A73B" w14:textId="77777777" w:rsidR="00763572" w:rsidRPr="00430350" w:rsidRDefault="00763572" w:rsidP="008238A9">
            <w:pPr>
              <w:spacing w:line="240" w:lineRule="auto"/>
              <w:rPr>
                <w:ins w:id="4028" w:author="Jie Wang5909" w:date="2026-10-16T23:50:00Z"/>
                <w:rFonts w:ascii="Arial" w:hAnsi="Arial" w:cs="Arial"/>
                <w:sz w:val="18"/>
                <w:szCs w:val="18"/>
              </w:rPr>
            </w:pPr>
            <w:ins w:id="4029" w:author="Jie Wang5909" w:date="2026-10-16T23:50:00Z">
              <w:r w:rsidRPr="00430350">
                <w:rPr>
                  <w:rFonts w:ascii="Arial" w:hAnsi="Arial" w:cs="Arial"/>
                  <w:sz w:val="18"/>
                  <w:szCs w:val="18"/>
                </w:rPr>
                <w:t>QC</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30"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5C1C4F89" w14:textId="77777777" w:rsidR="00763572" w:rsidRPr="00430350" w:rsidRDefault="00763572" w:rsidP="008238A9">
            <w:pPr>
              <w:spacing w:line="240" w:lineRule="auto"/>
              <w:rPr>
                <w:ins w:id="4031" w:author="Jie Wang5909" w:date="2026-10-16T23:50:00Z"/>
                <w:rFonts w:ascii="Arial" w:eastAsia="Arial" w:hAnsi="Arial" w:cs="Arial"/>
                <w:sz w:val="18"/>
                <w:szCs w:val="18"/>
                <w:u w:val="single"/>
                <w:rPrChange w:id="4032" w:author="Jie Wang5909" w:date="2026-10-17T00:16:00Z">
                  <w:rPr>
                    <w:ins w:id="4033" w:author="Jie Wang5909" w:date="2026-10-16T23:50:00Z"/>
                    <w:rFonts w:ascii="Arial" w:eastAsia="Arial" w:hAnsi="Arial" w:cs="Arial"/>
                    <w:color w:val="D13438"/>
                    <w:sz w:val="18"/>
                    <w:szCs w:val="18"/>
                    <w:u w:val="single"/>
                  </w:rPr>
                </w:rPrChange>
              </w:rPr>
            </w:pPr>
            <w:ins w:id="4034" w:author="Jie Wang5909" w:date="2026-10-16T23:50:00Z">
              <w:r w:rsidRPr="00430350">
                <w:rPr>
                  <w:rFonts w:ascii="Arial" w:eastAsia="Arial" w:hAnsi="Arial" w:cs="Arial"/>
                  <w:sz w:val="18"/>
                  <w:szCs w:val="18"/>
                  <w:u w:val="single"/>
                  <w:rPrChange w:id="4035" w:author="Jie Wang5909" w:date="2026-10-17T00:16:00Z">
                    <w:rPr>
                      <w:rFonts w:ascii="Arial" w:eastAsia="Arial" w:hAnsi="Arial" w:cs="Arial"/>
                      <w:color w:val="D13438"/>
                      <w:sz w:val="18"/>
                      <w:szCs w:val="18"/>
                      <w:u w:val="single"/>
                    </w:rPr>
                  </w:rPrChange>
                </w:rPr>
                <w:t>Assigned Owner: Haini Wang</w:t>
              </w:r>
            </w:ins>
          </w:p>
          <w:p w14:paraId="45241116" w14:textId="77777777" w:rsidR="00763572" w:rsidRPr="00430350" w:rsidRDefault="00763572" w:rsidP="008238A9">
            <w:pPr>
              <w:spacing w:line="240" w:lineRule="auto"/>
              <w:rPr>
                <w:ins w:id="4036" w:author="Jie Wang5909" w:date="2026-10-16T23:50:00Z"/>
                <w:rFonts w:ascii="Arial" w:eastAsia="Arial" w:hAnsi="Arial" w:cs="Arial"/>
                <w:sz w:val="18"/>
                <w:szCs w:val="18"/>
                <w:u w:val="single"/>
                <w:rPrChange w:id="4037" w:author="Jie Wang5909" w:date="2026-10-17T00:16:00Z">
                  <w:rPr>
                    <w:ins w:id="4038" w:author="Jie Wang5909" w:date="2026-10-16T23:50:00Z"/>
                    <w:rFonts w:ascii="Arial" w:eastAsia="Arial" w:hAnsi="Arial" w:cs="Arial"/>
                    <w:color w:val="D13438"/>
                    <w:sz w:val="18"/>
                    <w:szCs w:val="18"/>
                    <w:u w:val="single"/>
                  </w:rPr>
                </w:rPrChange>
              </w:rPr>
            </w:pPr>
            <w:ins w:id="4039" w:author="Jie Wang5909" w:date="2026-10-16T23:50:00Z">
              <w:r w:rsidRPr="00430350">
                <w:rPr>
                  <w:rFonts w:ascii="Arial" w:eastAsia="Arial" w:hAnsi="Arial" w:cs="Arial"/>
                  <w:sz w:val="18"/>
                  <w:szCs w:val="18"/>
                  <w:u w:val="single"/>
                  <w:rPrChange w:id="4040" w:author="Jie Wang5909" w:date="2026-10-17T00:16:00Z">
                    <w:rPr>
                      <w:rFonts w:ascii="Arial" w:eastAsia="Arial" w:hAnsi="Arial" w:cs="Arial"/>
                      <w:color w:val="D13438"/>
                      <w:sz w:val="18"/>
                      <w:szCs w:val="18"/>
                      <w:u w:val="single"/>
                    </w:rPr>
                  </w:rPrChange>
                </w:rPr>
                <w:t>Due Date: 11/20/2026</w:t>
              </w:r>
            </w:ins>
          </w:p>
          <w:p w14:paraId="13B05C6D" w14:textId="77777777" w:rsidR="00763572" w:rsidRPr="00430350" w:rsidRDefault="00763572" w:rsidP="008238A9">
            <w:pPr>
              <w:spacing w:line="240" w:lineRule="auto"/>
              <w:rPr>
                <w:ins w:id="4041" w:author="Jie Wang5909" w:date="2026-10-16T23:50:00Z"/>
                <w:rFonts w:ascii="Arial" w:eastAsia="Arial" w:hAnsi="Arial" w:cs="Arial"/>
                <w:sz w:val="18"/>
                <w:szCs w:val="18"/>
                <w:u w:val="single"/>
                <w:rPrChange w:id="4042" w:author="Jie Wang5909" w:date="2026-10-17T00:16:00Z">
                  <w:rPr>
                    <w:ins w:id="4043" w:author="Jie Wang5909" w:date="2026-10-16T23:50:00Z"/>
                    <w:rFonts w:ascii="Arial" w:eastAsia="Arial" w:hAnsi="Arial" w:cs="Arial"/>
                    <w:color w:val="D13438"/>
                    <w:sz w:val="18"/>
                    <w:szCs w:val="18"/>
                    <w:u w:val="single"/>
                  </w:rPr>
                </w:rPrChange>
              </w:rPr>
            </w:pPr>
            <w:ins w:id="4044" w:author="Jie Wang5909" w:date="2026-10-16T23:50:00Z">
              <w:r w:rsidRPr="00430350">
                <w:rPr>
                  <w:rFonts w:ascii="Arial" w:eastAsia="Arial" w:hAnsi="Arial" w:cs="Arial"/>
                  <w:sz w:val="18"/>
                  <w:szCs w:val="18"/>
                  <w:u w:val="single"/>
                  <w:rPrChange w:id="4045" w:author="Jie Wang5909" w:date="2026-10-17T00:16:00Z">
                    <w:rPr>
                      <w:rFonts w:ascii="Arial" w:eastAsia="Arial" w:hAnsi="Arial" w:cs="Arial"/>
                      <w:color w:val="D13438"/>
                      <w:sz w:val="18"/>
                      <w:szCs w:val="18"/>
                      <w:u w:val="single"/>
                    </w:rPr>
                  </w:rPrChange>
                </w:rPr>
                <w:t xml:space="preserve">Item status and Closure criteria:  complete the cleaning detect method validation </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46"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357C4914" w14:textId="77777777" w:rsidR="00763572" w:rsidRPr="00430350" w:rsidRDefault="00763572">
            <w:pPr>
              <w:spacing w:line="240" w:lineRule="auto"/>
              <w:jc w:val="center"/>
              <w:rPr>
                <w:ins w:id="4047" w:author="Jie Wang5909" w:date="2026-10-16T23:51:00Z"/>
                <w:rFonts w:ascii="Arial" w:eastAsia="Arial" w:hAnsi="Arial" w:cs="Arial"/>
                <w:sz w:val="18"/>
                <w:szCs w:val="18"/>
                <w:u w:val="single"/>
                <w:rPrChange w:id="4048" w:author="Jie Wang5909" w:date="2026-10-17T00:16:00Z">
                  <w:rPr>
                    <w:ins w:id="4049" w:author="Jie Wang5909" w:date="2026-10-16T23:51:00Z"/>
                    <w:rFonts w:ascii="Arial" w:eastAsia="Arial" w:hAnsi="Arial" w:cs="Arial"/>
                    <w:color w:val="D13438"/>
                    <w:sz w:val="18"/>
                    <w:szCs w:val="18"/>
                    <w:u w:val="single"/>
                  </w:rPr>
                </w:rPrChange>
              </w:rPr>
              <w:pPrChange w:id="4050"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051"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2B1D8930" w14:textId="77777777" w:rsidR="00763572" w:rsidRPr="00430350" w:rsidRDefault="00763572">
            <w:pPr>
              <w:spacing w:line="240" w:lineRule="auto"/>
              <w:jc w:val="center"/>
              <w:rPr>
                <w:ins w:id="4052" w:author="Jie Wang5909" w:date="2026-10-16T23:51:00Z"/>
                <w:rFonts w:ascii="Arial" w:eastAsia="Arial" w:hAnsi="Arial" w:cs="Arial"/>
                <w:sz w:val="18"/>
                <w:szCs w:val="18"/>
                <w:u w:val="single"/>
                <w:rPrChange w:id="4053" w:author="Jie Wang5909" w:date="2026-10-17T00:16:00Z">
                  <w:rPr>
                    <w:ins w:id="4054" w:author="Jie Wang5909" w:date="2026-10-16T23:51:00Z"/>
                    <w:rFonts w:ascii="Arial" w:eastAsia="Arial" w:hAnsi="Arial" w:cs="Arial"/>
                    <w:color w:val="D13438"/>
                    <w:sz w:val="18"/>
                    <w:szCs w:val="18"/>
                    <w:u w:val="single"/>
                  </w:rPr>
                </w:rPrChange>
              </w:rPr>
              <w:pPrChange w:id="4055" w:author="Jie Wang5909" w:date="2026-10-16T23:51:00Z">
                <w:pPr>
                  <w:spacing w:line="240" w:lineRule="auto"/>
                </w:pPr>
              </w:pPrChange>
            </w:pPr>
          </w:p>
        </w:tc>
      </w:tr>
      <w:tr w:rsidR="00763572" w:rsidRPr="00E37D71" w14:paraId="610C5BCA" w14:textId="2724C68A" w:rsidTr="2D7545EE">
        <w:trPr>
          <w:trHeight w:val="300"/>
          <w:ins w:id="4056" w:author="Jie Wang5909" w:date="2026-10-16T23:50:00Z"/>
          <w:trPrChange w:id="4057" w:author="Jie Wang5909" w:date="2026-10-16T23:53:00Z">
            <w:trPr>
              <w:gridAfter w:val="0"/>
              <w:trHeight w:val="300"/>
            </w:trPr>
          </w:trPrChange>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hideMark/>
            <w:tcPrChange w:id="4058" w:author="Jie Wang5909" w:date="2026-10-16T23:53:00Z">
              <w:tcPr>
                <w:tcW w:w="12944" w:type="dxa"/>
                <w:gridSpan w:val="17"/>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48E15647" w14:textId="1AD89952" w:rsidR="00763572" w:rsidRPr="00430350" w:rsidRDefault="00763572">
            <w:pPr>
              <w:spacing w:line="240" w:lineRule="auto"/>
              <w:jc w:val="both"/>
              <w:rPr>
                <w:ins w:id="4059" w:author="Jie Wang5909" w:date="2026-10-16T23:51:00Z"/>
                <w:rFonts w:ascii="Arial" w:eastAsia="Times New Roman" w:hAnsi="Arial" w:cs="Arial"/>
                <w:b/>
                <w:sz w:val="18"/>
                <w:szCs w:val="18"/>
              </w:rPr>
              <w:pPrChange w:id="4060" w:author="Jie Wang5909" w:date="2026-10-16T23:53:00Z">
                <w:pPr>
                  <w:spacing w:line="240" w:lineRule="auto"/>
                </w:pPr>
              </w:pPrChange>
            </w:pPr>
            <w:ins w:id="4061" w:author="Jie Wang5909" w:date="2026-10-16T23:50:00Z">
              <w:r w:rsidRPr="00430350">
                <w:rPr>
                  <w:rFonts w:ascii="Arial" w:eastAsia="Times New Roman" w:hAnsi="Arial" w:cs="Arial"/>
                  <w:b/>
                  <w:sz w:val="18"/>
                  <w:szCs w:val="18"/>
                </w:rPr>
                <w:t>Materials </w:t>
              </w:r>
            </w:ins>
          </w:p>
        </w:tc>
      </w:tr>
      <w:tr w:rsidR="00763572" w14:paraId="77D5BB2F" w14:textId="5BE18BB1" w:rsidTr="2D7545EE">
        <w:trPr>
          <w:trHeight w:val="300"/>
          <w:ins w:id="4062" w:author="Jie Wang5909" w:date="2026-10-16T23:50:00Z"/>
          <w:trPrChange w:id="4063"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tcPrChange w:id="4064"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tcPr>
            </w:tcPrChange>
          </w:tcPr>
          <w:p w14:paraId="662ED98B" w14:textId="77777777" w:rsidR="00763572" w:rsidRPr="005A648E" w:rsidRDefault="00763572" w:rsidP="008238A9">
            <w:pPr>
              <w:spacing w:line="240" w:lineRule="auto"/>
              <w:rPr>
                <w:ins w:id="4065" w:author="Jie Wang5909" w:date="2026-10-16T23:50:00Z"/>
                <w:rFonts w:ascii="Arial" w:eastAsia="Arial" w:hAnsi="Arial" w:cs="Arial"/>
                <w:color w:val="0000FF"/>
                <w:sz w:val="18"/>
                <w:szCs w:val="18"/>
              </w:rPr>
            </w:pPr>
            <w:ins w:id="4066" w:author="Jie Wang5909" w:date="2026-10-16T23:50:00Z">
              <w:r w:rsidRPr="005A648E">
                <w:rPr>
                  <w:rFonts w:ascii="Arial" w:eastAsia="Arial" w:hAnsi="Arial" w:cs="Arial"/>
                  <w:color w:val="0000FF"/>
                  <w:sz w:val="18"/>
                  <w:szCs w:val="18"/>
                </w:rPr>
                <w:t>Seed material specification</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tcPrChange w:id="4067"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2E5C991A" w14:textId="77777777" w:rsidR="00763572" w:rsidRPr="00430350" w:rsidRDefault="00763572" w:rsidP="008238A9">
            <w:pPr>
              <w:spacing w:line="240" w:lineRule="auto"/>
              <w:rPr>
                <w:ins w:id="4068" w:author="Jie Wang5909" w:date="2026-10-16T23:50:00Z"/>
                <w:rFonts w:ascii="Arial" w:hAnsi="Arial" w:cs="Arial"/>
                <w:sz w:val="18"/>
                <w:szCs w:val="18"/>
              </w:rPr>
            </w:pPr>
            <w:ins w:id="4069" w:author="Jie Wang5909" w:date="2026-10-16T23:50:00Z">
              <w:r w:rsidRPr="00430350">
                <w:rPr>
                  <w:rFonts w:ascii="Arial" w:hAnsi="Arial" w:cs="Arial"/>
                  <w:sz w:val="18"/>
                  <w:szCs w:val="18"/>
                </w:rPr>
                <w:t xml:space="preserve">Differentiated control shall be implemented for seeding material and corresponding bulk materials, with dedicated independent material codes assigned for seeding crystal to </w:t>
              </w:r>
              <w:r w:rsidRPr="00430350">
                <w:rPr>
                  <w:rFonts w:ascii="Arial" w:hAnsi="Arial" w:cs="Arial"/>
                  <w:sz w:val="18"/>
                  <w:szCs w:val="18"/>
                </w:rPr>
                <w:lastRenderedPageBreak/>
                <w:t>achieve distinction. For detailed control requirements, refer to seeding material control procedure for LSN4182928/ASYM-140021</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hideMark/>
            <w:tcPrChange w:id="4070"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316A564F" w14:textId="77777777" w:rsidR="00763572" w:rsidRPr="00430350" w:rsidRDefault="00763572" w:rsidP="008238A9">
            <w:pPr>
              <w:spacing w:line="240" w:lineRule="auto"/>
              <w:rPr>
                <w:ins w:id="4071" w:author="Jie Wang5909" w:date="2026-10-16T23:50:00Z"/>
              </w:rPr>
            </w:pPr>
            <w:ins w:id="4072" w:author="Jie Wang5909" w:date="2026-10-16T23:50:00Z">
              <w:r w:rsidRPr="00430350">
                <w:rPr>
                  <w:rFonts w:ascii="Arial" w:eastAsia="Arial" w:hAnsi="Arial" w:cs="Arial"/>
                  <w:sz w:val="18"/>
                  <w:szCs w:val="18"/>
                  <w:u w:val="single"/>
                  <w:rPrChange w:id="4073" w:author="Jie Wang5909" w:date="2026-10-17T00:16:00Z">
                    <w:rPr>
                      <w:rFonts w:ascii="Arial" w:eastAsia="Arial" w:hAnsi="Arial" w:cs="Arial"/>
                      <w:color w:val="881798"/>
                      <w:sz w:val="18"/>
                      <w:szCs w:val="18"/>
                      <w:u w:val="single"/>
                    </w:rPr>
                  </w:rPrChange>
                </w:rPr>
                <w:lastRenderedPageBreak/>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hideMark/>
            <w:tcPrChange w:id="4074"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577DE2B3" w14:textId="77777777" w:rsidR="00763572" w:rsidRPr="00430350" w:rsidRDefault="00763572" w:rsidP="008238A9">
            <w:pPr>
              <w:spacing w:line="240" w:lineRule="auto"/>
              <w:rPr>
                <w:ins w:id="4075" w:author="Jie Wang5909" w:date="2026-10-16T23:50:00Z"/>
                <w:rFonts w:ascii="Arial" w:eastAsia="Arial" w:hAnsi="Arial" w:cs="Arial"/>
                <w:sz w:val="18"/>
                <w:szCs w:val="18"/>
                <w:rPrChange w:id="4076" w:author="Jie Wang5909" w:date="2026-10-17T00:16:00Z">
                  <w:rPr>
                    <w:ins w:id="4077" w:author="Jie Wang5909" w:date="2026-10-16T23:50:00Z"/>
                    <w:rFonts w:ascii="Arial" w:eastAsia="Arial" w:hAnsi="Arial" w:cs="Arial"/>
                    <w:color w:val="0000FF"/>
                    <w:sz w:val="18"/>
                    <w:szCs w:val="18"/>
                  </w:rPr>
                </w:rPrChange>
              </w:rPr>
            </w:pPr>
            <w:ins w:id="4078" w:author="Jie Wang5909" w:date="2026-10-16T23:50:00Z">
              <w:r w:rsidRPr="00430350">
                <w:rPr>
                  <w:rFonts w:ascii="Arial" w:eastAsia="Arial" w:hAnsi="Arial" w:cs="Arial"/>
                  <w:sz w:val="18"/>
                  <w:szCs w:val="18"/>
                  <w:u w:val="single"/>
                  <w:rPrChange w:id="4079" w:author="Jie Wang5909" w:date="2026-10-17T00:16:00Z">
                    <w:rPr>
                      <w:rFonts w:ascii="Arial" w:eastAsia="Arial" w:hAnsi="Arial" w:cs="Arial"/>
                      <w:color w:val="881798"/>
                      <w:sz w:val="18"/>
                      <w:szCs w:val="18"/>
                      <w:u w:val="single"/>
                    </w:rPr>
                  </w:rPrChange>
                </w:rPr>
                <w:t>Relevant contents have been filled in Change-140021-030304.01</w:t>
              </w:r>
            </w:ins>
          </w:p>
          <w:p w14:paraId="136ECA3E" w14:textId="77777777" w:rsidR="00763572" w:rsidRPr="00430350" w:rsidRDefault="00763572" w:rsidP="008238A9">
            <w:pPr>
              <w:spacing w:line="240" w:lineRule="auto"/>
              <w:rPr>
                <w:ins w:id="4080" w:author="Jie Wang5909" w:date="2026-10-16T23:50:00Z"/>
                <w:rFonts w:ascii="Arial" w:eastAsia="Arial" w:hAnsi="Arial" w:cs="Arial"/>
                <w:sz w:val="18"/>
                <w:szCs w:val="18"/>
                <w:u w:val="single"/>
                <w:rPrChange w:id="4081" w:author="Jie Wang5909" w:date="2026-10-17T00:16:00Z">
                  <w:rPr>
                    <w:ins w:id="4082" w:author="Jie Wang5909" w:date="2026-10-16T23:50:00Z"/>
                    <w:rFonts w:ascii="Arial" w:eastAsia="Arial" w:hAnsi="Arial" w:cs="Arial"/>
                    <w:color w:val="881798"/>
                    <w:sz w:val="18"/>
                    <w:szCs w:val="18"/>
                    <w:u w:val="single"/>
                  </w:rPr>
                </w:rPrChange>
              </w:rPr>
            </w:pPr>
          </w:p>
        </w:tc>
        <w:tc>
          <w:tcPr>
            <w:tcW w:w="1199" w:type="dxa"/>
            <w:tcBorders>
              <w:top w:val="single" w:sz="6" w:space="0" w:color="AAAAAA"/>
              <w:left w:val="single" w:sz="6" w:space="0" w:color="AAAAAA"/>
              <w:bottom w:val="single" w:sz="6" w:space="0" w:color="AAAAAA"/>
              <w:right w:val="single" w:sz="6" w:space="0" w:color="AAAAAA"/>
            </w:tcBorders>
            <w:shd w:val="clear" w:color="auto" w:fill="EEF4FB"/>
            <w:hideMark/>
            <w:tcPrChange w:id="4083"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C515E81" w14:textId="77777777" w:rsidR="00763572" w:rsidRPr="00430350" w:rsidRDefault="00763572" w:rsidP="008238A9">
            <w:pPr>
              <w:spacing w:line="240" w:lineRule="auto"/>
              <w:rPr>
                <w:ins w:id="4084" w:author="Jie Wang5909" w:date="2026-10-16T23:50:00Z"/>
                <w:rFonts w:ascii="Arial" w:eastAsia="Arial" w:hAnsi="Arial" w:cs="Arial"/>
                <w:sz w:val="18"/>
                <w:szCs w:val="18"/>
                <w:u w:val="single"/>
                <w:rPrChange w:id="4085" w:author="Jie Wang5909" w:date="2026-10-17T00:16:00Z">
                  <w:rPr>
                    <w:ins w:id="4086" w:author="Jie Wang5909" w:date="2026-10-16T23:50:00Z"/>
                    <w:rFonts w:ascii="Arial" w:eastAsia="Arial" w:hAnsi="Arial" w:cs="Arial"/>
                    <w:color w:val="D13438"/>
                    <w:sz w:val="18"/>
                    <w:szCs w:val="18"/>
                    <w:u w:val="single"/>
                  </w:rPr>
                </w:rPrChange>
              </w:rPr>
            </w:pPr>
            <w:ins w:id="4087" w:author="Jie Wang5909" w:date="2026-10-16T23:50:00Z">
              <w:r w:rsidRPr="00430350">
                <w:rPr>
                  <w:rFonts w:ascii="Arial" w:eastAsia="Arial" w:hAnsi="Arial" w:cs="Arial"/>
                  <w:sz w:val="18"/>
                  <w:szCs w:val="18"/>
                  <w:u w:val="single"/>
                  <w:rPrChange w:id="4088" w:author="Jie Wang5909" w:date="2026-10-17T00:16:00Z">
                    <w:rPr>
                      <w:rFonts w:ascii="Arial" w:eastAsia="Arial" w:hAnsi="Arial" w:cs="Arial"/>
                      <w:color w:val="D13438"/>
                      <w:sz w:val="18"/>
                      <w:szCs w:val="18"/>
                      <w:u w:val="single"/>
                    </w:rPr>
                  </w:rPrChange>
                </w:rPr>
                <w:t>ARD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hideMark/>
            <w:tcPrChange w:id="4089"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8A33441" w14:textId="77777777" w:rsidR="00763572" w:rsidRPr="00430350" w:rsidRDefault="00763572" w:rsidP="008238A9">
            <w:pPr>
              <w:spacing w:line="240" w:lineRule="auto"/>
              <w:rPr>
                <w:ins w:id="4090" w:author="Jie Wang5909" w:date="2026-10-16T23:50:00Z"/>
                <w:rFonts w:ascii="Arial" w:eastAsia="Arial" w:hAnsi="Arial" w:cs="Arial"/>
                <w:sz w:val="18"/>
                <w:szCs w:val="18"/>
                <w:u w:val="single"/>
                <w:rPrChange w:id="4091" w:author="Jie Wang5909" w:date="2026-10-17T00:16:00Z">
                  <w:rPr>
                    <w:ins w:id="4092" w:author="Jie Wang5909" w:date="2026-10-16T23:50:00Z"/>
                    <w:rFonts w:ascii="Arial" w:eastAsia="Arial" w:hAnsi="Arial" w:cs="Arial"/>
                    <w:color w:val="D13438"/>
                    <w:sz w:val="18"/>
                    <w:szCs w:val="18"/>
                    <w:u w:val="single"/>
                  </w:rPr>
                </w:rPrChange>
              </w:rPr>
            </w:pPr>
            <w:ins w:id="4093" w:author="Jie Wang5909" w:date="2026-10-16T23:50:00Z">
              <w:r w:rsidRPr="00430350">
                <w:rPr>
                  <w:rFonts w:ascii="Arial" w:eastAsia="Arial" w:hAnsi="Arial" w:cs="Arial"/>
                  <w:sz w:val="18"/>
                  <w:szCs w:val="18"/>
                  <w:u w:val="single"/>
                  <w:rPrChange w:id="4094" w:author="Jie Wang5909" w:date="2026-10-17T00:16:00Z">
                    <w:rPr>
                      <w:rFonts w:ascii="Arial" w:eastAsia="Arial" w:hAnsi="Arial" w:cs="Arial"/>
                      <w:color w:val="D13438"/>
                      <w:sz w:val="18"/>
                      <w:szCs w:val="18"/>
                      <w:u w:val="single"/>
                    </w:rPr>
                  </w:rPrChange>
                </w:rPr>
                <w:t>Assigned Owner: Yongle Liu</w:t>
              </w:r>
            </w:ins>
          </w:p>
          <w:p w14:paraId="2818A710" w14:textId="77777777" w:rsidR="00763572" w:rsidRPr="00430350" w:rsidRDefault="00763572" w:rsidP="008238A9">
            <w:pPr>
              <w:spacing w:line="240" w:lineRule="auto"/>
              <w:rPr>
                <w:ins w:id="4095" w:author="Jie Wang5909" w:date="2026-10-16T23:50:00Z"/>
                <w:rFonts w:ascii="Arial" w:eastAsia="Arial" w:hAnsi="Arial" w:cs="Arial"/>
                <w:sz w:val="18"/>
                <w:szCs w:val="18"/>
                <w:u w:val="single"/>
                <w:rPrChange w:id="4096" w:author="Jie Wang5909" w:date="2026-10-17T00:16:00Z">
                  <w:rPr>
                    <w:ins w:id="4097" w:author="Jie Wang5909" w:date="2026-10-16T23:50:00Z"/>
                    <w:rFonts w:ascii="Arial" w:eastAsia="Arial" w:hAnsi="Arial" w:cs="Arial"/>
                    <w:color w:val="D13438"/>
                    <w:sz w:val="18"/>
                    <w:szCs w:val="18"/>
                    <w:u w:val="single"/>
                  </w:rPr>
                </w:rPrChange>
              </w:rPr>
            </w:pPr>
            <w:ins w:id="4098" w:author="Jie Wang5909" w:date="2026-10-16T23:50:00Z">
              <w:r w:rsidRPr="00430350">
                <w:rPr>
                  <w:rFonts w:ascii="Arial" w:eastAsia="Arial" w:hAnsi="Arial" w:cs="Arial"/>
                  <w:sz w:val="18"/>
                  <w:szCs w:val="18"/>
                  <w:u w:val="single"/>
                  <w:rPrChange w:id="4099" w:author="Jie Wang5909" w:date="2026-10-17T00:16:00Z">
                    <w:rPr>
                      <w:rFonts w:ascii="Arial" w:eastAsia="Arial" w:hAnsi="Arial" w:cs="Arial"/>
                      <w:color w:val="D13438"/>
                      <w:sz w:val="18"/>
                      <w:szCs w:val="18"/>
                      <w:u w:val="single"/>
                    </w:rPr>
                  </w:rPrChange>
                </w:rPr>
                <w:t>Due Date: 11/20/2026</w:t>
              </w:r>
            </w:ins>
          </w:p>
          <w:p w14:paraId="54CDD79E" w14:textId="77777777" w:rsidR="00763572" w:rsidRPr="00430350" w:rsidRDefault="00763572" w:rsidP="008238A9">
            <w:pPr>
              <w:spacing w:line="240" w:lineRule="auto"/>
              <w:rPr>
                <w:ins w:id="4100" w:author="Jie Wang5909" w:date="2026-10-16T23:50:00Z"/>
                <w:rFonts w:ascii="Arial" w:eastAsia="Arial" w:hAnsi="Arial" w:cs="Arial"/>
                <w:sz w:val="18"/>
                <w:szCs w:val="18"/>
                <w:u w:val="single"/>
                <w:rPrChange w:id="4101" w:author="Jie Wang5909" w:date="2026-10-17T00:16:00Z">
                  <w:rPr>
                    <w:ins w:id="4102" w:author="Jie Wang5909" w:date="2026-10-16T23:50:00Z"/>
                    <w:rFonts w:ascii="Arial" w:eastAsia="Arial" w:hAnsi="Arial" w:cs="Arial"/>
                    <w:color w:val="D13438"/>
                    <w:sz w:val="18"/>
                    <w:szCs w:val="18"/>
                    <w:u w:val="single"/>
                  </w:rPr>
                </w:rPrChange>
              </w:rPr>
            </w:pPr>
            <w:ins w:id="4103" w:author="Jie Wang5909" w:date="2026-10-16T23:50:00Z">
              <w:r w:rsidRPr="00430350">
                <w:rPr>
                  <w:rFonts w:ascii="Arial" w:eastAsia="Arial" w:hAnsi="Arial" w:cs="Arial"/>
                  <w:sz w:val="18"/>
                  <w:szCs w:val="18"/>
                  <w:u w:val="single"/>
                  <w:rPrChange w:id="4104" w:author="Jie Wang5909" w:date="2026-10-17T00:16:00Z">
                    <w:rPr>
                      <w:rFonts w:ascii="Arial" w:eastAsia="Arial" w:hAnsi="Arial" w:cs="Arial"/>
                      <w:color w:val="D13438"/>
                      <w:sz w:val="18"/>
                      <w:szCs w:val="18"/>
                      <w:u w:val="single"/>
                    </w:rPr>
                  </w:rPrChange>
                </w:rPr>
                <w:lastRenderedPageBreak/>
                <w:t>Item status and Closure criteria: complete equipment re-validation and engineering re-assessment</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105"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2C84C84A" w14:textId="77777777" w:rsidR="00763572" w:rsidRPr="00430350" w:rsidRDefault="00763572">
            <w:pPr>
              <w:spacing w:line="240" w:lineRule="auto"/>
              <w:jc w:val="center"/>
              <w:rPr>
                <w:ins w:id="4106" w:author="Jie Wang5909" w:date="2026-10-16T23:51:00Z"/>
                <w:rFonts w:ascii="Arial" w:eastAsia="Arial" w:hAnsi="Arial" w:cs="Arial"/>
                <w:sz w:val="18"/>
                <w:szCs w:val="18"/>
                <w:u w:val="single"/>
                <w:rPrChange w:id="4107" w:author="Jie Wang5909" w:date="2026-10-17T00:16:00Z">
                  <w:rPr>
                    <w:ins w:id="4108" w:author="Jie Wang5909" w:date="2026-10-16T23:51:00Z"/>
                    <w:rFonts w:ascii="Arial" w:eastAsia="Arial" w:hAnsi="Arial" w:cs="Arial"/>
                    <w:color w:val="D13438"/>
                    <w:sz w:val="18"/>
                    <w:szCs w:val="18"/>
                    <w:u w:val="single"/>
                  </w:rPr>
                </w:rPrChange>
              </w:rPr>
              <w:pPrChange w:id="4109"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110"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76B8F0E5" w14:textId="77777777" w:rsidR="00763572" w:rsidRPr="00430350" w:rsidRDefault="00763572">
            <w:pPr>
              <w:spacing w:line="240" w:lineRule="auto"/>
              <w:jc w:val="center"/>
              <w:rPr>
                <w:ins w:id="4111" w:author="Jie Wang5909" w:date="2026-10-16T23:51:00Z"/>
                <w:rFonts w:ascii="Arial" w:eastAsia="Arial" w:hAnsi="Arial" w:cs="Arial"/>
                <w:sz w:val="18"/>
                <w:szCs w:val="18"/>
                <w:u w:val="single"/>
                <w:rPrChange w:id="4112" w:author="Jie Wang5909" w:date="2026-10-17T00:16:00Z">
                  <w:rPr>
                    <w:ins w:id="4113" w:author="Jie Wang5909" w:date="2026-10-16T23:51:00Z"/>
                    <w:rFonts w:ascii="Arial" w:eastAsia="Arial" w:hAnsi="Arial" w:cs="Arial"/>
                    <w:color w:val="D13438"/>
                    <w:sz w:val="18"/>
                    <w:szCs w:val="18"/>
                    <w:u w:val="single"/>
                  </w:rPr>
                </w:rPrChange>
              </w:rPr>
              <w:pPrChange w:id="4114" w:author="Jie Wang5909" w:date="2026-10-16T23:51:00Z">
                <w:pPr>
                  <w:spacing w:line="240" w:lineRule="auto"/>
                </w:pPr>
              </w:pPrChange>
            </w:pPr>
          </w:p>
        </w:tc>
      </w:tr>
      <w:tr w:rsidR="00763572" w:rsidRPr="00E37D71" w14:paraId="5372B56F" w14:textId="2FFE7B1A" w:rsidTr="2D7545EE">
        <w:trPr>
          <w:trHeight w:val="300"/>
          <w:ins w:id="4115" w:author="Jie Wang5909" w:date="2026-10-16T23:50:00Z"/>
          <w:trPrChange w:id="4116" w:author="Jie Wang5909" w:date="2026-10-16T23:53:00Z">
            <w:trPr>
              <w:gridAfter w:val="0"/>
              <w:trHeight w:val="300"/>
            </w:trPr>
          </w:trPrChange>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hideMark/>
            <w:tcPrChange w:id="4117" w:author="Jie Wang5909" w:date="2026-10-16T23:53:00Z">
              <w:tcPr>
                <w:tcW w:w="12944" w:type="dxa"/>
                <w:gridSpan w:val="17"/>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50C55C4D" w14:textId="6EC6B4E6" w:rsidR="00763572" w:rsidRPr="00430350" w:rsidRDefault="00763572">
            <w:pPr>
              <w:spacing w:line="240" w:lineRule="auto"/>
              <w:jc w:val="both"/>
              <w:rPr>
                <w:ins w:id="4118" w:author="Jie Wang5909" w:date="2026-10-16T23:51:00Z"/>
                <w:rFonts w:ascii="Arial" w:eastAsia="Times New Roman" w:hAnsi="Arial" w:cs="Arial"/>
                <w:b/>
                <w:sz w:val="18"/>
                <w:szCs w:val="18"/>
              </w:rPr>
              <w:pPrChange w:id="4119" w:author="Jie Wang5909" w:date="2026-10-16T23:53:00Z">
                <w:pPr>
                  <w:spacing w:line="240" w:lineRule="auto"/>
                </w:pPr>
              </w:pPrChange>
            </w:pPr>
            <w:ins w:id="4120" w:author="Jie Wang5909" w:date="2026-10-16T23:50:00Z">
              <w:r w:rsidRPr="00430350">
                <w:rPr>
                  <w:rFonts w:ascii="Arial" w:eastAsia="Times New Roman" w:hAnsi="Arial" w:cs="Arial"/>
                  <w:b/>
                  <w:sz w:val="18"/>
                  <w:szCs w:val="18"/>
                </w:rPr>
                <w:t>QC &amp; Contract Labs </w:t>
              </w:r>
            </w:ins>
          </w:p>
        </w:tc>
      </w:tr>
      <w:tr w:rsidR="00763572" w:rsidRPr="00E37D71" w14:paraId="5D1EE0A6" w14:textId="3E72D73B" w:rsidTr="2D7545EE">
        <w:trPr>
          <w:trHeight w:val="300"/>
          <w:ins w:id="4121" w:author="Jie Wang5909" w:date="2026-10-16T23:50:00Z"/>
          <w:trPrChange w:id="4122"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hideMark/>
            <w:tcPrChange w:id="4123"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2A7422E" w14:textId="77777777" w:rsidR="00763572" w:rsidRPr="00E37D71" w:rsidRDefault="00763572" w:rsidP="008238A9">
            <w:pPr>
              <w:spacing w:line="240" w:lineRule="auto"/>
              <w:rPr>
                <w:ins w:id="4124" w:author="Jie Wang5909" w:date="2026-10-16T23:50:00Z"/>
                <w:rFonts w:ascii="Arial" w:eastAsia="Times New Roman" w:hAnsi="Arial" w:cs="Arial"/>
                <w:sz w:val="18"/>
                <w:szCs w:val="18"/>
              </w:rPr>
            </w:pPr>
            <w:ins w:id="4125" w:author="Jie Wang5909" w:date="2026-10-16T23:50:00Z">
              <w:r w:rsidRPr="00E37D71">
                <w:rPr>
                  <w:rFonts w:ascii="Arial" w:hAnsi="Arial" w:cs="Arial"/>
                  <w:sz w:val="18"/>
                  <w:szCs w:val="18"/>
                </w:rPr>
                <w:t>Analytical Methods – Step 2 Residual Solvent</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hideMark/>
            <w:tcPrChange w:id="4126"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15A2DD45" w14:textId="77777777" w:rsidR="00763572" w:rsidRPr="00E37D71" w:rsidRDefault="00763572" w:rsidP="008238A9">
            <w:pPr>
              <w:spacing w:line="240" w:lineRule="auto"/>
              <w:rPr>
                <w:ins w:id="4127" w:author="Jie Wang5909" w:date="2026-10-16T23:50:00Z"/>
                <w:rFonts w:ascii="Arial" w:eastAsia="Times New Roman" w:hAnsi="Arial" w:cs="Arial"/>
                <w:sz w:val="18"/>
                <w:szCs w:val="18"/>
              </w:rPr>
            </w:pPr>
            <w:ins w:id="4128" w:author="Jie Wang5909" w:date="2026-10-16T23:50:00Z">
              <w:r w:rsidRPr="1F55AB29">
                <w:rPr>
                  <w:rFonts w:ascii="Arial" w:eastAsia="Arial" w:hAnsi="Arial" w:cs="Arial"/>
                  <w:sz w:val="18"/>
                  <w:szCs w:val="18"/>
                </w:rPr>
                <w:t xml:space="preserve">A gap was identified for residual solvent testing method for IPC dried solid samples of Step 2 cleavage. During full-scale non-saleable batch campaign, three consecutive SST failures were observed for method AM-140021-015.06, n-heptane recovery (90%) out of 95–105% acceptance criteria. Deviation investigation initiated per site procedure. </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hideMark/>
            <w:tcPrChange w:id="4129"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240F4B9A" w14:textId="77777777" w:rsidR="00763572" w:rsidRPr="00E37D71" w:rsidRDefault="00763572" w:rsidP="008238A9">
            <w:pPr>
              <w:spacing w:line="240" w:lineRule="auto"/>
              <w:rPr>
                <w:ins w:id="4130" w:author="Jie Wang5909" w:date="2026-10-16T23:50:00Z"/>
                <w:rFonts w:ascii="Arial" w:eastAsia="Times New Roman" w:hAnsi="Arial" w:cs="Arial"/>
                <w:sz w:val="18"/>
                <w:szCs w:val="18"/>
              </w:rPr>
            </w:pPr>
            <w:ins w:id="4131" w:author="Jie Wang5909" w:date="2026-10-16T23:50:00Z">
              <w:r w:rsidRPr="1F55AB29">
                <w:rPr>
                  <w:rFonts w:ascii="Arial" w:eastAsia="Times New Roman" w:hAnsi="Arial" w:cs="Arial"/>
                  <w:sz w:val="18"/>
                  <w:szCs w:val="18"/>
                </w:rPr>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hideMark/>
            <w:tcPrChange w:id="4132"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9D41AE0" w14:textId="77777777" w:rsidR="00763572" w:rsidRPr="00E37D71" w:rsidRDefault="00763572" w:rsidP="008238A9">
            <w:pPr>
              <w:spacing w:line="240" w:lineRule="auto"/>
              <w:rPr>
                <w:ins w:id="4133" w:author="Jie Wang5909" w:date="2026-10-16T23:50:00Z"/>
                <w:rFonts w:ascii="Arial" w:eastAsia="Arial" w:hAnsi="Arial" w:cs="Arial"/>
                <w:sz w:val="18"/>
                <w:szCs w:val="18"/>
              </w:rPr>
            </w:pPr>
            <w:ins w:id="4134" w:author="Jie Wang5909" w:date="2026-10-16T23:50:00Z">
              <w:r w:rsidRPr="1F55AB29">
                <w:rPr>
                  <w:rFonts w:ascii="Arial" w:eastAsia="Arial" w:hAnsi="Arial" w:cs="Arial"/>
                  <w:sz w:val="18"/>
                  <w:szCs w:val="18"/>
                </w:rPr>
                <w:t xml:space="preserve"> Implement new residual solvent method AM-140021-051 (using DMI as diluent) for PPQ campaign based on feasibility &amp; development studies to resolve SST failure. </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hideMark/>
            <w:tcPrChange w:id="4135"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5917EB99" w14:textId="77777777" w:rsidR="00763572" w:rsidRPr="00E37D71" w:rsidRDefault="00763572" w:rsidP="008238A9">
            <w:pPr>
              <w:spacing w:line="240" w:lineRule="auto"/>
              <w:rPr>
                <w:ins w:id="4136" w:author="Jie Wang5909" w:date="2026-10-16T23:50:00Z"/>
                <w:rFonts w:ascii="Arial" w:eastAsia="Times New Roman" w:hAnsi="Arial" w:cs="Arial"/>
                <w:sz w:val="18"/>
                <w:szCs w:val="18"/>
              </w:rPr>
            </w:pPr>
            <w:ins w:id="4137" w:author="Jie Wang5909" w:date="2026-10-16T23:50:00Z">
              <w:r w:rsidRPr="00E37D71">
                <w:rPr>
                  <w:rFonts w:ascii="Arial" w:eastAsia="Times New Roman" w:hAnsi="Arial" w:cs="Arial"/>
                  <w:sz w:val="18"/>
                  <w:szCs w:val="18"/>
                </w:rPr>
                <w:t>ARD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hideMark/>
            <w:tcPrChange w:id="4138"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05B63FE7" w14:textId="77777777" w:rsidR="00763572" w:rsidRPr="00430350" w:rsidRDefault="00763572" w:rsidP="008238A9">
            <w:pPr>
              <w:spacing w:line="240" w:lineRule="auto"/>
              <w:rPr>
                <w:ins w:id="4139" w:author="Jie Wang5909" w:date="2026-10-16T23:50:00Z"/>
                <w:rFonts w:ascii="Arial" w:eastAsia="Arial" w:hAnsi="Arial" w:cs="Arial"/>
                <w:sz w:val="18"/>
                <w:szCs w:val="18"/>
                <w:u w:val="single"/>
                <w:rPrChange w:id="4140" w:author="Jie Wang5909" w:date="2026-10-17T00:16:00Z">
                  <w:rPr>
                    <w:ins w:id="4141" w:author="Jie Wang5909" w:date="2026-10-16T23:50:00Z"/>
                    <w:rFonts w:ascii="Arial" w:eastAsia="Arial" w:hAnsi="Arial" w:cs="Arial"/>
                    <w:color w:val="D13438"/>
                    <w:sz w:val="18"/>
                    <w:szCs w:val="18"/>
                    <w:u w:val="single"/>
                  </w:rPr>
                </w:rPrChange>
              </w:rPr>
            </w:pPr>
            <w:ins w:id="4142" w:author="Jie Wang5909" w:date="2026-10-16T23:50:00Z">
              <w:r w:rsidRPr="00430350">
                <w:rPr>
                  <w:rFonts w:ascii="Arial" w:eastAsia="Arial" w:hAnsi="Arial" w:cs="Arial"/>
                  <w:sz w:val="18"/>
                  <w:szCs w:val="18"/>
                  <w:u w:val="single"/>
                  <w:rPrChange w:id="4143" w:author="Jie Wang5909" w:date="2026-10-17T00:16:00Z">
                    <w:rPr>
                      <w:rFonts w:ascii="Arial" w:eastAsia="Arial" w:hAnsi="Arial" w:cs="Arial"/>
                      <w:color w:val="D13438"/>
                      <w:sz w:val="18"/>
                      <w:szCs w:val="18"/>
                      <w:u w:val="single"/>
                    </w:rPr>
                  </w:rPrChange>
                </w:rPr>
                <w:t>Assigned Owner: Yongle Liu</w:t>
              </w:r>
            </w:ins>
          </w:p>
          <w:p w14:paraId="3BBE22F0" w14:textId="77777777" w:rsidR="00763572" w:rsidRPr="00430350" w:rsidRDefault="00763572" w:rsidP="008238A9">
            <w:pPr>
              <w:spacing w:line="240" w:lineRule="auto"/>
              <w:rPr>
                <w:ins w:id="4144" w:author="Jie Wang5909" w:date="2026-10-16T23:50:00Z"/>
                <w:rFonts w:ascii="Arial" w:eastAsia="Arial" w:hAnsi="Arial" w:cs="Arial"/>
                <w:sz w:val="18"/>
                <w:szCs w:val="18"/>
                <w:u w:val="single"/>
                <w:rPrChange w:id="4145" w:author="Jie Wang5909" w:date="2026-10-17T00:16:00Z">
                  <w:rPr>
                    <w:ins w:id="4146" w:author="Jie Wang5909" w:date="2026-10-16T23:50:00Z"/>
                    <w:rFonts w:ascii="Arial" w:eastAsia="Arial" w:hAnsi="Arial" w:cs="Arial"/>
                    <w:color w:val="D13438"/>
                    <w:sz w:val="18"/>
                    <w:szCs w:val="18"/>
                    <w:u w:val="single"/>
                  </w:rPr>
                </w:rPrChange>
              </w:rPr>
            </w:pPr>
            <w:ins w:id="4147" w:author="Jie Wang5909" w:date="2026-10-16T23:50:00Z">
              <w:r w:rsidRPr="00430350">
                <w:rPr>
                  <w:rFonts w:ascii="Arial" w:eastAsia="Arial" w:hAnsi="Arial" w:cs="Arial"/>
                  <w:sz w:val="18"/>
                  <w:szCs w:val="18"/>
                  <w:u w:val="single"/>
                  <w:rPrChange w:id="4148" w:author="Jie Wang5909" w:date="2026-10-17T00:16:00Z">
                    <w:rPr>
                      <w:rFonts w:ascii="Arial" w:eastAsia="Arial" w:hAnsi="Arial" w:cs="Arial"/>
                      <w:color w:val="D13438"/>
                      <w:sz w:val="18"/>
                      <w:szCs w:val="18"/>
                      <w:u w:val="single"/>
                    </w:rPr>
                  </w:rPrChange>
                </w:rPr>
                <w:t>Due Date: 11/05/2026</w:t>
              </w:r>
            </w:ins>
          </w:p>
          <w:p w14:paraId="084F1680" w14:textId="77777777" w:rsidR="00763572" w:rsidRPr="00430350" w:rsidRDefault="00763572" w:rsidP="008238A9">
            <w:pPr>
              <w:spacing w:line="240" w:lineRule="auto"/>
              <w:rPr>
                <w:ins w:id="4149" w:author="Jie Wang5909" w:date="2026-10-16T23:50:00Z"/>
                <w:rFonts w:ascii="Arial" w:eastAsia="Times New Roman" w:hAnsi="Arial" w:cs="Arial"/>
                <w:sz w:val="18"/>
                <w:szCs w:val="18"/>
              </w:rPr>
            </w:pPr>
            <w:ins w:id="4150" w:author="Jie Wang5909" w:date="2026-10-16T23:50:00Z">
              <w:r w:rsidRPr="00430350">
                <w:rPr>
                  <w:rFonts w:ascii="Arial" w:eastAsia="Arial" w:hAnsi="Arial" w:cs="Arial"/>
                  <w:sz w:val="18"/>
                  <w:szCs w:val="18"/>
                  <w:u w:val="single"/>
                  <w:rPrChange w:id="4151" w:author="Jie Wang5909" w:date="2026-10-17T00:16:00Z">
                    <w:rPr>
                      <w:rFonts w:ascii="Arial" w:eastAsia="Arial" w:hAnsi="Arial" w:cs="Arial"/>
                      <w:color w:val="D13438"/>
                      <w:sz w:val="18"/>
                      <w:szCs w:val="18"/>
                      <w:u w:val="single"/>
                    </w:rPr>
                  </w:rPrChange>
                </w:rPr>
                <w:t xml:space="preserve">Item status and Closure criteria: complete the new method validation report </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152"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5FC2EBED" w14:textId="77777777" w:rsidR="00763572" w:rsidRPr="00430350" w:rsidRDefault="00763572">
            <w:pPr>
              <w:spacing w:line="240" w:lineRule="auto"/>
              <w:jc w:val="center"/>
              <w:rPr>
                <w:ins w:id="4153" w:author="Jie Wang5909" w:date="2026-10-16T23:51:00Z"/>
                <w:rFonts w:ascii="Arial" w:eastAsia="Arial" w:hAnsi="Arial" w:cs="Arial"/>
                <w:sz w:val="18"/>
                <w:szCs w:val="18"/>
                <w:u w:val="single"/>
                <w:rPrChange w:id="4154" w:author="Jie Wang5909" w:date="2026-10-17T00:16:00Z">
                  <w:rPr>
                    <w:ins w:id="4155" w:author="Jie Wang5909" w:date="2026-10-16T23:51:00Z"/>
                    <w:rFonts w:ascii="Arial" w:eastAsia="Arial" w:hAnsi="Arial" w:cs="Arial"/>
                    <w:color w:val="D13438"/>
                    <w:sz w:val="18"/>
                    <w:szCs w:val="18"/>
                    <w:u w:val="single"/>
                  </w:rPr>
                </w:rPrChange>
              </w:rPr>
              <w:pPrChange w:id="4156"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157"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56B7C36E" w14:textId="77777777" w:rsidR="00763572" w:rsidRDefault="00763572">
            <w:pPr>
              <w:spacing w:line="240" w:lineRule="auto"/>
              <w:jc w:val="center"/>
              <w:rPr>
                <w:ins w:id="4158" w:author="Jie Wang5909" w:date="2026-10-16T23:51:00Z"/>
                <w:rFonts w:ascii="Arial" w:eastAsia="Arial" w:hAnsi="Arial" w:cs="Arial"/>
                <w:color w:val="D13438"/>
                <w:sz w:val="18"/>
                <w:szCs w:val="18"/>
                <w:u w:val="single"/>
              </w:rPr>
              <w:pPrChange w:id="4159" w:author="Jie Wang5909" w:date="2026-10-16T23:51:00Z">
                <w:pPr>
                  <w:spacing w:line="240" w:lineRule="auto"/>
                </w:pPr>
              </w:pPrChange>
            </w:pPr>
          </w:p>
        </w:tc>
      </w:tr>
      <w:tr w:rsidR="00763572" w:rsidRPr="00E37D71" w14:paraId="04DE1E3E" w14:textId="62D13A5C" w:rsidTr="2D7545EE">
        <w:trPr>
          <w:trHeight w:val="300"/>
          <w:ins w:id="4160" w:author="Jie Wang5909" w:date="2026-10-16T23:50:00Z"/>
          <w:trPrChange w:id="4161"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tcPrChange w:id="4162"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tcPr>
            </w:tcPrChange>
          </w:tcPr>
          <w:p w14:paraId="049D2A55" w14:textId="77777777" w:rsidR="00763572" w:rsidRPr="00E37D71" w:rsidRDefault="00763572" w:rsidP="008238A9">
            <w:pPr>
              <w:spacing w:line="240" w:lineRule="auto"/>
              <w:rPr>
                <w:ins w:id="4163" w:author="Jie Wang5909" w:date="2026-10-16T23:50:00Z"/>
                <w:rFonts w:ascii="Arial" w:hAnsi="Arial" w:cs="Arial"/>
                <w:sz w:val="18"/>
                <w:szCs w:val="18"/>
              </w:rPr>
            </w:pPr>
            <w:ins w:id="4164" w:author="Jie Wang5909" w:date="2026-10-16T23:50:00Z">
              <w:r w:rsidRPr="00E37D71">
                <w:rPr>
                  <w:rFonts w:ascii="Arial" w:hAnsi="Arial" w:cs="Arial"/>
                  <w:sz w:val="18"/>
                  <w:szCs w:val="18"/>
                </w:rPr>
                <w:t>Analytical Methods – Step 3 Reaction Monitoring IPC</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tcPrChange w:id="4165"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1C6DB32E" w14:textId="77777777" w:rsidR="00763572" w:rsidRPr="00E37D71" w:rsidRDefault="00763572" w:rsidP="008238A9">
            <w:pPr>
              <w:spacing w:line="240" w:lineRule="auto"/>
              <w:rPr>
                <w:ins w:id="4166" w:author="Jie Wang5909" w:date="2026-10-16T23:50:00Z"/>
                <w:rFonts w:ascii="Arial" w:eastAsia="Times New Roman" w:hAnsi="Arial" w:cs="Arial"/>
                <w:sz w:val="18"/>
                <w:szCs w:val="18"/>
              </w:rPr>
            </w:pPr>
            <w:ins w:id="4167" w:author="Jie Wang5909" w:date="2026-10-16T23:50:00Z">
              <w:r w:rsidRPr="1F55AB29">
                <w:rPr>
                  <w:rFonts w:ascii="Arial" w:eastAsia="Arial" w:hAnsi="Arial" w:cs="Arial"/>
                  <w:sz w:val="18"/>
                  <w:szCs w:val="18"/>
                </w:rPr>
                <w:t xml:space="preserve">Step3 stage2 reaction mixture: saleable batches monitor both ASYM-140852 and ASYM-141266 by IPC method AM-140021-016; PPQ removes ASYM-141266 from IPC scope. ASYM-141266 is unstable at room temperature and quickly converts to ASYM-140852, leading to unreliable quantitative IPC results. </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tcPrChange w:id="4168"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tcPr>
            </w:tcPrChange>
          </w:tcPr>
          <w:p w14:paraId="377FBD4F" w14:textId="77777777" w:rsidR="00763572" w:rsidRPr="00E37D71" w:rsidRDefault="00763572" w:rsidP="008238A9">
            <w:pPr>
              <w:spacing w:line="240" w:lineRule="auto"/>
              <w:rPr>
                <w:ins w:id="4169" w:author="Jie Wang5909" w:date="2026-10-16T23:50:00Z"/>
                <w:rFonts w:ascii="Arial" w:eastAsia="Times New Roman" w:hAnsi="Arial" w:cs="Arial"/>
                <w:sz w:val="18"/>
                <w:szCs w:val="18"/>
              </w:rPr>
            </w:pPr>
            <w:ins w:id="4170" w:author="Jie Wang5909" w:date="2026-10-16T23:50:00Z">
              <w:r w:rsidRPr="1F55AB29">
                <w:rPr>
                  <w:rFonts w:ascii="Arial" w:eastAsia="Arial" w:hAnsi="Arial" w:cs="Arial"/>
                  <w:sz w:val="18"/>
                  <w:szCs w:val="18"/>
                </w:rPr>
                <w:t xml:space="preserve">Low </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tcPrChange w:id="4171"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tcPr>
            </w:tcPrChange>
          </w:tcPr>
          <w:p w14:paraId="3A8E521F" w14:textId="77777777" w:rsidR="00763572" w:rsidRPr="00430350" w:rsidRDefault="00763572" w:rsidP="008238A9">
            <w:pPr>
              <w:spacing w:line="240" w:lineRule="auto"/>
              <w:rPr>
                <w:ins w:id="4172" w:author="Jie Wang5909" w:date="2026-10-16T23:50:00Z"/>
              </w:rPr>
            </w:pPr>
            <w:ins w:id="4173" w:author="Jie Wang5909" w:date="2026-10-16T23:50:00Z">
              <w:r w:rsidRPr="00430350">
                <w:rPr>
                  <w:rFonts w:ascii="Arial" w:eastAsia="Arial" w:hAnsi="Arial" w:cs="Arial"/>
                  <w:sz w:val="18"/>
                  <w:szCs w:val="18"/>
                </w:rPr>
                <w:t xml:space="preserve"> Optimize Step3 stage2 IPC strategy. Remove ASYM-141266 from routine IPC testing; retain ASYM-140852 IPC testing.</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tcPrChange w:id="4174"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tcPr>
            </w:tcPrChange>
          </w:tcPr>
          <w:p w14:paraId="00F1419D" w14:textId="77777777" w:rsidR="00763572" w:rsidRPr="00430350" w:rsidRDefault="00763572" w:rsidP="008238A9">
            <w:pPr>
              <w:spacing w:line="240" w:lineRule="auto"/>
              <w:rPr>
                <w:ins w:id="4175" w:author="Jie Wang5909" w:date="2026-10-16T23:50:00Z"/>
                <w:rFonts w:ascii="Arial" w:eastAsia="Times New Roman" w:hAnsi="Arial" w:cs="Arial"/>
                <w:sz w:val="18"/>
                <w:szCs w:val="18"/>
              </w:rPr>
            </w:pPr>
            <w:ins w:id="4176" w:author="Jie Wang5909" w:date="2026-10-16T23:50:00Z">
              <w:r w:rsidRPr="00430350">
                <w:rPr>
                  <w:rFonts w:ascii="Arial" w:eastAsia="Times New Roman" w:hAnsi="Arial" w:cs="Arial"/>
                  <w:sz w:val="18"/>
                  <w:szCs w:val="18"/>
                </w:rPr>
                <w:t>ARD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tcPrChange w:id="4177"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426EC90D" w14:textId="77777777" w:rsidR="00763572" w:rsidRPr="00430350" w:rsidRDefault="00763572" w:rsidP="008238A9">
            <w:pPr>
              <w:spacing w:line="240" w:lineRule="auto"/>
              <w:rPr>
                <w:ins w:id="4178" w:author="Jie Wang5909" w:date="2026-10-16T23:50:00Z"/>
                <w:rFonts w:ascii="Arial" w:eastAsia="Arial" w:hAnsi="Arial" w:cs="Arial"/>
                <w:sz w:val="18"/>
                <w:szCs w:val="18"/>
                <w:u w:val="single"/>
                <w:rPrChange w:id="4179" w:author="Jie Wang5909" w:date="2026-10-17T00:16:00Z">
                  <w:rPr>
                    <w:ins w:id="4180" w:author="Jie Wang5909" w:date="2026-10-16T23:50:00Z"/>
                    <w:rFonts w:ascii="Arial" w:eastAsia="Arial" w:hAnsi="Arial" w:cs="Arial"/>
                    <w:color w:val="D13438"/>
                    <w:sz w:val="18"/>
                    <w:szCs w:val="18"/>
                    <w:u w:val="single"/>
                  </w:rPr>
                </w:rPrChange>
              </w:rPr>
            </w:pPr>
            <w:ins w:id="4181" w:author="Jie Wang5909" w:date="2026-10-16T23:50:00Z">
              <w:r w:rsidRPr="00430350">
                <w:rPr>
                  <w:rFonts w:ascii="Arial" w:eastAsia="Arial" w:hAnsi="Arial" w:cs="Arial"/>
                  <w:sz w:val="18"/>
                  <w:szCs w:val="18"/>
                  <w:u w:val="single"/>
                  <w:rPrChange w:id="4182" w:author="Jie Wang5909" w:date="2026-10-17T00:16:00Z">
                    <w:rPr>
                      <w:rFonts w:ascii="Arial" w:eastAsia="Arial" w:hAnsi="Arial" w:cs="Arial"/>
                      <w:color w:val="D13438"/>
                      <w:sz w:val="18"/>
                      <w:szCs w:val="18"/>
                      <w:u w:val="single"/>
                    </w:rPr>
                  </w:rPrChange>
                </w:rPr>
                <w:t>Assigned Owner: Yongle Liu</w:t>
              </w:r>
            </w:ins>
          </w:p>
          <w:p w14:paraId="2F23C739" w14:textId="77777777" w:rsidR="00763572" w:rsidRPr="00430350" w:rsidRDefault="00763572" w:rsidP="008238A9">
            <w:pPr>
              <w:spacing w:line="240" w:lineRule="auto"/>
              <w:rPr>
                <w:ins w:id="4183" w:author="Jie Wang5909" w:date="2026-10-16T23:50:00Z"/>
                <w:rFonts w:ascii="Arial" w:eastAsia="Arial" w:hAnsi="Arial" w:cs="Arial"/>
                <w:sz w:val="18"/>
                <w:szCs w:val="18"/>
                <w:u w:val="single"/>
                <w:rPrChange w:id="4184" w:author="Jie Wang5909" w:date="2026-10-17T00:16:00Z">
                  <w:rPr>
                    <w:ins w:id="4185" w:author="Jie Wang5909" w:date="2026-10-16T23:50:00Z"/>
                    <w:rFonts w:ascii="Arial" w:eastAsia="Arial" w:hAnsi="Arial" w:cs="Arial"/>
                    <w:color w:val="D13438"/>
                    <w:sz w:val="18"/>
                    <w:szCs w:val="18"/>
                    <w:u w:val="single"/>
                  </w:rPr>
                </w:rPrChange>
              </w:rPr>
            </w:pPr>
            <w:ins w:id="4186" w:author="Jie Wang5909" w:date="2026-10-16T23:50:00Z">
              <w:r w:rsidRPr="00430350">
                <w:rPr>
                  <w:rFonts w:ascii="Arial" w:eastAsia="Arial" w:hAnsi="Arial" w:cs="Arial"/>
                  <w:sz w:val="18"/>
                  <w:szCs w:val="18"/>
                  <w:u w:val="single"/>
                  <w:rPrChange w:id="4187" w:author="Jie Wang5909" w:date="2026-10-17T00:16:00Z">
                    <w:rPr>
                      <w:rFonts w:ascii="Arial" w:eastAsia="Arial" w:hAnsi="Arial" w:cs="Arial"/>
                      <w:color w:val="D13438"/>
                      <w:sz w:val="18"/>
                      <w:szCs w:val="18"/>
                      <w:u w:val="single"/>
                    </w:rPr>
                  </w:rPrChange>
                </w:rPr>
                <w:t>Due Date: 11/20/2026</w:t>
              </w:r>
            </w:ins>
          </w:p>
          <w:p w14:paraId="0A9EB04D" w14:textId="77777777" w:rsidR="00763572" w:rsidRPr="00430350" w:rsidRDefault="00763572" w:rsidP="008238A9">
            <w:pPr>
              <w:spacing w:line="240" w:lineRule="auto"/>
              <w:rPr>
                <w:ins w:id="4188" w:author="Jie Wang5909" w:date="2026-10-16T23:50:00Z"/>
                <w:rFonts w:ascii="Arial" w:eastAsia="Times New Roman" w:hAnsi="Arial" w:cs="Arial"/>
                <w:sz w:val="18"/>
                <w:szCs w:val="18"/>
              </w:rPr>
            </w:pPr>
            <w:ins w:id="4189" w:author="Jie Wang5909" w:date="2026-10-16T23:50:00Z">
              <w:r w:rsidRPr="00430350">
                <w:rPr>
                  <w:rFonts w:ascii="Arial" w:eastAsia="Arial" w:hAnsi="Arial" w:cs="Arial"/>
                  <w:sz w:val="18"/>
                  <w:szCs w:val="18"/>
                  <w:u w:val="single"/>
                  <w:rPrChange w:id="4190" w:author="Jie Wang5909" w:date="2026-10-17T00:16:00Z">
                    <w:rPr>
                      <w:rFonts w:ascii="Arial" w:eastAsia="Arial" w:hAnsi="Arial" w:cs="Arial"/>
                      <w:color w:val="D13438"/>
                      <w:sz w:val="18"/>
                      <w:szCs w:val="18"/>
                      <w:u w:val="single"/>
                    </w:rPr>
                  </w:rPrChange>
                </w:rPr>
                <w:t>Item status and Closure criteria: complete relevant method validation report</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191"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17B8023D" w14:textId="77777777" w:rsidR="00763572" w:rsidRPr="00430350" w:rsidRDefault="00763572">
            <w:pPr>
              <w:spacing w:line="240" w:lineRule="auto"/>
              <w:jc w:val="center"/>
              <w:rPr>
                <w:ins w:id="4192" w:author="Jie Wang5909" w:date="2026-10-16T23:51:00Z"/>
                <w:rFonts w:ascii="Arial" w:eastAsia="Arial" w:hAnsi="Arial" w:cs="Arial"/>
                <w:sz w:val="18"/>
                <w:szCs w:val="18"/>
                <w:u w:val="single"/>
                <w:rPrChange w:id="4193" w:author="Jie Wang5909" w:date="2026-10-17T00:16:00Z">
                  <w:rPr>
                    <w:ins w:id="4194" w:author="Jie Wang5909" w:date="2026-10-16T23:51:00Z"/>
                    <w:rFonts w:ascii="Arial" w:eastAsia="Arial" w:hAnsi="Arial" w:cs="Arial"/>
                    <w:color w:val="D13438"/>
                    <w:sz w:val="18"/>
                    <w:szCs w:val="18"/>
                    <w:u w:val="single"/>
                  </w:rPr>
                </w:rPrChange>
              </w:rPr>
              <w:pPrChange w:id="4195"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196"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0FB8CEBD" w14:textId="77777777" w:rsidR="00763572" w:rsidRDefault="00763572">
            <w:pPr>
              <w:spacing w:line="240" w:lineRule="auto"/>
              <w:jc w:val="center"/>
              <w:rPr>
                <w:ins w:id="4197" w:author="Jie Wang5909" w:date="2026-10-16T23:51:00Z"/>
                <w:rFonts w:ascii="Arial" w:eastAsia="Arial" w:hAnsi="Arial" w:cs="Arial"/>
                <w:color w:val="D13438"/>
                <w:sz w:val="18"/>
                <w:szCs w:val="18"/>
                <w:u w:val="single"/>
              </w:rPr>
              <w:pPrChange w:id="4198" w:author="Jie Wang5909" w:date="2026-10-16T23:51:00Z">
                <w:pPr>
                  <w:spacing w:line="240" w:lineRule="auto"/>
                </w:pPr>
              </w:pPrChange>
            </w:pPr>
          </w:p>
        </w:tc>
      </w:tr>
      <w:tr w:rsidR="00763572" w:rsidRPr="00E37D71" w14:paraId="34F37580" w14:textId="5DF8A2D9" w:rsidTr="2D7545EE">
        <w:trPr>
          <w:trHeight w:val="300"/>
          <w:ins w:id="4199" w:author="Jie Wang5909" w:date="2026-10-16T23:50:00Z"/>
          <w:trPrChange w:id="4200"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01"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AB592AE" w14:textId="77777777" w:rsidR="00763572" w:rsidRPr="1F55AB29" w:rsidRDefault="00763572" w:rsidP="008238A9">
            <w:pPr>
              <w:spacing w:line="240" w:lineRule="auto"/>
              <w:rPr>
                <w:ins w:id="4202" w:author="Jie Wang5909" w:date="2026-10-16T23:50:00Z"/>
                <w:rFonts w:ascii="Arial" w:hAnsi="Arial" w:cs="Arial"/>
                <w:sz w:val="18"/>
                <w:szCs w:val="18"/>
              </w:rPr>
            </w:pPr>
            <w:ins w:id="4203" w:author="Jie Wang5909" w:date="2026-10-16T23:50:00Z">
              <w:r w:rsidRPr="204D519B">
                <w:rPr>
                  <w:rFonts w:ascii="Arial" w:hAnsi="Arial" w:cs="Arial"/>
                  <w:sz w:val="18"/>
                  <w:szCs w:val="18"/>
                </w:rPr>
                <w:t>Analytical method validation readiness</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04"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32C8F999" w14:textId="77777777" w:rsidR="00763572" w:rsidRPr="1F55AB29" w:rsidRDefault="00763572" w:rsidP="008238A9">
            <w:pPr>
              <w:spacing w:line="240" w:lineRule="auto"/>
              <w:rPr>
                <w:ins w:id="4205" w:author="Jie Wang5909" w:date="2026-10-16T23:50:00Z"/>
              </w:rPr>
            </w:pPr>
            <w:ins w:id="4206" w:author="Jie Wang5909" w:date="2026-10-16T23:50:00Z">
              <w:r w:rsidRPr="42F2F7DA">
                <w:rPr>
                  <w:rFonts w:ascii="Arial" w:hAnsi="Arial" w:cs="Arial"/>
                  <w:sz w:val="18"/>
                  <w:szCs w:val="18"/>
                </w:rPr>
                <w:t>T</w:t>
              </w:r>
              <w:r w:rsidRPr="005A648E">
                <w:rPr>
                  <w:rFonts w:ascii="Arial" w:hAnsi="Arial" w:cs="Arial"/>
                  <w:sz w:val="18"/>
                  <w:szCs w:val="18"/>
                </w:rPr>
                <w:t xml:space="preserve">he </w:t>
              </w:r>
              <w:r w:rsidRPr="42F2F7DA">
                <w:rPr>
                  <w:rFonts w:ascii="Arial" w:hAnsi="Arial" w:cs="Arial"/>
                  <w:sz w:val="18"/>
                  <w:szCs w:val="18"/>
                </w:rPr>
                <w:t xml:space="preserve">AM-140021-016 </w:t>
              </w:r>
              <w:r w:rsidRPr="005A648E">
                <w:rPr>
                  <w:rFonts w:ascii="Arial" w:hAnsi="Arial" w:cs="Arial"/>
                  <w:sz w:val="18"/>
                  <w:szCs w:val="18"/>
                </w:rPr>
                <w:t>validation protocol is approved and t</w:t>
              </w:r>
              <w:r w:rsidRPr="42F2F7DA">
                <w:rPr>
                  <w:rFonts w:ascii="Arial" w:hAnsi="Arial" w:cs="Arial"/>
                  <w:sz w:val="18"/>
                  <w:szCs w:val="18"/>
                </w:rPr>
                <w:t>he experiments are pending;</w:t>
              </w:r>
            </w:ins>
          </w:p>
          <w:p w14:paraId="631C3AFF" w14:textId="77777777" w:rsidR="00763572" w:rsidRPr="1F55AB29" w:rsidRDefault="00763572" w:rsidP="008238A9">
            <w:pPr>
              <w:spacing w:line="240" w:lineRule="auto"/>
              <w:rPr>
                <w:ins w:id="4207" w:author="Jie Wang5909" w:date="2026-10-16T23:50:00Z"/>
              </w:rPr>
            </w:pPr>
            <w:ins w:id="4208" w:author="Jie Wang5909" w:date="2026-10-16T23:50:00Z">
              <w:r w:rsidRPr="42F2F7DA">
                <w:rPr>
                  <w:rFonts w:ascii="Arial" w:hAnsi="Arial" w:cs="Arial"/>
                  <w:sz w:val="18"/>
                  <w:szCs w:val="18"/>
                </w:rPr>
                <w:t>The a</w:t>
              </w:r>
              <w:r w:rsidRPr="005A648E">
                <w:rPr>
                  <w:rFonts w:ascii="Arial" w:hAnsi="Arial" w:cs="Arial"/>
                  <w:sz w:val="18"/>
                  <w:szCs w:val="18"/>
                </w:rPr>
                <w:t xml:space="preserve">pproval of the validation reports (VR) for AM-140021-012, </w:t>
              </w:r>
              <w:r w:rsidRPr="005A648E">
                <w:rPr>
                  <w:rFonts w:ascii="Arial" w:hAnsi="Arial" w:cs="Arial"/>
                  <w:sz w:val="18"/>
                  <w:szCs w:val="18"/>
                </w:rPr>
                <w:lastRenderedPageBreak/>
                <w:t>AM-140021-013, and AM-140021-014</w:t>
              </w:r>
              <w:r w:rsidRPr="42F2F7DA">
                <w:rPr>
                  <w:rFonts w:ascii="Arial" w:hAnsi="Arial" w:cs="Arial"/>
                  <w:sz w:val="18"/>
                  <w:szCs w:val="18"/>
                </w:rPr>
                <w:t xml:space="preserve"> is pending;</w:t>
              </w:r>
            </w:ins>
          </w:p>
          <w:p w14:paraId="7348D5DB" w14:textId="7A76829D" w:rsidR="00763572" w:rsidRPr="005A648E" w:rsidRDefault="00763572" w:rsidP="008238A9">
            <w:pPr>
              <w:spacing w:line="240" w:lineRule="auto"/>
              <w:rPr>
                <w:ins w:id="4209" w:author="Jie Wang5909" w:date="2026-10-16T23:50:00Z"/>
                <w:rFonts w:ascii="Arial" w:hAnsi="Arial" w:cs="Arial"/>
                <w:sz w:val="18"/>
                <w:szCs w:val="18"/>
              </w:rPr>
            </w:pPr>
            <w:ins w:id="4210" w:author="Jie Wang5909" w:date="2026-10-16T23:50:00Z">
              <w:r w:rsidRPr="42F2F7DA">
                <w:rPr>
                  <w:rFonts w:ascii="Arial" w:hAnsi="Arial" w:cs="Arial"/>
                  <w:sz w:val="18"/>
                  <w:szCs w:val="18"/>
                </w:rPr>
                <w:t>The r</w:t>
              </w:r>
              <w:r w:rsidRPr="005A648E">
                <w:rPr>
                  <w:rFonts w:ascii="Arial" w:hAnsi="Arial" w:cs="Arial"/>
                  <w:sz w:val="18"/>
                  <w:szCs w:val="18"/>
                </w:rPr>
                <w:t xml:space="preserve">elease analytical methods have been validated; the supplemental validation protocol </w:t>
              </w:r>
              <w:r w:rsidRPr="42F2F7DA">
                <w:rPr>
                  <w:rFonts w:ascii="Arial" w:hAnsi="Arial" w:cs="Arial"/>
                  <w:sz w:val="18"/>
                  <w:szCs w:val="18"/>
                </w:rPr>
                <w:t xml:space="preserve">is </w:t>
              </w:r>
              <w:r w:rsidRPr="005A648E">
                <w:rPr>
                  <w:rFonts w:ascii="Arial" w:hAnsi="Arial" w:cs="Arial"/>
                  <w:sz w:val="18"/>
                  <w:szCs w:val="18"/>
                </w:rPr>
                <w:t>currently under review with validation experiment pending,</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11"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C411ADC" w14:textId="77777777" w:rsidR="00763572" w:rsidRPr="1F55AB29" w:rsidRDefault="00763572" w:rsidP="008238A9">
            <w:pPr>
              <w:spacing w:line="240" w:lineRule="auto"/>
              <w:rPr>
                <w:ins w:id="4212" w:author="Jie Wang5909" w:date="2026-10-16T23:50:00Z"/>
                <w:rFonts w:ascii="Arial" w:eastAsia="Times New Roman" w:hAnsi="Arial" w:cs="Arial"/>
                <w:sz w:val="18"/>
                <w:szCs w:val="18"/>
              </w:rPr>
            </w:pPr>
            <w:ins w:id="4213" w:author="Jie Wang5909" w:date="2026-10-16T23:50:00Z">
              <w:r w:rsidRPr="42F2F7DA">
                <w:rPr>
                  <w:rFonts w:ascii="Arial" w:eastAsia="Times New Roman" w:hAnsi="Arial" w:cs="Arial"/>
                  <w:sz w:val="18"/>
                  <w:szCs w:val="18"/>
                </w:rPr>
                <w:lastRenderedPageBreak/>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14"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8B0494D" w14:textId="77777777" w:rsidR="00763572" w:rsidRPr="00430350" w:rsidRDefault="00763572" w:rsidP="008238A9">
            <w:pPr>
              <w:spacing w:line="240" w:lineRule="auto"/>
              <w:rPr>
                <w:ins w:id="4215" w:author="Jie Wang5909" w:date="2026-10-16T23:50:00Z"/>
                <w:rFonts w:ascii="Arial" w:eastAsia="Arial" w:hAnsi="Arial" w:cs="Arial"/>
                <w:sz w:val="18"/>
                <w:szCs w:val="18"/>
                <w:rPrChange w:id="4216" w:author="Jie Wang5909" w:date="2026-10-17T00:16:00Z">
                  <w:rPr>
                    <w:ins w:id="4217" w:author="Jie Wang5909" w:date="2026-10-16T23:50:00Z"/>
                    <w:rFonts w:ascii="Arial" w:eastAsia="Arial" w:hAnsi="Arial" w:cs="Arial"/>
                    <w:color w:val="0000FF"/>
                    <w:sz w:val="18"/>
                    <w:szCs w:val="18"/>
                  </w:rPr>
                </w:rPrChange>
              </w:rPr>
            </w:pPr>
            <w:ins w:id="4218" w:author="Jie Wang5909" w:date="2026-10-16T23:50:00Z">
              <w:r w:rsidRPr="00430350">
                <w:rPr>
                  <w:rFonts w:ascii="Arial" w:hAnsi="Arial" w:cs="Arial"/>
                  <w:sz w:val="18"/>
                  <w:szCs w:val="18"/>
                </w:rPr>
                <w:t xml:space="preserve">The validation report will be completed prior to PV step3 starting refer to </w:t>
              </w:r>
              <w:r w:rsidRPr="00430350">
                <w:rPr>
                  <w:rFonts w:ascii="Arial" w:eastAsia="Arial" w:hAnsi="Arial" w:cs="Arial"/>
                  <w:sz w:val="18"/>
                  <w:szCs w:val="18"/>
                  <w:u w:val="single"/>
                  <w:rPrChange w:id="4219" w:author="Jie Wang5909" w:date="2026-10-17T00:16:00Z">
                    <w:rPr>
                      <w:rFonts w:ascii="Arial" w:eastAsia="Arial" w:hAnsi="Arial" w:cs="Arial"/>
                      <w:color w:val="881798"/>
                      <w:sz w:val="18"/>
                      <w:szCs w:val="18"/>
                      <w:u w:val="single"/>
                    </w:rPr>
                  </w:rPrChange>
                </w:rPr>
                <w:t>Change-140021-030105.01</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20"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1DF917F2" w14:textId="77777777" w:rsidR="00763572" w:rsidRPr="00430350" w:rsidRDefault="00763572" w:rsidP="008238A9">
            <w:pPr>
              <w:spacing w:line="240" w:lineRule="auto"/>
              <w:rPr>
                <w:ins w:id="4221" w:author="Jie Wang5909" w:date="2026-10-16T23:50:00Z"/>
                <w:rFonts w:ascii="Arial" w:eastAsia="Arial" w:hAnsi="Arial" w:cs="Arial"/>
                <w:sz w:val="18"/>
                <w:szCs w:val="18"/>
                <w:u w:val="single"/>
                <w:rPrChange w:id="4222" w:author="Jie Wang5909" w:date="2026-10-17T00:16:00Z">
                  <w:rPr>
                    <w:ins w:id="4223" w:author="Jie Wang5909" w:date="2026-10-16T23:50:00Z"/>
                    <w:rFonts w:ascii="Arial" w:eastAsia="Arial" w:hAnsi="Arial" w:cs="Arial"/>
                    <w:color w:val="881798"/>
                    <w:sz w:val="18"/>
                    <w:szCs w:val="18"/>
                    <w:u w:val="single"/>
                  </w:rPr>
                </w:rPrChange>
              </w:rPr>
            </w:pPr>
            <w:ins w:id="4224" w:author="Jie Wang5909" w:date="2026-10-16T23:50:00Z">
              <w:r w:rsidRPr="00430350">
                <w:rPr>
                  <w:rFonts w:ascii="Arial" w:eastAsia="Arial" w:hAnsi="Arial" w:cs="Arial"/>
                  <w:sz w:val="18"/>
                  <w:szCs w:val="18"/>
                  <w:u w:val="single"/>
                  <w:rPrChange w:id="4225" w:author="Jie Wang5909" w:date="2026-10-17T00:16:00Z">
                    <w:rPr>
                      <w:rFonts w:ascii="Arial" w:eastAsia="Arial" w:hAnsi="Arial" w:cs="Arial"/>
                      <w:color w:val="881798"/>
                      <w:sz w:val="18"/>
                      <w:szCs w:val="18"/>
                      <w:u w:val="single"/>
                    </w:rPr>
                  </w:rPrChange>
                </w:rPr>
                <w:t>ARD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26"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81853E3" w14:textId="77777777" w:rsidR="00763572" w:rsidRPr="00430350" w:rsidRDefault="00763572" w:rsidP="008238A9">
            <w:pPr>
              <w:spacing w:line="240" w:lineRule="auto"/>
              <w:rPr>
                <w:ins w:id="4227" w:author="Jie Wang5909" w:date="2026-10-16T23:50:00Z"/>
                <w:rFonts w:ascii="Arial" w:eastAsia="Arial" w:hAnsi="Arial" w:cs="Arial"/>
                <w:sz w:val="18"/>
                <w:szCs w:val="18"/>
                <w:u w:val="single"/>
                <w:rPrChange w:id="4228" w:author="Jie Wang5909" w:date="2026-10-17T00:16:00Z">
                  <w:rPr>
                    <w:ins w:id="4229" w:author="Jie Wang5909" w:date="2026-10-16T23:50:00Z"/>
                    <w:rFonts w:ascii="Arial" w:eastAsia="Arial" w:hAnsi="Arial" w:cs="Arial"/>
                    <w:color w:val="D13438"/>
                    <w:sz w:val="18"/>
                    <w:szCs w:val="18"/>
                    <w:u w:val="single"/>
                  </w:rPr>
                </w:rPrChange>
              </w:rPr>
            </w:pPr>
            <w:ins w:id="4230" w:author="Jie Wang5909" w:date="2026-10-16T23:50:00Z">
              <w:r w:rsidRPr="00430350">
                <w:rPr>
                  <w:rFonts w:ascii="Arial" w:eastAsia="Arial" w:hAnsi="Arial" w:cs="Arial"/>
                  <w:sz w:val="18"/>
                  <w:szCs w:val="18"/>
                  <w:u w:val="single"/>
                  <w:rPrChange w:id="4231" w:author="Jie Wang5909" w:date="2026-10-17T00:16:00Z">
                    <w:rPr>
                      <w:rFonts w:ascii="Arial" w:eastAsia="Arial" w:hAnsi="Arial" w:cs="Arial"/>
                      <w:color w:val="D13438"/>
                      <w:sz w:val="18"/>
                      <w:szCs w:val="18"/>
                      <w:u w:val="single"/>
                    </w:rPr>
                  </w:rPrChange>
                </w:rPr>
                <w:t>Assigned Owner: Yongle Liu</w:t>
              </w:r>
            </w:ins>
          </w:p>
          <w:p w14:paraId="5857156A" w14:textId="0C286CE0" w:rsidR="00763572" w:rsidRPr="00430350" w:rsidRDefault="00A04296" w:rsidP="008238A9">
            <w:pPr>
              <w:spacing w:line="240" w:lineRule="auto"/>
              <w:rPr>
                <w:ins w:id="4232" w:author="Jie Wang5909" w:date="2026-10-16T23:50:00Z"/>
                <w:rFonts w:ascii="Arial" w:eastAsia="Arial" w:hAnsi="Arial" w:cs="Arial"/>
                <w:sz w:val="18"/>
                <w:szCs w:val="18"/>
                <w:u w:val="single"/>
                <w:rPrChange w:id="4233" w:author="Jie Wang5909" w:date="2026-10-17T00:16:00Z">
                  <w:rPr>
                    <w:ins w:id="4234" w:author="Jie Wang5909" w:date="2026-10-16T23:50:00Z"/>
                    <w:rFonts w:ascii="Arial" w:eastAsia="Arial" w:hAnsi="Arial" w:cs="Arial"/>
                    <w:color w:val="D13438"/>
                    <w:sz w:val="18"/>
                    <w:szCs w:val="18"/>
                    <w:u w:val="single"/>
                  </w:rPr>
                </w:rPrChange>
              </w:rPr>
            </w:pPr>
            <w:ins w:id="4235" w:author="Jie Wang5909" w:date="2026-10-16T23:50:00Z">
              <w:r w:rsidRPr="00430350">
                <w:rPr>
                  <w:rFonts w:ascii="Arial" w:eastAsia="Arial" w:hAnsi="Arial" w:cs="Arial"/>
                  <w:sz w:val="18"/>
                  <w:szCs w:val="18"/>
                  <w:u w:val="single"/>
                  <w:rPrChange w:id="4236" w:author="Jie Wang5909" w:date="2026-10-17T00:16:00Z">
                    <w:rPr>
                      <w:rFonts w:ascii="Arial" w:eastAsia="Arial" w:hAnsi="Arial" w:cs="Arial"/>
                      <w:color w:val="D13438"/>
                      <w:sz w:val="18"/>
                      <w:szCs w:val="18"/>
                      <w:u w:val="single"/>
                    </w:rPr>
                  </w:rPrChange>
                </w:rPr>
                <w:t>Due Date: 11/</w:t>
              </w:r>
            </w:ins>
            <w:ins w:id="4237" w:author="Jie Wang5909" w:date="2026-10-16T23:55:00Z">
              <w:r w:rsidRPr="00430350">
                <w:rPr>
                  <w:rFonts w:ascii="Arial" w:eastAsia="Arial" w:hAnsi="Arial" w:cs="Arial"/>
                  <w:sz w:val="18"/>
                  <w:szCs w:val="18"/>
                  <w:u w:val="single"/>
                  <w:rPrChange w:id="4238" w:author="Jie Wang5909" w:date="2026-10-17T00:16:00Z">
                    <w:rPr>
                      <w:rFonts w:ascii="Arial" w:eastAsia="Arial" w:hAnsi="Arial" w:cs="Arial"/>
                      <w:color w:val="D13438"/>
                      <w:sz w:val="18"/>
                      <w:szCs w:val="18"/>
                      <w:u w:val="single"/>
                    </w:rPr>
                  </w:rPrChange>
                </w:rPr>
                <w:t>30</w:t>
              </w:r>
            </w:ins>
            <w:ins w:id="4239" w:author="Jie Wang5909" w:date="2026-10-16T23:50:00Z">
              <w:r w:rsidR="00763572" w:rsidRPr="00430350">
                <w:rPr>
                  <w:rFonts w:ascii="Arial" w:eastAsia="Arial" w:hAnsi="Arial" w:cs="Arial"/>
                  <w:sz w:val="18"/>
                  <w:szCs w:val="18"/>
                  <w:u w:val="single"/>
                  <w:rPrChange w:id="4240" w:author="Jie Wang5909" w:date="2026-10-17T00:16:00Z">
                    <w:rPr>
                      <w:rFonts w:ascii="Arial" w:eastAsia="Arial" w:hAnsi="Arial" w:cs="Arial"/>
                      <w:color w:val="D13438"/>
                      <w:sz w:val="18"/>
                      <w:szCs w:val="18"/>
                      <w:u w:val="single"/>
                    </w:rPr>
                  </w:rPrChange>
                </w:rPr>
                <w:t>/2026</w:t>
              </w:r>
            </w:ins>
          </w:p>
          <w:p w14:paraId="096CFB5B" w14:textId="2386BB8A" w:rsidR="00763572" w:rsidRPr="00430350" w:rsidRDefault="00763572" w:rsidP="008238A9">
            <w:pPr>
              <w:spacing w:line="240" w:lineRule="auto"/>
              <w:rPr>
                <w:ins w:id="4241" w:author="Jie Wang5909" w:date="2026-10-16T23:50:00Z"/>
                <w:rFonts w:ascii="Arial" w:hAnsi="Arial" w:cs="Arial"/>
                <w:sz w:val="18"/>
                <w:szCs w:val="18"/>
                <w:rPrChange w:id="4242" w:author="Jie Wang5909" w:date="2026-10-17T00:16:00Z">
                  <w:rPr>
                    <w:ins w:id="4243" w:author="Jie Wang5909" w:date="2026-10-16T23:50:00Z"/>
                    <w:rFonts w:ascii="Arial" w:eastAsia="Arial" w:hAnsi="Arial" w:cs="Arial"/>
                    <w:color w:val="D13438"/>
                    <w:sz w:val="18"/>
                    <w:szCs w:val="18"/>
                    <w:u w:val="single"/>
                  </w:rPr>
                </w:rPrChange>
              </w:rPr>
            </w:pPr>
            <w:ins w:id="4244" w:author="Jie Wang5909" w:date="2026-10-16T23:50:00Z">
              <w:r w:rsidRPr="00430350">
                <w:rPr>
                  <w:rFonts w:ascii="Arial" w:eastAsia="Arial" w:hAnsi="Arial" w:cs="Arial"/>
                  <w:sz w:val="18"/>
                  <w:szCs w:val="18"/>
                  <w:u w:val="single"/>
                  <w:rPrChange w:id="4245" w:author="Jie Wang5909" w:date="2026-10-17T00:16:00Z">
                    <w:rPr>
                      <w:rFonts w:ascii="Arial" w:eastAsia="Arial" w:hAnsi="Arial" w:cs="Arial"/>
                      <w:color w:val="D13438"/>
                      <w:sz w:val="18"/>
                      <w:szCs w:val="18"/>
                      <w:u w:val="single"/>
                    </w:rPr>
                  </w:rPrChange>
                </w:rPr>
                <w:t xml:space="preserve">Item status and Closure criteria: complete </w:t>
              </w:r>
              <w:r w:rsidRPr="00430350">
                <w:rPr>
                  <w:rFonts w:ascii="Arial" w:eastAsia="Arial" w:hAnsi="Arial" w:cs="Arial"/>
                  <w:sz w:val="18"/>
                  <w:szCs w:val="18"/>
                  <w:u w:val="single"/>
                  <w:rPrChange w:id="4246" w:author="Jie Wang5909" w:date="2026-10-17T00:16:00Z">
                    <w:rPr>
                      <w:rFonts w:ascii="Arial" w:eastAsia="Arial" w:hAnsi="Arial" w:cs="Arial"/>
                      <w:color w:val="D13438"/>
                      <w:sz w:val="18"/>
                      <w:szCs w:val="18"/>
                      <w:u w:val="single"/>
                    </w:rPr>
                  </w:rPrChange>
                </w:rPr>
                <w:lastRenderedPageBreak/>
                <w:t>relevant method validation report</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47"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60BDC1B8" w14:textId="77777777" w:rsidR="00763572" w:rsidRPr="00430350" w:rsidRDefault="00763572">
            <w:pPr>
              <w:spacing w:line="240" w:lineRule="auto"/>
              <w:jc w:val="center"/>
              <w:rPr>
                <w:ins w:id="4248" w:author="Jie Wang5909" w:date="2026-10-16T23:51:00Z"/>
                <w:rFonts w:ascii="Arial" w:eastAsia="Arial" w:hAnsi="Arial" w:cs="Arial"/>
                <w:sz w:val="18"/>
                <w:szCs w:val="18"/>
                <w:u w:val="single"/>
                <w:rPrChange w:id="4249" w:author="Jie Wang5909" w:date="2026-10-17T00:16:00Z">
                  <w:rPr>
                    <w:ins w:id="4250" w:author="Jie Wang5909" w:date="2026-10-16T23:51:00Z"/>
                    <w:rFonts w:ascii="Arial" w:eastAsia="Arial" w:hAnsi="Arial" w:cs="Arial"/>
                    <w:color w:val="D13438"/>
                    <w:sz w:val="18"/>
                    <w:szCs w:val="18"/>
                    <w:u w:val="single"/>
                  </w:rPr>
                </w:rPrChange>
              </w:rPr>
              <w:pPrChange w:id="4251"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52"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268C48DC" w14:textId="77777777" w:rsidR="00763572" w:rsidRPr="42F2F7DA" w:rsidRDefault="00763572">
            <w:pPr>
              <w:spacing w:line="240" w:lineRule="auto"/>
              <w:jc w:val="center"/>
              <w:rPr>
                <w:ins w:id="4253" w:author="Jie Wang5909" w:date="2026-10-16T23:51:00Z"/>
                <w:rFonts w:ascii="Arial" w:eastAsia="Arial" w:hAnsi="Arial" w:cs="Arial"/>
                <w:color w:val="D13438"/>
                <w:sz w:val="18"/>
                <w:szCs w:val="18"/>
                <w:u w:val="single"/>
              </w:rPr>
              <w:pPrChange w:id="4254" w:author="Jie Wang5909" w:date="2026-10-16T23:51:00Z">
                <w:pPr>
                  <w:spacing w:line="240" w:lineRule="auto"/>
                </w:pPr>
              </w:pPrChange>
            </w:pPr>
          </w:p>
        </w:tc>
      </w:tr>
      <w:tr w:rsidR="00763572" w:rsidRPr="00E37D71" w14:paraId="7AC160A2" w14:textId="6ED3D438" w:rsidTr="2D7545EE">
        <w:trPr>
          <w:trHeight w:val="300"/>
          <w:ins w:id="4255" w:author="Jie Wang5909" w:date="2026-10-16T23:50:00Z"/>
          <w:trPrChange w:id="4256"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57"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AEF861D" w14:textId="77777777" w:rsidR="00763572" w:rsidRPr="204D519B" w:rsidRDefault="00763572" w:rsidP="008238A9">
            <w:pPr>
              <w:spacing w:line="240" w:lineRule="auto"/>
              <w:rPr>
                <w:ins w:id="4258" w:author="Jie Wang5909" w:date="2026-10-16T23:50:00Z"/>
                <w:rFonts w:ascii="Arial" w:hAnsi="Arial" w:cs="Arial"/>
                <w:sz w:val="18"/>
                <w:szCs w:val="18"/>
              </w:rPr>
            </w:pPr>
            <w:ins w:id="4259" w:author="Jie Wang5909" w:date="2026-10-16T23:50:00Z">
              <w:r w:rsidRPr="000D3FE0">
                <w:rPr>
                  <w:rFonts w:ascii="Arial" w:hAnsi="Arial" w:cs="Arial"/>
                  <w:sz w:val="18"/>
                  <w:szCs w:val="18"/>
                </w:rPr>
                <w:t>Reference Standards</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60"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51F905D6" w14:textId="77777777" w:rsidR="00763572" w:rsidRPr="42F2F7DA" w:rsidRDefault="00763572" w:rsidP="008238A9">
            <w:pPr>
              <w:spacing w:line="240" w:lineRule="auto"/>
              <w:rPr>
                <w:ins w:id="4261" w:author="Jie Wang5909" w:date="2026-10-16T23:50:00Z"/>
                <w:rFonts w:ascii="Arial" w:hAnsi="Arial" w:cs="Arial"/>
                <w:sz w:val="18"/>
                <w:szCs w:val="18"/>
              </w:rPr>
            </w:pPr>
            <w:ins w:id="4262" w:author="Jie Wang5909" w:date="2026-10-16T23:50:00Z">
              <w:r>
                <w:rPr>
                  <w:rFonts w:ascii="Arial" w:hAnsi="Arial" w:cs="Arial"/>
                  <w:sz w:val="18"/>
                  <w:szCs w:val="18"/>
                </w:rPr>
                <w:t>T</w:t>
              </w:r>
              <w:r w:rsidRPr="005A648E">
                <w:rPr>
                  <w:rFonts w:ascii="Arial" w:hAnsi="Arial" w:cs="Arial"/>
                  <w:sz w:val="18"/>
                  <w:szCs w:val="18"/>
                </w:rPr>
                <w:t>he dimer reference standard is currently under preparation</w:t>
              </w:r>
              <w:r>
                <w:rPr>
                  <w:rFonts w:ascii="Arial" w:hAnsi="Arial" w:cs="Arial"/>
                  <w:sz w:val="18"/>
                  <w:szCs w:val="18"/>
                </w:rPr>
                <w:t>.</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63"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5961D3F5" w14:textId="77777777" w:rsidR="00763572" w:rsidRPr="005A648E" w:rsidRDefault="00763572" w:rsidP="008238A9">
            <w:pPr>
              <w:spacing w:line="240" w:lineRule="auto"/>
              <w:rPr>
                <w:ins w:id="4264" w:author="Jie Wang5909" w:date="2026-10-16T23:50:00Z"/>
                <w:rFonts w:ascii="Arial" w:hAnsi="Arial" w:cs="Arial"/>
                <w:sz w:val="18"/>
                <w:szCs w:val="18"/>
              </w:rPr>
            </w:pPr>
            <w:ins w:id="4265" w:author="Jie Wang5909" w:date="2026-10-16T23:50:00Z">
              <w:r>
                <w:rPr>
                  <w:rFonts w:ascii="Arial" w:hAnsi="Arial" w:cs="Arial" w:hint="eastAsia"/>
                  <w:sz w:val="18"/>
                  <w:szCs w:val="18"/>
                </w:rPr>
                <w:t>L</w:t>
              </w:r>
              <w:r>
                <w:rPr>
                  <w:rFonts w:ascii="Arial" w:hAnsi="Arial" w:cs="Arial"/>
                  <w:sz w:val="18"/>
                  <w:szCs w:val="18"/>
                </w:rPr>
                <w:t>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66"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190D4974" w14:textId="77777777" w:rsidR="00763572" w:rsidRPr="42F2F7DA" w:rsidRDefault="00763572" w:rsidP="008238A9">
            <w:pPr>
              <w:spacing w:line="240" w:lineRule="auto"/>
              <w:rPr>
                <w:ins w:id="4267" w:author="Jie Wang5909" w:date="2026-10-16T23:50:00Z"/>
                <w:rFonts w:ascii="Arial" w:hAnsi="Arial" w:cs="Arial"/>
                <w:sz w:val="18"/>
                <w:szCs w:val="18"/>
              </w:rPr>
            </w:pPr>
            <w:ins w:id="4268" w:author="Jie Wang5909" w:date="2026-10-16T23:50:00Z">
              <w:r w:rsidRPr="005A648E">
                <w:rPr>
                  <w:rFonts w:ascii="Arial" w:hAnsi="Arial" w:cs="Arial"/>
                  <w:sz w:val="18"/>
                  <w:szCs w:val="18"/>
                </w:rPr>
                <w:t>Performing HPLC preparative separation.</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69"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2DC7ACC0" w14:textId="77777777" w:rsidR="00763572" w:rsidRPr="00430350" w:rsidRDefault="00763572" w:rsidP="008238A9">
            <w:pPr>
              <w:spacing w:line="240" w:lineRule="auto"/>
              <w:rPr>
                <w:ins w:id="4270" w:author="Jie Wang5909" w:date="2026-10-16T23:50:00Z"/>
                <w:rFonts w:ascii="Arial" w:eastAsia="Arial" w:hAnsi="Arial" w:cs="Arial"/>
                <w:sz w:val="18"/>
                <w:szCs w:val="18"/>
                <w:u w:val="single"/>
                <w:rPrChange w:id="4271" w:author="Jie Wang5909" w:date="2026-10-17T00:16:00Z">
                  <w:rPr>
                    <w:ins w:id="4272" w:author="Jie Wang5909" w:date="2026-10-16T23:50:00Z"/>
                    <w:rFonts w:ascii="Arial" w:eastAsia="Arial" w:hAnsi="Arial" w:cs="Arial"/>
                    <w:color w:val="D13438"/>
                    <w:sz w:val="18"/>
                    <w:szCs w:val="18"/>
                    <w:u w:val="single"/>
                  </w:rPr>
                </w:rPrChange>
              </w:rPr>
            </w:pPr>
            <w:ins w:id="4273" w:author="Jie Wang5909" w:date="2026-10-16T23:50:00Z">
              <w:r w:rsidRPr="00430350">
                <w:rPr>
                  <w:rFonts w:ascii="Arial" w:eastAsia="Arial" w:hAnsi="Arial" w:cs="Arial"/>
                  <w:sz w:val="18"/>
                  <w:szCs w:val="18"/>
                  <w:u w:val="single"/>
                  <w:rPrChange w:id="4274" w:author="Jie Wang5909" w:date="2026-10-17T00:16:00Z">
                    <w:rPr>
                      <w:rFonts w:ascii="Arial" w:eastAsia="Arial" w:hAnsi="Arial" w:cs="Arial"/>
                      <w:color w:val="D13438"/>
                      <w:sz w:val="18"/>
                      <w:szCs w:val="18"/>
                      <w:u w:val="single"/>
                    </w:rPr>
                  </w:rPrChange>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75"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603B11C6" w14:textId="77777777" w:rsidR="00763572" w:rsidRPr="00430350" w:rsidRDefault="00763572" w:rsidP="008238A9">
            <w:pPr>
              <w:spacing w:line="240" w:lineRule="auto"/>
              <w:rPr>
                <w:ins w:id="4276" w:author="Jie Wang5909" w:date="2026-10-16T23:50:00Z"/>
                <w:rFonts w:ascii="Arial" w:eastAsia="Arial" w:hAnsi="Arial" w:cs="Arial"/>
                <w:sz w:val="18"/>
                <w:szCs w:val="18"/>
                <w:u w:val="single"/>
                <w:rPrChange w:id="4277" w:author="Jie Wang5909" w:date="2026-10-17T00:16:00Z">
                  <w:rPr>
                    <w:ins w:id="4278" w:author="Jie Wang5909" w:date="2026-10-16T23:50:00Z"/>
                    <w:rFonts w:ascii="Arial" w:eastAsia="Arial" w:hAnsi="Arial" w:cs="Arial"/>
                    <w:color w:val="D13438"/>
                    <w:sz w:val="18"/>
                    <w:szCs w:val="18"/>
                    <w:u w:val="single"/>
                  </w:rPr>
                </w:rPrChange>
              </w:rPr>
            </w:pPr>
            <w:ins w:id="4279" w:author="Jie Wang5909" w:date="2026-10-16T23:50:00Z">
              <w:r w:rsidRPr="00430350">
                <w:rPr>
                  <w:rFonts w:ascii="Arial" w:eastAsia="Arial" w:hAnsi="Arial" w:cs="Arial"/>
                  <w:sz w:val="18"/>
                  <w:szCs w:val="18"/>
                  <w:u w:val="single"/>
                  <w:rPrChange w:id="4280" w:author="Jie Wang5909" w:date="2026-10-17T00:16:00Z">
                    <w:rPr>
                      <w:rFonts w:ascii="Arial" w:eastAsia="Arial" w:hAnsi="Arial" w:cs="Arial"/>
                      <w:color w:val="D13438"/>
                      <w:sz w:val="18"/>
                      <w:szCs w:val="18"/>
                      <w:u w:val="single"/>
                    </w:rPr>
                  </w:rPrChange>
                </w:rPr>
                <w:t>Assigned Owner: Yu Zhang</w:t>
              </w:r>
            </w:ins>
          </w:p>
          <w:p w14:paraId="5525B278" w14:textId="77777777" w:rsidR="00763572" w:rsidRPr="00430350" w:rsidRDefault="00763572" w:rsidP="008238A9">
            <w:pPr>
              <w:spacing w:line="240" w:lineRule="auto"/>
              <w:rPr>
                <w:ins w:id="4281" w:author="Jie Wang5909" w:date="2026-10-16T23:50:00Z"/>
                <w:rFonts w:ascii="Arial" w:eastAsia="Arial" w:hAnsi="Arial" w:cs="Arial"/>
                <w:sz w:val="18"/>
                <w:szCs w:val="18"/>
                <w:u w:val="single"/>
                <w:rPrChange w:id="4282" w:author="Jie Wang5909" w:date="2026-10-17T00:16:00Z">
                  <w:rPr>
                    <w:ins w:id="4283" w:author="Jie Wang5909" w:date="2026-10-16T23:50:00Z"/>
                    <w:rFonts w:ascii="Arial" w:eastAsia="Arial" w:hAnsi="Arial" w:cs="Arial"/>
                    <w:color w:val="D13438"/>
                    <w:sz w:val="18"/>
                    <w:szCs w:val="18"/>
                    <w:u w:val="single"/>
                  </w:rPr>
                </w:rPrChange>
              </w:rPr>
            </w:pPr>
            <w:ins w:id="4284" w:author="Jie Wang5909" w:date="2026-10-16T23:50:00Z">
              <w:r w:rsidRPr="00430350">
                <w:rPr>
                  <w:rFonts w:ascii="Arial" w:eastAsia="Arial" w:hAnsi="Arial" w:cs="Arial"/>
                  <w:sz w:val="18"/>
                  <w:szCs w:val="18"/>
                  <w:u w:val="single"/>
                  <w:rPrChange w:id="4285" w:author="Jie Wang5909" w:date="2026-10-17T00:16:00Z">
                    <w:rPr>
                      <w:rFonts w:ascii="Arial" w:eastAsia="Arial" w:hAnsi="Arial" w:cs="Arial"/>
                      <w:color w:val="D13438"/>
                      <w:sz w:val="18"/>
                      <w:szCs w:val="18"/>
                      <w:u w:val="single"/>
                    </w:rPr>
                  </w:rPrChange>
                </w:rPr>
                <w:t>Due Date: 11/30/2026</w:t>
              </w:r>
            </w:ins>
          </w:p>
          <w:p w14:paraId="223C81C2" w14:textId="77777777" w:rsidR="00763572" w:rsidRPr="00430350" w:rsidRDefault="00763572" w:rsidP="008238A9">
            <w:pPr>
              <w:spacing w:line="240" w:lineRule="auto"/>
              <w:rPr>
                <w:ins w:id="4286" w:author="Jie Wang5909" w:date="2026-10-16T23:50:00Z"/>
                <w:rFonts w:ascii="Arial" w:eastAsia="Arial" w:hAnsi="Arial" w:cs="Arial"/>
                <w:sz w:val="18"/>
                <w:szCs w:val="18"/>
                <w:u w:val="single"/>
                <w:rPrChange w:id="4287" w:author="Jie Wang5909" w:date="2026-10-17T00:16:00Z">
                  <w:rPr>
                    <w:ins w:id="4288" w:author="Jie Wang5909" w:date="2026-10-16T23:50:00Z"/>
                    <w:rFonts w:ascii="Arial" w:eastAsia="Arial" w:hAnsi="Arial" w:cs="Arial"/>
                    <w:color w:val="D13438"/>
                    <w:sz w:val="18"/>
                    <w:szCs w:val="18"/>
                    <w:u w:val="single"/>
                  </w:rPr>
                </w:rPrChange>
              </w:rPr>
            </w:pPr>
            <w:ins w:id="4289" w:author="Jie Wang5909" w:date="2026-10-16T23:50:00Z">
              <w:r w:rsidRPr="00430350">
                <w:rPr>
                  <w:rFonts w:ascii="Arial" w:eastAsia="Arial" w:hAnsi="Arial" w:cs="Arial"/>
                  <w:sz w:val="18"/>
                  <w:szCs w:val="18"/>
                  <w:u w:val="single"/>
                  <w:rPrChange w:id="4290" w:author="Jie Wang5909" w:date="2026-10-17T00:16:00Z">
                    <w:rPr>
                      <w:rFonts w:ascii="Arial" w:eastAsia="Arial" w:hAnsi="Arial" w:cs="Arial"/>
                      <w:color w:val="D13438"/>
                      <w:sz w:val="18"/>
                      <w:szCs w:val="18"/>
                      <w:u w:val="single"/>
                    </w:rPr>
                  </w:rPrChange>
                </w:rPr>
                <w:t xml:space="preserve">Item status and Closure criteria: </w:t>
              </w:r>
            </w:ins>
          </w:p>
          <w:p w14:paraId="064AB2FE" w14:textId="77777777" w:rsidR="00763572" w:rsidRPr="00430350" w:rsidRDefault="00763572" w:rsidP="008238A9">
            <w:pPr>
              <w:spacing w:line="240" w:lineRule="auto"/>
              <w:rPr>
                <w:ins w:id="4291" w:author="Jie Wang5909" w:date="2026-10-16T23:50:00Z"/>
                <w:rFonts w:ascii="Arial" w:hAnsi="Arial" w:cs="Arial"/>
                <w:sz w:val="18"/>
                <w:szCs w:val="18"/>
              </w:rPr>
            </w:pPr>
            <w:ins w:id="4292" w:author="Jie Wang5909" w:date="2026-10-16T23:50:00Z">
              <w:r w:rsidRPr="00430350">
                <w:rPr>
                  <w:rFonts w:ascii="Arial" w:eastAsia="Arial" w:hAnsi="Arial" w:cs="Arial"/>
                  <w:sz w:val="18"/>
                  <w:szCs w:val="18"/>
                  <w:u w:val="single"/>
                  <w:rPrChange w:id="4293" w:author="Jie Wang5909" w:date="2026-10-17T00:16:00Z">
                    <w:rPr>
                      <w:rFonts w:ascii="Arial" w:eastAsia="Arial" w:hAnsi="Arial" w:cs="Arial"/>
                      <w:color w:val="D13438"/>
                      <w:sz w:val="18"/>
                      <w:szCs w:val="18"/>
                      <w:u w:val="single"/>
                    </w:rPr>
                  </w:rPrChange>
                </w:rPr>
                <w:t>Complete preparation and standardization</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94"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05940206" w14:textId="77777777" w:rsidR="00763572" w:rsidRDefault="00763572">
            <w:pPr>
              <w:spacing w:line="240" w:lineRule="auto"/>
              <w:jc w:val="center"/>
              <w:rPr>
                <w:ins w:id="4295" w:author="Jie Wang5909" w:date="2026-10-16T23:51:00Z"/>
                <w:rFonts w:ascii="Arial" w:eastAsia="Arial" w:hAnsi="Arial" w:cs="Arial"/>
                <w:color w:val="D13438"/>
                <w:sz w:val="18"/>
                <w:szCs w:val="18"/>
                <w:u w:val="single"/>
              </w:rPr>
              <w:pPrChange w:id="4296"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297"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4F81604E" w14:textId="77777777" w:rsidR="00763572" w:rsidRDefault="00763572">
            <w:pPr>
              <w:spacing w:line="240" w:lineRule="auto"/>
              <w:jc w:val="center"/>
              <w:rPr>
                <w:ins w:id="4298" w:author="Jie Wang5909" w:date="2026-10-16T23:51:00Z"/>
                <w:rFonts w:ascii="Arial" w:eastAsia="Arial" w:hAnsi="Arial" w:cs="Arial"/>
                <w:color w:val="D13438"/>
                <w:sz w:val="18"/>
                <w:szCs w:val="18"/>
                <w:u w:val="single"/>
              </w:rPr>
              <w:pPrChange w:id="4299" w:author="Jie Wang5909" w:date="2026-10-16T23:51:00Z">
                <w:pPr>
                  <w:spacing w:line="240" w:lineRule="auto"/>
                </w:pPr>
              </w:pPrChange>
            </w:pPr>
          </w:p>
        </w:tc>
      </w:tr>
      <w:tr w:rsidR="00763572" w:rsidRPr="00E37D71" w14:paraId="2A765F7F" w14:textId="315862D5" w:rsidTr="2D7545EE">
        <w:trPr>
          <w:trHeight w:val="300"/>
          <w:ins w:id="4300" w:author="Jie Wang5909" w:date="2026-10-16T23:50:00Z"/>
          <w:trPrChange w:id="4301"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02"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67A5270D" w14:textId="77777777" w:rsidR="00763572" w:rsidRPr="000D3FE0" w:rsidRDefault="00763572" w:rsidP="008238A9">
            <w:pPr>
              <w:spacing w:line="240" w:lineRule="auto"/>
              <w:rPr>
                <w:ins w:id="4303" w:author="Jie Wang5909" w:date="2026-10-16T23:50:00Z"/>
                <w:rFonts w:ascii="Arial" w:hAnsi="Arial" w:cs="Arial"/>
                <w:sz w:val="18"/>
                <w:szCs w:val="18"/>
              </w:rPr>
            </w:pPr>
            <w:ins w:id="4304" w:author="Jie Wang5909" w:date="2026-10-16T23:50:00Z">
              <w:r w:rsidRPr="000D3FE0">
                <w:rPr>
                  <w:rFonts w:ascii="Arial" w:hAnsi="Arial" w:cs="Arial"/>
                  <w:sz w:val="18"/>
                  <w:szCs w:val="18"/>
                </w:rPr>
                <w:t>Sample Preparation and Handling </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05"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45D815D5" w14:textId="77777777" w:rsidR="00763572" w:rsidRDefault="00763572" w:rsidP="008238A9">
            <w:pPr>
              <w:spacing w:line="240" w:lineRule="auto"/>
              <w:rPr>
                <w:ins w:id="4306" w:author="Jie Wang5909" w:date="2026-10-16T23:50:00Z"/>
                <w:rFonts w:ascii="Arial" w:hAnsi="Arial" w:cs="Arial"/>
                <w:sz w:val="18"/>
                <w:szCs w:val="18"/>
              </w:rPr>
            </w:pPr>
            <w:ins w:id="4307" w:author="Jie Wang5909" w:date="2026-10-16T23:50:00Z">
              <w:r w:rsidRPr="00430350">
                <w:rPr>
                  <w:rFonts w:ascii="Arial" w:hAnsi="Arial" w:cs="Arial"/>
                  <w:sz w:val="18"/>
                  <w:szCs w:val="18"/>
                  <w:u w:val="single"/>
                  <w:rPrChange w:id="4308" w:author="Jie Wang5909" w:date="2026-10-17T00:16:00Z">
                    <w:rPr>
                      <w:rFonts w:ascii="Arial" w:hAnsi="Arial" w:cs="Arial"/>
                      <w:color w:val="881798"/>
                      <w:sz w:val="18"/>
                      <w:szCs w:val="18"/>
                      <w:u w:val="single"/>
                    </w:rPr>
                  </w:rPrChange>
                </w:rPr>
                <w:t xml:space="preserve">TSP </w:t>
              </w:r>
              <w:r w:rsidRPr="00430350">
                <w:rPr>
                  <w:rFonts w:ascii="Arial" w:hAnsi="Arial" w:cs="Arial"/>
                  <w:sz w:val="18"/>
                  <w:szCs w:val="18"/>
                </w:rPr>
                <w:t>is in preparation.</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09"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0DCA6CBD" w14:textId="77777777" w:rsidR="00763572" w:rsidRDefault="00763572" w:rsidP="008238A9">
            <w:pPr>
              <w:spacing w:line="240" w:lineRule="auto"/>
              <w:rPr>
                <w:ins w:id="4310" w:author="Jie Wang5909" w:date="2026-10-16T23:50:00Z"/>
                <w:rFonts w:ascii="Arial" w:hAnsi="Arial" w:cs="Arial"/>
                <w:sz w:val="18"/>
                <w:szCs w:val="18"/>
              </w:rPr>
            </w:pPr>
            <w:ins w:id="4311" w:author="Jie Wang5909" w:date="2026-10-16T23:50:00Z">
              <w:r>
                <w:rPr>
                  <w:rFonts w:ascii="Arial" w:hAnsi="Arial" w:cs="Arial" w:hint="eastAsia"/>
                  <w:sz w:val="18"/>
                  <w:szCs w:val="18"/>
                </w:rPr>
                <w:t>L</w:t>
              </w:r>
              <w:r>
                <w:rPr>
                  <w:rFonts w:ascii="Arial" w:hAnsi="Arial" w:cs="Arial"/>
                  <w:sz w:val="18"/>
                  <w:szCs w:val="18"/>
                </w:rPr>
                <w:t>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12"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29BA58C4" w14:textId="77777777" w:rsidR="00763572" w:rsidRPr="005A648E" w:rsidRDefault="00763572" w:rsidP="008238A9">
            <w:pPr>
              <w:spacing w:line="240" w:lineRule="auto"/>
              <w:rPr>
                <w:ins w:id="4313" w:author="Jie Wang5909" w:date="2026-10-16T23:50:00Z"/>
                <w:rFonts w:ascii="Arial" w:hAnsi="Arial" w:cs="Arial"/>
                <w:sz w:val="18"/>
                <w:szCs w:val="18"/>
              </w:rPr>
            </w:pPr>
            <w:ins w:id="4314" w:author="Jie Wang5909" w:date="2026-10-16T23:50:00Z">
              <w:r w:rsidRPr="005A648E">
                <w:rPr>
                  <w:rFonts w:ascii="Arial" w:hAnsi="Arial" w:cs="Arial"/>
                  <w:sz w:val="18"/>
                  <w:szCs w:val="18"/>
                </w:rPr>
                <w:t>Th</w:t>
              </w:r>
              <w:r>
                <w:rPr>
                  <w:rFonts w:ascii="Arial" w:hAnsi="Arial" w:cs="Arial"/>
                  <w:sz w:val="18"/>
                  <w:szCs w:val="18"/>
                </w:rPr>
                <w:t>e TSP to-do list:</w:t>
              </w:r>
            </w:ins>
          </w:p>
          <w:p w14:paraId="6CEC2354" w14:textId="77777777" w:rsidR="00763572" w:rsidRPr="000D3FE0" w:rsidRDefault="00763572" w:rsidP="008238A9">
            <w:pPr>
              <w:rPr>
                <w:ins w:id="4315" w:author="Jie Wang5909" w:date="2026-10-16T23:50:00Z"/>
                <w:rFonts w:ascii="Arial" w:hAnsi="Arial" w:cs="Arial"/>
                <w:sz w:val="18"/>
                <w:szCs w:val="18"/>
              </w:rPr>
            </w:pPr>
            <w:ins w:id="4316" w:author="Jie Wang5909" w:date="2026-10-16T23:50:00Z">
              <w:r w:rsidRPr="797C4670">
                <w:rPr>
                  <w:rFonts w:ascii="Arial" w:hAnsi="Arial" w:cs="Arial"/>
                  <w:sz w:val="18"/>
                  <w:szCs w:val="18"/>
                </w:rPr>
                <w:t>TSP-1400210310.01</w:t>
              </w:r>
            </w:ins>
          </w:p>
          <w:p w14:paraId="3A143C56" w14:textId="77777777" w:rsidR="00763572" w:rsidRPr="000D3FE0" w:rsidRDefault="00763572" w:rsidP="008238A9">
            <w:pPr>
              <w:rPr>
                <w:ins w:id="4317" w:author="Jie Wang5909" w:date="2026-10-16T23:50:00Z"/>
                <w:rFonts w:ascii="Arial" w:hAnsi="Arial" w:cs="Arial"/>
                <w:sz w:val="18"/>
                <w:szCs w:val="18"/>
              </w:rPr>
            </w:pPr>
            <w:ins w:id="4318" w:author="Jie Wang5909" w:date="2026-10-16T23:50:00Z">
              <w:r w:rsidRPr="000D3FE0">
                <w:rPr>
                  <w:rFonts w:ascii="Arial" w:hAnsi="Arial" w:cs="Arial"/>
                  <w:sz w:val="18"/>
                  <w:szCs w:val="18"/>
                </w:rPr>
                <w:t>TSP-1400210311.01</w:t>
              </w:r>
            </w:ins>
          </w:p>
          <w:p w14:paraId="355B7B98" w14:textId="77777777" w:rsidR="00763572" w:rsidRPr="42F2F7DA" w:rsidRDefault="00763572" w:rsidP="008238A9">
            <w:pPr>
              <w:spacing w:line="240" w:lineRule="auto"/>
              <w:rPr>
                <w:ins w:id="4319" w:author="Jie Wang5909" w:date="2026-10-16T23:50:00Z"/>
                <w:rFonts w:ascii="Arial" w:hAnsi="Arial" w:cs="Arial"/>
                <w:sz w:val="18"/>
                <w:szCs w:val="18"/>
              </w:rPr>
            </w:pPr>
            <w:ins w:id="4320" w:author="Jie Wang5909" w:date="2026-10-16T23:50:00Z">
              <w:r w:rsidRPr="000D3FE0">
                <w:rPr>
                  <w:rFonts w:ascii="Arial" w:hAnsi="Arial" w:cs="Arial"/>
                  <w:sz w:val="18"/>
                  <w:szCs w:val="18"/>
                </w:rPr>
                <w:t>TSP-1400210312.01</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21"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11A15395" w14:textId="77777777" w:rsidR="00763572" w:rsidRPr="00430350" w:rsidRDefault="00763572" w:rsidP="008238A9">
            <w:pPr>
              <w:spacing w:line="240" w:lineRule="auto"/>
              <w:rPr>
                <w:ins w:id="4322" w:author="Jie Wang5909" w:date="2026-10-16T23:50:00Z"/>
                <w:rFonts w:ascii="Arial" w:eastAsia="Arial" w:hAnsi="Arial" w:cs="Arial"/>
                <w:sz w:val="18"/>
                <w:szCs w:val="18"/>
                <w:u w:val="single"/>
                <w:rPrChange w:id="4323" w:author="Jie Wang5909" w:date="2026-10-17T00:16:00Z">
                  <w:rPr>
                    <w:ins w:id="4324" w:author="Jie Wang5909" w:date="2026-10-16T23:50:00Z"/>
                    <w:rFonts w:ascii="Arial" w:eastAsia="Arial" w:hAnsi="Arial" w:cs="Arial"/>
                    <w:color w:val="D13438"/>
                    <w:sz w:val="18"/>
                    <w:szCs w:val="18"/>
                    <w:u w:val="single"/>
                  </w:rPr>
                </w:rPrChange>
              </w:rPr>
            </w:pPr>
            <w:ins w:id="4325" w:author="Jie Wang5909" w:date="2026-10-16T23:50:00Z">
              <w:r w:rsidRPr="00430350">
                <w:rPr>
                  <w:rFonts w:ascii="Arial" w:eastAsia="Arial" w:hAnsi="Arial" w:cs="Arial"/>
                  <w:sz w:val="18"/>
                  <w:szCs w:val="18"/>
                  <w:u w:val="single"/>
                  <w:rPrChange w:id="4326" w:author="Jie Wang5909" w:date="2026-10-17T00:16:00Z">
                    <w:rPr>
                      <w:rFonts w:ascii="Arial" w:eastAsia="Arial" w:hAnsi="Arial" w:cs="Arial"/>
                      <w:color w:val="D13438"/>
                      <w:sz w:val="18"/>
                      <w:szCs w:val="18"/>
                      <w:u w:val="single"/>
                    </w:rPr>
                  </w:rPrChange>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27"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tcPr>
            </w:tcPrChange>
          </w:tcPr>
          <w:p w14:paraId="75103B0A" w14:textId="77777777" w:rsidR="00763572" w:rsidRPr="00430350" w:rsidRDefault="00763572" w:rsidP="008238A9">
            <w:pPr>
              <w:spacing w:line="240" w:lineRule="auto"/>
              <w:rPr>
                <w:ins w:id="4328" w:author="Jie Wang5909" w:date="2026-10-16T23:50:00Z"/>
                <w:rFonts w:ascii="Arial" w:hAnsi="Arial" w:cs="Arial"/>
                <w:sz w:val="18"/>
                <w:szCs w:val="18"/>
              </w:rPr>
            </w:pPr>
            <w:ins w:id="4329" w:author="Jie Wang5909" w:date="2026-10-16T23:50:00Z">
              <w:r w:rsidRPr="00430350">
                <w:rPr>
                  <w:rFonts w:ascii="Arial" w:hAnsi="Arial" w:cs="Arial"/>
                  <w:sz w:val="18"/>
                  <w:szCs w:val="18"/>
                </w:rPr>
                <w:t xml:space="preserve">Assigned Owner: Yu Zhang </w:t>
              </w:r>
            </w:ins>
          </w:p>
          <w:p w14:paraId="0AB5EC84" w14:textId="77777777" w:rsidR="00763572" w:rsidRPr="00430350" w:rsidRDefault="00763572" w:rsidP="008238A9">
            <w:pPr>
              <w:spacing w:line="240" w:lineRule="auto"/>
              <w:rPr>
                <w:ins w:id="4330" w:author="Jie Wang5909" w:date="2026-10-16T23:50:00Z"/>
                <w:rFonts w:ascii="Arial" w:hAnsi="Arial" w:cs="Arial"/>
                <w:sz w:val="18"/>
                <w:szCs w:val="18"/>
              </w:rPr>
            </w:pPr>
            <w:ins w:id="4331" w:author="Jie Wang5909" w:date="2026-10-16T23:50:00Z">
              <w:r w:rsidRPr="00430350">
                <w:rPr>
                  <w:rFonts w:ascii="Arial" w:hAnsi="Arial" w:cs="Arial"/>
                  <w:sz w:val="18"/>
                  <w:szCs w:val="18"/>
                </w:rPr>
                <w:t>Step1</w:t>
              </w:r>
              <w:r w:rsidRPr="00430350">
                <w:rPr>
                  <w:rFonts w:ascii="Arial" w:hAnsi="Arial" w:cs="Arial" w:hint="eastAsia"/>
                  <w:sz w:val="18"/>
                  <w:szCs w:val="18"/>
                </w:rPr>
                <w:t>：</w:t>
              </w:r>
              <w:r w:rsidRPr="00430350">
                <w:rPr>
                  <w:rFonts w:ascii="Arial" w:hAnsi="Arial" w:cs="Arial"/>
                  <w:sz w:val="18"/>
                  <w:szCs w:val="18"/>
                </w:rPr>
                <w:t>Due Date: 10/20//2026</w:t>
              </w:r>
            </w:ins>
          </w:p>
          <w:p w14:paraId="003F3D6D" w14:textId="77777777" w:rsidR="00763572" w:rsidRPr="00430350" w:rsidRDefault="00763572" w:rsidP="008238A9">
            <w:pPr>
              <w:spacing w:line="240" w:lineRule="auto"/>
              <w:rPr>
                <w:ins w:id="4332" w:author="Jie Wang5909" w:date="2026-10-16T23:50:00Z"/>
                <w:rFonts w:ascii="Arial" w:hAnsi="Arial" w:cs="Arial"/>
                <w:sz w:val="18"/>
                <w:szCs w:val="18"/>
              </w:rPr>
            </w:pPr>
            <w:ins w:id="4333" w:author="Jie Wang5909" w:date="2026-10-16T23:50:00Z">
              <w:r w:rsidRPr="00430350">
                <w:rPr>
                  <w:rFonts w:ascii="Arial" w:hAnsi="Arial" w:cs="Arial"/>
                  <w:sz w:val="18"/>
                  <w:szCs w:val="18"/>
                </w:rPr>
                <w:t>Step2</w:t>
              </w:r>
              <w:r w:rsidRPr="00430350">
                <w:rPr>
                  <w:rFonts w:ascii="Arial" w:hAnsi="Arial" w:cs="Arial" w:hint="eastAsia"/>
                  <w:sz w:val="18"/>
                  <w:szCs w:val="18"/>
                </w:rPr>
                <w:t>：</w:t>
              </w:r>
              <w:r w:rsidRPr="00430350">
                <w:rPr>
                  <w:rFonts w:ascii="Arial" w:hAnsi="Arial" w:cs="Arial"/>
                  <w:sz w:val="18"/>
                  <w:szCs w:val="18"/>
                </w:rPr>
                <w:t>Due Date: 11/05//2026</w:t>
              </w:r>
            </w:ins>
          </w:p>
          <w:p w14:paraId="15243E4A" w14:textId="77777777" w:rsidR="00763572" w:rsidRPr="00430350" w:rsidRDefault="00763572" w:rsidP="008238A9">
            <w:pPr>
              <w:spacing w:line="240" w:lineRule="auto"/>
              <w:rPr>
                <w:ins w:id="4334" w:author="Jie Wang5909" w:date="2026-10-16T23:50:00Z"/>
                <w:rFonts w:ascii="Arial" w:eastAsia="Arial" w:hAnsi="Arial" w:cs="Arial"/>
                <w:sz w:val="18"/>
                <w:szCs w:val="18"/>
                <w:u w:val="single"/>
                <w:rPrChange w:id="4335" w:author="Jie Wang5909" w:date="2026-10-17T00:16:00Z">
                  <w:rPr>
                    <w:ins w:id="4336" w:author="Jie Wang5909" w:date="2026-10-16T23:50:00Z"/>
                    <w:rFonts w:ascii="Arial" w:eastAsia="Arial" w:hAnsi="Arial" w:cs="Arial"/>
                    <w:color w:val="D13438"/>
                    <w:sz w:val="18"/>
                    <w:szCs w:val="18"/>
                    <w:u w:val="single"/>
                  </w:rPr>
                </w:rPrChange>
              </w:rPr>
            </w:pPr>
            <w:ins w:id="4337" w:author="Jie Wang5909" w:date="2026-10-16T23:50:00Z">
              <w:r w:rsidRPr="00430350">
                <w:rPr>
                  <w:rFonts w:ascii="Arial" w:hAnsi="Arial" w:cs="Arial"/>
                  <w:sz w:val="18"/>
                  <w:szCs w:val="18"/>
                </w:rPr>
                <w:t>Step3</w:t>
              </w:r>
              <w:r w:rsidRPr="00430350">
                <w:rPr>
                  <w:rFonts w:ascii="Arial" w:hAnsi="Arial" w:cs="Arial" w:hint="eastAsia"/>
                  <w:sz w:val="18"/>
                  <w:szCs w:val="18"/>
                </w:rPr>
                <w:t>：</w:t>
              </w:r>
              <w:r w:rsidRPr="00430350">
                <w:rPr>
                  <w:rFonts w:ascii="Arial" w:hAnsi="Arial" w:cs="Arial"/>
                  <w:sz w:val="18"/>
                  <w:szCs w:val="18"/>
                </w:rPr>
                <w:t>Due Date: 11/20//2026</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38"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19791A53" w14:textId="77777777" w:rsidR="00763572" w:rsidRPr="005A648E" w:rsidRDefault="00763572">
            <w:pPr>
              <w:spacing w:line="240" w:lineRule="auto"/>
              <w:jc w:val="center"/>
              <w:rPr>
                <w:ins w:id="4339" w:author="Jie Wang5909" w:date="2026-10-16T23:51:00Z"/>
                <w:rFonts w:ascii="Arial" w:hAnsi="Arial" w:cs="Arial"/>
                <w:sz w:val="18"/>
                <w:szCs w:val="18"/>
              </w:rPr>
              <w:pPrChange w:id="4340"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41"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26D45EB2" w14:textId="77777777" w:rsidR="00763572" w:rsidRPr="005A648E" w:rsidRDefault="00763572">
            <w:pPr>
              <w:spacing w:line="240" w:lineRule="auto"/>
              <w:jc w:val="center"/>
              <w:rPr>
                <w:ins w:id="4342" w:author="Jie Wang5909" w:date="2026-10-16T23:51:00Z"/>
                <w:rFonts w:ascii="Arial" w:hAnsi="Arial" w:cs="Arial"/>
                <w:sz w:val="18"/>
                <w:szCs w:val="18"/>
              </w:rPr>
              <w:pPrChange w:id="4343" w:author="Jie Wang5909" w:date="2026-10-16T23:51:00Z">
                <w:pPr>
                  <w:spacing w:line="240" w:lineRule="auto"/>
                </w:pPr>
              </w:pPrChange>
            </w:pPr>
          </w:p>
        </w:tc>
      </w:tr>
      <w:tr w:rsidR="00763572" w:rsidRPr="00E37D71" w14:paraId="4C684E3E" w14:textId="3C4199EC" w:rsidTr="2D7545EE">
        <w:trPr>
          <w:trHeight w:val="300"/>
          <w:ins w:id="4344" w:author="Jie Wang5909" w:date="2026-10-16T23:50:00Z"/>
          <w:trPrChange w:id="4345" w:author="Jie Wang5909" w:date="2026-10-16T23:54:00Z">
            <w:trPr>
              <w:gridAfter w:val="0"/>
              <w:trHeight w:val="300"/>
            </w:trPr>
          </w:trPrChange>
        </w:trPr>
        <w:tc>
          <w:tcPr>
            <w:tcW w:w="12944" w:type="dxa"/>
            <w:gridSpan w:val="8"/>
            <w:tcBorders>
              <w:top w:val="single" w:sz="6" w:space="0" w:color="AAAAAA"/>
              <w:left w:val="single" w:sz="6" w:space="0" w:color="AAAAAA"/>
              <w:bottom w:val="single" w:sz="6" w:space="0" w:color="AAAAAA"/>
              <w:right w:val="single" w:sz="6" w:space="0" w:color="AAAAAA"/>
            </w:tcBorders>
            <w:shd w:val="clear" w:color="auto" w:fill="D5E8F0"/>
            <w:vAlign w:val="center"/>
            <w:hideMark/>
            <w:tcPrChange w:id="4346" w:author="Jie Wang5909" w:date="2026-10-16T23:54:00Z">
              <w:tcPr>
                <w:tcW w:w="12944" w:type="dxa"/>
                <w:gridSpan w:val="17"/>
                <w:tcBorders>
                  <w:top w:val="single" w:sz="6" w:space="0" w:color="AAAAAA"/>
                  <w:left w:val="single" w:sz="6" w:space="0" w:color="AAAAAA"/>
                  <w:bottom w:val="single" w:sz="6" w:space="0" w:color="AAAAAA"/>
                  <w:right w:val="single" w:sz="6" w:space="0" w:color="AAAAAA"/>
                </w:tcBorders>
                <w:shd w:val="clear" w:color="auto" w:fill="D5E8F0"/>
                <w:hideMark/>
              </w:tcPr>
            </w:tcPrChange>
          </w:tcPr>
          <w:p w14:paraId="3BBAC29C" w14:textId="5D409003" w:rsidR="00763572" w:rsidRPr="00E37D71" w:rsidRDefault="00763572">
            <w:pPr>
              <w:spacing w:line="240" w:lineRule="auto"/>
              <w:jc w:val="both"/>
              <w:rPr>
                <w:ins w:id="4347" w:author="Jie Wang5909" w:date="2026-10-16T23:51:00Z"/>
                <w:rFonts w:ascii="Arial" w:eastAsia="Times New Roman" w:hAnsi="Arial" w:cs="Arial"/>
                <w:b/>
                <w:sz w:val="18"/>
                <w:szCs w:val="18"/>
              </w:rPr>
              <w:pPrChange w:id="4348" w:author="Jie Wang5909" w:date="2026-10-16T23:54:00Z">
                <w:pPr>
                  <w:spacing w:line="240" w:lineRule="auto"/>
                </w:pPr>
              </w:pPrChange>
            </w:pPr>
            <w:ins w:id="4349" w:author="Jie Wang5909" w:date="2026-10-16T23:50:00Z">
              <w:r w:rsidRPr="00E37D71">
                <w:rPr>
                  <w:rFonts w:ascii="Arial" w:eastAsia="Times New Roman" w:hAnsi="Arial" w:cs="Arial"/>
                  <w:b/>
                  <w:sz w:val="18"/>
                  <w:szCs w:val="18"/>
                </w:rPr>
                <w:t>Technical Studies </w:t>
              </w:r>
            </w:ins>
          </w:p>
        </w:tc>
      </w:tr>
      <w:tr w:rsidR="00763572" w14:paraId="1AC30CD8" w14:textId="3B296781" w:rsidTr="2D7545EE">
        <w:trPr>
          <w:trHeight w:val="300"/>
          <w:ins w:id="4350" w:author="Jie Wang5909" w:date="2026-10-16T23:50:00Z"/>
          <w:trPrChange w:id="4351"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352"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05A704F8" w14:textId="77777777" w:rsidR="00763572" w:rsidRPr="005A648E" w:rsidRDefault="00763572" w:rsidP="008238A9">
            <w:pPr>
              <w:spacing w:line="240" w:lineRule="auto"/>
              <w:jc w:val="both"/>
              <w:rPr>
                <w:ins w:id="4353" w:author="Jie Wang5909" w:date="2026-10-16T23:50:00Z"/>
                <w:rFonts w:ascii="Arial" w:hAnsi="Arial" w:cs="Arial"/>
                <w:sz w:val="18"/>
                <w:szCs w:val="18"/>
              </w:rPr>
            </w:pPr>
            <w:ins w:id="4354" w:author="Jie Wang5909" w:date="2026-10-16T23:50:00Z">
              <w:r w:rsidRPr="005A648E">
                <w:rPr>
                  <w:rFonts w:ascii="Arial" w:hAnsi="Arial" w:cs="Arial"/>
                  <w:sz w:val="18"/>
                  <w:szCs w:val="18"/>
                </w:rPr>
                <w:t xml:space="preserve">Contamination control readiness, </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355"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737651B7" w14:textId="77777777" w:rsidR="00763572" w:rsidRPr="005A648E" w:rsidRDefault="00763572" w:rsidP="008238A9">
            <w:pPr>
              <w:spacing w:line="240" w:lineRule="auto"/>
              <w:jc w:val="both"/>
              <w:rPr>
                <w:ins w:id="4356" w:author="Jie Wang5909" w:date="2026-10-16T23:50:00Z"/>
                <w:rFonts w:ascii="Arial" w:hAnsi="Arial" w:cs="Arial"/>
                <w:sz w:val="18"/>
                <w:szCs w:val="18"/>
              </w:rPr>
            </w:pPr>
            <w:ins w:id="4357" w:author="Jie Wang5909" w:date="2026-10-16T23:50:00Z">
              <w:r w:rsidRPr="005A648E">
                <w:rPr>
                  <w:rFonts w:ascii="Arial" w:hAnsi="Arial" w:cs="Arial"/>
                  <w:sz w:val="18"/>
                  <w:szCs w:val="18"/>
                </w:rPr>
                <w:t>Contamination control readiness is in preparation.</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358"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1D29DF74" w14:textId="77777777" w:rsidR="00763572" w:rsidRPr="005A648E" w:rsidRDefault="00763572" w:rsidP="008238A9">
            <w:pPr>
              <w:spacing w:line="240" w:lineRule="auto"/>
              <w:jc w:val="both"/>
              <w:rPr>
                <w:ins w:id="4359" w:author="Jie Wang5909" w:date="2026-10-16T23:50:00Z"/>
                <w:rFonts w:ascii="Arial" w:hAnsi="Arial" w:cs="Arial"/>
                <w:sz w:val="18"/>
                <w:szCs w:val="18"/>
              </w:rPr>
            </w:pPr>
            <w:ins w:id="4360" w:author="Jie Wang5909" w:date="2026-10-16T23:50:00Z">
              <w:r w:rsidRPr="005A648E">
                <w:rPr>
                  <w:rFonts w:ascii="Arial" w:hAnsi="Arial" w:cs="Arial"/>
                  <w:sz w:val="18"/>
                  <w:szCs w:val="18"/>
                </w:rPr>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361"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6A6E3649" w14:textId="77777777" w:rsidR="00763572" w:rsidRPr="005A648E" w:rsidRDefault="00763572">
            <w:pPr>
              <w:spacing w:line="240" w:lineRule="auto"/>
              <w:rPr>
                <w:ins w:id="4362" w:author="Jie Wang5909" w:date="2026-10-16T23:50:00Z"/>
                <w:rFonts w:ascii="Arial" w:hAnsi="Arial" w:cs="Arial"/>
                <w:sz w:val="18"/>
                <w:szCs w:val="18"/>
              </w:rPr>
              <w:pPrChange w:id="4363" w:author="Jie Wang5909" w:date="2026-10-16T23:55:00Z">
                <w:pPr>
                  <w:spacing w:line="240" w:lineRule="auto"/>
                  <w:jc w:val="both"/>
                </w:pPr>
              </w:pPrChange>
            </w:pPr>
            <w:ins w:id="4364" w:author="Jie Wang5909" w:date="2026-10-16T23:50:00Z">
              <w:r w:rsidRPr="005A648E">
                <w:rPr>
                  <w:rFonts w:ascii="Arial" w:hAnsi="Arial" w:cs="Arial"/>
                  <w:sz w:val="18"/>
                  <w:szCs w:val="18"/>
                </w:rPr>
                <w:t>The contamination control readiness report RA-1400210301 will be completed prior to manufacturing.</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365"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374053A2" w14:textId="0E23A052" w:rsidR="00763572" w:rsidRPr="005A648E" w:rsidRDefault="00763572" w:rsidP="008238A9">
            <w:pPr>
              <w:spacing w:line="240" w:lineRule="auto"/>
              <w:jc w:val="both"/>
              <w:rPr>
                <w:ins w:id="4366" w:author="Jie Wang5909" w:date="2026-10-16T23:50:00Z"/>
                <w:rFonts w:ascii="Arial" w:hAnsi="Arial" w:cs="Arial"/>
                <w:sz w:val="18"/>
                <w:szCs w:val="18"/>
              </w:rPr>
            </w:pPr>
            <w:ins w:id="4367" w:author="Jie Wang5909" w:date="2026-10-16T23:50:00Z">
              <w:r w:rsidRPr="42F2F7DA">
                <w:rPr>
                  <w:rFonts w:ascii="Arial" w:hAnsi="Arial" w:cs="Arial"/>
                  <w:sz w:val="18"/>
                  <w:szCs w:val="18"/>
                </w:rPr>
                <w:t>Production</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hideMark/>
            <w:tcPrChange w:id="4368"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39D536FB" w14:textId="77777777" w:rsidR="00763572" w:rsidRPr="005A648E" w:rsidRDefault="00763572" w:rsidP="008238A9">
            <w:pPr>
              <w:spacing w:line="240" w:lineRule="auto"/>
              <w:rPr>
                <w:ins w:id="4369" w:author="Jie Wang5909" w:date="2026-10-16T23:50:00Z"/>
                <w:rFonts w:ascii="Arial" w:hAnsi="Arial" w:cs="Arial"/>
                <w:sz w:val="18"/>
                <w:szCs w:val="18"/>
              </w:rPr>
            </w:pPr>
            <w:ins w:id="4370" w:author="Jie Wang5909" w:date="2026-10-16T23:50:00Z">
              <w:r w:rsidRPr="005A648E">
                <w:rPr>
                  <w:rFonts w:ascii="Arial" w:hAnsi="Arial" w:cs="Arial"/>
                  <w:sz w:val="18"/>
                  <w:szCs w:val="18"/>
                </w:rPr>
                <w:t xml:space="preserve">Assigned Owner: </w:t>
              </w:r>
              <w:proofErr w:type="spellStart"/>
              <w:r w:rsidRPr="005A648E">
                <w:rPr>
                  <w:rFonts w:ascii="Arial" w:hAnsi="Arial" w:cs="Arial"/>
                  <w:sz w:val="18"/>
                  <w:szCs w:val="18"/>
                </w:rPr>
                <w:t>Xuezeng</w:t>
              </w:r>
              <w:proofErr w:type="spellEnd"/>
              <w:r w:rsidRPr="005A648E">
                <w:rPr>
                  <w:rFonts w:ascii="Arial" w:hAnsi="Arial" w:cs="Arial"/>
                  <w:sz w:val="18"/>
                  <w:szCs w:val="18"/>
                </w:rPr>
                <w:t xml:space="preserve"> Peng</w:t>
              </w:r>
            </w:ins>
          </w:p>
          <w:p w14:paraId="16F0463B" w14:textId="64B6D970" w:rsidR="00763572" w:rsidRPr="005A648E" w:rsidRDefault="00763572" w:rsidP="008238A9">
            <w:pPr>
              <w:spacing w:line="240" w:lineRule="auto"/>
              <w:rPr>
                <w:ins w:id="4371" w:author="Jie Wang5909" w:date="2026-10-16T23:50:00Z"/>
                <w:rFonts w:ascii="Arial" w:hAnsi="Arial" w:cs="Arial"/>
                <w:sz w:val="18"/>
                <w:szCs w:val="18"/>
              </w:rPr>
            </w:pPr>
            <w:ins w:id="4372" w:author="Jie Wang5909" w:date="2026-10-16T23:50:00Z">
              <w:r w:rsidRPr="005A648E">
                <w:rPr>
                  <w:rFonts w:ascii="Arial" w:hAnsi="Arial" w:cs="Arial"/>
                  <w:sz w:val="18"/>
                  <w:szCs w:val="18"/>
                </w:rPr>
                <w:t>Due Date: 10/30</w:t>
              </w:r>
              <w:r w:rsidR="00157886">
                <w:rPr>
                  <w:rFonts w:ascii="Arial" w:hAnsi="Arial" w:cs="Arial"/>
                  <w:sz w:val="18"/>
                  <w:szCs w:val="18"/>
                </w:rPr>
                <w:t>//2026</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73"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51EA9D2E" w14:textId="77777777" w:rsidR="00763572" w:rsidRPr="005A648E" w:rsidRDefault="00763572">
            <w:pPr>
              <w:spacing w:line="240" w:lineRule="auto"/>
              <w:jc w:val="center"/>
              <w:rPr>
                <w:ins w:id="4374" w:author="Jie Wang5909" w:date="2026-10-16T23:51:00Z"/>
                <w:rFonts w:ascii="Arial" w:hAnsi="Arial" w:cs="Arial"/>
                <w:sz w:val="18"/>
                <w:szCs w:val="18"/>
              </w:rPr>
              <w:pPrChange w:id="4375"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376"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3E7493A2" w14:textId="77777777" w:rsidR="00763572" w:rsidRPr="005A648E" w:rsidRDefault="00763572">
            <w:pPr>
              <w:spacing w:line="240" w:lineRule="auto"/>
              <w:jc w:val="center"/>
              <w:rPr>
                <w:ins w:id="4377" w:author="Jie Wang5909" w:date="2026-10-16T23:51:00Z"/>
                <w:rFonts w:ascii="Arial" w:hAnsi="Arial" w:cs="Arial"/>
                <w:sz w:val="18"/>
                <w:szCs w:val="18"/>
              </w:rPr>
              <w:pPrChange w:id="4378" w:author="Jie Wang5909" w:date="2026-10-16T23:51:00Z">
                <w:pPr>
                  <w:spacing w:line="240" w:lineRule="auto"/>
                </w:pPr>
              </w:pPrChange>
            </w:pPr>
          </w:p>
        </w:tc>
      </w:tr>
      <w:tr w:rsidR="00763572" w14:paraId="5F4CE071" w14:textId="19508A8A" w:rsidTr="2D7545EE">
        <w:trPr>
          <w:trHeight w:val="300"/>
          <w:ins w:id="4379" w:author="Jie Wang5909" w:date="2026-10-16T23:50:00Z"/>
          <w:trPrChange w:id="4380"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381"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47D071EA" w14:textId="77777777" w:rsidR="00763572" w:rsidRPr="005A648E" w:rsidRDefault="00763572" w:rsidP="008238A9">
            <w:pPr>
              <w:spacing w:line="240" w:lineRule="auto"/>
              <w:jc w:val="both"/>
              <w:rPr>
                <w:ins w:id="4382" w:author="Jie Wang5909" w:date="2026-10-16T23:50:00Z"/>
                <w:rFonts w:ascii="Arial" w:hAnsi="Arial" w:cs="Arial"/>
                <w:sz w:val="18"/>
                <w:szCs w:val="18"/>
              </w:rPr>
            </w:pPr>
            <w:ins w:id="4383" w:author="Jie Wang5909" w:date="2026-10-16T23:50:00Z">
              <w:r>
                <w:rPr>
                  <w:rFonts w:ascii="Arial" w:hAnsi="Arial" w:cs="Arial"/>
                  <w:sz w:val="18"/>
                  <w:szCs w:val="18"/>
                </w:rPr>
                <w:lastRenderedPageBreak/>
                <w:t>V</w:t>
              </w:r>
              <w:r w:rsidRPr="005A648E">
                <w:rPr>
                  <w:rFonts w:ascii="Arial" w:hAnsi="Arial" w:cs="Arial"/>
                  <w:sz w:val="18"/>
                  <w:szCs w:val="18"/>
                </w:rPr>
                <w:t xml:space="preserve">alidation readiness  </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384"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22AF07BC" w14:textId="77777777" w:rsidR="00763572" w:rsidRPr="005A648E" w:rsidRDefault="00763572">
            <w:pPr>
              <w:spacing w:line="240" w:lineRule="auto"/>
              <w:rPr>
                <w:ins w:id="4385" w:author="Jie Wang5909" w:date="2026-10-16T23:50:00Z"/>
                <w:rFonts w:ascii="Arial" w:hAnsi="Arial" w:cs="Arial"/>
                <w:sz w:val="18"/>
                <w:szCs w:val="18"/>
              </w:rPr>
              <w:pPrChange w:id="4386" w:author="Jie Wang5909" w:date="2026-10-16T23:54:00Z">
                <w:pPr>
                  <w:spacing w:line="240" w:lineRule="auto"/>
                  <w:jc w:val="both"/>
                </w:pPr>
              </w:pPrChange>
            </w:pPr>
            <w:ins w:id="4387" w:author="Jie Wang5909" w:date="2026-10-16T23:50:00Z">
              <w:r w:rsidRPr="005A648E">
                <w:rPr>
                  <w:rFonts w:ascii="Arial" w:hAnsi="Arial" w:cs="Arial"/>
                  <w:sz w:val="18"/>
                  <w:szCs w:val="18"/>
                </w:rPr>
                <w:t xml:space="preserve">Validation </w:t>
              </w:r>
              <w:proofErr w:type="gramStart"/>
              <w:r w:rsidRPr="005A648E">
                <w:rPr>
                  <w:rFonts w:ascii="Arial" w:hAnsi="Arial" w:cs="Arial"/>
                  <w:sz w:val="18"/>
                  <w:szCs w:val="18"/>
                </w:rPr>
                <w:t>readiness  is</w:t>
              </w:r>
              <w:proofErr w:type="gramEnd"/>
              <w:r w:rsidRPr="005A648E">
                <w:rPr>
                  <w:rFonts w:ascii="Arial" w:hAnsi="Arial" w:cs="Arial"/>
                  <w:sz w:val="18"/>
                  <w:szCs w:val="18"/>
                </w:rPr>
                <w:t xml:space="preserve"> in preparation.</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388"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38670C13" w14:textId="4A2697CE" w:rsidR="00763572" w:rsidRPr="005A648E" w:rsidRDefault="00A04296" w:rsidP="008238A9">
            <w:pPr>
              <w:spacing w:line="240" w:lineRule="auto"/>
              <w:jc w:val="both"/>
              <w:rPr>
                <w:ins w:id="4389" w:author="Jie Wang5909" w:date="2026-10-16T23:50:00Z"/>
                <w:rFonts w:ascii="Arial" w:hAnsi="Arial" w:cs="Arial"/>
                <w:sz w:val="18"/>
                <w:szCs w:val="18"/>
              </w:rPr>
            </w:pPr>
            <w:ins w:id="4390" w:author="Jie Wang5909" w:date="2026-10-16T23:50:00Z">
              <w:r>
                <w:rPr>
                  <w:rFonts w:ascii="Arial" w:hAnsi="Arial" w:cs="Arial"/>
                  <w:sz w:val="18"/>
                  <w:szCs w:val="18"/>
                </w:rPr>
                <w:t>Low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391"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644705D3" w14:textId="77777777" w:rsidR="00763572" w:rsidRPr="005A648E" w:rsidRDefault="00763572" w:rsidP="008238A9">
            <w:pPr>
              <w:spacing w:line="240" w:lineRule="auto"/>
              <w:jc w:val="both"/>
              <w:rPr>
                <w:ins w:id="4392" w:author="Jie Wang5909" w:date="2026-10-16T23:50:00Z"/>
                <w:rFonts w:ascii="Arial" w:hAnsi="Arial" w:cs="Arial"/>
                <w:sz w:val="18"/>
                <w:szCs w:val="18"/>
              </w:rPr>
            </w:pPr>
            <w:ins w:id="4393" w:author="Jie Wang5909" w:date="2026-10-16T23:50:00Z">
              <w:r w:rsidRPr="005A648E">
                <w:rPr>
                  <w:rFonts w:ascii="Arial" w:hAnsi="Arial" w:cs="Arial"/>
                  <w:sz w:val="18"/>
                  <w:szCs w:val="18"/>
                </w:rPr>
                <w:t>The process validation readiness checklist</w:t>
              </w:r>
            </w:ins>
          </w:p>
          <w:p w14:paraId="13B75017" w14:textId="77777777" w:rsidR="00763572" w:rsidRPr="005A648E" w:rsidRDefault="00763572" w:rsidP="008238A9">
            <w:pPr>
              <w:spacing w:line="240" w:lineRule="auto"/>
              <w:jc w:val="both"/>
              <w:rPr>
                <w:ins w:id="4394" w:author="Jie Wang5909" w:date="2026-10-16T23:50:00Z"/>
                <w:rFonts w:ascii="Arial" w:hAnsi="Arial" w:cs="Arial"/>
                <w:sz w:val="18"/>
                <w:szCs w:val="18"/>
              </w:rPr>
            </w:pPr>
            <w:ins w:id="4395" w:author="Jie Wang5909" w:date="2026-10-16T23:50:00Z">
              <w:r w:rsidRPr="005A648E">
                <w:rPr>
                  <w:rFonts w:ascii="Arial" w:hAnsi="Arial" w:cs="Arial"/>
                  <w:sz w:val="18"/>
                  <w:szCs w:val="18"/>
                </w:rPr>
                <w:t>Cpv-CPo140021-030101</w:t>
              </w:r>
            </w:ins>
          </w:p>
          <w:p w14:paraId="7A882D10" w14:textId="77777777" w:rsidR="00763572" w:rsidRPr="005A648E" w:rsidRDefault="00763572" w:rsidP="008238A9">
            <w:pPr>
              <w:spacing w:line="240" w:lineRule="auto"/>
              <w:jc w:val="both"/>
              <w:rPr>
                <w:ins w:id="4396" w:author="Jie Wang5909" w:date="2026-10-16T23:50:00Z"/>
                <w:rFonts w:ascii="Arial" w:hAnsi="Arial" w:cs="Arial"/>
                <w:sz w:val="18"/>
                <w:szCs w:val="18"/>
              </w:rPr>
            </w:pPr>
            <w:ins w:id="4397" w:author="Jie Wang5909" w:date="2026-10-16T23:50:00Z">
              <w:r w:rsidRPr="005A648E">
                <w:rPr>
                  <w:rFonts w:ascii="Arial" w:hAnsi="Arial" w:cs="Arial"/>
                  <w:sz w:val="18"/>
                  <w:szCs w:val="18"/>
                </w:rPr>
                <w:t>Cpv-CPo140021-030201</w:t>
              </w:r>
            </w:ins>
          </w:p>
          <w:p w14:paraId="5535AD2E" w14:textId="77777777" w:rsidR="00763572" w:rsidRPr="005A648E" w:rsidRDefault="00763572" w:rsidP="008238A9">
            <w:pPr>
              <w:spacing w:line="240" w:lineRule="auto"/>
              <w:jc w:val="both"/>
              <w:rPr>
                <w:ins w:id="4398" w:author="Jie Wang5909" w:date="2026-10-16T23:50:00Z"/>
                <w:rFonts w:ascii="Arial" w:hAnsi="Arial" w:cs="Arial"/>
                <w:sz w:val="18"/>
                <w:szCs w:val="18"/>
              </w:rPr>
            </w:pPr>
            <w:ins w:id="4399" w:author="Jie Wang5909" w:date="2026-10-16T23:50:00Z">
              <w:r w:rsidRPr="005A648E">
                <w:rPr>
                  <w:rFonts w:ascii="Arial" w:hAnsi="Arial" w:cs="Arial"/>
                  <w:sz w:val="18"/>
                  <w:szCs w:val="18"/>
                </w:rPr>
                <w:t>Cpv-CPo140021-030301</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400"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7D95E8E7" w14:textId="23D62A0C" w:rsidR="00763572" w:rsidRPr="005A648E" w:rsidRDefault="00763572" w:rsidP="008238A9">
            <w:pPr>
              <w:spacing w:line="240" w:lineRule="auto"/>
              <w:jc w:val="both"/>
              <w:rPr>
                <w:ins w:id="4401" w:author="Jie Wang5909" w:date="2026-10-16T23:50:00Z"/>
                <w:rFonts w:ascii="Arial" w:hAnsi="Arial" w:cs="Arial"/>
                <w:sz w:val="18"/>
                <w:szCs w:val="18"/>
              </w:rPr>
            </w:pPr>
            <w:ins w:id="4402" w:author="Jie Wang5909" w:date="2026-10-16T23:50:00Z">
              <w:r w:rsidRPr="005A648E">
                <w:rPr>
                  <w:rFonts w:ascii="Arial" w:hAnsi="Arial" w:cs="Arial"/>
                  <w:sz w:val="18"/>
                  <w:szCs w:val="18"/>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hideMark/>
            <w:tcPrChange w:id="4403"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hideMark/>
              </w:tcPr>
            </w:tcPrChange>
          </w:tcPr>
          <w:p w14:paraId="7B14F04F" w14:textId="77777777" w:rsidR="00763572" w:rsidRPr="005A648E" w:rsidRDefault="00763572" w:rsidP="008238A9">
            <w:pPr>
              <w:spacing w:line="240" w:lineRule="auto"/>
              <w:rPr>
                <w:ins w:id="4404" w:author="Jie Wang5909" w:date="2026-10-16T23:50:00Z"/>
                <w:rFonts w:ascii="Arial" w:hAnsi="Arial" w:cs="Arial"/>
                <w:sz w:val="18"/>
                <w:szCs w:val="18"/>
              </w:rPr>
            </w:pPr>
            <w:ins w:id="4405" w:author="Jie Wang5909" w:date="2026-10-16T23:50:00Z">
              <w:r w:rsidRPr="005A648E">
                <w:rPr>
                  <w:rFonts w:ascii="Arial" w:hAnsi="Arial" w:cs="Arial"/>
                  <w:sz w:val="18"/>
                  <w:szCs w:val="18"/>
                </w:rPr>
                <w:t xml:space="preserve">Assigned Owner: Yu Zhang </w:t>
              </w:r>
            </w:ins>
          </w:p>
          <w:p w14:paraId="6D53F36B" w14:textId="77777777" w:rsidR="00763572" w:rsidRPr="005A648E" w:rsidRDefault="00763572" w:rsidP="008238A9">
            <w:pPr>
              <w:spacing w:line="240" w:lineRule="auto"/>
              <w:rPr>
                <w:ins w:id="4406" w:author="Jie Wang5909" w:date="2026-10-16T23:50:00Z"/>
                <w:rFonts w:ascii="Arial" w:hAnsi="Arial" w:cs="Arial"/>
                <w:sz w:val="18"/>
                <w:szCs w:val="18"/>
              </w:rPr>
            </w:pPr>
            <w:ins w:id="4407" w:author="Jie Wang5909" w:date="2026-10-16T23:50:00Z">
              <w:r w:rsidRPr="005A648E">
                <w:rPr>
                  <w:rFonts w:ascii="Arial" w:hAnsi="Arial" w:cs="Arial"/>
                  <w:sz w:val="18"/>
                  <w:szCs w:val="18"/>
                </w:rPr>
                <w:t>Step1</w:t>
              </w:r>
              <w:r w:rsidRPr="005A648E">
                <w:rPr>
                  <w:rFonts w:ascii="Arial" w:hAnsi="Arial" w:cs="Arial"/>
                  <w:sz w:val="18"/>
                  <w:szCs w:val="18"/>
                </w:rPr>
                <w:t>：</w:t>
              </w:r>
              <w:r w:rsidRPr="005A648E">
                <w:rPr>
                  <w:rFonts w:ascii="Arial" w:hAnsi="Arial" w:cs="Arial"/>
                  <w:sz w:val="18"/>
                  <w:szCs w:val="18"/>
                </w:rPr>
                <w:t>Due Date: 10/30//2026</w:t>
              </w:r>
            </w:ins>
          </w:p>
          <w:p w14:paraId="48AE3F4A" w14:textId="77777777" w:rsidR="00763572" w:rsidRPr="005A648E" w:rsidRDefault="00763572" w:rsidP="008238A9">
            <w:pPr>
              <w:spacing w:line="240" w:lineRule="auto"/>
              <w:rPr>
                <w:ins w:id="4408" w:author="Jie Wang5909" w:date="2026-10-16T23:50:00Z"/>
                <w:rFonts w:ascii="Arial" w:hAnsi="Arial" w:cs="Arial"/>
                <w:sz w:val="18"/>
                <w:szCs w:val="18"/>
              </w:rPr>
            </w:pPr>
            <w:ins w:id="4409" w:author="Jie Wang5909" w:date="2026-10-16T23:50:00Z">
              <w:r w:rsidRPr="005A648E">
                <w:rPr>
                  <w:rFonts w:ascii="Arial" w:hAnsi="Arial" w:cs="Arial"/>
                  <w:sz w:val="18"/>
                  <w:szCs w:val="18"/>
                </w:rPr>
                <w:t>Step2</w:t>
              </w:r>
              <w:r w:rsidRPr="005A648E">
                <w:rPr>
                  <w:rFonts w:ascii="Arial" w:hAnsi="Arial" w:cs="Arial"/>
                  <w:sz w:val="18"/>
                  <w:szCs w:val="18"/>
                </w:rPr>
                <w:t>：</w:t>
              </w:r>
              <w:r w:rsidRPr="005A648E">
                <w:rPr>
                  <w:rFonts w:ascii="Arial" w:hAnsi="Arial" w:cs="Arial"/>
                  <w:sz w:val="18"/>
                  <w:szCs w:val="18"/>
                </w:rPr>
                <w:t>Due Date: 11/30//2026</w:t>
              </w:r>
            </w:ins>
          </w:p>
          <w:p w14:paraId="3762AB28" w14:textId="68F7547D" w:rsidR="00763572" w:rsidRPr="005A648E" w:rsidRDefault="00763572" w:rsidP="008238A9">
            <w:pPr>
              <w:spacing w:line="240" w:lineRule="auto"/>
              <w:rPr>
                <w:ins w:id="4410" w:author="Jie Wang5909" w:date="2026-10-16T23:50:00Z"/>
                <w:rFonts w:ascii="Arial" w:hAnsi="Arial" w:cs="Arial"/>
                <w:sz w:val="18"/>
                <w:szCs w:val="18"/>
              </w:rPr>
            </w:pPr>
            <w:ins w:id="4411" w:author="Jie Wang5909" w:date="2026-10-16T23:50:00Z">
              <w:r w:rsidRPr="005A648E">
                <w:rPr>
                  <w:rFonts w:ascii="Arial" w:hAnsi="Arial" w:cs="Arial"/>
                  <w:sz w:val="18"/>
                  <w:szCs w:val="18"/>
                </w:rPr>
                <w:t>Step3</w:t>
              </w:r>
              <w:r w:rsidRPr="005A648E">
                <w:rPr>
                  <w:rFonts w:ascii="Arial" w:hAnsi="Arial" w:cs="Arial"/>
                  <w:sz w:val="18"/>
                  <w:szCs w:val="18"/>
                </w:rPr>
                <w:t>：</w:t>
              </w:r>
              <w:r w:rsidRPr="005A648E">
                <w:rPr>
                  <w:rFonts w:ascii="Arial" w:hAnsi="Arial" w:cs="Arial"/>
                  <w:sz w:val="18"/>
                  <w:szCs w:val="18"/>
                </w:rPr>
                <w:t>Due Date: 12/30//2026</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412"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0C4C761F" w14:textId="77777777" w:rsidR="00763572" w:rsidRPr="005A648E" w:rsidRDefault="00763572">
            <w:pPr>
              <w:spacing w:line="240" w:lineRule="auto"/>
              <w:jc w:val="center"/>
              <w:rPr>
                <w:ins w:id="4413" w:author="Jie Wang5909" w:date="2026-10-16T23:51:00Z"/>
                <w:rFonts w:ascii="Arial" w:hAnsi="Arial" w:cs="Arial"/>
                <w:sz w:val="18"/>
                <w:szCs w:val="18"/>
              </w:rPr>
              <w:pPrChange w:id="4414"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415"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41DF9E0F" w14:textId="77777777" w:rsidR="00763572" w:rsidRPr="005A648E" w:rsidRDefault="00763572">
            <w:pPr>
              <w:spacing w:line="240" w:lineRule="auto"/>
              <w:jc w:val="center"/>
              <w:rPr>
                <w:ins w:id="4416" w:author="Jie Wang5909" w:date="2026-10-16T23:51:00Z"/>
                <w:rFonts w:ascii="Arial" w:hAnsi="Arial" w:cs="Arial"/>
                <w:sz w:val="18"/>
                <w:szCs w:val="18"/>
              </w:rPr>
              <w:pPrChange w:id="4417" w:author="Jie Wang5909" w:date="2026-10-16T23:51:00Z">
                <w:pPr>
                  <w:spacing w:line="240" w:lineRule="auto"/>
                </w:pPr>
              </w:pPrChange>
            </w:pPr>
          </w:p>
        </w:tc>
      </w:tr>
      <w:tr w:rsidR="00763572" w14:paraId="700B89EB" w14:textId="3ABF7BB1" w:rsidTr="2D7545EE">
        <w:trPr>
          <w:trHeight w:val="300"/>
          <w:ins w:id="4418" w:author="Jie Wang5909" w:date="2026-10-16T23:50:00Z"/>
          <w:trPrChange w:id="4419" w:author="Jie Wang5909" w:date="2026-10-16T23:51:00Z">
            <w:trPr>
              <w:gridAfter w:val="0"/>
              <w:trHeight w:val="300"/>
            </w:trPr>
          </w:trPrChange>
        </w:trPr>
        <w:tc>
          <w:tcPr>
            <w:tcW w:w="1208"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420" w:author="Jie Wang5909" w:date="2026-10-16T23:51:00Z">
              <w:tcPr>
                <w:tcW w:w="1219"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234B30C2" w14:textId="77777777" w:rsidR="00763572" w:rsidRPr="005A648E" w:rsidRDefault="00763572" w:rsidP="008238A9">
            <w:pPr>
              <w:spacing w:line="240" w:lineRule="auto"/>
              <w:jc w:val="both"/>
              <w:rPr>
                <w:ins w:id="4421" w:author="Jie Wang5909" w:date="2026-10-16T23:50:00Z"/>
                <w:rFonts w:ascii="Arial" w:hAnsi="Arial" w:cs="Arial"/>
                <w:sz w:val="18"/>
                <w:szCs w:val="18"/>
              </w:rPr>
            </w:pPr>
            <w:ins w:id="4422" w:author="Jie Wang5909" w:date="2026-10-16T23:50:00Z">
              <w:r w:rsidRPr="000D3FE0">
                <w:rPr>
                  <w:rFonts w:ascii="Arial" w:hAnsi="Arial" w:cs="Arial"/>
                  <w:sz w:val="18"/>
                  <w:szCs w:val="18"/>
                </w:rPr>
                <w:t>Nitrosamine Risk Assessment </w:t>
              </w:r>
            </w:ins>
          </w:p>
        </w:tc>
        <w:tc>
          <w:tcPr>
            <w:tcW w:w="2701"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423" w:author="Jie Wang5909" w:date="2026-10-16T23:51:00Z">
              <w:tcPr>
                <w:tcW w:w="3033"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169A56EC" w14:textId="77777777" w:rsidR="00763572" w:rsidRPr="005A648E" w:rsidRDefault="00763572">
            <w:pPr>
              <w:spacing w:line="240" w:lineRule="auto"/>
              <w:rPr>
                <w:ins w:id="4424" w:author="Jie Wang5909" w:date="2026-10-16T23:50:00Z"/>
                <w:rFonts w:ascii="Arial" w:hAnsi="Arial" w:cs="Arial"/>
                <w:sz w:val="18"/>
                <w:szCs w:val="18"/>
              </w:rPr>
              <w:pPrChange w:id="4425" w:author="Jie Wang5909" w:date="2026-10-16T23:54:00Z">
                <w:pPr>
                  <w:spacing w:line="240" w:lineRule="auto"/>
                  <w:jc w:val="both"/>
                </w:pPr>
              </w:pPrChange>
            </w:pPr>
            <w:ins w:id="4426" w:author="Jie Wang5909" w:date="2026-10-16T23:50:00Z">
              <w:r w:rsidRPr="005A648E">
                <w:rPr>
                  <w:rFonts w:ascii="Arial" w:hAnsi="Arial" w:cs="Arial"/>
                  <w:sz w:val="18"/>
                  <w:szCs w:val="18"/>
                </w:rPr>
                <w:t>Risk assessment is being conducted through experiments.</w:t>
              </w:r>
            </w:ins>
          </w:p>
        </w:tc>
        <w:tc>
          <w:tcPr>
            <w:tcW w:w="730"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427" w:author="Jie Wang5909" w:date="2026-10-16T23:51:00Z">
              <w:tcPr>
                <w:tcW w:w="745"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3A056A69" w14:textId="77777777" w:rsidR="00763572" w:rsidRPr="005A648E" w:rsidRDefault="00763572" w:rsidP="008238A9">
            <w:pPr>
              <w:spacing w:line="240" w:lineRule="auto"/>
              <w:jc w:val="both"/>
              <w:rPr>
                <w:ins w:id="4428" w:author="Jie Wang5909" w:date="2026-10-16T23:50:00Z"/>
                <w:rFonts w:ascii="Arial" w:hAnsi="Arial" w:cs="Arial"/>
                <w:sz w:val="18"/>
                <w:szCs w:val="18"/>
              </w:rPr>
            </w:pPr>
            <w:ins w:id="4429" w:author="Jie Wang5909" w:date="2026-10-16T23:50:00Z">
              <w:r>
                <w:rPr>
                  <w:rFonts w:ascii="Arial" w:hAnsi="Arial" w:cs="Arial" w:hint="eastAsia"/>
                  <w:sz w:val="18"/>
                  <w:szCs w:val="18"/>
                </w:rPr>
                <w:t>L</w:t>
              </w:r>
              <w:r>
                <w:rPr>
                  <w:rFonts w:ascii="Arial" w:hAnsi="Arial" w:cs="Arial"/>
                  <w:sz w:val="18"/>
                  <w:szCs w:val="18"/>
                </w:rPr>
                <w:t>ow</w:t>
              </w:r>
            </w:ins>
          </w:p>
        </w:tc>
        <w:tc>
          <w:tcPr>
            <w:tcW w:w="2351"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430" w:author="Jie Wang5909" w:date="2026-10-16T23:51:00Z">
              <w:tcPr>
                <w:tcW w:w="2604"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7CD00D57" w14:textId="4A6F7A10" w:rsidR="00763572" w:rsidRPr="005A648E" w:rsidRDefault="00763572" w:rsidP="008238A9">
            <w:pPr>
              <w:spacing w:line="240" w:lineRule="auto"/>
              <w:jc w:val="both"/>
              <w:rPr>
                <w:ins w:id="4431" w:author="Jie Wang5909" w:date="2026-10-16T23:50:00Z"/>
                <w:rFonts w:ascii="Arial" w:hAnsi="Arial" w:cs="Arial"/>
                <w:sz w:val="18"/>
                <w:szCs w:val="18"/>
              </w:rPr>
            </w:pPr>
            <w:ins w:id="4432" w:author="Jie Wang5909" w:date="2026-10-16T23:50:00Z">
              <w:r w:rsidRPr="005A648E">
                <w:rPr>
                  <w:rFonts w:ascii="Arial" w:hAnsi="Arial" w:cs="Arial"/>
                  <w:sz w:val="18"/>
                  <w:szCs w:val="18"/>
                </w:rPr>
                <w:t>Conduct Nitrosamine Risk Assessment and Report Preparation</w:t>
              </w:r>
            </w:ins>
            <w:ins w:id="4433" w:author="Jie Wang5909" w:date="2026-10-16T23:54:00Z">
              <w:r w:rsidR="00AD5974">
                <w:rPr>
                  <w:rFonts w:ascii="Arial" w:hAnsi="Arial" w:cs="Arial"/>
                  <w:sz w:val="18"/>
                  <w:szCs w:val="18"/>
                </w:rPr>
                <w:t xml:space="preserve">. </w:t>
              </w:r>
            </w:ins>
          </w:p>
        </w:tc>
        <w:tc>
          <w:tcPr>
            <w:tcW w:w="1199"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434" w:author="Jie Wang5909" w:date="2026-10-16T23:51:00Z">
              <w:tcPr>
                <w:tcW w:w="1282" w:type="dxa"/>
                <w:gridSpan w:val="2"/>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549CC295" w14:textId="77777777" w:rsidR="00763572" w:rsidRPr="00430350" w:rsidRDefault="00763572" w:rsidP="008238A9">
            <w:pPr>
              <w:spacing w:line="240" w:lineRule="auto"/>
              <w:jc w:val="both"/>
              <w:rPr>
                <w:ins w:id="4435" w:author="Jie Wang5909" w:date="2026-10-16T23:50:00Z"/>
                <w:rFonts w:ascii="Arial" w:hAnsi="Arial" w:cs="Arial"/>
                <w:sz w:val="18"/>
                <w:szCs w:val="18"/>
              </w:rPr>
            </w:pPr>
            <w:ins w:id="4436" w:author="Jie Wang5909" w:date="2026-10-16T23:50:00Z">
              <w:r w:rsidRPr="00430350">
                <w:rPr>
                  <w:rFonts w:ascii="Arial" w:eastAsia="Arial" w:hAnsi="Arial" w:cs="Arial"/>
                  <w:sz w:val="18"/>
                  <w:szCs w:val="18"/>
                  <w:u w:val="single"/>
                  <w:rPrChange w:id="4437" w:author="Jie Wang5909" w:date="2026-10-17T00:16:00Z">
                    <w:rPr>
                      <w:rFonts w:ascii="Arial" w:eastAsia="Arial" w:hAnsi="Arial" w:cs="Arial"/>
                      <w:color w:val="D13438"/>
                      <w:sz w:val="18"/>
                      <w:szCs w:val="18"/>
                      <w:u w:val="single"/>
                    </w:rPr>
                  </w:rPrChange>
                </w:rPr>
                <w:t>CMMD</w:t>
              </w:r>
            </w:ins>
          </w:p>
        </w:tc>
        <w:tc>
          <w:tcPr>
            <w:tcW w:w="1983" w:type="dxa"/>
            <w:tcBorders>
              <w:top w:val="single" w:sz="6" w:space="0" w:color="AAAAAA"/>
              <w:left w:val="single" w:sz="6" w:space="0" w:color="AAAAAA"/>
              <w:bottom w:val="single" w:sz="6" w:space="0" w:color="AAAAAA"/>
              <w:right w:val="single" w:sz="6" w:space="0" w:color="AAAAAA"/>
            </w:tcBorders>
            <w:shd w:val="clear" w:color="auto" w:fill="EEF4FB"/>
            <w:vAlign w:val="center"/>
            <w:hideMark/>
            <w:tcPrChange w:id="4438" w:author="Jie Wang5909" w:date="2026-10-16T23:51:00Z">
              <w:tcPr>
                <w:tcW w:w="2228" w:type="dxa"/>
                <w:gridSpan w:val="3"/>
                <w:tcBorders>
                  <w:top w:val="single" w:sz="6" w:space="0" w:color="AAAAAA"/>
                  <w:left w:val="single" w:sz="6" w:space="0" w:color="AAAAAA"/>
                  <w:bottom w:val="single" w:sz="6" w:space="0" w:color="AAAAAA"/>
                  <w:right w:val="single" w:sz="6" w:space="0" w:color="AAAAAA"/>
                </w:tcBorders>
                <w:shd w:val="clear" w:color="auto" w:fill="EEF4FB"/>
                <w:vAlign w:val="center"/>
                <w:hideMark/>
              </w:tcPr>
            </w:tcPrChange>
          </w:tcPr>
          <w:p w14:paraId="1CE1B143" w14:textId="77777777" w:rsidR="00763572" w:rsidRPr="00430350" w:rsidRDefault="00763572" w:rsidP="008238A9">
            <w:pPr>
              <w:spacing w:line="240" w:lineRule="auto"/>
              <w:rPr>
                <w:ins w:id="4439" w:author="Jie Wang5909" w:date="2026-10-16T23:50:00Z"/>
                <w:rFonts w:ascii="Arial" w:eastAsia="Arial" w:hAnsi="Arial" w:cs="Arial"/>
                <w:sz w:val="18"/>
                <w:szCs w:val="18"/>
                <w:u w:val="single"/>
                <w:rPrChange w:id="4440" w:author="Jie Wang5909" w:date="2026-10-17T00:16:00Z">
                  <w:rPr>
                    <w:ins w:id="4441" w:author="Jie Wang5909" w:date="2026-10-16T23:50:00Z"/>
                    <w:rFonts w:ascii="Arial" w:eastAsia="Arial" w:hAnsi="Arial" w:cs="Arial"/>
                    <w:color w:val="D13438"/>
                    <w:sz w:val="18"/>
                    <w:szCs w:val="18"/>
                    <w:u w:val="single"/>
                  </w:rPr>
                </w:rPrChange>
              </w:rPr>
            </w:pPr>
            <w:ins w:id="4442" w:author="Jie Wang5909" w:date="2026-10-16T23:50:00Z">
              <w:r w:rsidRPr="00430350">
                <w:rPr>
                  <w:rFonts w:ascii="Arial" w:eastAsia="Arial" w:hAnsi="Arial" w:cs="Arial"/>
                  <w:sz w:val="18"/>
                  <w:szCs w:val="18"/>
                  <w:u w:val="single"/>
                  <w:rPrChange w:id="4443" w:author="Jie Wang5909" w:date="2026-10-17T00:16:00Z">
                    <w:rPr>
                      <w:rFonts w:ascii="Arial" w:eastAsia="Arial" w:hAnsi="Arial" w:cs="Arial"/>
                      <w:color w:val="D13438"/>
                      <w:sz w:val="18"/>
                      <w:szCs w:val="18"/>
                      <w:u w:val="single"/>
                    </w:rPr>
                  </w:rPrChange>
                </w:rPr>
                <w:t>Assigned Owner: Yu Zhang</w:t>
              </w:r>
            </w:ins>
          </w:p>
          <w:p w14:paraId="195A16BB" w14:textId="2B7F9DEC" w:rsidR="00763572" w:rsidRPr="00430350" w:rsidRDefault="009E2D1C" w:rsidP="008238A9">
            <w:pPr>
              <w:spacing w:line="240" w:lineRule="auto"/>
              <w:rPr>
                <w:ins w:id="4444" w:author="Jie Wang5909" w:date="2026-10-16T23:50:00Z"/>
                <w:rFonts w:ascii="Arial" w:eastAsia="Arial" w:hAnsi="Arial" w:cs="Arial"/>
                <w:sz w:val="18"/>
                <w:szCs w:val="18"/>
                <w:u w:val="single"/>
                <w:rPrChange w:id="4445" w:author="Jie Wang5909" w:date="2026-10-17T00:16:00Z">
                  <w:rPr>
                    <w:ins w:id="4446" w:author="Jie Wang5909" w:date="2026-10-16T23:50:00Z"/>
                    <w:rFonts w:ascii="Arial" w:eastAsia="Arial" w:hAnsi="Arial" w:cs="Arial"/>
                    <w:color w:val="D13438"/>
                    <w:sz w:val="18"/>
                    <w:szCs w:val="18"/>
                    <w:u w:val="single"/>
                  </w:rPr>
                </w:rPrChange>
              </w:rPr>
            </w:pPr>
            <w:ins w:id="4447" w:author="Jie Wang5909" w:date="2026-10-16T23:50:00Z">
              <w:r w:rsidRPr="00430350">
                <w:rPr>
                  <w:rFonts w:ascii="Arial" w:eastAsia="Arial" w:hAnsi="Arial" w:cs="Arial"/>
                  <w:sz w:val="18"/>
                  <w:szCs w:val="18"/>
                  <w:u w:val="single"/>
                  <w:rPrChange w:id="4448" w:author="Jie Wang5909" w:date="2026-10-17T00:16:00Z">
                    <w:rPr>
                      <w:rFonts w:ascii="Arial" w:eastAsia="Arial" w:hAnsi="Arial" w:cs="Arial"/>
                      <w:color w:val="D13438"/>
                      <w:sz w:val="18"/>
                      <w:szCs w:val="18"/>
                      <w:u w:val="single"/>
                    </w:rPr>
                  </w:rPrChange>
                </w:rPr>
                <w:t xml:space="preserve">Due Date: </w:t>
              </w:r>
              <w:r w:rsidR="00763572" w:rsidRPr="00430350">
                <w:rPr>
                  <w:rFonts w:ascii="Arial" w:eastAsia="Arial" w:hAnsi="Arial" w:cs="Arial"/>
                  <w:sz w:val="18"/>
                  <w:szCs w:val="18"/>
                  <w:u w:val="single"/>
                  <w:rPrChange w:id="4449" w:author="Jie Wang5909" w:date="2026-10-17T00:16:00Z">
                    <w:rPr>
                      <w:rFonts w:ascii="Arial" w:eastAsia="Arial" w:hAnsi="Arial" w:cs="Arial"/>
                      <w:color w:val="D13438"/>
                      <w:sz w:val="18"/>
                      <w:szCs w:val="18"/>
                      <w:u w:val="single"/>
                    </w:rPr>
                  </w:rPrChange>
                </w:rPr>
                <w:t>prior to product release</w:t>
              </w:r>
            </w:ins>
          </w:p>
          <w:p w14:paraId="3026D109" w14:textId="77777777" w:rsidR="00763572" w:rsidRPr="00430350" w:rsidRDefault="00763572" w:rsidP="008238A9">
            <w:pPr>
              <w:spacing w:line="240" w:lineRule="auto"/>
              <w:rPr>
                <w:ins w:id="4450" w:author="Jie Wang5909" w:date="2026-10-16T23:50:00Z"/>
                <w:rFonts w:ascii="Arial" w:eastAsia="Arial" w:hAnsi="Arial" w:cs="Arial"/>
                <w:sz w:val="18"/>
                <w:szCs w:val="18"/>
                <w:u w:val="single"/>
                <w:rPrChange w:id="4451" w:author="Jie Wang5909" w:date="2026-10-17T00:16:00Z">
                  <w:rPr>
                    <w:ins w:id="4452" w:author="Jie Wang5909" w:date="2026-10-16T23:50:00Z"/>
                    <w:rFonts w:ascii="Arial" w:eastAsia="Arial" w:hAnsi="Arial" w:cs="Arial"/>
                    <w:color w:val="D13438"/>
                    <w:sz w:val="18"/>
                    <w:szCs w:val="18"/>
                    <w:u w:val="single"/>
                  </w:rPr>
                </w:rPrChange>
              </w:rPr>
            </w:pPr>
            <w:ins w:id="4453" w:author="Jie Wang5909" w:date="2026-10-16T23:50:00Z">
              <w:r w:rsidRPr="00430350">
                <w:rPr>
                  <w:rFonts w:ascii="Arial" w:eastAsia="Arial" w:hAnsi="Arial" w:cs="Arial"/>
                  <w:sz w:val="18"/>
                  <w:szCs w:val="18"/>
                  <w:u w:val="single"/>
                  <w:rPrChange w:id="4454" w:author="Jie Wang5909" w:date="2026-10-17T00:16:00Z">
                    <w:rPr>
                      <w:rFonts w:ascii="Arial" w:eastAsia="Arial" w:hAnsi="Arial" w:cs="Arial"/>
                      <w:color w:val="D13438"/>
                      <w:sz w:val="18"/>
                      <w:szCs w:val="18"/>
                      <w:u w:val="single"/>
                    </w:rPr>
                  </w:rPrChange>
                </w:rPr>
                <w:t xml:space="preserve">Item status and Closure criteria: </w:t>
              </w:r>
            </w:ins>
          </w:p>
          <w:p w14:paraId="5C2E1C96" w14:textId="77777777" w:rsidR="00763572" w:rsidRPr="00430350" w:rsidRDefault="00763572" w:rsidP="008238A9">
            <w:pPr>
              <w:spacing w:line="240" w:lineRule="auto"/>
              <w:rPr>
                <w:ins w:id="4455" w:author="Jie Wang5909" w:date="2026-10-16T23:50:00Z"/>
                <w:rFonts w:ascii="Arial" w:hAnsi="Arial" w:cs="Arial"/>
                <w:sz w:val="18"/>
                <w:szCs w:val="18"/>
              </w:rPr>
            </w:pPr>
            <w:ins w:id="4456" w:author="Jie Wang5909" w:date="2026-10-16T23:50:00Z">
              <w:r w:rsidRPr="00430350">
                <w:rPr>
                  <w:rFonts w:ascii="Arial" w:eastAsia="Arial" w:hAnsi="Arial" w:cs="Arial"/>
                  <w:sz w:val="18"/>
                  <w:szCs w:val="18"/>
                  <w:u w:val="single"/>
                  <w:rPrChange w:id="4457" w:author="Jie Wang5909" w:date="2026-10-17T00:16:00Z">
                    <w:rPr>
                      <w:rFonts w:ascii="Arial" w:eastAsia="Arial" w:hAnsi="Arial" w:cs="Arial"/>
                      <w:color w:val="D13438"/>
                      <w:sz w:val="18"/>
                      <w:szCs w:val="18"/>
                      <w:u w:val="single"/>
                    </w:rPr>
                  </w:rPrChange>
                </w:rPr>
                <w:t>Completion of Nitrosamine Risk Assessment Report</w:t>
              </w:r>
            </w:ins>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458" w:author="Jie Wang5909" w:date="2026-10-16T23:51:00Z">
              <w:tcPr>
                <w:tcW w:w="1833" w:type="dxa"/>
                <w:gridSpan w:val="3"/>
                <w:tcBorders>
                  <w:top w:val="single" w:sz="6" w:space="0" w:color="AAAAAA"/>
                  <w:left w:val="single" w:sz="6" w:space="0" w:color="AAAAAA"/>
                  <w:bottom w:val="single" w:sz="6" w:space="0" w:color="AAAAAA"/>
                  <w:right w:val="single" w:sz="6" w:space="0" w:color="AAAAAA"/>
                </w:tcBorders>
                <w:shd w:val="clear" w:color="auto" w:fill="EEF4FB"/>
              </w:tcPr>
            </w:tcPrChange>
          </w:tcPr>
          <w:p w14:paraId="29BDD60C" w14:textId="77777777" w:rsidR="00763572" w:rsidRDefault="00763572">
            <w:pPr>
              <w:spacing w:line="240" w:lineRule="auto"/>
              <w:jc w:val="center"/>
              <w:rPr>
                <w:ins w:id="4459" w:author="Jie Wang5909" w:date="2026-10-16T23:51:00Z"/>
                <w:rFonts w:ascii="Arial" w:eastAsia="Arial" w:hAnsi="Arial" w:cs="Arial"/>
                <w:color w:val="D13438"/>
                <w:sz w:val="18"/>
                <w:szCs w:val="18"/>
                <w:u w:val="single"/>
              </w:rPr>
              <w:pPrChange w:id="4460" w:author="Jie Wang5909" w:date="2026-10-16T23:51:00Z">
                <w:pPr>
                  <w:spacing w:line="240" w:lineRule="auto"/>
                </w:pPr>
              </w:pPrChange>
            </w:pPr>
          </w:p>
        </w:tc>
        <w:tc>
          <w:tcPr>
            <w:tcW w:w="1386" w:type="dxa"/>
            <w:tcBorders>
              <w:top w:val="single" w:sz="6" w:space="0" w:color="AAAAAA"/>
              <w:left w:val="single" w:sz="6" w:space="0" w:color="AAAAAA"/>
              <w:bottom w:val="single" w:sz="6" w:space="0" w:color="AAAAAA"/>
              <w:right w:val="single" w:sz="6" w:space="0" w:color="AAAAAA"/>
            </w:tcBorders>
            <w:shd w:val="clear" w:color="auto" w:fill="EEF4FB"/>
            <w:vAlign w:val="center"/>
            <w:tcPrChange w:id="4461" w:author="Jie Wang5909" w:date="2026-10-16T23:51:00Z">
              <w:tcPr>
                <w:tcW w:w="1833" w:type="dxa"/>
                <w:tcBorders>
                  <w:top w:val="single" w:sz="6" w:space="0" w:color="AAAAAA"/>
                  <w:left w:val="single" w:sz="6" w:space="0" w:color="AAAAAA"/>
                  <w:bottom w:val="single" w:sz="6" w:space="0" w:color="AAAAAA"/>
                  <w:right w:val="single" w:sz="6" w:space="0" w:color="AAAAAA"/>
                </w:tcBorders>
                <w:shd w:val="clear" w:color="auto" w:fill="EEF4FB"/>
              </w:tcPr>
            </w:tcPrChange>
          </w:tcPr>
          <w:p w14:paraId="5EF911C3" w14:textId="77777777" w:rsidR="00763572" w:rsidRDefault="00763572">
            <w:pPr>
              <w:spacing w:line="240" w:lineRule="auto"/>
              <w:jc w:val="center"/>
              <w:rPr>
                <w:ins w:id="4462" w:author="Jie Wang5909" w:date="2026-10-16T23:51:00Z"/>
                <w:rFonts w:ascii="Arial" w:eastAsia="Arial" w:hAnsi="Arial" w:cs="Arial"/>
                <w:color w:val="D13438"/>
                <w:sz w:val="18"/>
                <w:szCs w:val="18"/>
                <w:u w:val="single"/>
              </w:rPr>
              <w:pPrChange w:id="4463" w:author="Jie Wang5909" w:date="2026-10-16T23:51:00Z">
                <w:pPr>
                  <w:spacing w:line="240" w:lineRule="auto"/>
                </w:pPr>
              </w:pPrChange>
            </w:pPr>
          </w:p>
        </w:tc>
      </w:tr>
    </w:tbl>
    <w:p w14:paraId="6E6CB7BF" w14:textId="51B40E43" w:rsidR="00763572" w:rsidRPr="000D7339" w:rsidRDefault="00511C03">
      <w:pPr>
        <w:jc w:val="both"/>
        <w:rPr>
          <w:rFonts w:ascii="Arial" w:hAnsi="Arial" w:cs="Arial"/>
          <w:sz w:val="21"/>
          <w:szCs w:val="21"/>
        </w:rPr>
        <w:pPrChange w:id="4464" w:author="Jie Wang5909" w:date="2026-10-17T00:14:00Z">
          <w:pPr/>
        </w:pPrChange>
      </w:pPr>
      <w:ins w:id="4465" w:author="Jie Wang5909" w:date="2026-10-17T00:14:00Z">
        <w:r w:rsidRPr="005A648E">
          <w:rPr>
            <w:rFonts w:ascii="Arial" w:hAnsi="Arial" w:cs="Arial"/>
            <w:sz w:val="21"/>
            <w:szCs w:val="21"/>
          </w:rPr>
          <w:t xml:space="preserve">Note: </w:t>
        </w:r>
        <w:r>
          <w:rPr>
            <w:rFonts w:ascii="Arial" w:hAnsi="Arial" w:cs="Arial"/>
            <w:sz w:val="21"/>
            <w:szCs w:val="21"/>
          </w:rPr>
          <w:t>*</w:t>
        </w:r>
        <w:r w:rsidRPr="005A648E">
          <w:rPr>
            <w:rFonts w:ascii="Arial" w:hAnsi="Arial" w:cs="Arial"/>
            <w:sz w:val="21"/>
            <w:szCs w:val="21"/>
          </w:rPr>
          <w:t>The due dates are established based on the current manufacturing schedule and shall not be later than the actual PPQ initiation date.</w:t>
        </w:r>
      </w:ins>
    </w:p>
    <w:sectPr w:rsidR="00763572" w:rsidRPr="000D7339" w:rsidSect="00750170">
      <w:pgSz w:w="15840" w:h="12240" w:orient="landscape"/>
      <w:pgMar w:top="1800" w:right="1440" w:bottom="1800" w:left="1440" w:header="890" w:footer="720" w:gutter="0"/>
      <w:cols w:space="720"/>
      <w:docGrid w:linePitch="360"/>
      <w:sectPrChange w:id="4466" w:author="Jie Wang5909" w:date="2026-10-16T21:27:00Z">
        <w:sectPr w:rsidR="00763572" w:rsidRPr="000D7339" w:rsidSect="00750170">
          <w:pgSz w:w="12240" w:h="15840" w:orient="portrait"/>
          <w:pgMar w:top="1440" w:right="1800" w:bottom="1440" w:left="1800" w:header="89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1" w:author="Novie Atakiwe" w:date="2026-08-19T02:34:00Z" w:initials="NA">
    <w:p w14:paraId="09A609DF" w14:textId="77777777" w:rsidR="004468D5" w:rsidRPr="0063208B" w:rsidRDefault="004468D5" w:rsidP="007E7D32">
      <w:pPr>
        <w:pStyle w:val="a5"/>
      </w:pPr>
      <w:r w:rsidRPr="0063208B">
        <w:rPr>
          <w:rStyle w:val="a4"/>
        </w:rPr>
        <w:annotationRef/>
      </w:r>
      <w:proofErr w:type="spellStart"/>
      <w:r w:rsidRPr="0063208B">
        <w:t>Ethyldiisopropylamine</w:t>
      </w:r>
      <w:proofErr w:type="spellEnd"/>
      <w:r w:rsidRPr="0063208B">
        <w:t xml:space="preserve"> </w:t>
      </w:r>
    </w:p>
  </w:comment>
  <w:comment w:id="82" w:author="Yu Zhang - Network" w:date="2026-08-19T14:45:00Z" w:initials="YN">
    <w:p w14:paraId="34393B21" w14:textId="452F5C12" w:rsidR="004468D5" w:rsidRDefault="004468D5">
      <w:pPr>
        <w:pStyle w:val="a5"/>
      </w:pPr>
      <w:r>
        <w:rPr>
          <w:rStyle w:val="a4"/>
        </w:rPr>
        <w:annotationRef/>
      </w:r>
      <w:r w:rsidRPr="703F0EB7">
        <w:t>Corrected and thanks for your correction</w:t>
      </w:r>
    </w:p>
  </w:comment>
  <w:comment w:id="87" w:author="Sonia Quinn - Network" w:date="2026-10-12T14:41:00Z" w:initials="SN">
    <w:p w14:paraId="4270ABEB" w14:textId="1A8A4CAA" w:rsidR="004468D5" w:rsidRDefault="004468D5">
      <w:pPr>
        <w:pStyle w:val="a5"/>
      </w:pPr>
      <w:r>
        <w:rPr>
          <w:rStyle w:val="a4"/>
        </w:rPr>
        <w:annotationRef/>
      </w:r>
      <w:r w:rsidRPr="0DE173F8">
        <w:t xml:space="preserve">The current wording reads primarily as a technology-transfer evaluation - should there be PPQ-readiness gap assessment angle also? </w:t>
      </w:r>
    </w:p>
    <w:p w14:paraId="14AF879A" w14:textId="40D25ECB" w:rsidR="004468D5" w:rsidRDefault="004468D5">
      <w:pPr>
        <w:pStyle w:val="a5"/>
      </w:pPr>
      <w:r w:rsidRPr="4742D81D">
        <w:t>EXAMPLE to consider:</w:t>
      </w:r>
    </w:p>
    <w:p w14:paraId="5CFC8139" w14:textId="1CE39946" w:rsidR="004468D5" w:rsidRDefault="004468D5">
      <w:pPr>
        <w:pStyle w:val="a5"/>
      </w:pPr>
      <w:r w:rsidRPr="1BF4BF89">
        <w:t>The purpose of this assessment is to evaluate the readiness of the manufacturing process, analytical methods, equipment, facilities, utilities, personnel, contamination control strategy and quality systems for execution of PPQ activities associated with LSN4182928. The assessment further verifies that technology transfer activities, process changes, risk mitigations and prerequisite validation activities are appropriately controlled such that process performance, product quality and patient safety are not adversely impacted.</w:t>
      </w:r>
    </w:p>
  </w:comment>
  <w:comment w:id="88" w:author="Jie Wang5909" w:date="2026-10-13T10:47:00Z" w:initials="JW">
    <w:p w14:paraId="1B00CF4B" w14:textId="45C21E52" w:rsidR="004468D5" w:rsidRDefault="004468D5">
      <w:pPr>
        <w:pStyle w:val="a5"/>
      </w:pPr>
      <w:r>
        <w:rPr>
          <w:rStyle w:val="a4"/>
        </w:rPr>
        <w:annotationRef/>
      </w:r>
      <w:r w:rsidRPr="00DE4391">
        <w:t>Thank you for your comment. We agree that the PPQ-readiness gap assessment angle should be explicitly reflected.</w:t>
      </w:r>
      <w:r>
        <w:t xml:space="preserve"> </w:t>
      </w:r>
    </w:p>
  </w:comment>
  <w:comment w:id="92" w:author="Diedra Shorty-Duffie" w:date="2026-09-09T15:00:00Z" w:initials="DS">
    <w:p w14:paraId="7CF1D329" w14:textId="77777777" w:rsidR="004468D5" w:rsidRDefault="004468D5" w:rsidP="005037C3">
      <w:pPr>
        <w:pStyle w:val="a5"/>
      </w:pPr>
      <w:r>
        <w:rPr>
          <w:rStyle w:val="a4"/>
        </w:rPr>
        <w:annotationRef/>
      </w:r>
      <w:r>
        <w:t xml:space="preserve">Confirm value is not 1.5wt% and less </w:t>
      </w:r>
      <w:proofErr w:type="spellStart"/>
      <w:r>
        <w:t>then</w:t>
      </w:r>
      <w:proofErr w:type="spellEnd"/>
      <w:r>
        <w:t xml:space="preserve"> 2 KF</w:t>
      </w:r>
    </w:p>
  </w:comment>
  <w:comment w:id="93" w:author="Yachao Liu11087" w:date="2026-09-10T16:08:00Z" w:initials="YL">
    <w:p w14:paraId="7064A34C" w14:textId="51A39835" w:rsidR="004468D5" w:rsidRDefault="004468D5">
      <w:pPr>
        <w:pStyle w:val="a5"/>
      </w:pPr>
      <w:r>
        <w:rPr>
          <w:rStyle w:val="a4"/>
        </w:rPr>
        <w:annotationRef/>
      </w:r>
      <w:r w:rsidRPr="79ACDE84">
        <w:t xml:space="preserve">Confirmed. The acceptance criterion for KF at this step is ≤2.5%. </w:t>
      </w:r>
    </w:p>
  </w:comment>
  <w:comment w:id="95" w:author="Sonia Quinn - Network" w:date="2026-10-12T14:44:00Z" w:initials="SN">
    <w:p w14:paraId="5E22DC12" w14:textId="363240CC" w:rsidR="004468D5" w:rsidRDefault="004468D5">
      <w:pPr>
        <w:pStyle w:val="a5"/>
      </w:pPr>
      <w:r>
        <w:rPr>
          <w:rStyle w:val="a4"/>
        </w:rPr>
        <w:annotationRef/>
      </w:r>
      <w:r w:rsidRPr="00F069EF">
        <w:t>The scope of this assessment includes evaluation of process readiness, analytical readiness, equipment suitability, contamination control readiness, validation readiness, quality system readiness, material readiness and completion status of prerequisite PPQ activities?</w:t>
      </w:r>
    </w:p>
  </w:comment>
  <w:comment w:id="96" w:author="Jie Wang5909" w:date="2026-10-13T11:23:00Z" w:initials="JW">
    <w:p w14:paraId="064C32C4" w14:textId="0C739591" w:rsidR="004468D5" w:rsidRPr="00F069EF" w:rsidRDefault="004468D5">
      <w:pPr>
        <w:pStyle w:val="a5"/>
      </w:pPr>
      <w:r>
        <w:rPr>
          <w:rStyle w:val="a4"/>
        </w:rPr>
        <w:annotationRef/>
      </w:r>
      <w:r w:rsidRPr="00F069EF">
        <w:rPr>
          <w:bCs/>
        </w:rPr>
        <w:t>Yes, all the points you mentioned are included in this assessment document, and the relevant descriptions have been added to the main body of the text.</w:t>
      </w:r>
    </w:p>
  </w:comment>
  <w:comment w:id="97" w:author="Sonia Quinn - Network" w:date="2026-10-14T09:50:00Z" w:initials="SN">
    <w:p w14:paraId="45665A33" w14:textId="6B50166F" w:rsidR="004468D5" w:rsidRDefault="004468D5">
      <w:r>
        <w:annotationRef/>
      </w:r>
      <w:r w:rsidRPr="19BC8BD1">
        <w:t>Thanks a mill</w:t>
      </w:r>
    </w:p>
  </w:comment>
  <w:comment w:id="101" w:author="Sonia Quinn - Network" w:date="2026-10-12T14:42:00Z" w:initials="SN">
    <w:p w14:paraId="146A88CA" w14:textId="486CD9DF" w:rsidR="004468D5" w:rsidRDefault="004468D5">
      <w:pPr>
        <w:pStyle w:val="a5"/>
      </w:pPr>
      <w:r>
        <w:rPr>
          <w:rStyle w:val="a4"/>
        </w:rPr>
        <w:annotationRef/>
      </w:r>
      <w:r w:rsidRPr="3D113404">
        <w:t>Have sending site detail in brackets also.</w:t>
      </w:r>
    </w:p>
  </w:comment>
  <w:comment w:id="102" w:author="Jie Wang5909" w:date="2026-10-13T11:02:00Z" w:initials="JW">
    <w:p w14:paraId="5A25F280" w14:textId="6503AB54" w:rsidR="004468D5" w:rsidRDefault="004468D5">
      <w:pPr>
        <w:pStyle w:val="a5"/>
      </w:pPr>
      <w:r>
        <w:rPr>
          <w:rStyle w:val="a4"/>
        </w:rPr>
        <w:annotationRef/>
      </w:r>
      <w:r>
        <w:rPr>
          <w:rFonts w:hint="eastAsia"/>
        </w:rPr>
        <w:t>O</w:t>
      </w:r>
      <w:r>
        <w:t xml:space="preserve">K, added. </w:t>
      </w:r>
    </w:p>
  </w:comment>
  <w:comment w:id="109" w:author="Sonia Quinn - Network" w:date="2026-10-12T14:47:00Z" w:initials="SN">
    <w:p w14:paraId="0A1963FD" w14:textId="4EB658C5" w:rsidR="004468D5" w:rsidRDefault="004468D5">
      <w:pPr>
        <w:pStyle w:val="a5"/>
      </w:pPr>
      <w:r>
        <w:rPr>
          <w:rStyle w:val="a4"/>
        </w:rPr>
        <w:annotationRef/>
      </w:r>
      <w:r w:rsidRPr="00B37BB0">
        <w:t>There is no table identified as 'Table 3'?</w:t>
      </w:r>
    </w:p>
  </w:comment>
  <w:comment w:id="110" w:author="Jie Wang5909" w:date="2026-10-13T11:25:00Z" w:initials="JW">
    <w:p w14:paraId="33545303" w14:textId="53748D57" w:rsidR="004468D5" w:rsidRPr="00B37BB0" w:rsidRDefault="004468D5">
      <w:pPr>
        <w:pStyle w:val="a5"/>
      </w:pPr>
      <w:r>
        <w:rPr>
          <w:rStyle w:val="a4"/>
        </w:rPr>
        <w:annotationRef/>
      </w:r>
      <w:r w:rsidRPr="00B37BB0">
        <w:rPr>
          <w:rFonts w:hint="eastAsia"/>
        </w:rPr>
        <w:t>It</w:t>
      </w:r>
      <w:r w:rsidRPr="00B37BB0">
        <w:t xml:space="preserve">’s a typo. </w:t>
      </w:r>
      <w:proofErr w:type="gramStart"/>
      <w:r w:rsidRPr="00B37BB0">
        <w:rPr>
          <w:bCs/>
        </w:rPr>
        <w:t>it</w:t>
      </w:r>
      <w:proofErr w:type="gramEnd"/>
      <w:r w:rsidRPr="00B37BB0">
        <w:rPr>
          <w:bCs/>
        </w:rPr>
        <w:t xml:space="preserve"> should refer to Section 3. The description has been revised.</w:t>
      </w:r>
    </w:p>
  </w:comment>
  <w:comment w:id="113" w:author="Sonia Quinn - Network" w:date="2026-10-12T14:49:00Z" w:initials="SN">
    <w:p w14:paraId="0DB93C3D" w14:textId="4AC08DB3" w:rsidR="004468D5" w:rsidRPr="00A84070" w:rsidRDefault="004468D5">
      <w:pPr>
        <w:pStyle w:val="a5"/>
      </w:pPr>
      <w:r>
        <w:rPr>
          <w:rStyle w:val="a4"/>
        </w:rPr>
        <w:annotationRef/>
      </w:r>
      <w:r w:rsidRPr="00A84070">
        <w:t>This section focuses heavily on process changes.</w:t>
      </w:r>
    </w:p>
    <w:p w14:paraId="6C0CE26D" w14:textId="608BFD5A" w:rsidR="004468D5" w:rsidRDefault="004468D5">
      <w:pPr>
        <w:pStyle w:val="a5"/>
      </w:pPr>
      <w:r w:rsidRPr="00A84070">
        <w:t xml:space="preserve">The TTP requires demonstration that process knowledge transfer activities have been completed. </w:t>
      </w:r>
      <w:r w:rsidRPr="00086A1B">
        <w:t>How is it shown that process understanding, historical manufacturing experience, CPP rationale and control strategy knowledge have been transferred and implemented?</w:t>
      </w:r>
    </w:p>
  </w:comment>
  <w:comment w:id="114" w:author="Jie Wang5909" w:date="2026-10-13T11:24:00Z" w:initials="JW">
    <w:p w14:paraId="4E5DE3D5" w14:textId="0A11BB0B" w:rsidR="004468D5" w:rsidRPr="00086A1B" w:rsidRDefault="004468D5">
      <w:pPr>
        <w:pStyle w:val="a5"/>
      </w:pPr>
      <w:r>
        <w:rPr>
          <w:rStyle w:val="a4"/>
        </w:rPr>
        <w:annotationRef/>
      </w:r>
      <w:r w:rsidRPr="00086A1B">
        <w:t xml:space="preserve">After the MOR and CPP are finalized, documented training will be provided to the involved personnel prior to PPQ production initiation. </w:t>
      </w:r>
    </w:p>
    <w:p w14:paraId="654147CC" w14:textId="23863275" w:rsidR="004468D5" w:rsidRPr="00A02C7E" w:rsidRDefault="004468D5">
      <w:pPr>
        <w:pStyle w:val="a5"/>
        <w:rPr>
          <w:color w:val="0000FF"/>
        </w:rPr>
      </w:pPr>
      <w:r w:rsidRPr="00086A1B">
        <w:t>This content has been added in the action plan section.</w:t>
      </w:r>
    </w:p>
  </w:comment>
  <w:comment w:id="115" w:author="Sonia Quinn - Network" w:date="2026-10-14T09:55:00Z" w:initials="SN">
    <w:p w14:paraId="23E4A876" w14:textId="6D53ED42" w:rsidR="004468D5" w:rsidRDefault="004468D5">
      <w:r>
        <w:annotationRef/>
      </w:r>
      <w:r w:rsidRPr="4BBB4C05">
        <w:t>Ok, thanks a mill.</w:t>
      </w:r>
    </w:p>
  </w:comment>
  <w:comment w:id="124" w:author="Yu Lin Zhao" w:date="2026-08-03T14:30:00Z" w:initials="YZ">
    <w:p w14:paraId="656340F9" w14:textId="77777777" w:rsidR="004468D5" w:rsidRDefault="004468D5" w:rsidP="0010512D">
      <w:pPr>
        <w:pStyle w:val="a5"/>
      </w:pPr>
      <w:r>
        <w:rPr>
          <w:rStyle w:val="a4"/>
        </w:rPr>
        <w:annotationRef/>
      </w:r>
      <w:r>
        <w:t>We may need to set higher agitation speeds during commercial-scale cleavage processing.</w:t>
      </w:r>
    </w:p>
  </w:comment>
  <w:comment w:id="125" w:author="Yu Zhang - Network" w:date="2026-08-06T14:50:00Z" w:initials="YN">
    <w:p w14:paraId="1792BBEB" w14:textId="0D90988F" w:rsidR="004468D5" w:rsidRDefault="004468D5">
      <w:pPr>
        <w:pStyle w:val="a5"/>
      </w:pPr>
      <w:r>
        <w:rPr>
          <w:rStyle w:val="a4"/>
        </w:rPr>
        <w:annotationRef/>
      </w:r>
      <w:r w:rsidRPr="6A1108DC">
        <w:t>Yes, higher agitation speeds are planned for commercial‑scale cleavage processing. The 5 L lab‑scale confirmation for higher agitation speed is currently ongoing.</w:t>
      </w:r>
    </w:p>
    <w:p w14:paraId="6D140F6F" w14:textId="6164C168" w:rsidR="004468D5" w:rsidRDefault="004468D5">
      <w:pPr>
        <w:pStyle w:val="a5"/>
      </w:pPr>
    </w:p>
    <w:p w14:paraId="311E5EA7" w14:textId="16BE029A" w:rsidR="004468D5" w:rsidRDefault="004468D5">
      <w:pPr>
        <w:pStyle w:val="a5"/>
      </w:pPr>
      <w:r w:rsidRPr="6654678E">
        <w:t xml:space="preserve">For subsequent production batches, </w:t>
      </w:r>
      <w:proofErr w:type="gramStart"/>
      <w:r w:rsidRPr="6654678E">
        <w:t>three  optimization</w:t>
      </w:r>
      <w:proofErr w:type="gramEnd"/>
      <w:r w:rsidRPr="6654678E">
        <w:t xml:space="preserve"> measures will be implemented:</w:t>
      </w:r>
    </w:p>
    <w:p w14:paraId="0ED39788" w14:textId="5FB0A7B1" w:rsidR="004468D5" w:rsidRDefault="004468D5">
      <w:pPr>
        <w:pStyle w:val="a5"/>
      </w:pPr>
      <w:proofErr w:type="gramStart"/>
      <w:r w:rsidRPr="3F4B8D2D">
        <w:t>1.Adoption</w:t>
      </w:r>
      <w:proofErr w:type="gramEnd"/>
      <w:r w:rsidRPr="3F4B8D2D">
        <w:t xml:space="preserve"> of a beaver‑tail baffle configuration to improve mixing performance;</w:t>
      </w:r>
    </w:p>
    <w:p w14:paraId="7EB22093" w14:textId="6EEFDC92" w:rsidR="004468D5" w:rsidRDefault="004468D5">
      <w:pPr>
        <w:pStyle w:val="a5"/>
      </w:pPr>
      <w:proofErr w:type="gramStart"/>
      <w:r w:rsidRPr="7C1C0271">
        <w:t>2.Increase</w:t>
      </w:r>
      <w:proofErr w:type="gramEnd"/>
      <w:r w:rsidRPr="7C1C0271">
        <w:t xml:space="preserve"> in agitation speed;</w:t>
      </w:r>
    </w:p>
    <w:p w14:paraId="569A29FC" w14:textId="7BDB4B7B" w:rsidR="004468D5" w:rsidRDefault="004468D5">
      <w:pPr>
        <w:pStyle w:val="a5"/>
      </w:pPr>
      <w:proofErr w:type="gramStart"/>
      <w:r w:rsidRPr="50E846C1">
        <w:t>3.Increase</w:t>
      </w:r>
      <w:proofErr w:type="gramEnd"/>
      <w:r w:rsidRPr="50E846C1">
        <w:t xml:space="preserve"> in wash volumes.</w:t>
      </w:r>
    </w:p>
  </w:comment>
  <w:comment w:id="128" w:author="Sonia Quinn - Network" w:date="2026-10-12T14:56:00Z" w:initials="SN">
    <w:p w14:paraId="5042ECC7" w14:textId="022CC2D2" w:rsidR="004468D5" w:rsidRDefault="004468D5">
      <w:pPr>
        <w:pStyle w:val="a5"/>
      </w:pPr>
      <w:r>
        <w:rPr>
          <w:rStyle w:val="a4"/>
        </w:rPr>
        <w:annotationRef/>
      </w:r>
      <w:r w:rsidRPr="00711185">
        <w:t>The assessment appears to assign residual risk based largely on expected benefit rather than demonstrated effectiveness? Several changes represent modifications to control strategy, equipment design, analytical methodology and process execution - the rationale for assigning 'Low' residual risk should include objective evidence demonstrating that the modified approach has been evaluated and shown to achieve equivalent or improved process performance or other such evidence-based rationale?</w:t>
      </w:r>
    </w:p>
  </w:comment>
  <w:comment w:id="129" w:author="Jie Wang5909" w:date="2026-10-13T11:56:00Z" w:initials="JW">
    <w:p w14:paraId="53C90AFF" w14:textId="7C74FA4F" w:rsidR="004468D5" w:rsidRPr="00711185" w:rsidRDefault="004468D5" w:rsidP="00C12EE9">
      <w:pPr>
        <w:pStyle w:val="a5"/>
      </w:pPr>
      <w:r>
        <w:rPr>
          <w:rStyle w:val="a4"/>
        </w:rPr>
        <w:annotationRef/>
      </w:r>
      <w:r w:rsidRPr="00711185">
        <w:t xml:space="preserve">We </w:t>
      </w:r>
      <w:r w:rsidRPr="00711185">
        <w:rPr>
          <w:rFonts w:hint="eastAsia"/>
        </w:rPr>
        <w:t>agree</w:t>
      </w:r>
      <w:r w:rsidRPr="00711185">
        <w:t xml:space="preserve"> your comments. Each change was assessed for its impact on process performance and product quality, and the corresponding assessment is documented in the respective Change Control files.</w:t>
      </w:r>
    </w:p>
    <w:p w14:paraId="0D10E944" w14:textId="6ED2ECAD" w:rsidR="004468D5" w:rsidRPr="00C12EE9" w:rsidRDefault="004468D5">
      <w:pPr>
        <w:pStyle w:val="a5"/>
      </w:pPr>
    </w:p>
  </w:comment>
  <w:comment w:id="130" w:author="Sonia Quinn - Network" w:date="2026-10-14T09:58:00Z" w:initials="SN">
    <w:p w14:paraId="4ED033FF" w14:textId="3D299119" w:rsidR="004468D5" w:rsidRDefault="004468D5">
      <w:r>
        <w:annotationRef/>
      </w:r>
      <w:r w:rsidRPr="16D49669">
        <w:t>Then the change controls needs to be referenced where relevant for the evidence to support tracking the activity that modifies the risk to acceptable level.</w:t>
      </w:r>
    </w:p>
  </w:comment>
  <w:comment w:id="131" w:author="Yu Zhang12718" w:date="2026-10-15T13:45:00Z" w:initials="YZ">
    <w:p w14:paraId="7BDF6D9E" w14:textId="017258BC" w:rsidR="004468D5" w:rsidRDefault="004468D5">
      <w:r>
        <w:annotationRef/>
      </w:r>
      <w:r w:rsidRPr="416975ED">
        <w:t>Added</w:t>
      </w:r>
    </w:p>
  </w:comment>
  <w:comment w:id="145" w:author="Yu Lin Zhao" w:date="2026-08-03T22:10:00Z" w:initials="YZ">
    <w:p w14:paraId="32181C19" w14:textId="77777777" w:rsidR="004468D5" w:rsidRDefault="004468D5" w:rsidP="00A263BC">
      <w:pPr>
        <w:pStyle w:val="a5"/>
      </w:pPr>
      <w:r>
        <w:rPr>
          <w:rStyle w:val="a4"/>
        </w:rPr>
        <w:annotationRef/>
      </w:r>
      <w:r>
        <w:t xml:space="preserve">Add no scale change, no batch record </w:t>
      </w:r>
      <w:proofErr w:type="gramStart"/>
      <w:r>
        <w:t>change(</w:t>
      </w:r>
      <w:proofErr w:type="gramEnd"/>
      <w:r>
        <w:t>cleavage maybe have), no process control recipe change etc. if since won’t covered by PAR report</w:t>
      </w:r>
    </w:p>
  </w:comment>
  <w:comment w:id="146" w:author="Yu Zhang - Network" w:date="2026-08-06T15:01:00Z" w:initials="YN">
    <w:p w14:paraId="42897FD5" w14:textId="6C1CD41A" w:rsidR="004468D5" w:rsidRDefault="004468D5">
      <w:pPr>
        <w:pStyle w:val="a5"/>
      </w:pPr>
      <w:r>
        <w:rPr>
          <w:rStyle w:val="a4"/>
        </w:rPr>
        <w:annotationRef/>
      </w:r>
      <w:r w:rsidRPr="1C961AA1">
        <w:t>Corrected and thanks for your correction</w:t>
      </w:r>
    </w:p>
  </w:comment>
  <w:comment w:id="189" w:author="Sonia Quinn - Network" w:date="2026-10-12T14:58:00Z" w:initials="SN">
    <w:p w14:paraId="13D1B161" w14:textId="3064C191" w:rsidR="004468D5" w:rsidRPr="00143338" w:rsidRDefault="004468D5">
      <w:pPr>
        <w:pStyle w:val="a5"/>
        <w:rPr>
          <w:color w:val="0000FF"/>
        </w:rPr>
      </w:pPr>
      <w:r>
        <w:rPr>
          <w:rStyle w:val="a4"/>
        </w:rPr>
        <w:annotationRef/>
      </w:r>
      <w:r w:rsidRPr="000A09AB">
        <w:t>Is this completed? What is the source document for the information in the table? Ensure ESA references include detail on document status for transparency and accuracy.</w:t>
      </w:r>
    </w:p>
    <w:p w14:paraId="7E20899A" w14:textId="3FF11C51" w:rsidR="004468D5" w:rsidRPr="00143338" w:rsidRDefault="004468D5">
      <w:pPr>
        <w:pStyle w:val="a5"/>
        <w:rPr>
          <w:color w:val="0000FF"/>
        </w:rPr>
      </w:pPr>
    </w:p>
    <w:p w14:paraId="0203F665" w14:textId="21D659A3" w:rsidR="004468D5" w:rsidRDefault="004468D5">
      <w:pPr>
        <w:pStyle w:val="a5"/>
      </w:pPr>
      <w:r w:rsidRPr="00C31B9C">
        <w:t>Completion of ESA activities should not simply be listed as a future action. The assessment should evaluate residual risk associated with any outstanding ESA activities where ESA is not yet final and clearly define whether all equipment suitability conclusions required for PPQ approval have been completed, approved and verified.</w:t>
      </w:r>
    </w:p>
  </w:comment>
  <w:comment w:id="190" w:author="Jie Wang5909" w:date="2026-10-13T13:14:00Z" w:initials="JW">
    <w:p w14:paraId="62637573" w14:textId="62E10918" w:rsidR="004468D5" w:rsidRPr="00371F2F" w:rsidRDefault="004468D5" w:rsidP="00371F2F">
      <w:pPr>
        <w:pStyle w:val="a5"/>
        <w:rPr>
          <w:rStyle w:val="ab"/>
          <w:rFonts w:ascii="Segoe UI" w:hAnsi="Segoe UI" w:cs="Segoe UI"/>
          <w:color w:val="0000FF"/>
        </w:rPr>
      </w:pPr>
      <w:r>
        <w:rPr>
          <w:rStyle w:val="a4"/>
        </w:rPr>
        <w:annotationRef/>
      </w:r>
      <w:r w:rsidRPr="00371F2F">
        <w:t>T</w:t>
      </w:r>
      <w:r w:rsidRPr="00371F2F">
        <w:rPr>
          <w:rFonts w:hint="eastAsia"/>
        </w:rPr>
        <w:t>he</w:t>
      </w:r>
      <w:r w:rsidRPr="00371F2F">
        <w:t xml:space="preserve"> </w:t>
      </w:r>
      <w:r>
        <w:t xml:space="preserve">step 1 </w:t>
      </w:r>
      <w:r w:rsidRPr="00371F2F">
        <w:t xml:space="preserve">Equipment Suitability Analysis </w:t>
      </w:r>
      <w:r w:rsidRPr="00371F2F">
        <w:rPr>
          <w:rFonts w:hint="eastAsia"/>
        </w:rPr>
        <w:t>has</w:t>
      </w:r>
      <w:r w:rsidRPr="00371F2F">
        <w:t xml:space="preserve"> been completed, and the report is essentially finalized, with final confirmation currently in progress.</w:t>
      </w:r>
    </w:p>
    <w:p w14:paraId="3306202D" w14:textId="77E9E381" w:rsidR="004468D5" w:rsidRDefault="004468D5" w:rsidP="00C50E65">
      <w:pPr>
        <w:pStyle w:val="ds-markdown-paragraph"/>
        <w:shd w:val="clear" w:color="auto" w:fill="FFFFFF"/>
        <w:spacing w:before="240" w:beforeAutospacing="0" w:after="240" w:afterAutospacing="0"/>
        <w:rPr>
          <w:rFonts w:ascii="Segoe UI" w:hAnsi="Segoe UI" w:cs="Segoe UI"/>
          <w:color w:val="0F1115"/>
        </w:rPr>
      </w:pPr>
    </w:p>
    <w:p w14:paraId="62C9CF70" w14:textId="72387D4F" w:rsidR="004468D5" w:rsidRPr="00053062" w:rsidRDefault="004468D5" w:rsidP="00053062">
      <w:pPr>
        <w:pStyle w:val="a5"/>
        <w:rPr>
          <w:rFonts w:ascii="Segoe UI" w:hAnsi="Segoe UI" w:cs="Segoe UI"/>
          <w:color w:val="0F1115"/>
        </w:rPr>
      </w:pPr>
      <w:r>
        <w:t xml:space="preserve">Thanks for your comment, </w:t>
      </w:r>
      <w:r w:rsidRPr="00053062">
        <w:t>the description of the equipment suitability conclusions has been added.</w:t>
      </w:r>
    </w:p>
  </w:comment>
  <w:comment w:id="220" w:author="Sonia Quinn - Network" w:date="2026-10-12T14:58:00Z" w:initials="SN">
    <w:p w14:paraId="02E9AC59" w14:textId="111DD106" w:rsidR="004468D5" w:rsidRDefault="004468D5">
      <w:pPr>
        <w:pStyle w:val="a5"/>
      </w:pPr>
      <w:r>
        <w:rPr>
          <w:rStyle w:val="a4"/>
        </w:rPr>
        <w:annotationRef/>
      </w:r>
      <w:r w:rsidRPr="4D50C34A">
        <w:t>Please give table a number and title for clarity.</w:t>
      </w:r>
    </w:p>
  </w:comment>
  <w:comment w:id="221" w:author="Jie Wang5909" w:date="2026-10-13T13:11:00Z" w:initials="JW">
    <w:p w14:paraId="7316DC99" w14:textId="361A3BB8" w:rsidR="004468D5" w:rsidRDefault="004468D5">
      <w:pPr>
        <w:pStyle w:val="a5"/>
      </w:pPr>
      <w:r>
        <w:rPr>
          <w:rStyle w:val="a4"/>
        </w:rPr>
        <w:annotationRef/>
      </w:r>
      <w:r>
        <w:rPr>
          <w:rFonts w:hint="eastAsia"/>
        </w:rPr>
        <w:t>O</w:t>
      </w:r>
      <w:r>
        <w:t>K</w:t>
      </w:r>
      <w:r>
        <w:rPr>
          <w:rFonts w:hint="eastAsia"/>
        </w:rPr>
        <w:t>，</w:t>
      </w:r>
      <w:r>
        <w:t xml:space="preserve">the table number and title have been added. </w:t>
      </w:r>
    </w:p>
  </w:comment>
  <w:comment w:id="222" w:author="Sonia Quinn - Network" w:date="2026-10-14T10:00:00Z" w:initials="SN">
    <w:p w14:paraId="2B71CC77" w14:textId="124E0E65" w:rsidR="004468D5" w:rsidRDefault="004468D5">
      <w:r>
        <w:annotationRef/>
      </w:r>
      <w:r w:rsidRPr="03B2964C">
        <w:t>Thanks a mill</w:t>
      </w:r>
    </w:p>
  </w:comment>
  <w:comment w:id="223" w:author="Diedra Shorty-Duffie" w:date="2026-09-09T14:07:00Z" w:initials="DS">
    <w:p w14:paraId="2E3F83CB" w14:textId="77777777" w:rsidR="004468D5" w:rsidRDefault="004468D5" w:rsidP="00546C2C">
      <w:pPr>
        <w:pStyle w:val="a5"/>
      </w:pPr>
      <w:r>
        <w:rPr>
          <w:rStyle w:val="a4"/>
        </w:rPr>
        <w:annotationRef/>
      </w:r>
      <w:r>
        <w:t xml:space="preserve">Sy16? </w:t>
      </w:r>
    </w:p>
  </w:comment>
  <w:comment w:id="224" w:author="Yachao Liu11087" w:date="2026-09-10T14:48:00Z" w:initials="YL">
    <w:p w14:paraId="26873002" w14:textId="0CCF6BC3" w:rsidR="004468D5" w:rsidRDefault="004468D5">
      <w:pPr>
        <w:pStyle w:val="a5"/>
      </w:pPr>
      <w:r>
        <w:rPr>
          <w:rStyle w:val="a4"/>
        </w:rPr>
        <w:annotationRef/>
      </w:r>
      <w:r w:rsidRPr="55E83F18">
        <w:t>Corrected, thanks</w:t>
      </w:r>
    </w:p>
  </w:comment>
  <w:comment w:id="237" w:author="Diedra Shorty-Duffie" w:date="2026-09-09T14:08:00Z" w:initials="DS">
    <w:p w14:paraId="6E1A75A5" w14:textId="77777777" w:rsidR="004468D5" w:rsidRDefault="004468D5" w:rsidP="007535AA">
      <w:pPr>
        <w:pStyle w:val="a5"/>
      </w:pPr>
      <w:r>
        <w:rPr>
          <w:rStyle w:val="a4"/>
        </w:rPr>
        <w:annotationRef/>
      </w:r>
      <w:r>
        <w:t xml:space="preserve">Full scale non saleable batches </w:t>
      </w:r>
    </w:p>
  </w:comment>
  <w:comment w:id="238" w:author="Yachao Liu11087" w:date="2026-09-10T14:47:00Z" w:initials="YL">
    <w:p w14:paraId="0D27AB9B" w14:textId="6B98E21D" w:rsidR="004468D5" w:rsidRDefault="004468D5">
      <w:pPr>
        <w:pStyle w:val="a5"/>
      </w:pPr>
      <w:r>
        <w:rPr>
          <w:rStyle w:val="a4"/>
        </w:rPr>
        <w:annotationRef/>
      </w:r>
      <w:r w:rsidRPr="1F89AB19">
        <w:t>Corrected, thanks</w:t>
      </w:r>
    </w:p>
  </w:comment>
  <w:comment w:id="240" w:author="Sonia Quinn - Network" w:date="2026-10-12T15:00:00Z" w:initials="SN">
    <w:p w14:paraId="62B757F4" w14:textId="1346292F" w:rsidR="004468D5" w:rsidRDefault="004468D5">
      <w:pPr>
        <w:pStyle w:val="a5"/>
      </w:pPr>
      <w:r>
        <w:rPr>
          <w:rStyle w:val="a4"/>
        </w:rPr>
        <w:annotationRef/>
      </w:r>
      <w:r w:rsidRPr="7435C912">
        <w:t>Include document title please.</w:t>
      </w:r>
    </w:p>
  </w:comment>
  <w:comment w:id="241" w:author="Jie Wang5909" w:date="2026-10-13T13:20:00Z" w:initials="JW">
    <w:p w14:paraId="4A466639" w14:textId="2CE6134B" w:rsidR="004468D5" w:rsidRDefault="004468D5">
      <w:pPr>
        <w:pStyle w:val="a5"/>
      </w:pPr>
      <w:r>
        <w:rPr>
          <w:rStyle w:val="a4"/>
        </w:rPr>
        <w:annotationRef/>
      </w:r>
      <w:r>
        <w:rPr>
          <w:rFonts w:hint="eastAsia"/>
        </w:rPr>
        <w:t>O</w:t>
      </w:r>
      <w:r>
        <w:t xml:space="preserve">K, the title has been added. </w:t>
      </w:r>
    </w:p>
  </w:comment>
  <w:comment w:id="253" w:author="Sonia Quinn - Network" w:date="2026-10-12T15:03:00Z" w:initials="SN">
    <w:p w14:paraId="4DEE4C4A" w14:textId="7AC9C6AB" w:rsidR="004468D5" w:rsidRDefault="004468D5">
      <w:pPr>
        <w:pStyle w:val="a5"/>
      </w:pPr>
      <w:r>
        <w:rPr>
          <w:rStyle w:val="a4"/>
        </w:rPr>
        <w:annotationRef/>
      </w:r>
      <w:r w:rsidRPr="007A2945">
        <w:t>See comment above.</w:t>
      </w:r>
    </w:p>
  </w:comment>
  <w:comment w:id="254" w:author="Jie Wang5909" w:date="2026-10-13T13:57:00Z" w:initials="JW">
    <w:p w14:paraId="76814D9A" w14:textId="626D1B6D" w:rsidR="004468D5" w:rsidRDefault="004468D5">
      <w:pPr>
        <w:pStyle w:val="a5"/>
      </w:pPr>
      <w:r>
        <w:rPr>
          <w:rStyle w:val="a4"/>
        </w:rPr>
        <w:annotationRef/>
      </w:r>
      <w:r w:rsidRPr="00371F2F">
        <w:t>T</w:t>
      </w:r>
      <w:r w:rsidRPr="00371F2F">
        <w:rPr>
          <w:rFonts w:hint="eastAsia"/>
        </w:rPr>
        <w:t>he</w:t>
      </w:r>
      <w:r w:rsidRPr="00371F2F">
        <w:t xml:space="preserve"> </w:t>
      </w:r>
      <w:r>
        <w:t xml:space="preserve">step 2 </w:t>
      </w:r>
      <w:r w:rsidRPr="00371F2F">
        <w:t xml:space="preserve">Equipment Suitability </w:t>
      </w:r>
      <w:r>
        <w:t xml:space="preserve">Report is in preparation. </w:t>
      </w:r>
    </w:p>
    <w:p w14:paraId="0EC1FE24" w14:textId="751631E9" w:rsidR="004468D5" w:rsidRDefault="004468D5">
      <w:pPr>
        <w:pStyle w:val="a5"/>
      </w:pPr>
      <w:r>
        <w:t xml:space="preserve">The </w:t>
      </w:r>
      <w:r w:rsidRPr="007A2945">
        <w:t>residual risk assessment associated with any outstanding ESA activities has been modified</w:t>
      </w:r>
      <w:r>
        <w:t xml:space="preserve"> in conclusion part</w:t>
      </w:r>
      <w:r w:rsidRPr="007A2945">
        <w:t xml:space="preserve">. </w:t>
      </w:r>
    </w:p>
  </w:comment>
  <w:comment w:id="281" w:author="Sonia Quinn - Network" w:date="2026-10-12T15:03:00Z" w:initials="SN">
    <w:p w14:paraId="7A1FCA77" w14:textId="0FB3DADB" w:rsidR="004468D5" w:rsidRDefault="004468D5">
      <w:pPr>
        <w:pStyle w:val="a5"/>
      </w:pPr>
      <w:r>
        <w:rPr>
          <w:rStyle w:val="a4"/>
        </w:rPr>
        <w:annotationRef/>
      </w:r>
      <w:r w:rsidRPr="55C6D6DE">
        <w:t>Include document title please.</w:t>
      </w:r>
    </w:p>
  </w:comment>
  <w:comment w:id="282" w:author="Jie Wang5909" w:date="2026-10-13T13:28:00Z" w:initials="JW">
    <w:p w14:paraId="265F53FF" w14:textId="0926C290" w:rsidR="004468D5" w:rsidRDefault="004468D5">
      <w:pPr>
        <w:pStyle w:val="a5"/>
      </w:pPr>
      <w:r>
        <w:rPr>
          <w:rStyle w:val="a4"/>
        </w:rPr>
        <w:annotationRef/>
      </w:r>
      <w:r>
        <w:rPr>
          <w:rFonts w:hint="eastAsia"/>
        </w:rPr>
        <w:t>O</w:t>
      </w:r>
      <w:r>
        <w:t>K, the title has been added</w:t>
      </w:r>
    </w:p>
  </w:comment>
  <w:comment w:id="279" w:author="Yu Lin Zhao" w:date="2026-08-03T22:15:00Z" w:initials="YZ">
    <w:p w14:paraId="0AC1287F" w14:textId="77777777" w:rsidR="004468D5" w:rsidRDefault="004468D5" w:rsidP="00A263BC">
      <w:pPr>
        <w:pStyle w:val="a5"/>
      </w:pPr>
      <w:r>
        <w:rPr>
          <w:rStyle w:val="a4"/>
        </w:rPr>
        <w:annotationRef/>
      </w:r>
      <w:r>
        <w:t>There was no ESA draft uploaded, please ensure linked with right document No. and actions to improve shear mixing efficiency all included also.</w:t>
      </w:r>
    </w:p>
  </w:comment>
  <w:comment w:id="280" w:author="Yu Zhang - Network" w:date="2026-08-06T15:26:00Z" w:initials="YN">
    <w:p w14:paraId="4A000F0E" w14:textId="288C5360" w:rsidR="004468D5" w:rsidRDefault="004468D5">
      <w:pPr>
        <w:pStyle w:val="a5"/>
      </w:pPr>
      <w:r>
        <w:rPr>
          <w:rStyle w:val="a4"/>
        </w:rPr>
        <w:annotationRef/>
      </w:r>
      <w:r w:rsidRPr="0DD67FC2">
        <w:t>Thank you for your review comments. The document number has been verified and confirmed. The evaluation study on improving shear mixing efficiency is currently in progress, and the corresponding assessment report will be included and properly linked once completed. We will ensure all related actions are fully documented.</w:t>
      </w:r>
    </w:p>
  </w:comment>
  <w:comment w:id="293" w:author="Sonia Quinn - Network" w:date="2026-10-12T15:03:00Z" w:initials="SN">
    <w:p w14:paraId="708E5577" w14:textId="1704D2B2" w:rsidR="004468D5" w:rsidRDefault="004468D5">
      <w:pPr>
        <w:pStyle w:val="a5"/>
      </w:pPr>
      <w:r>
        <w:rPr>
          <w:rStyle w:val="a4"/>
        </w:rPr>
        <w:annotationRef/>
      </w:r>
      <w:r w:rsidRPr="00B27A9D">
        <w:t>See comment above.</w:t>
      </w:r>
    </w:p>
  </w:comment>
  <w:comment w:id="294" w:author="Jie Wang5909" w:date="2026-10-13T15:11:00Z" w:initials="JW">
    <w:p w14:paraId="229E6379" w14:textId="33E875C0" w:rsidR="004468D5" w:rsidRDefault="004468D5" w:rsidP="00B27A9D">
      <w:pPr>
        <w:pStyle w:val="a5"/>
      </w:pPr>
      <w:r>
        <w:rPr>
          <w:rStyle w:val="a4"/>
        </w:rPr>
        <w:annotationRef/>
      </w:r>
      <w:r w:rsidRPr="00371F2F">
        <w:t>T</w:t>
      </w:r>
      <w:r w:rsidRPr="00371F2F">
        <w:rPr>
          <w:rFonts w:hint="eastAsia"/>
        </w:rPr>
        <w:t>he</w:t>
      </w:r>
      <w:r w:rsidRPr="00371F2F">
        <w:t xml:space="preserve"> </w:t>
      </w:r>
      <w:r>
        <w:t xml:space="preserve">step 3 </w:t>
      </w:r>
      <w:r w:rsidRPr="00371F2F">
        <w:t xml:space="preserve">Equipment Suitability </w:t>
      </w:r>
      <w:r>
        <w:t>Report is in preparation.</w:t>
      </w:r>
    </w:p>
    <w:p w14:paraId="77FA1C64" w14:textId="20B3FC5C" w:rsidR="004468D5" w:rsidRDefault="004468D5" w:rsidP="00B27A9D">
      <w:pPr>
        <w:pStyle w:val="a5"/>
      </w:pPr>
      <w:r w:rsidRPr="00746457">
        <w:t>The justification for the low-risk assessment has been supplemented, including the material and size of the new equipment and the consistency of the other equipment with that used in the full-scale batch.</w:t>
      </w:r>
    </w:p>
  </w:comment>
  <w:comment w:id="328" w:author="Sonia Quinn - Network" w:date="2026-10-12T15:04:00Z" w:initials="SN">
    <w:p w14:paraId="12435B0B" w14:textId="334E5AA4" w:rsidR="004468D5" w:rsidRDefault="004468D5">
      <w:pPr>
        <w:pStyle w:val="a5"/>
      </w:pPr>
      <w:r>
        <w:rPr>
          <w:rStyle w:val="a4"/>
        </w:rPr>
        <w:annotationRef/>
      </w:r>
      <w:r w:rsidRPr="25B49095">
        <w:t>Include document title please.</w:t>
      </w:r>
    </w:p>
  </w:comment>
  <w:comment w:id="329" w:author="Jie Wang5909" w:date="2026-10-13T13:33:00Z" w:initials="JW">
    <w:p w14:paraId="196046E2" w14:textId="7408ECDA" w:rsidR="004468D5" w:rsidRDefault="004468D5">
      <w:pPr>
        <w:pStyle w:val="a5"/>
      </w:pPr>
      <w:r>
        <w:rPr>
          <w:rStyle w:val="a4"/>
        </w:rPr>
        <w:annotationRef/>
      </w:r>
      <w:r>
        <w:rPr>
          <w:rFonts w:hint="eastAsia"/>
        </w:rPr>
        <w:t>O</w:t>
      </w:r>
      <w:r>
        <w:t xml:space="preserve">K, added the title. </w:t>
      </w:r>
    </w:p>
  </w:comment>
  <w:comment w:id="332" w:author="Sonia Quinn - Network" w:date="2026-10-12T15:06:00Z" w:initials="SN">
    <w:p w14:paraId="4BC6F350" w14:textId="371D468D" w:rsidR="004468D5" w:rsidRPr="00415470" w:rsidRDefault="004468D5">
      <w:pPr>
        <w:pStyle w:val="a5"/>
      </w:pPr>
      <w:r>
        <w:rPr>
          <w:rStyle w:val="a4"/>
        </w:rPr>
        <w:annotationRef/>
      </w:r>
      <w:r w:rsidRPr="00415470">
        <w:t>TTP states that analytical transfer/validation must be completed and approved before PPQ testing that supports batch disposition. Several methods remain recently developed, modified, or transferred? Examples include: AM-140021-051, AM-YL000336-004, revised IPC approaches?</w:t>
      </w:r>
    </w:p>
    <w:p w14:paraId="4706AE3E" w14:textId="7E009395" w:rsidR="004468D5" w:rsidRPr="00415470" w:rsidRDefault="004468D5">
      <w:pPr>
        <w:pStyle w:val="a5"/>
      </w:pPr>
    </w:p>
    <w:p w14:paraId="1E858F54" w14:textId="2F8E85F8" w:rsidR="004468D5" w:rsidRPr="00415470" w:rsidRDefault="004468D5">
      <w:pPr>
        <w:pStyle w:val="a5"/>
      </w:pPr>
      <w:r w:rsidRPr="00415470">
        <w:t>A dedicated analytical readiness assessment should be included as part of 'gap' considerations. The current evaluation focuses on method changes but does not confirm overall laboratory readiness, completion of method transfer/validation activities, analyst qualification status, reference standard qualification status or readiness to support PPQ/TT activities.</w:t>
      </w:r>
    </w:p>
  </w:comment>
  <w:comment w:id="333" w:author="Jie Wang5909" w:date="2026-10-13T13:57:00Z" w:initials="JW">
    <w:p w14:paraId="4BD29A17" w14:textId="14DFF7C8" w:rsidR="004468D5" w:rsidRPr="00415470" w:rsidRDefault="004468D5" w:rsidP="00415470">
      <w:pPr>
        <w:pStyle w:val="a5"/>
        <w:rPr>
          <w:rFonts w:ascii="Segoe UI" w:hAnsi="Segoe UI" w:cs="Segoe UI"/>
        </w:rPr>
      </w:pPr>
      <w:r>
        <w:rPr>
          <w:rStyle w:val="a4"/>
        </w:rPr>
        <w:annotationRef/>
      </w:r>
      <w:r w:rsidRPr="00415470">
        <w:t xml:space="preserve">We agree that a dedicated Analytical Readiness Assessment should be included as part of the gap assessment. </w:t>
      </w:r>
    </w:p>
    <w:p w14:paraId="15426E90" w14:textId="69040A53" w:rsidR="004468D5" w:rsidRDefault="004468D5">
      <w:pPr>
        <w:pStyle w:val="a5"/>
      </w:pPr>
      <w:r w:rsidRPr="00415470">
        <w:t>The assessment of analytical methods has been added in Section 3.4.3.</w:t>
      </w:r>
    </w:p>
  </w:comment>
  <w:comment w:id="334" w:author="Sonia Quinn - Network" w:date="2026-10-14T10:06:00Z" w:initials="SN">
    <w:p w14:paraId="7A95A2F8" w14:textId="5065B68C" w:rsidR="004468D5" w:rsidRDefault="004468D5">
      <w:r>
        <w:annotationRef/>
      </w:r>
      <w:r w:rsidRPr="2F6697FB">
        <w:t xml:space="preserve">Thanks a mill. </w:t>
      </w:r>
    </w:p>
  </w:comment>
  <w:comment w:id="347" w:author="Yu Lin Zhao" w:date="2026-08-03T22:27:00Z" w:initials="YZ">
    <w:p w14:paraId="4A9A1E72" w14:textId="77777777" w:rsidR="004468D5" w:rsidRDefault="004468D5" w:rsidP="009D1B40">
      <w:pPr>
        <w:pStyle w:val="a5"/>
      </w:pPr>
      <w:r>
        <w:rPr>
          <w:rStyle w:val="a4"/>
        </w:rPr>
        <w:annotationRef/>
      </w:r>
      <w:r>
        <w:t>Do we need to explain why Spec document RMS-TJ414002102.07 and RMS-TJ414002103 are same here? How about one general note below this table?</w:t>
      </w:r>
    </w:p>
  </w:comment>
  <w:comment w:id="348" w:author="Yu Zhang - Network" w:date="2026-08-06T15:29:00Z" w:initials="YN">
    <w:p w14:paraId="61B11B5E" w14:textId="2ADCA839" w:rsidR="004468D5" w:rsidRDefault="004468D5">
      <w:pPr>
        <w:pStyle w:val="a5"/>
      </w:pPr>
      <w:r>
        <w:rPr>
          <w:rStyle w:val="a4"/>
        </w:rPr>
        <w:annotationRef/>
      </w:r>
      <w:r w:rsidRPr="28B34725">
        <w:t>Corrected and thanks for your correction</w:t>
      </w:r>
    </w:p>
  </w:comment>
  <w:comment w:id="357" w:author="Diedra Shorty-Duffie" w:date="2026-09-09T14:10:00Z" w:initials="DS">
    <w:p w14:paraId="3477B9F6" w14:textId="77777777" w:rsidR="004468D5" w:rsidRDefault="004468D5" w:rsidP="00B321E6">
      <w:pPr>
        <w:pStyle w:val="a5"/>
      </w:pPr>
      <w:r>
        <w:rPr>
          <w:rStyle w:val="a4"/>
        </w:rPr>
        <w:annotationRef/>
      </w:r>
      <w:r>
        <w:t xml:space="preserve">Rename to match abbreviations </w:t>
      </w:r>
    </w:p>
  </w:comment>
  <w:comment w:id="358" w:author="Yachao Liu11087" w:date="2026-09-10T14:51:00Z" w:initials="YL">
    <w:p w14:paraId="7C8DA76C" w14:textId="793DCB55" w:rsidR="004468D5" w:rsidRDefault="004468D5">
      <w:pPr>
        <w:pStyle w:val="a5"/>
      </w:pPr>
      <w:r>
        <w:rPr>
          <w:rStyle w:val="a4"/>
        </w:rPr>
        <w:annotationRef/>
      </w:r>
      <w:r w:rsidRPr="35C41948">
        <w:t>Corrected, thanks</w:t>
      </w:r>
    </w:p>
  </w:comment>
  <w:comment w:id="376" w:author="Diedra Shorty-Duffie" w:date="2026-09-09T15:10:00Z" w:initials="DS">
    <w:p w14:paraId="6D863F4F" w14:textId="77777777" w:rsidR="004468D5" w:rsidRDefault="004468D5" w:rsidP="003149D3">
      <w:pPr>
        <w:pStyle w:val="a5"/>
      </w:pPr>
      <w:r>
        <w:rPr>
          <w:rStyle w:val="a4"/>
        </w:rPr>
        <w:annotationRef/>
      </w:r>
      <w:r>
        <w:t>Mention seed material updates</w:t>
      </w:r>
    </w:p>
  </w:comment>
  <w:comment w:id="377" w:author="Yachao Liu11087" w:date="2026-09-10T15:26:00Z" w:initials="YL">
    <w:p w14:paraId="0EE529F0" w14:textId="7A9823C5" w:rsidR="004468D5" w:rsidRDefault="004468D5">
      <w:pPr>
        <w:pStyle w:val="a5"/>
      </w:pPr>
      <w:r>
        <w:rPr>
          <w:rStyle w:val="a4"/>
        </w:rPr>
        <w:annotationRef/>
      </w:r>
      <w:r w:rsidRPr="277D97C7">
        <w:t>Added, thanks</w:t>
      </w:r>
    </w:p>
  </w:comment>
  <w:comment w:id="501" w:author="Sonia Quinn - Network" w:date="2026-10-14T10:23:00Z" w:initials="SN">
    <w:p w14:paraId="52FC6B36" w14:textId="5F0E169D" w:rsidR="004468D5" w:rsidRDefault="004468D5">
      <w:r>
        <w:annotationRef/>
      </w:r>
      <w:r w:rsidRPr="12336994">
        <w:t>Is there a validation report reference for this?</w:t>
      </w:r>
    </w:p>
  </w:comment>
  <w:comment w:id="502" w:author="Yu Zhang12718" w:date="2026-10-15T13:47:00Z" w:initials="YZ">
    <w:p w14:paraId="2BB44C75" w14:textId="1C4B1A7F" w:rsidR="004468D5" w:rsidRDefault="004468D5">
      <w:r>
        <w:annotationRef/>
      </w:r>
      <w:r w:rsidRPr="692E21DF">
        <w:t>Added</w:t>
      </w:r>
    </w:p>
  </w:comment>
  <w:comment w:id="515" w:author="Sonia Quinn - Network" w:date="2026-10-12T15:08:00Z" w:initials="SN">
    <w:p w14:paraId="117B605F" w14:textId="32C8EF6F" w:rsidR="004468D5" w:rsidRDefault="004468D5">
      <w:pPr>
        <w:pStyle w:val="a5"/>
      </w:pPr>
      <w:r>
        <w:rPr>
          <w:rStyle w:val="a4"/>
        </w:rPr>
        <w:annotationRef/>
      </w:r>
      <w:r w:rsidRPr="00187A9C">
        <w:t>Assessed where? Based on what criteria/considerations?</w:t>
      </w:r>
    </w:p>
  </w:comment>
  <w:comment w:id="516" w:author="Jie Wang5909" w:date="2026-10-13T14:01:00Z" w:initials="JW">
    <w:p w14:paraId="3B4AB342" w14:textId="45B51EDC" w:rsidR="004468D5" w:rsidRPr="00187A9C" w:rsidRDefault="004468D5">
      <w:pPr>
        <w:pStyle w:val="a5"/>
      </w:pPr>
      <w:r>
        <w:rPr>
          <w:rStyle w:val="a4"/>
        </w:rPr>
        <w:annotationRef/>
      </w:r>
      <w:r w:rsidRPr="00187A9C">
        <w:rPr>
          <w:bCs/>
        </w:rPr>
        <w:t>The relevant assessment has been supplemented.”</w:t>
      </w:r>
    </w:p>
  </w:comment>
  <w:comment w:id="521" w:author="Novie Atakiwe" w:date="2026-08-19T03:50:00Z" w:initials="NA">
    <w:p w14:paraId="2A950867" w14:textId="77777777" w:rsidR="004468D5" w:rsidRDefault="004468D5" w:rsidP="009D1DFA">
      <w:pPr>
        <w:pStyle w:val="a5"/>
      </w:pPr>
      <w:r>
        <w:rPr>
          <w:rStyle w:val="a4"/>
        </w:rPr>
        <w:annotationRef/>
      </w:r>
      <w:r>
        <w:rPr>
          <w:lang w:val="en-IE"/>
        </w:rPr>
        <w:t xml:space="preserve">Should this be 3? </w:t>
      </w:r>
    </w:p>
  </w:comment>
  <w:comment w:id="522" w:author="Yu Zhang - Network" w:date="2026-08-19T14:47:00Z" w:initials="YN">
    <w:p w14:paraId="42161561" w14:textId="50353F20" w:rsidR="004468D5" w:rsidRDefault="004468D5">
      <w:pPr>
        <w:pStyle w:val="a5"/>
      </w:pPr>
      <w:r>
        <w:rPr>
          <w:rStyle w:val="a4"/>
        </w:rPr>
        <w:annotationRef/>
      </w:r>
      <w:r w:rsidRPr="40E92A14">
        <w:t>Thanks for your question. A clarifying description has been added: this is Step 3, Stage 2.</w:t>
      </w:r>
    </w:p>
  </w:comment>
  <w:comment w:id="558" w:author="Emma Ryan" w:date="2026-10-14T10:51:00Z" w:initials="ER">
    <w:p w14:paraId="6BF9CCF3" w14:textId="31CCD8E9" w:rsidR="004468D5" w:rsidRDefault="004468D5">
      <w:r>
        <w:annotationRef/>
      </w:r>
      <w:r w:rsidRPr="67772437">
        <w:t xml:space="preserve">I'm assuming we're not signing off on this until the TBDs are filled </w:t>
      </w:r>
      <w:proofErr w:type="gramStart"/>
      <w:r w:rsidRPr="67772437">
        <w:t>in ?</w:t>
      </w:r>
      <w:proofErr w:type="gramEnd"/>
      <w:r w:rsidRPr="67772437">
        <w:t xml:space="preserve"> If not, this will need to be documented in the conclusion</w:t>
      </w:r>
    </w:p>
  </w:comment>
  <w:comment w:id="559" w:author="Yu Zhang12718" w:date="2026-10-15T14:03:00Z" w:initials="YZ">
    <w:p w14:paraId="0A35D64C" w14:textId="76059859" w:rsidR="004468D5" w:rsidRDefault="004468D5">
      <w:r>
        <w:annotationRef/>
      </w:r>
      <w:r w:rsidRPr="5ADD421D">
        <w:t>Updated</w:t>
      </w:r>
    </w:p>
  </w:comment>
  <w:comment w:id="912" w:author="Emma Ryan" w:date="2026-10-14T10:50:00Z" w:initials="ER">
    <w:p w14:paraId="5905F21D" w14:textId="6B483552" w:rsidR="004468D5" w:rsidRDefault="004468D5">
      <w:r>
        <w:annotationRef/>
      </w:r>
      <w:r w:rsidRPr="17311EB8">
        <w:t>Can it be mentioned that the method will also be approved prior to PV step 3 starting?</w:t>
      </w:r>
    </w:p>
  </w:comment>
  <w:comment w:id="913" w:author="Yu Zhang12718" w:date="2026-10-15T14:09:00Z" w:initials="YZ">
    <w:p w14:paraId="15A1D9E4" w14:textId="5A56AD5E" w:rsidR="004468D5" w:rsidRDefault="004468D5">
      <w:r>
        <w:annotationRef/>
      </w:r>
      <w:r w:rsidRPr="508B0467">
        <w:t>Updated</w:t>
      </w:r>
    </w:p>
  </w:comment>
  <w:comment w:id="1010" w:author="Sonia Quinn - Network" w:date="2026-10-14T10:28:00Z" w:initials="SN">
    <w:p w14:paraId="1FA75864" w14:textId="4770A91B" w:rsidR="004468D5" w:rsidRDefault="004468D5">
      <w:r>
        <w:annotationRef/>
      </w:r>
      <w:r w:rsidRPr="5853F4B2">
        <w:t>Suggest to change this to 'complete' throughout the table.</w:t>
      </w:r>
    </w:p>
  </w:comment>
  <w:comment w:id="1011" w:author="Yu Zhang12718" w:date="2026-10-15T14:12:00Z" w:initials="YZ">
    <w:p w14:paraId="0D5F358F" w14:textId="156A13D9" w:rsidR="004468D5" w:rsidRDefault="004468D5">
      <w:r>
        <w:annotationRef/>
      </w:r>
      <w:r w:rsidRPr="3E168567">
        <w:t>Follow your suggestion</w:t>
      </w:r>
    </w:p>
  </w:comment>
  <w:comment w:id="1165" w:author="Emma Ryan" w:date="2026-10-14T10:52:00Z" w:initials="ER">
    <w:p w14:paraId="3EC66CB5" w14:textId="0D96098E" w:rsidR="004468D5" w:rsidRDefault="004468D5">
      <w:r>
        <w:annotationRef/>
      </w:r>
      <w:r w:rsidRPr="0BC52F0B">
        <w:t>Add in methods will be approved too</w:t>
      </w:r>
    </w:p>
  </w:comment>
  <w:comment w:id="1166" w:author="Yu Zhang12718" w:date="2026-10-15T14:17:00Z" w:initials="YZ">
    <w:p w14:paraId="69A8A669" w14:textId="036388CE" w:rsidR="004468D5" w:rsidRDefault="004468D5">
      <w:r>
        <w:annotationRef/>
      </w:r>
      <w:r w:rsidRPr="3BB6D871">
        <w:t>Added</w:t>
      </w:r>
    </w:p>
  </w:comment>
  <w:comment w:id="1167" w:author="Emma Ryan" w:date="2026-10-16T10:58:00Z" w:initials="ER">
    <w:p w14:paraId="0C0BCE2B" w14:textId="5ACE26D1" w:rsidR="004468D5" w:rsidRDefault="004468D5">
      <w:pPr>
        <w:pStyle w:val="a5"/>
      </w:pPr>
      <w:r>
        <w:rPr>
          <w:rStyle w:val="a4"/>
        </w:rPr>
        <w:annotationRef/>
      </w:r>
      <w:r w:rsidRPr="6656B0DB">
        <w:t>Reworded</w:t>
      </w:r>
    </w:p>
  </w:comment>
  <w:comment w:id="1416" w:author="Orla O'Regan" w:date="2026-10-16T09:10:00Z" w:initials="OO">
    <w:p w14:paraId="2E01A798" w14:textId="0122895E" w:rsidR="004468D5" w:rsidRDefault="004468D5">
      <w:r>
        <w:annotationRef/>
      </w:r>
      <w:proofErr w:type="gramStart"/>
      <w:r w:rsidRPr="09991254">
        <w:t>should</w:t>
      </w:r>
      <w:proofErr w:type="gramEnd"/>
      <w:r w:rsidRPr="09991254">
        <w:t xml:space="preserve"> be  ≥ 80.0</w:t>
      </w:r>
    </w:p>
  </w:comment>
  <w:comment w:id="1417" w:author="Jie Wang5909" w:date="2026-10-16T20:39:00Z" w:initials="JW">
    <w:p w14:paraId="3B306E40" w14:textId="58A1B24D" w:rsidR="004468D5" w:rsidRDefault="004468D5">
      <w:pPr>
        <w:pStyle w:val="a5"/>
      </w:pPr>
      <w:r>
        <w:rPr>
          <w:rStyle w:val="a4"/>
        </w:rPr>
        <w:annotationRef/>
      </w:r>
      <w:r>
        <w:t>U</w:t>
      </w:r>
      <w:r>
        <w:rPr>
          <w:rFonts w:hint="eastAsia"/>
        </w:rPr>
        <w:t>pda</w:t>
      </w:r>
      <w:r>
        <w:t xml:space="preserve">ted </w:t>
      </w:r>
    </w:p>
  </w:comment>
  <w:comment w:id="1433" w:author="Emma Ryan" w:date="2026-10-14T10:54:00Z" w:initials="ER">
    <w:p w14:paraId="4231D7DE" w14:textId="075E1385" w:rsidR="004468D5" w:rsidRDefault="004468D5">
      <w:r>
        <w:annotationRef/>
      </w:r>
      <w:r w:rsidRPr="42B8D4A1">
        <w:t xml:space="preserve">This will be changing to report </w:t>
      </w:r>
    </w:p>
  </w:comment>
  <w:comment w:id="1434" w:author="Yu Zhang12718" w:date="2026-10-15T17:32:00Z" w:initials="YZ">
    <w:p w14:paraId="601AD51A" w14:textId="390F0664" w:rsidR="004468D5" w:rsidRDefault="004468D5">
      <w:r>
        <w:annotationRef/>
      </w:r>
      <w:r w:rsidRPr="6B6D3E45">
        <w:t>Updated</w:t>
      </w:r>
    </w:p>
  </w:comment>
  <w:comment w:id="1542" w:author="Emma Ryan" w:date="2026-10-14T10:55:00Z" w:initials="ER">
    <w:p w14:paraId="0A0283E0" w14:textId="587D5212" w:rsidR="004468D5" w:rsidRDefault="004468D5">
      <w:r>
        <w:annotationRef/>
      </w:r>
      <w:r w:rsidRPr="1A47EF1F">
        <w:t>These specs can stay the same no? They're just being monitored through a characterization protocol instead of being on the spec?</w:t>
      </w:r>
    </w:p>
  </w:comment>
  <w:comment w:id="1543" w:author="Yu Zhang12718" w:date="2026-10-15T18:50:00Z" w:initials="YZ">
    <w:p w14:paraId="03CF4560" w14:textId="32F10BEE" w:rsidR="004468D5" w:rsidRDefault="004468D5">
      <w:r>
        <w:annotationRef/>
      </w:r>
      <w:r w:rsidRPr="77862404">
        <w:t>A clarifying note has been added accordingly.</w:t>
      </w:r>
    </w:p>
  </w:comment>
  <w:comment w:id="1918" w:author="Novie Atakiwe" w:date="2026-08-19T02:39:00Z" w:initials="NA">
    <w:p w14:paraId="0F64F81E" w14:textId="77777777" w:rsidR="004468D5" w:rsidRDefault="004468D5" w:rsidP="00D855D8">
      <w:pPr>
        <w:pStyle w:val="a5"/>
      </w:pPr>
      <w:r>
        <w:rPr>
          <w:rStyle w:val="a4"/>
        </w:rPr>
        <w:annotationRef/>
      </w:r>
      <w:r>
        <w:rPr>
          <w:lang w:val="en-IE"/>
        </w:rPr>
        <w:t xml:space="preserve">Should this be </w:t>
      </w:r>
      <w:proofErr w:type="spellStart"/>
      <w:r>
        <w:rPr>
          <w:lang w:val="en-IE"/>
        </w:rPr>
        <w:t>Asymchem</w:t>
      </w:r>
      <w:proofErr w:type="spellEnd"/>
      <w:r>
        <w:rPr>
          <w:lang w:val="en-IE"/>
        </w:rPr>
        <w:t xml:space="preserve">? </w:t>
      </w:r>
    </w:p>
  </w:comment>
  <w:comment w:id="1919" w:author="Yu Zhang - Network" w:date="2026-08-19T14:48:00Z" w:initials="YN">
    <w:p w14:paraId="612DB235" w14:textId="30FE79AC" w:rsidR="004468D5" w:rsidRDefault="004468D5">
      <w:pPr>
        <w:pStyle w:val="a5"/>
      </w:pPr>
      <w:r>
        <w:rPr>
          <w:rStyle w:val="a4"/>
        </w:rPr>
        <w:annotationRef/>
      </w:r>
      <w:r w:rsidRPr="2C1871AA">
        <w:t xml:space="preserve">Corrected </w:t>
      </w:r>
    </w:p>
  </w:comment>
  <w:comment w:id="1925" w:author="Sonia Quinn - Network" w:date="2026-10-12T15:18:00Z" w:initials="SN">
    <w:p w14:paraId="1B527022" w14:textId="10C4934F" w:rsidR="004468D5" w:rsidRDefault="004468D5">
      <w:pPr>
        <w:pStyle w:val="a5"/>
      </w:pPr>
      <w:r>
        <w:rPr>
          <w:rStyle w:val="a4"/>
        </w:rPr>
        <w:annotationRef/>
      </w:r>
      <w:r w:rsidRPr="00D1017B">
        <w:t>Risk assignment column appears to rely upon planned future activities (validation, qualification, studies, assessments) rather than completed evidence? Risk assignment of 'low' is unsupported in most instances. Residual risk should reflect the current state of control, not the anticipated future state.</w:t>
      </w:r>
    </w:p>
  </w:comment>
  <w:comment w:id="1926" w:author="Jie Wang5909" w:date="2026-10-13T14:04:00Z" w:initials="JW">
    <w:p w14:paraId="3233ADC4" w14:textId="5C856026" w:rsidR="004468D5" w:rsidRDefault="004468D5">
      <w:pPr>
        <w:pStyle w:val="a5"/>
      </w:pPr>
      <w:r>
        <w:rPr>
          <w:rStyle w:val="a4"/>
        </w:rPr>
        <w:annotationRef/>
      </w:r>
      <w:r w:rsidRPr="00166DBD">
        <w:rPr>
          <w:bCs/>
        </w:rPr>
        <w:t>According to the risk ranking criteria in Table 2, th</w:t>
      </w:r>
      <w:r>
        <w:rPr>
          <w:bCs/>
        </w:rPr>
        <w:t>e rationale for classifying Due Diligence</w:t>
      </w:r>
      <w:r w:rsidRPr="00166DBD">
        <w:rPr>
          <w:bCs/>
        </w:rPr>
        <w:t xml:space="preserve"> as low risk is primarily that, n</w:t>
      </w:r>
      <w:r w:rsidRPr="00166DBD">
        <w:t>o or low correlation with CQA based on extensive prior knowledge.</w:t>
      </w:r>
    </w:p>
    <w:p w14:paraId="03C67EC1" w14:textId="2623F2A5" w:rsidR="004468D5" w:rsidRDefault="004468D5">
      <w:pPr>
        <w:pStyle w:val="a5"/>
      </w:pPr>
    </w:p>
    <w:p w14:paraId="4C207AC8" w14:textId="33BBC7F1" w:rsidR="004468D5" w:rsidRDefault="004468D5">
      <w:pPr>
        <w:pStyle w:val="a5"/>
      </w:pPr>
      <w:r w:rsidRPr="00166DBD">
        <w:rPr>
          <w:bCs/>
        </w:rPr>
        <w:t>Other low residual risks have been revised based on the current state of control.</w:t>
      </w:r>
    </w:p>
  </w:comment>
  <w:comment w:id="1927" w:author="Sonia Quinn - Network" w:date="2026-10-14T11:04:00Z" w:initials="SN">
    <w:p w14:paraId="59898534" w14:textId="22D228AC" w:rsidR="004468D5" w:rsidRDefault="004468D5">
      <w:r>
        <w:annotationRef/>
      </w:r>
      <w:r w:rsidRPr="4BE20DF8">
        <w:t>My comment was for all line items in the table (not specific to due diligence). The assignment of 'low' is unsupported by clear rationale in most cases - evidence needs to be referenced or cited to support the risk allocation. Justification (why low is supported) must be clear for the assigned risk.</w:t>
      </w:r>
    </w:p>
  </w:comment>
  <w:comment w:id="1928" w:author="Yu Zhang12718" w:date="2026-10-15T17:39:00Z" w:initials="YZ">
    <w:p w14:paraId="1EA43C61" w14:textId="77CCCAFB" w:rsidR="004468D5" w:rsidRDefault="004468D5">
      <w:r>
        <w:annotationRef/>
      </w:r>
      <w:r w:rsidRPr="079B2605">
        <w:t>Added</w:t>
      </w:r>
    </w:p>
  </w:comment>
  <w:comment w:id="2177" w:author="Diedra Shorty-Duffie" w:date="2026-09-09T15:00:00Z" w:initials="DS">
    <w:p w14:paraId="4154BDB5" w14:textId="77777777" w:rsidR="004468D5" w:rsidRDefault="004468D5" w:rsidP="00122F32">
      <w:pPr>
        <w:pStyle w:val="a5"/>
      </w:pPr>
      <w:r>
        <w:rPr>
          <w:rStyle w:val="a4"/>
        </w:rPr>
        <w:annotationRef/>
      </w:r>
      <w:r>
        <w:t xml:space="preserve">Is this statement </w:t>
      </w:r>
      <w:proofErr w:type="gramStart"/>
      <w:r>
        <w:t>true ?</w:t>
      </w:r>
      <w:proofErr w:type="gramEnd"/>
    </w:p>
  </w:comment>
  <w:comment w:id="2178" w:author="Yachao Liu11087" w:date="2026-09-10T20:29:00Z" w:initials="YL">
    <w:p w14:paraId="5580A74A" w14:textId="18F5234A" w:rsidR="004468D5" w:rsidRDefault="004468D5">
      <w:pPr>
        <w:pStyle w:val="a5"/>
      </w:pPr>
      <w:r>
        <w:rPr>
          <w:rStyle w:val="a4"/>
        </w:rPr>
        <w:annotationRef/>
      </w:r>
      <w:r w:rsidRPr="5CC57F29">
        <w:t>Corrected, thanks</w:t>
      </w:r>
    </w:p>
  </w:comment>
  <w:comment w:id="2253" w:author="Sonia Quinn - Network" w:date="2026-10-12T15:31:00Z" w:initials="SN">
    <w:p w14:paraId="598B070C" w14:textId="62B2FFBD" w:rsidR="004468D5" w:rsidRDefault="004468D5">
      <w:pPr>
        <w:pStyle w:val="a5"/>
      </w:pPr>
      <w:r>
        <w:rPr>
          <w:rStyle w:val="a4"/>
        </w:rPr>
        <w:annotationRef/>
      </w:r>
      <w:r w:rsidRPr="005C092D">
        <w:t>Consider including the associated Change Control reference number as appropriate for each identified process, equipment, analytical or control strategy modification. This would improve traceability between identified gaps, approved changes and corresponding verification activities.</w:t>
      </w:r>
    </w:p>
  </w:comment>
  <w:comment w:id="2254" w:author="Jie Wang5909" w:date="2026-10-13T14:08:00Z" w:initials="JW">
    <w:p w14:paraId="5F0E4125" w14:textId="0DC482C8" w:rsidR="004468D5" w:rsidRPr="005C092D" w:rsidRDefault="004468D5" w:rsidP="005C092D">
      <w:pPr>
        <w:pStyle w:val="a5"/>
      </w:pPr>
      <w:r>
        <w:rPr>
          <w:rStyle w:val="a4"/>
        </w:rPr>
        <w:annotationRef/>
      </w:r>
      <w:r w:rsidRPr="005C092D">
        <w:rPr>
          <w:rFonts w:hint="eastAsia"/>
          <w:bCs/>
        </w:rPr>
        <w:t>O</w:t>
      </w:r>
      <w:r w:rsidRPr="005C092D">
        <w:rPr>
          <w:bCs/>
        </w:rPr>
        <w:t xml:space="preserve">K, the </w:t>
      </w:r>
      <w:r w:rsidRPr="005C092D">
        <w:t xml:space="preserve">associated Change Control reference number has been added. </w:t>
      </w:r>
    </w:p>
  </w:comment>
  <w:comment w:id="2255" w:author="Sonia Quinn - Network" w:date="2026-10-14T11:06:00Z" w:initials="SN">
    <w:p w14:paraId="42F6404C" w14:textId="43E96128" w:rsidR="004468D5" w:rsidRDefault="004468D5">
      <w:r>
        <w:annotationRef/>
      </w:r>
      <w:r w:rsidRPr="061B9E6A">
        <w:t>Thanks a mill</w:t>
      </w:r>
    </w:p>
  </w:comment>
  <w:comment w:id="2256" w:author="Diedra Shorty-Duffie" w:date="2026-09-09T14:58:00Z" w:initials="DS">
    <w:p w14:paraId="2782626D" w14:textId="77777777" w:rsidR="004468D5" w:rsidRDefault="004468D5" w:rsidP="005C092D">
      <w:pPr>
        <w:pStyle w:val="a5"/>
      </w:pPr>
      <w:r>
        <w:rPr>
          <w:rStyle w:val="a4"/>
        </w:rPr>
        <w:annotationRef/>
      </w:r>
      <w:r>
        <w:t xml:space="preserve">PHA completion; ESA completion; the Step 1 </w:t>
      </w:r>
      <w:proofErr w:type="spellStart"/>
      <w:r>
        <w:t>ninhydrin</w:t>
      </w:r>
      <w:proofErr w:type="spellEnd"/>
      <w:r>
        <w:t xml:space="preserve"> method AM-140021-043; the pre-treatment KF method change; the raw material specification changes; the seeding material code and spec change; the two agitator type changes; the jacket temperature limit change; cleaning method development and spray coverage validation; the Step 3 KF capability issue </w:t>
      </w:r>
    </w:p>
  </w:comment>
  <w:comment w:id="2257" w:author="Yachao Liu11087" w:date="2026-09-10T20:15:00Z" w:initials="YL">
    <w:p w14:paraId="18A2B037" w14:textId="791FA0E4" w:rsidR="004468D5" w:rsidRDefault="004468D5">
      <w:pPr>
        <w:pStyle w:val="a5"/>
      </w:pPr>
      <w:r>
        <w:rPr>
          <w:rStyle w:val="a4"/>
        </w:rPr>
        <w:annotationRef/>
      </w:r>
      <w:proofErr w:type="spellStart"/>
      <w:r w:rsidRPr="6EF35BAD">
        <w:t>Added</w:t>
      </w:r>
      <w:proofErr w:type="gramStart"/>
      <w:r w:rsidRPr="6EF35BAD">
        <w:t>,thanks</w:t>
      </w:r>
      <w:proofErr w:type="spellEnd"/>
      <w:proofErr w:type="gramEnd"/>
    </w:p>
  </w:comment>
  <w:comment w:id="2258" w:author="Novie Atakiwe" w:date="2026-10-19T14:24:00Z" w:initials="NA">
    <w:p w14:paraId="560EDE35" w14:textId="2C26ED4B" w:rsidR="004468D5" w:rsidRDefault="004468D5" w:rsidP="00DF6762">
      <w:pPr>
        <w:pStyle w:val="a5"/>
      </w:pPr>
      <w:r>
        <w:rPr>
          <w:rStyle w:val="a4"/>
        </w:rPr>
        <w:annotationRef/>
      </w:r>
      <w:r>
        <w:fldChar w:fldCharType="begin"/>
      </w:r>
      <w:r>
        <w:instrText>HYPERLINK "mailto:diedra.shortyduffie@lilly.com"</w:instrText>
      </w:r>
      <w:bookmarkStart w:id="2259" w:name="_@_299AF98D83204B2E897832A53C367021Z"/>
      <w:r>
        <w:fldChar w:fldCharType="separate"/>
      </w:r>
      <w:bookmarkEnd w:id="2259"/>
      <w:r w:rsidRPr="00DF6762">
        <w:rPr>
          <w:rStyle w:val="Mention"/>
          <w:noProof/>
        </w:rPr>
        <w:t>@Diedra Shorty-Duffie</w:t>
      </w:r>
      <w:r>
        <w:fldChar w:fldCharType="end"/>
      </w:r>
      <w:r>
        <w:t xml:space="preserve"> Please confirm</w:t>
      </w:r>
    </w:p>
  </w:comment>
  <w:comment w:id="2265" w:author="Sonia Quinn - Network" w:date="2026-10-12T15:32:00Z" w:initials="SN">
    <w:p w14:paraId="6031A68D" w14:textId="4A46102F" w:rsidR="004468D5" w:rsidRPr="005C092D" w:rsidRDefault="004468D5">
      <w:pPr>
        <w:pStyle w:val="a5"/>
      </w:pPr>
      <w:r>
        <w:rPr>
          <w:rStyle w:val="a4"/>
        </w:rPr>
        <w:annotationRef/>
      </w:r>
      <w:r w:rsidRPr="005C092D">
        <w:t>The expectation relative to ICH Q9 is that every identified gap, every open risk mitigation,</w:t>
      </w:r>
    </w:p>
    <w:p w14:paraId="6E4AF329" w14:textId="18AAF84B" w:rsidR="004468D5" w:rsidRDefault="004468D5">
      <w:pPr>
        <w:pStyle w:val="a5"/>
      </w:pPr>
      <w:proofErr w:type="gramStart"/>
      <w:r w:rsidRPr="005C092D">
        <w:t>every</w:t>
      </w:r>
      <w:proofErr w:type="gramEnd"/>
      <w:r w:rsidRPr="005C092D">
        <w:t xml:space="preserve"> outstanding deliverable is linked to a system action-plan entry with an assigned owner, due date, item status and closure criteria. Before PPQ is not a date for completion.</w:t>
      </w:r>
    </w:p>
  </w:comment>
  <w:comment w:id="2266" w:author="Jie Wang5909" w:date="2026-10-13T14:06:00Z" w:initials="JW">
    <w:p w14:paraId="446A4CF0" w14:textId="25957CCC" w:rsidR="004468D5" w:rsidRPr="009D34E7" w:rsidRDefault="004468D5">
      <w:pPr>
        <w:pStyle w:val="a5"/>
      </w:pPr>
      <w:r>
        <w:rPr>
          <w:rStyle w:val="a4"/>
        </w:rPr>
        <w:annotationRef/>
      </w:r>
      <w:r w:rsidRPr="009D34E7">
        <w:rPr>
          <w:bCs/>
        </w:rPr>
        <w:t>OK, Revisions have been made as required</w:t>
      </w:r>
      <w:r>
        <w:rPr>
          <w:bCs/>
        </w:rPr>
        <w:t xml:space="preserve">. </w:t>
      </w:r>
    </w:p>
  </w:comment>
  <w:comment w:id="2267" w:author="Sonia Quinn - Network" w:date="2026-10-14T11:07:00Z" w:initials="SN">
    <w:p w14:paraId="0F32E6DD" w14:textId="11E24B79" w:rsidR="004468D5" w:rsidRDefault="004468D5">
      <w:r>
        <w:annotationRef/>
      </w:r>
      <w:r w:rsidRPr="1E06F621">
        <w:t>Thanks a mill</w:t>
      </w:r>
    </w:p>
  </w:comment>
  <w:comment w:id="2317" w:author="Sonia Quinn - Network" w:date="2026-10-12T15:22:00Z" w:initials="SN">
    <w:p w14:paraId="74377B69" w14:textId="2935FD13" w:rsidR="004468D5" w:rsidRPr="00590E9D" w:rsidRDefault="004468D5">
      <w:pPr>
        <w:pStyle w:val="a5"/>
      </w:pPr>
      <w:r>
        <w:rPr>
          <w:rStyle w:val="a4"/>
        </w:rPr>
        <w:annotationRef/>
      </w:r>
      <w:r w:rsidRPr="00590E9D">
        <w:t>Several actions are described as 'No Gap' while simultaneously requiring: validation, qualification, studies, assessments etc. before PPQ.</w:t>
      </w:r>
    </w:p>
    <w:p w14:paraId="463FFD3A" w14:textId="0A5D3F59" w:rsidR="004468D5" w:rsidRDefault="004468D5">
      <w:pPr>
        <w:pStyle w:val="a5"/>
      </w:pPr>
      <w:r w:rsidRPr="00590E9D">
        <w:t>If action is still required before PPQ - there is a gap and must be documented as such.</w:t>
      </w:r>
    </w:p>
  </w:comment>
  <w:comment w:id="2318" w:author="Jie Wang5909" w:date="2026-10-13T14:06:00Z" w:initials="JW">
    <w:p w14:paraId="29DF5658" w14:textId="22F6D01E" w:rsidR="004468D5" w:rsidRDefault="004468D5">
      <w:pPr>
        <w:pStyle w:val="a5"/>
      </w:pPr>
      <w:r>
        <w:rPr>
          <w:rStyle w:val="a4"/>
        </w:rPr>
        <w:annotationRef/>
      </w:r>
      <w:r>
        <w:rPr>
          <w:rFonts w:hint="eastAsia"/>
        </w:rPr>
        <w:t>O</w:t>
      </w:r>
      <w:r>
        <w:t xml:space="preserve">K, the gaps have been documented as such. </w:t>
      </w:r>
    </w:p>
  </w:comment>
  <w:comment w:id="2319" w:author="Sonia Quinn - Network" w:date="2026-10-14T11:08:00Z" w:initials="SN">
    <w:p w14:paraId="506397E5" w14:textId="06B9D035" w:rsidR="004468D5" w:rsidRDefault="004468D5">
      <w:r>
        <w:annotationRef/>
      </w:r>
      <w:r w:rsidRPr="141D81B3">
        <w:t>Thanks a mill. Much appreciated and reads much more clearly and traceably.</w:t>
      </w:r>
    </w:p>
  </w:comment>
  <w:comment w:id="2479" w:author="Novie Atakiwe" w:date="2026-10-19T14:29:00Z" w:initials="NA">
    <w:p w14:paraId="4379C6BD" w14:textId="77777777" w:rsidR="004468D5" w:rsidRDefault="004468D5" w:rsidP="00A2021C">
      <w:pPr>
        <w:pStyle w:val="a5"/>
      </w:pPr>
      <w:r>
        <w:rPr>
          <w:rStyle w:val="a4"/>
        </w:rPr>
        <w:annotationRef/>
      </w:r>
      <w:r>
        <w:t xml:space="preserve">Need to be updated </w:t>
      </w:r>
    </w:p>
  </w:comment>
  <w:comment w:id="2480" w:author="Yu Zhang12718" w:date="2026-10-19T14:35:00Z" w:initials="YZ">
    <w:p w14:paraId="2917953E" w14:textId="6EC29B6E" w:rsidR="004468D5" w:rsidRDefault="004468D5">
      <w:pPr>
        <w:pStyle w:val="a5"/>
      </w:pPr>
      <w:r>
        <w:rPr>
          <w:rStyle w:val="a4"/>
        </w:rPr>
        <w:annotationRef/>
      </w:r>
      <w:r w:rsidRPr="209DB5F6">
        <w:t>Updated</w:t>
      </w:r>
    </w:p>
  </w:comment>
  <w:comment w:id="2520" w:author="Novie Atakiwe" w:date="2026-10-19T14:29:00Z" w:initials="NA">
    <w:p w14:paraId="22F4022B" w14:textId="77777777" w:rsidR="004468D5" w:rsidRDefault="004468D5" w:rsidP="00A2021C">
      <w:pPr>
        <w:pStyle w:val="a5"/>
      </w:pPr>
      <w:r>
        <w:rPr>
          <w:rStyle w:val="a4"/>
        </w:rPr>
        <w:annotationRef/>
      </w:r>
      <w:r>
        <w:t>Is this completed?</w:t>
      </w:r>
    </w:p>
  </w:comment>
  <w:comment w:id="2521" w:author="Yu Zhang12718" w:date="2026-10-19T14:35:00Z" w:initials="YZ">
    <w:p w14:paraId="40F37510" w14:textId="789745BF" w:rsidR="004468D5" w:rsidRDefault="004468D5">
      <w:pPr>
        <w:pStyle w:val="a5"/>
      </w:pPr>
      <w:r>
        <w:rPr>
          <w:rStyle w:val="a4"/>
        </w:rPr>
        <w:annotationRef/>
      </w:r>
      <w:r w:rsidRPr="00137CFE">
        <w:t>Updated</w:t>
      </w:r>
    </w:p>
  </w:comment>
  <w:comment w:id="2571" w:author="Novie Atakiwe" w:date="2026-10-19T14:30:00Z" w:initials="NA">
    <w:p w14:paraId="32CFA026" w14:textId="77777777" w:rsidR="004468D5" w:rsidRDefault="004468D5" w:rsidP="00A2021C">
      <w:pPr>
        <w:pStyle w:val="a5"/>
      </w:pPr>
      <w:r>
        <w:rPr>
          <w:rStyle w:val="a4"/>
        </w:rPr>
        <w:annotationRef/>
      </w:r>
      <w:r>
        <w:t>Update date</w:t>
      </w:r>
    </w:p>
  </w:comment>
  <w:comment w:id="2572" w:author="Yu Zhang12718" w:date="2026-10-19T14:35:00Z" w:initials="YZ">
    <w:p w14:paraId="0E121545" w14:textId="5B1DEC65" w:rsidR="004468D5" w:rsidRDefault="004468D5">
      <w:pPr>
        <w:pStyle w:val="a5"/>
      </w:pPr>
      <w:r>
        <w:rPr>
          <w:rStyle w:val="a4"/>
        </w:rPr>
        <w:annotationRef/>
      </w:r>
      <w:r w:rsidRPr="4B60491C">
        <w:t>Updated</w:t>
      </w:r>
    </w:p>
  </w:comment>
  <w:comment w:id="2676" w:author="Novie Atakiwe" w:date="2026-10-19T14:29:00Z" w:initials="NA">
    <w:p w14:paraId="1826CD5C" w14:textId="77777777" w:rsidR="004468D5" w:rsidRDefault="004468D5" w:rsidP="00A2021C">
      <w:pPr>
        <w:pStyle w:val="a5"/>
      </w:pPr>
      <w:r>
        <w:rPr>
          <w:rStyle w:val="a4"/>
        </w:rPr>
        <w:annotationRef/>
      </w:r>
      <w:r>
        <w:t>Is this completed?</w:t>
      </w:r>
    </w:p>
  </w:comment>
  <w:comment w:id="2677" w:author="Yu Zhang12718" w:date="2026-10-19T14:35:00Z" w:initials="YZ">
    <w:p w14:paraId="0B5E943B" w14:textId="59C844B4" w:rsidR="004468D5" w:rsidRDefault="004468D5">
      <w:pPr>
        <w:pStyle w:val="a5"/>
      </w:pPr>
      <w:r>
        <w:rPr>
          <w:rStyle w:val="a4"/>
        </w:rPr>
        <w:annotationRef/>
      </w:r>
      <w:r w:rsidRPr="640C4BF7">
        <w:t>Completed</w:t>
      </w:r>
    </w:p>
  </w:comment>
  <w:comment w:id="2700" w:author="Diedra Shorty-Duffie" w:date="2026-09-09T14:56:00Z" w:initials="DS">
    <w:p w14:paraId="375F68BB" w14:textId="77777777" w:rsidR="004468D5" w:rsidRDefault="004468D5" w:rsidP="003B7D86">
      <w:pPr>
        <w:pStyle w:val="a5"/>
      </w:pPr>
      <w:r>
        <w:rPr>
          <w:rStyle w:val="a4"/>
        </w:rPr>
        <w:annotationRef/>
      </w:r>
      <w:r>
        <w:t xml:space="preserve">Action plan should not be N/A if changes are taking place </w:t>
      </w:r>
    </w:p>
  </w:comment>
  <w:comment w:id="2701" w:author="Yachao Liu11087" w:date="2026-09-10T20:13:00Z" w:initials="YL">
    <w:p w14:paraId="7C93464A" w14:textId="42935876" w:rsidR="004468D5" w:rsidRDefault="004468D5">
      <w:pPr>
        <w:pStyle w:val="a5"/>
      </w:pPr>
      <w:r>
        <w:rPr>
          <w:rStyle w:val="a4"/>
        </w:rPr>
        <w:annotationRef/>
      </w:r>
      <w:r w:rsidRPr="14CA9A42">
        <w:t>Corrected</w:t>
      </w:r>
    </w:p>
  </w:comment>
  <w:comment w:id="2820" w:author="Sonia Quinn - Network" w:date="2026-10-12T15:15:00Z" w:initials="SN">
    <w:p w14:paraId="3A9192D1" w14:textId="77777777" w:rsidR="004468D5" w:rsidRPr="00A62E80" w:rsidRDefault="004468D5">
      <w:pPr>
        <w:pStyle w:val="a5"/>
      </w:pPr>
      <w:r>
        <w:rPr>
          <w:rStyle w:val="a4"/>
        </w:rPr>
        <w:annotationRef/>
      </w:r>
      <w:r w:rsidRPr="00A62E80">
        <w:t>Cleaning validation is a critical component of contamination control and PPQ readiness. The Gap Assessment document should identify 1)current cleaning validation status, 2)outstanding development activities, 3)ARL/PDE strategy, 4)analytical method readiness, 5)dirty hold time status, 6)clean hold time status and 7)residual risks associated with incomplete validation activities.</w:t>
      </w:r>
    </w:p>
    <w:p w14:paraId="7DBA2E6B" w14:textId="77777777" w:rsidR="004468D5" w:rsidRPr="00A62E80" w:rsidRDefault="004468D5">
      <w:pPr>
        <w:pStyle w:val="a5"/>
      </w:pPr>
    </w:p>
    <w:p w14:paraId="6A93BE8C" w14:textId="77777777" w:rsidR="004468D5" w:rsidRDefault="004468D5">
      <w:pPr>
        <w:pStyle w:val="a5"/>
      </w:pPr>
      <w:r w:rsidRPr="00A62E80">
        <w:t>Would expect a Cleaning Validation section in the main gap/risk assessment section as CV is a key element of the overall manufacturing control strategy.</w:t>
      </w:r>
    </w:p>
  </w:comment>
  <w:comment w:id="2821" w:author="Jie Wang5909" w:date="2026-10-13T14:09:00Z" w:initials="JW">
    <w:p w14:paraId="4101EE7B" w14:textId="77777777" w:rsidR="004468D5" w:rsidRDefault="004468D5">
      <w:pPr>
        <w:pStyle w:val="a5"/>
      </w:pPr>
      <w:r>
        <w:rPr>
          <w:rStyle w:val="a4"/>
        </w:rPr>
        <w:annotationRef/>
      </w:r>
      <w:r>
        <w:rPr>
          <w:rFonts w:hint="eastAsia"/>
        </w:rPr>
        <w:t>O</w:t>
      </w:r>
      <w:r>
        <w:t xml:space="preserve">K, the cleaning validation gap assessment has been added in section 3.5. </w:t>
      </w:r>
    </w:p>
  </w:comment>
  <w:comment w:id="2963" w:author="Diedra Shorty-Duffie" w:date="2026-09-09T14:57:00Z" w:initials="DS">
    <w:p w14:paraId="3E406764" w14:textId="77777777" w:rsidR="004468D5" w:rsidRDefault="004468D5" w:rsidP="006F0119">
      <w:pPr>
        <w:pStyle w:val="a5"/>
      </w:pPr>
      <w:r>
        <w:rPr>
          <w:rStyle w:val="a4"/>
        </w:rPr>
        <w:annotationRef/>
      </w:r>
      <w:proofErr w:type="spellStart"/>
      <w:r>
        <w:t>Ninhydrin</w:t>
      </w:r>
      <w:proofErr w:type="spellEnd"/>
      <w:r>
        <w:t xml:space="preserve"> test is to be validated </w:t>
      </w:r>
    </w:p>
  </w:comment>
  <w:comment w:id="2964" w:author="Yachao Liu11087" w:date="2026-09-10T20:14:00Z" w:initials="YL">
    <w:p w14:paraId="7EC7B5FC" w14:textId="6A43D7AC" w:rsidR="004468D5" w:rsidRDefault="004468D5">
      <w:pPr>
        <w:pStyle w:val="a5"/>
      </w:pPr>
      <w:r>
        <w:rPr>
          <w:rStyle w:val="a4"/>
        </w:rPr>
        <w:annotationRef/>
      </w:r>
      <w:r w:rsidRPr="00A1EBBE">
        <w:t xml:space="preserve">This optimization item is added under the </w:t>
      </w:r>
      <w:r w:rsidRPr="1E92F298">
        <w:rPr>
          <w:b/>
          <w:bCs/>
        </w:rPr>
        <w:t>Process and Equipment</w:t>
      </w:r>
      <w:r w:rsidRPr="09CFD788">
        <w:t xml:space="preserve"> category.</w:t>
      </w:r>
    </w:p>
  </w:comment>
  <w:comment w:id="2965" w:author="Novie Atakiwe" w:date="2026-10-19T14:28:00Z" w:initials="NA">
    <w:p w14:paraId="492A8F55" w14:textId="078ACD40" w:rsidR="004468D5" w:rsidRDefault="004468D5" w:rsidP="00A2021C">
      <w:pPr>
        <w:pStyle w:val="a5"/>
      </w:pPr>
      <w:r>
        <w:rPr>
          <w:rStyle w:val="a4"/>
        </w:rPr>
        <w:annotationRef/>
      </w:r>
      <w:r>
        <w:fldChar w:fldCharType="begin"/>
      </w:r>
      <w:r>
        <w:instrText>HYPERLINK "mailto:diedra.shortyduffie@lilly.com"</w:instrText>
      </w:r>
      <w:bookmarkStart w:id="2967" w:name="_@_467BF5C7A0A144AF99C36303DF74C4FEZ"/>
      <w:r>
        <w:fldChar w:fldCharType="separate"/>
      </w:r>
      <w:bookmarkEnd w:id="2967"/>
      <w:r w:rsidRPr="00A2021C">
        <w:rPr>
          <w:rStyle w:val="Mention"/>
          <w:noProof/>
        </w:rPr>
        <w:t>@Diedra Shorty-Duffie</w:t>
      </w:r>
      <w:r>
        <w:fldChar w:fldCharType="end"/>
      </w:r>
      <w:r>
        <w:t xml:space="preserve"> Confirm</w:t>
      </w:r>
    </w:p>
  </w:comment>
  <w:comment w:id="2966" w:author="Novie Atakiwe" w:date="2026-10-19T14:32:00Z" w:initials="NA">
    <w:p w14:paraId="6BFFB581" w14:textId="4D91F6AA" w:rsidR="004468D5" w:rsidRDefault="004468D5" w:rsidP="00FA4456">
      <w:pPr>
        <w:pStyle w:val="a5"/>
      </w:pPr>
      <w:r>
        <w:rPr>
          <w:rStyle w:val="a4"/>
        </w:rPr>
        <w:annotationRef/>
      </w:r>
      <w:r>
        <w:fldChar w:fldCharType="begin"/>
      </w:r>
      <w:r>
        <w:instrText>HYPERLINK "mailto:emma.ryan1@lilly.com"</w:instrText>
      </w:r>
      <w:bookmarkStart w:id="2968" w:name="_@_AEDD9E4B4C33493098770EBDF96C4C5FZ"/>
      <w:r>
        <w:fldChar w:fldCharType="separate"/>
      </w:r>
      <w:bookmarkEnd w:id="2968"/>
      <w:r w:rsidRPr="00FA4456">
        <w:rPr>
          <w:rStyle w:val="Mention"/>
          <w:noProof/>
        </w:rPr>
        <w:t>@Emma Ryan</w:t>
      </w:r>
      <w:r>
        <w:fldChar w:fldCharType="end"/>
      </w:r>
      <w:r>
        <w:t xml:space="preserve"> Please help us close this</w:t>
      </w:r>
    </w:p>
  </w:comment>
  <w:comment w:id="2974" w:author="Diedra Shorty-Duffie" w:date="2026-09-09T15:06:00Z" w:initials="DS">
    <w:p w14:paraId="21DCCE17" w14:textId="77777777" w:rsidR="004468D5" w:rsidRDefault="004468D5" w:rsidP="00E367D8">
      <w:pPr>
        <w:pStyle w:val="a5"/>
      </w:pPr>
      <w:r>
        <w:rPr>
          <w:rStyle w:val="a4"/>
        </w:rPr>
        <w:annotationRef/>
      </w:r>
      <w:r>
        <w:t xml:space="preserve">Is there a gap associated with </w:t>
      </w:r>
      <w:proofErr w:type="gramStart"/>
      <w:r>
        <w:t>these ?</w:t>
      </w:r>
      <w:proofErr w:type="gramEnd"/>
      <w:r>
        <w:t xml:space="preserve"> </w:t>
      </w:r>
    </w:p>
  </w:comment>
  <w:comment w:id="2975" w:author="Yachao Liu11087" w:date="2026-09-10T20:15:00Z" w:initials="YL">
    <w:p w14:paraId="5042619F" w14:textId="56E7DF97" w:rsidR="004468D5" w:rsidRDefault="004468D5">
      <w:pPr>
        <w:pStyle w:val="a5"/>
      </w:pPr>
      <w:r>
        <w:rPr>
          <w:rStyle w:val="a4"/>
        </w:rPr>
        <w:annotationRef/>
      </w:r>
      <w:proofErr w:type="spellStart"/>
      <w:r w:rsidRPr="710C62CE">
        <w:t>Corrected</w:t>
      </w:r>
      <w:proofErr w:type="gramStart"/>
      <w:r w:rsidRPr="710C62CE">
        <w:t>,thanks</w:t>
      </w:r>
      <w:proofErr w:type="spellEnd"/>
      <w:proofErr w:type="gramEnd"/>
    </w:p>
  </w:comment>
  <w:comment w:id="3442" w:author="Diedra Shorty-Duffie" w:date="2026-09-09T15:07:00Z" w:initials="DS">
    <w:p w14:paraId="6482D08D" w14:textId="77777777" w:rsidR="004468D5" w:rsidRDefault="004468D5" w:rsidP="00D4689B">
      <w:pPr>
        <w:pStyle w:val="a5"/>
      </w:pPr>
      <w:r>
        <w:rPr>
          <w:rStyle w:val="a4"/>
        </w:rPr>
        <w:annotationRef/>
      </w:r>
      <w:proofErr w:type="gramStart"/>
      <w:r>
        <w:t>duplicate</w:t>
      </w:r>
      <w:proofErr w:type="gramEnd"/>
      <w:r>
        <w:t>.</w:t>
      </w:r>
    </w:p>
    <w:p w14:paraId="07C38A92" w14:textId="77777777" w:rsidR="004468D5" w:rsidRDefault="004468D5" w:rsidP="00D4689B">
      <w:pPr>
        <w:pStyle w:val="a5"/>
      </w:pPr>
    </w:p>
    <w:p w14:paraId="4EE6DDF2" w14:textId="33A90DEF" w:rsidR="004468D5" w:rsidRDefault="004468D5" w:rsidP="00D4689B">
      <w:pPr>
        <w:pStyle w:val="a5"/>
      </w:pPr>
    </w:p>
  </w:comment>
  <w:comment w:id="3443" w:author="Diedra Shorty-Duffie" w:date="2026-09-09T15:07:00Z" w:initials="DS">
    <w:p w14:paraId="60ADF707" w14:textId="77777777" w:rsidR="004468D5" w:rsidRDefault="004468D5" w:rsidP="00D4689B">
      <w:pPr>
        <w:pStyle w:val="a5"/>
      </w:pPr>
      <w:r>
        <w:rPr>
          <w:rStyle w:val="a4"/>
        </w:rPr>
        <w:annotationRef/>
      </w:r>
      <w:r>
        <w:t>FD03 is missing</w:t>
      </w:r>
    </w:p>
  </w:comment>
  <w:comment w:id="3444" w:author="Diedra Shorty-Duffie" w:date="2026-09-09T15:08:00Z" w:initials="DS">
    <w:p w14:paraId="5FBE2DE5" w14:textId="77777777" w:rsidR="004468D5" w:rsidRDefault="004468D5" w:rsidP="004F3FEB">
      <w:pPr>
        <w:pStyle w:val="a5"/>
      </w:pPr>
      <w:r>
        <w:rPr>
          <w:rStyle w:val="a4"/>
        </w:rPr>
        <w:annotationRef/>
      </w:r>
      <w:r>
        <w:t>Missing Tr07</w:t>
      </w:r>
    </w:p>
  </w:comment>
  <w:comment w:id="3445" w:author="Yachao Liu11087" w:date="2026-09-10T16:04:00Z" w:initials="YL">
    <w:p w14:paraId="3E3BE220" w14:textId="38992D30" w:rsidR="004468D5" w:rsidRDefault="004468D5">
      <w:pPr>
        <w:pStyle w:val="a5"/>
      </w:pPr>
      <w:r>
        <w:rPr>
          <w:rStyle w:val="a4"/>
        </w:rPr>
        <w:annotationRef/>
      </w:r>
      <w:r w:rsidRPr="5E159DE7">
        <w:t>Duplicate entry removed. FD03 and Tr07 have been added. Thanks.</w:t>
      </w:r>
    </w:p>
  </w:comment>
  <w:comment w:id="3450" w:author="Novie Atakiwe" w:date="2026-08-19T03:47:00Z" w:initials="NA">
    <w:p w14:paraId="13F56543" w14:textId="77777777" w:rsidR="004468D5" w:rsidRDefault="004468D5" w:rsidP="002C07F8">
      <w:pPr>
        <w:pStyle w:val="a5"/>
      </w:pPr>
      <w:r>
        <w:rPr>
          <w:rStyle w:val="a4"/>
        </w:rPr>
        <w:annotationRef/>
      </w:r>
      <w:r>
        <w:rPr>
          <w:lang w:val="sv-SE"/>
        </w:rPr>
        <w:t xml:space="preserve">Where is this confirmed?  </w:t>
      </w:r>
    </w:p>
  </w:comment>
  <w:comment w:id="3451" w:author="Yu Zhang - Network" w:date="2026-08-19T14:50:00Z" w:initials="YN">
    <w:p w14:paraId="4415CA06" w14:textId="1FDC393A" w:rsidR="004468D5" w:rsidRDefault="004468D5">
      <w:pPr>
        <w:pStyle w:val="a5"/>
      </w:pPr>
      <w:r>
        <w:rPr>
          <w:rStyle w:val="a4"/>
        </w:rPr>
        <w:annotationRef/>
      </w:r>
      <w:r w:rsidRPr="66E2809D">
        <w:t>Confirmed via review of MOR details.</w:t>
      </w:r>
    </w:p>
  </w:comment>
  <w:comment w:id="3463" w:author="Sonia Quinn - Network" w:date="2026-10-12T15:26:00Z" w:initials="SN">
    <w:p w14:paraId="42839271" w14:textId="5C8EF3C4" w:rsidR="004468D5" w:rsidRDefault="004468D5">
      <w:pPr>
        <w:pStyle w:val="a5"/>
      </w:pPr>
      <w:r>
        <w:rPr>
          <w:rStyle w:val="a4"/>
        </w:rPr>
        <w:annotationRef/>
      </w:r>
      <w:r w:rsidRPr="002601C0">
        <w:t>Conclusion is overstated. The evidence presented in the document does not fully support this conclusion.</w:t>
      </w:r>
    </w:p>
  </w:comment>
  <w:comment w:id="3464" w:author="Jie Wang5909" w:date="2026-10-13T14:10:00Z" w:initials="JW">
    <w:p w14:paraId="51E9900A" w14:textId="7AFF43D4" w:rsidR="004468D5" w:rsidRDefault="004468D5">
      <w:pPr>
        <w:pStyle w:val="a5"/>
      </w:pPr>
      <w:r>
        <w:rPr>
          <w:rStyle w:val="a4"/>
        </w:rPr>
        <w:annotationRef/>
      </w:r>
      <w:r>
        <w:rPr>
          <w:rFonts w:hint="eastAsia"/>
        </w:rPr>
        <w:t>T</w:t>
      </w:r>
      <w:r>
        <w:t xml:space="preserve">he conclusion has been revised. </w:t>
      </w:r>
    </w:p>
  </w:comment>
  <w:comment w:id="3465" w:author="Sonia Quinn - Network" w:date="2026-10-14T11:10:00Z" w:initials="SN">
    <w:p w14:paraId="3799F96A" w14:textId="65918ACA" w:rsidR="004468D5" w:rsidRDefault="004468D5">
      <w:r>
        <w:annotationRef/>
      </w:r>
      <w:r w:rsidRPr="002A8336">
        <w:t>Thanks a mill</w:t>
      </w:r>
    </w:p>
  </w:comment>
  <w:comment w:id="3470" w:author="Sonia Quinn - Network" w:date="2026-10-12T15:29:00Z" w:initials="SN">
    <w:p w14:paraId="08858B5D" w14:textId="05F3692A" w:rsidR="004468D5" w:rsidRPr="00337F80" w:rsidRDefault="004468D5">
      <w:pPr>
        <w:pStyle w:val="a5"/>
      </w:pPr>
      <w:r>
        <w:rPr>
          <w:rStyle w:val="a4"/>
        </w:rPr>
        <w:annotationRef/>
      </w:r>
      <w:r w:rsidRPr="00337F80">
        <w:t>Please point me or reference where each gap identified in this assessment is tracked to closure.</w:t>
      </w:r>
    </w:p>
    <w:p w14:paraId="3BD1B97A" w14:textId="651C32DC" w:rsidR="004468D5" w:rsidRPr="00337F80" w:rsidRDefault="004468D5">
      <w:pPr>
        <w:pStyle w:val="a5"/>
      </w:pPr>
      <w:r w:rsidRPr="00337F80">
        <w:t>In the Technology Transfer Plan, several activities were identified as either prerequisites,</w:t>
      </w:r>
    </w:p>
    <w:p w14:paraId="2BB0F08C" w14:textId="7BDA5559" w:rsidR="004468D5" w:rsidRPr="00337F80" w:rsidRDefault="004468D5">
      <w:pPr>
        <w:pStyle w:val="a5"/>
      </w:pPr>
      <w:proofErr w:type="gramStart"/>
      <w:r w:rsidRPr="00337F80">
        <w:t>deliverables</w:t>
      </w:r>
      <w:proofErr w:type="gramEnd"/>
      <w:r w:rsidRPr="00337F80">
        <w:t>, readiness activities, or future commitments, but they are not managed through a consolidated action tracking mechanism.</w:t>
      </w:r>
    </w:p>
    <w:p w14:paraId="72F04592" w14:textId="66827CD6" w:rsidR="004468D5" w:rsidRPr="00337F80" w:rsidRDefault="004468D5">
      <w:pPr>
        <w:pStyle w:val="a5"/>
      </w:pPr>
      <w:r w:rsidRPr="00337F80">
        <w:t>The expectation relative to ICH Q9 is that every identified gap, every open risk mitigation,</w:t>
      </w:r>
    </w:p>
    <w:p w14:paraId="33AC27DA" w14:textId="67AD1954" w:rsidR="004468D5" w:rsidRDefault="004468D5">
      <w:pPr>
        <w:pStyle w:val="a5"/>
      </w:pPr>
      <w:proofErr w:type="gramStart"/>
      <w:r w:rsidRPr="00337F80">
        <w:t>every</w:t>
      </w:r>
      <w:proofErr w:type="gramEnd"/>
      <w:r w:rsidRPr="00337F80">
        <w:t xml:space="preserve"> outstanding deliverable is linked to an action-plan entry with an assigned owner, due date, item status and closure criteria.</w:t>
      </w:r>
    </w:p>
  </w:comment>
  <w:comment w:id="3471" w:author="Jie Wang5909" w:date="2026-10-13T14:12:00Z" w:initials="JW">
    <w:p w14:paraId="562EC039" w14:textId="469042BB" w:rsidR="004468D5" w:rsidRDefault="004468D5">
      <w:pPr>
        <w:pStyle w:val="a5"/>
      </w:pPr>
      <w:r>
        <w:rPr>
          <w:rStyle w:val="a4"/>
        </w:rPr>
        <w:annotationRef/>
      </w:r>
      <w:r>
        <w:t>These will be completed prior to PPQ</w:t>
      </w:r>
      <w:r>
        <w:rPr>
          <w:rFonts w:hint="eastAsia"/>
        </w:rPr>
        <w:t>.</w:t>
      </w:r>
    </w:p>
  </w:comment>
  <w:comment w:id="3477" w:author="Sonia Quinn - Network" w:date="2026-10-14T11:11:00Z" w:initials="SN">
    <w:p w14:paraId="770DE62C" w14:textId="009D8A9C" w:rsidR="004468D5" w:rsidRDefault="004468D5">
      <w:r>
        <w:annotationRef/>
      </w:r>
      <w:proofErr w:type="spellStart"/>
      <w:r w:rsidRPr="18B2022E">
        <w:t>Trackwise</w:t>
      </w:r>
      <w:proofErr w:type="spellEnd"/>
      <w:r w:rsidRPr="18B2022E">
        <w:t>? Other? Please specify.</w:t>
      </w:r>
    </w:p>
  </w:comment>
  <w:comment w:id="3478" w:author="Yu Zhang12718" w:date="2026-10-15T13:04:00Z" w:initials="YZ">
    <w:p w14:paraId="12DD4B40" w14:textId="4C0C89CF" w:rsidR="004468D5" w:rsidRDefault="004468D5">
      <w:r>
        <w:annotationRef/>
      </w:r>
      <w:r w:rsidRPr="77B92A18">
        <w:t xml:space="preserve">We will add the open action items into QMS for tracking. The tracking records and supporting evidence will be appended to this document. </w:t>
      </w:r>
    </w:p>
  </w:comment>
  <w:comment w:id="3479" w:author="Sonia Quinn - Network" w:date="2026-10-16T10:01:00Z" w:initials="SQ">
    <w:p w14:paraId="3D75F22B" w14:textId="77777777" w:rsidR="004468D5" w:rsidRDefault="004468D5" w:rsidP="00D409A9">
      <w:pPr>
        <w:pStyle w:val="a5"/>
      </w:pPr>
      <w:r>
        <w:rPr>
          <w:rStyle w:val="a4"/>
        </w:rPr>
        <w:annotationRef/>
      </w:r>
      <w:r>
        <w:rPr>
          <w:lang w:val="en-IE"/>
        </w:rPr>
        <w:t>Please ensure appendix is added to the table of contents for completeness and confirmation.</w:t>
      </w:r>
    </w:p>
  </w:comment>
  <w:comment w:id="3480" w:author="Jie Wang5909" w:date="2026-10-16T21:49:00Z" w:initials="JW">
    <w:p w14:paraId="65A00A91" w14:textId="090030C0" w:rsidR="004468D5" w:rsidRDefault="004468D5">
      <w:pPr>
        <w:pStyle w:val="a5"/>
      </w:pPr>
      <w:r>
        <w:rPr>
          <w:rStyle w:val="a4"/>
        </w:rPr>
        <w:annotationRef/>
      </w:r>
      <w:r>
        <w:t>Add the appendix mitigation action tracking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9A609DF" w15:done="1"/>
  <w15:commentEx w15:paraId="34393B21" w15:paraIdParent="09A609DF" w15:done="1"/>
  <w15:commentEx w15:paraId="5CFC8139" w15:done="1"/>
  <w15:commentEx w15:paraId="1B00CF4B" w15:paraIdParent="5CFC8139" w15:done="1"/>
  <w15:commentEx w15:paraId="7CF1D329" w15:done="1"/>
  <w15:commentEx w15:paraId="7064A34C" w15:paraIdParent="7CF1D329" w15:done="1"/>
  <w15:commentEx w15:paraId="5E22DC12" w15:done="1"/>
  <w15:commentEx w15:paraId="064C32C4" w15:paraIdParent="5E22DC12" w15:done="1"/>
  <w15:commentEx w15:paraId="45665A33" w15:paraIdParent="5E22DC12" w15:done="1"/>
  <w15:commentEx w15:paraId="146A88CA" w15:done="1"/>
  <w15:commentEx w15:paraId="5A25F280" w15:paraIdParent="146A88CA" w15:done="1"/>
  <w15:commentEx w15:paraId="0A1963FD" w15:done="1"/>
  <w15:commentEx w15:paraId="33545303" w15:paraIdParent="0A1963FD" w15:done="1"/>
  <w15:commentEx w15:paraId="6C0CE26D" w15:done="1"/>
  <w15:commentEx w15:paraId="654147CC" w15:paraIdParent="6C0CE26D" w15:done="1"/>
  <w15:commentEx w15:paraId="23E4A876" w15:paraIdParent="6C0CE26D" w15:done="1"/>
  <w15:commentEx w15:paraId="656340F9" w15:done="1"/>
  <w15:commentEx w15:paraId="569A29FC" w15:paraIdParent="656340F9" w15:done="1"/>
  <w15:commentEx w15:paraId="5042ECC7" w15:done="1"/>
  <w15:commentEx w15:paraId="0D10E944" w15:paraIdParent="5042ECC7" w15:done="1"/>
  <w15:commentEx w15:paraId="4ED033FF" w15:paraIdParent="5042ECC7" w15:done="1"/>
  <w15:commentEx w15:paraId="7BDF6D9E" w15:paraIdParent="5042ECC7" w15:done="1"/>
  <w15:commentEx w15:paraId="32181C19" w15:done="1"/>
  <w15:commentEx w15:paraId="42897FD5" w15:paraIdParent="32181C19" w15:done="1"/>
  <w15:commentEx w15:paraId="0203F665" w15:done="1"/>
  <w15:commentEx w15:paraId="62C9CF70" w15:paraIdParent="0203F665" w15:done="1"/>
  <w15:commentEx w15:paraId="02E9AC59" w15:done="1"/>
  <w15:commentEx w15:paraId="7316DC99" w15:paraIdParent="02E9AC59" w15:done="1"/>
  <w15:commentEx w15:paraId="2B71CC77" w15:paraIdParent="02E9AC59" w15:done="1"/>
  <w15:commentEx w15:paraId="2E3F83CB" w15:done="1"/>
  <w15:commentEx w15:paraId="26873002" w15:paraIdParent="2E3F83CB" w15:done="1"/>
  <w15:commentEx w15:paraId="6E1A75A5" w15:done="1"/>
  <w15:commentEx w15:paraId="0D27AB9B" w15:paraIdParent="6E1A75A5" w15:done="1"/>
  <w15:commentEx w15:paraId="62B757F4" w15:done="1"/>
  <w15:commentEx w15:paraId="4A466639" w15:paraIdParent="62B757F4" w15:done="1"/>
  <w15:commentEx w15:paraId="4DEE4C4A" w15:done="1"/>
  <w15:commentEx w15:paraId="0EC1FE24" w15:paraIdParent="4DEE4C4A" w15:done="1"/>
  <w15:commentEx w15:paraId="7A1FCA77" w15:done="1"/>
  <w15:commentEx w15:paraId="265F53FF" w15:paraIdParent="7A1FCA77" w15:done="1"/>
  <w15:commentEx w15:paraId="0AC1287F" w15:done="1"/>
  <w15:commentEx w15:paraId="4A000F0E" w15:paraIdParent="0AC1287F" w15:done="1"/>
  <w15:commentEx w15:paraId="708E5577" w15:done="1"/>
  <w15:commentEx w15:paraId="77FA1C64" w15:paraIdParent="708E5577" w15:done="1"/>
  <w15:commentEx w15:paraId="12435B0B" w15:done="1"/>
  <w15:commentEx w15:paraId="196046E2" w15:paraIdParent="12435B0B" w15:done="1"/>
  <w15:commentEx w15:paraId="1E858F54" w15:done="1"/>
  <w15:commentEx w15:paraId="15426E90" w15:paraIdParent="1E858F54" w15:done="1"/>
  <w15:commentEx w15:paraId="7A95A2F8" w15:paraIdParent="1E858F54" w15:done="1"/>
  <w15:commentEx w15:paraId="4A9A1E72" w15:done="1"/>
  <w15:commentEx w15:paraId="61B11B5E" w15:paraIdParent="4A9A1E72" w15:done="1"/>
  <w15:commentEx w15:paraId="3477B9F6" w15:done="1"/>
  <w15:commentEx w15:paraId="7C8DA76C" w15:paraIdParent="3477B9F6" w15:done="1"/>
  <w15:commentEx w15:paraId="6D863F4F" w15:done="1"/>
  <w15:commentEx w15:paraId="0EE529F0" w15:paraIdParent="6D863F4F" w15:done="1"/>
  <w15:commentEx w15:paraId="52FC6B36" w15:done="1"/>
  <w15:commentEx w15:paraId="2BB44C75" w15:paraIdParent="52FC6B36" w15:done="1"/>
  <w15:commentEx w15:paraId="117B605F" w15:done="1"/>
  <w15:commentEx w15:paraId="3B4AB342" w15:paraIdParent="117B605F" w15:done="1"/>
  <w15:commentEx w15:paraId="2A950867" w15:done="1"/>
  <w15:commentEx w15:paraId="42161561" w15:paraIdParent="2A950867" w15:done="1"/>
  <w15:commentEx w15:paraId="6BF9CCF3" w15:done="1"/>
  <w15:commentEx w15:paraId="0A35D64C" w15:paraIdParent="6BF9CCF3" w15:done="1"/>
  <w15:commentEx w15:paraId="5905F21D" w15:done="1"/>
  <w15:commentEx w15:paraId="15A1D9E4" w15:paraIdParent="5905F21D" w15:done="1"/>
  <w15:commentEx w15:paraId="1FA75864" w15:done="1"/>
  <w15:commentEx w15:paraId="0D5F358F" w15:paraIdParent="1FA75864" w15:done="1"/>
  <w15:commentEx w15:paraId="3EC66CB5" w15:done="1"/>
  <w15:commentEx w15:paraId="69A8A669" w15:paraIdParent="3EC66CB5" w15:done="1"/>
  <w15:commentEx w15:paraId="0C0BCE2B" w15:paraIdParent="3EC66CB5" w15:done="1"/>
  <w15:commentEx w15:paraId="2E01A798" w15:done="1"/>
  <w15:commentEx w15:paraId="3B306E40" w15:paraIdParent="2E01A798" w15:done="1"/>
  <w15:commentEx w15:paraId="4231D7DE" w15:done="1"/>
  <w15:commentEx w15:paraId="601AD51A" w15:paraIdParent="4231D7DE" w15:done="1"/>
  <w15:commentEx w15:paraId="0A0283E0" w15:done="1"/>
  <w15:commentEx w15:paraId="03CF4560" w15:paraIdParent="0A0283E0" w15:done="1"/>
  <w15:commentEx w15:paraId="0F64F81E" w15:done="1"/>
  <w15:commentEx w15:paraId="612DB235" w15:paraIdParent="0F64F81E" w15:done="1"/>
  <w15:commentEx w15:paraId="1B527022" w15:done="1"/>
  <w15:commentEx w15:paraId="4C207AC8" w15:paraIdParent="1B527022" w15:done="1"/>
  <w15:commentEx w15:paraId="59898534" w15:paraIdParent="1B527022" w15:done="1"/>
  <w15:commentEx w15:paraId="1EA43C61" w15:paraIdParent="1B527022" w15:done="1"/>
  <w15:commentEx w15:paraId="4154BDB5" w15:done="1"/>
  <w15:commentEx w15:paraId="5580A74A" w15:paraIdParent="4154BDB5" w15:done="1"/>
  <w15:commentEx w15:paraId="598B070C" w15:done="1"/>
  <w15:commentEx w15:paraId="5F0E4125" w15:paraIdParent="598B070C" w15:done="1"/>
  <w15:commentEx w15:paraId="42F6404C" w15:paraIdParent="598B070C" w15:done="1"/>
  <w15:commentEx w15:paraId="2782626D" w15:done="1"/>
  <w15:commentEx w15:paraId="18A2B037" w15:paraIdParent="2782626D" w15:done="1"/>
  <w15:commentEx w15:paraId="560EDE35" w15:paraIdParent="2782626D" w15:done="1"/>
  <w15:commentEx w15:paraId="6E4AF329" w15:done="1"/>
  <w15:commentEx w15:paraId="446A4CF0" w15:paraIdParent="6E4AF329" w15:done="1"/>
  <w15:commentEx w15:paraId="0F32E6DD" w15:paraIdParent="6E4AF329" w15:done="1"/>
  <w15:commentEx w15:paraId="463FFD3A" w15:done="1"/>
  <w15:commentEx w15:paraId="29DF5658" w15:paraIdParent="463FFD3A" w15:done="1"/>
  <w15:commentEx w15:paraId="506397E5" w15:paraIdParent="463FFD3A" w15:done="1"/>
  <w15:commentEx w15:paraId="4379C6BD" w15:done="1"/>
  <w15:commentEx w15:paraId="2917953E" w15:paraIdParent="4379C6BD" w15:done="1"/>
  <w15:commentEx w15:paraId="22F4022B" w15:done="1"/>
  <w15:commentEx w15:paraId="40F37510" w15:paraIdParent="22F4022B" w15:done="1"/>
  <w15:commentEx w15:paraId="32CFA026" w15:done="1"/>
  <w15:commentEx w15:paraId="0E121545" w15:paraIdParent="32CFA026" w15:done="1"/>
  <w15:commentEx w15:paraId="1826CD5C" w15:done="1"/>
  <w15:commentEx w15:paraId="0B5E943B" w15:paraIdParent="1826CD5C" w15:done="1"/>
  <w15:commentEx w15:paraId="375F68BB" w15:done="1"/>
  <w15:commentEx w15:paraId="7C93464A" w15:paraIdParent="375F68BB" w15:done="1"/>
  <w15:commentEx w15:paraId="6A93BE8C" w15:done="1"/>
  <w15:commentEx w15:paraId="4101EE7B" w15:paraIdParent="6A93BE8C" w15:done="1"/>
  <w15:commentEx w15:paraId="3E406764" w15:done="1"/>
  <w15:commentEx w15:paraId="7EC7B5FC" w15:paraIdParent="3E406764" w15:done="1"/>
  <w15:commentEx w15:paraId="492A8F55" w15:paraIdParent="3E406764" w15:done="1"/>
  <w15:commentEx w15:paraId="6BFFB581" w15:paraIdParent="3E406764" w15:done="1"/>
  <w15:commentEx w15:paraId="21DCCE17" w15:done="1"/>
  <w15:commentEx w15:paraId="5042619F" w15:paraIdParent="21DCCE17" w15:done="1"/>
  <w15:commentEx w15:paraId="4EE6DDF2" w15:done="1"/>
  <w15:commentEx w15:paraId="60ADF707" w15:paraIdParent="4EE6DDF2" w15:done="1"/>
  <w15:commentEx w15:paraId="5FBE2DE5" w15:paraIdParent="4EE6DDF2" w15:done="1"/>
  <w15:commentEx w15:paraId="3E3BE220" w15:paraIdParent="4EE6DDF2" w15:done="1"/>
  <w15:commentEx w15:paraId="13F56543" w15:done="1"/>
  <w15:commentEx w15:paraId="4415CA06" w15:paraIdParent="13F56543" w15:done="1"/>
  <w15:commentEx w15:paraId="42839271" w15:done="1"/>
  <w15:commentEx w15:paraId="51E9900A" w15:paraIdParent="42839271" w15:done="1"/>
  <w15:commentEx w15:paraId="3799F96A" w15:paraIdParent="42839271" w15:done="1"/>
  <w15:commentEx w15:paraId="33AC27DA" w15:done="1"/>
  <w15:commentEx w15:paraId="562EC039" w15:paraIdParent="33AC27DA" w15:done="1"/>
  <w15:commentEx w15:paraId="770DE62C" w15:done="1"/>
  <w15:commentEx w15:paraId="12DD4B40" w15:paraIdParent="770DE62C" w15:done="1"/>
  <w15:commentEx w15:paraId="3D75F22B" w15:paraIdParent="770DE62C" w15:done="1"/>
  <w15:commentEx w15:paraId="65A00A91" w15:paraIdParent="770DE6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9F00DE" w16cex:dateUtc="2026-08-19T01:34:00Z"/>
  <w16cex:commentExtensible w16cex:durableId="05FE338D" w16cex:dateUtc="2026-08-19T06:45:00Z"/>
  <w16cex:commentExtensible w16cex:durableId="03556CA7" w16cex:dateUtc="2026-10-12T13:41:00Z"/>
  <w16cex:commentExtensible w16cex:durableId="57D45890" w16cex:dateUtc="2026-09-09T19:00:00Z"/>
  <w16cex:commentExtensible w16cex:durableId="5E3E00E2" w16cex:dateUtc="2026-09-10T08:08:00Z"/>
  <w16cex:commentExtensible w16cex:durableId="28F5D6C5" w16cex:dateUtc="2026-10-12T13:44:00Z"/>
  <w16cex:commentExtensible w16cex:durableId="4DEF11D9" w16cex:dateUtc="2026-10-14T08:50:00Z"/>
  <w16cex:commentExtensible w16cex:durableId="712A0520" w16cex:dateUtc="2026-10-12T13:42:00Z"/>
  <w16cex:commentExtensible w16cex:durableId="2EA92CB9" w16cex:dateUtc="2026-10-12T13:47:00Z"/>
  <w16cex:commentExtensible w16cex:durableId="6958A48B" w16cex:dateUtc="2026-10-12T13:49:00Z"/>
  <w16cex:commentExtensible w16cex:durableId="295D3897" w16cex:dateUtc="2026-10-14T08:55:00Z"/>
  <w16cex:commentExtensible w16cex:durableId="79171240" w16cex:dateUtc="2026-08-03T06:30:00Z"/>
  <w16cex:commentExtensible w16cex:durableId="10412FE4" w16cex:dateUtc="2026-08-06T06:50:00Z"/>
  <w16cex:commentExtensible w16cex:durableId="2FCC8AEE" w16cex:dateUtc="2026-10-12T13:56:00Z"/>
  <w16cex:commentExtensible w16cex:durableId="162BF009" w16cex:dateUtc="2026-10-14T08:58:00Z"/>
  <w16cex:commentExtensible w16cex:durableId="2167921D" w16cex:dateUtc="2026-10-15T05:45:00Z"/>
  <w16cex:commentExtensible w16cex:durableId="421F3CD6" w16cex:dateUtc="2026-08-03T14:10:00Z"/>
  <w16cex:commentExtensible w16cex:durableId="1B1A942C" w16cex:dateUtc="2026-08-06T07:01:00Z"/>
  <w16cex:commentExtensible w16cex:durableId="73B9FF13" w16cex:dateUtc="2026-10-12T13:58:00Z"/>
  <w16cex:commentExtensible w16cex:durableId="0A38E025" w16cex:dateUtc="2026-10-12T13:58:00Z"/>
  <w16cex:commentExtensible w16cex:durableId="0902ED1C" w16cex:dateUtc="2026-10-14T09:00:00Z"/>
  <w16cex:commentExtensible w16cex:durableId="75AD37CD" w16cex:dateUtc="2026-09-09T18:07:00Z"/>
  <w16cex:commentExtensible w16cex:durableId="194C5FD7" w16cex:dateUtc="2026-09-10T06:48:00Z"/>
  <w16cex:commentExtensible w16cex:durableId="2B3059A2" w16cex:dateUtc="2026-09-09T18:08:00Z"/>
  <w16cex:commentExtensible w16cex:durableId="02677E28" w16cex:dateUtc="2026-09-10T06:47:00Z"/>
  <w16cex:commentExtensible w16cex:durableId="1548F103" w16cex:dateUtc="2026-10-12T14:00:00Z"/>
  <w16cex:commentExtensible w16cex:durableId="524BF94B" w16cex:dateUtc="2026-10-12T14:03:00Z"/>
  <w16cex:commentExtensible w16cex:durableId="4F1182A3" w16cex:dateUtc="2026-10-12T14:03:00Z"/>
  <w16cex:commentExtensible w16cex:durableId="79F534DF" w16cex:dateUtc="2026-08-03T14:15:00Z"/>
  <w16cex:commentExtensible w16cex:durableId="6692E537" w16cex:dateUtc="2026-08-06T07:26:00Z"/>
  <w16cex:commentExtensible w16cex:durableId="65393A87" w16cex:dateUtc="2026-10-12T14:03:00Z"/>
  <w16cex:commentExtensible w16cex:durableId="5C9C9AD2" w16cex:dateUtc="2026-10-12T14:04:00Z"/>
  <w16cex:commentExtensible w16cex:durableId="0EEE40CF" w16cex:dateUtc="2026-10-12T14:06:00Z"/>
  <w16cex:commentExtensible w16cex:durableId="14EDE634" w16cex:dateUtc="2026-10-14T09:06:00Z"/>
  <w16cex:commentExtensible w16cex:durableId="5A717F58" w16cex:dateUtc="2026-08-03T14:27:00Z"/>
  <w16cex:commentExtensible w16cex:durableId="71112CC0" w16cex:dateUtc="2026-08-06T07:29:00Z"/>
  <w16cex:commentExtensible w16cex:durableId="71357FCC" w16cex:dateUtc="2026-09-09T18:10:00Z"/>
  <w16cex:commentExtensible w16cex:durableId="591E917C" w16cex:dateUtc="2026-09-10T06:51:00Z"/>
  <w16cex:commentExtensible w16cex:durableId="3730E626" w16cex:dateUtc="2026-09-09T19:10:00Z"/>
  <w16cex:commentExtensible w16cex:durableId="44B211FD" w16cex:dateUtc="2026-09-10T07:26:00Z"/>
  <w16cex:commentExtensible w16cex:durableId="417D3112" w16cex:dateUtc="2026-10-14T09:23:00Z"/>
  <w16cex:commentExtensible w16cex:durableId="6DB751A3" w16cex:dateUtc="2026-10-15T05:47:00Z"/>
  <w16cex:commentExtensible w16cex:durableId="3C61204F" w16cex:dateUtc="2026-10-12T14:08:00Z"/>
  <w16cex:commentExtensible w16cex:durableId="6B3B02E6" w16cex:dateUtc="2026-08-19T02:50:00Z"/>
  <w16cex:commentExtensible w16cex:durableId="3DE9CE14" w16cex:dateUtc="2026-08-19T06:47:00Z"/>
  <w16cex:commentExtensible w16cex:durableId="27C5A4F1" w16cex:dateUtc="2026-10-14T09:51:00Z">
    <w16cex:extLst>
      <w16:ext w16:uri="{CE6994B0-6A32-4C9F-8C6B-6E91EDA988CE}">
        <cr:reactions xmlns:cr="http://schemas.microsoft.com/office/comments/2020/reactions">
          <cr:reaction reactionType="1">
            <cr:reactionInfo dateUtc="2026-10-14T09:59:49Z">
              <cr:user userId="S::orla.oregan@lilly.com::c18bda55-11c1-4e71-bd74-d80714bc17e2" userProvider="AD" userName="Orla O'Regan"/>
            </cr:reactionInfo>
          </cr:reaction>
        </cr:reactions>
      </w16:ext>
    </w16cex:extLst>
  </w16cex:commentExtensible>
  <w16cex:commentExtensible w16cex:durableId="23EF9C85" w16cex:dateUtc="2026-10-15T06:03:00Z"/>
  <w16cex:commentExtensible w16cex:durableId="5DEE169B" w16cex:dateUtc="2026-10-14T09:50:00Z"/>
  <w16cex:commentExtensible w16cex:durableId="283E6CBC" w16cex:dateUtc="2026-10-15T06:09:00Z"/>
  <w16cex:commentExtensible w16cex:durableId="28E7A509" w16cex:dateUtc="2026-10-14T09:28:00Z">
    <w16cex:extLst>
      <w16:ext w16:uri="{CE6994B0-6A32-4C9F-8C6B-6E91EDA988CE}">
        <cr:reactions xmlns:cr="http://schemas.microsoft.com/office/comments/2020/reactions">
          <cr:reaction reactionType="1">
            <cr:reactionInfo dateUtc="2026-10-14T09:52:13Z">
              <cr:user userId="S::emma.ryan1@lilly.com::6939c09a-ad95-45d8-973e-9d005fdf3a56" userProvider="AD" userName="Emma Ryan"/>
            </cr:reactionInfo>
          </cr:reaction>
        </cr:reactions>
      </w16:ext>
    </w16cex:extLst>
  </w16cex:commentExtensible>
  <w16cex:commentExtensible w16cex:durableId="5B081293" w16cex:dateUtc="2026-10-15T06:12:00Z"/>
  <w16cex:commentExtensible w16cex:durableId="03452EBB" w16cex:dateUtc="2026-10-14T09:52:00Z"/>
  <w16cex:commentExtensible w16cex:durableId="34495D34" w16cex:dateUtc="2026-10-15T06:17:00Z"/>
  <w16cex:commentExtensible w16cex:durableId="3DB19698" w16cex:dateUtc="2026-10-16T09:58:00Z"/>
  <w16cex:commentExtensible w16cex:durableId="598413DC" w16cex:dateUtc="2026-10-16T08:10:00Z">
    <w16cex:extLst>
      <w16:ext w16:uri="{CE6994B0-6A32-4C9F-8C6B-6E91EDA988CE}">
        <cr:reactions xmlns:cr="http://schemas.microsoft.com/office/comments/2020/reactions">
          <cr:reaction reactionType="1">
            <cr:reactionInfo dateUtc="2026-10-16T09:58:18Z">
              <cr:user userId="S::emma.ryan1@lilly.com::6939c09a-ad95-45d8-973e-9d005fdf3a56" userProvider="AD" userName="Emma Ryan"/>
            </cr:reactionInfo>
          </cr:reaction>
        </cr:reactions>
      </w16:ext>
    </w16cex:extLst>
  </w16cex:commentExtensible>
  <w16cex:commentExtensible w16cex:durableId="78253027" w16cex:dateUtc="2026-10-14T09:54:00Z"/>
  <w16cex:commentExtensible w16cex:durableId="179E3004" w16cex:dateUtc="2026-10-15T09:32:00Z"/>
  <w16cex:commentExtensible w16cex:durableId="47BD8575" w16cex:dateUtc="2026-10-14T09:55:00Z"/>
  <w16cex:commentExtensible w16cex:durableId="4FFD3A5D" w16cex:dateUtc="2026-10-15T10:50:00Z"/>
  <w16cex:commentExtensible w16cex:durableId="6403C6FE" w16cex:dateUtc="2026-08-19T01:39:00Z"/>
  <w16cex:commentExtensible w16cex:durableId="70907943" w16cex:dateUtc="2026-08-19T06:48:00Z"/>
  <w16cex:commentExtensible w16cex:durableId="4304C75D" w16cex:dateUtc="2026-10-12T14:18:00Z"/>
  <w16cex:commentExtensible w16cex:durableId="549E25BF" w16cex:dateUtc="2026-10-14T10:04:00Z"/>
  <w16cex:commentExtensible w16cex:durableId="38BFB752" w16cex:dateUtc="2026-10-15T09:39:00Z"/>
  <w16cex:commentExtensible w16cex:durableId="04675D03" w16cex:dateUtc="2026-09-09T19:00:00Z"/>
  <w16cex:commentExtensible w16cex:durableId="00BF099F" w16cex:dateUtc="2026-09-10T12:29:00Z"/>
  <w16cex:commentExtensible w16cex:durableId="157FEE20" w16cex:dateUtc="2026-10-12T14:31:00Z"/>
  <w16cex:commentExtensible w16cex:durableId="56F8F46C" w16cex:dateUtc="2026-10-14T10:06:00Z"/>
  <w16cex:commentExtensible w16cex:durableId="7E794CF1" w16cex:dateUtc="2026-09-09T18:58:00Z"/>
  <w16cex:commentExtensible w16cex:durableId="6866878E" w16cex:dateUtc="2026-09-10T12:15:00Z"/>
  <w16cex:commentExtensible w16cex:durableId="4CFE8779" w16cex:dateUtc="2026-10-19T06:24:00Z"/>
  <w16cex:commentExtensible w16cex:durableId="0565C9D8" w16cex:dateUtc="2026-10-12T14:32:00Z"/>
  <w16cex:commentExtensible w16cex:durableId="68E89A25" w16cex:dateUtc="2026-10-14T10:07:00Z"/>
  <w16cex:commentExtensible w16cex:durableId="71028804" w16cex:dateUtc="2026-10-12T14:22:00Z"/>
  <w16cex:commentExtensible w16cex:durableId="4301B478" w16cex:dateUtc="2026-10-14T10:08:00Z"/>
  <w16cex:commentExtensible w16cex:durableId="3B017365" w16cex:dateUtc="2026-10-19T06:29:00Z"/>
  <w16cex:commentExtensible w16cex:durableId="7BC2AA5D" w16cex:dateUtc="2026-10-19T06:35:00Z"/>
  <w16cex:commentExtensible w16cex:durableId="59F52FCC" w16cex:dateUtc="2026-10-19T06:29:00Z"/>
  <w16cex:commentExtensible w16cex:durableId="3CCF47D7" w16cex:dateUtc="2026-10-19T06:35:00Z"/>
  <w16cex:commentExtensible w16cex:durableId="561FE01D" w16cex:dateUtc="2026-10-19T06:30:00Z"/>
  <w16cex:commentExtensible w16cex:durableId="0473C5DC" w16cex:dateUtc="2026-10-19T06:35:00Z"/>
  <w16cex:commentExtensible w16cex:durableId="43486A49" w16cex:dateUtc="2026-10-19T06:29:00Z"/>
  <w16cex:commentExtensible w16cex:durableId="0B91A8F7" w16cex:dateUtc="2026-10-19T06:35:00Z"/>
  <w16cex:commentExtensible w16cex:durableId="1217486C" w16cex:dateUtc="2026-09-09T18:56:00Z"/>
  <w16cex:commentExtensible w16cex:durableId="7F42A4A7" w16cex:dateUtc="2026-09-10T12:13:00Z"/>
  <w16cex:commentExtensible w16cex:durableId="4D2A2E0A" w16cex:dateUtc="2026-09-09T18:57:00Z"/>
  <w16cex:commentExtensible w16cex:durableId="0F0380FF" w16cex:dateUtc="2026-09-10T12:14:00Z"/>
  <w16cex:commentExtensible w16cex:durableId="12EC3553" w16cex:dateUtc="2026-10-19T06:28:00Z"/>
  <w16cex:commentExtensible w16cex:durableId="7DC55394" w16cex:dateUtc="2026-10-19T06:32:00Z"/>
  <w16cex:commentExtensible w16cex:durableId="6474E810" w16cex:dateUtc="2026-09-09T19:06:00Z"/>
  <w16cex:commentExtensible w16cex:durableId="16F8B7CB" w16cex:dateUtc="2026-09-10T12:15:00Z"/>
  <w16cex:commentExtensible w16cex:durableId="144C373F" w16cex:dateUtc="2026-09-09T19:07:00Z"/>
  <w16cex:commentExtensible w16cex:durableId="3BA96D2D" w16cex:dateUtc="2026-09-09T19:07:00Z"/>
  <w16cex:commentExtensible w16cex:durableId="5F6BA711" w16cex:dateUtc="2026-09-09T19:08:00Z"/>
  <w16cex:commentExtensible w16cex:durableId="5F8CA811" w16cex:dateUtc="2026-09-10T08:04:00Z"/>
  <w16cex:commentExtensible w16cex:durableId="4DFC55A1" w16cex:dateUtc="2026-08-19T02:47:00Z"/>
  <w16cex:commentExtensible w16cex:durableId="0EAED428" w16cex:dateUtc="2026-08-19T06:50:00Z"/>
  <w16cex:commentExtensible w16cex:durableId="2B863A6F" w16cex:dateUtc="2026-10-12T14:26:00Z"/>
  <w16cex:commentExtensible w16cex:durableId="04E44263" w16cex:dateUtc="2026-10-14T10:10:00Z"/>
  <w16cex:commentExtensible w16cex:durableId="54E3B9EE" w16cex:dateUtc="2026-10-12T14:29:00Z"/>
  <w16cex:commentExtensible w16cex:durableId="7B41DCC8" w16cex:dateUtc="2026-10-14T10:11:00Z"/>
  <w16cex:commentExtensible w16cex:durableId="78154E3A" w16cex:dateUtc="2026-10-15T05:04:00Z"/>
  <w16cex:commentExtensible w16cex:durableId="0BA1C764" w16cex:dateUtc="2026-10-16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A609DF" w16cid:durableId="309F00DE"/>
  <w16cid:commentId w16cid:paraId="34393B21" w16cid:durableId="05FE338D"/>
  <w16cid:commentId w16cid:paraId="5CFC8139" w16cid:durableId="03556CA7"/>
  <w16cid:commentId w16cid:paraId="1B00CF4B" w16cid:durableId="173982C6"/>
  <w16cid:commentId w16cid:paraId="7CF1D329" w16cid:durableId="57D45890"/>
  <w16cid:commentId w16cid:paraId="7064A34C" w16cid:durableId="5E3E00E2"/>
  <w16cid:commentId w16cid:paraId="5E22DC12" w16cid:durableId="28F5D6C5"/>
  <w16cid:commentId w16cid:paraId="064C32C4" w16cid:durableId="6ED09500"/>
  <w16cid:commentId w16cid:paraId="45665A33" w16cid:durableId="4DEF11D9"/>
  <w16cid:commentId w16cid:paraId="146A88CA" w16cid:durableId="712A0520"/>
  <w16cid:commentId w16cid:paraId="5A25F280" w16cid:durableId="2FEAA8DF"/>
  <w16cid:commentId w16cid:paraId="0A1963FD" w16cid:durableId="2EA92CB9"/>
  <w16cid:commentId w16cid:paraId="33545303" w16cid:durableId="0A9D4710"/>
  <w16cid:commentId w16cid:paraId="6C0CE26D" w16cid:durableId="6958A48B"/>
  <w16cid:commentId w16cid:paraId="654147CC" w16cid:durableId="439A82EA"/>
  <w16cid:commentId w16cid:paraId="23E4A876" w16cid:durableId="295D3897"/>
  <w16cid:commentId w16cid:paraId="656340F9" w16cid:durableId="79171240"/>
  <w16cid:commentId w16cid:paraId="569A29FC" w16cid:durableId="10412FE4"/>
  <w16cid:commentId w16cid:paraId="5042ECC7" w16cid:durableId="2FCC8AEE"/>
  <w16cid:commentId w16cid:paraId="0D10E944" w16cid:durableId="73848F77"/>
  <w16cid:commentId w16cid:paraId="4ED033FF" w16cid:durableId="162BF009"/>
  <w16cid:commentId w16cid:paraId="7BDF6D9E" w16cid:durableId="2167921D"/>
  <w16cid:commentId w16cid:paraId="32181C19" w16cid:durableId="421F3CD6"/>
  <w16cid:commentId w16cid:paraId="42897FD5" w16cid:durableId="1B1A942C"/>
  <w16cid:commentId w16cid:paraId="0203F665" w16cid:durableId="73B9FF13"/>
  <w16cid:commentId w16cid:paraId="62C9CF70" w16cid:durableId="01165A78"/>
  <w16cid:commentId w16cid:paraId="02E9AC59" w16cid:durableId="0A38E025"/>
  <w16cid:commentId w16cid:paraId="7316DC99" w16cid:durableId="6DB1311F"/>
  <w16cid:commentId w16cid:paraId="2B71CC77" w16cid:durableId="0902ED1C"/>
  <w16cid:commentId w16cid:paraId="2E3F83CB" w16cid:durableId="75AD37CD"/>
  <w16cid:commentId w16cid:paraId="26873002" w16cid:durableId="194C5FD7"/>
  <w16cid:commentId w16cid:paraId="6E1A75A5" w16cid:durableId="2B3059A2"/>
  <w16cid:commentId w16cid:paraId="0D27AB9B" w16cid:durableId="02677E28"/>
  <w16cid:commentId w16cid:paraId="62B757F4" w16cid:durableId="1548F103"/>
  <w16cid:commentId w16cid:paraId="4A466639" w16cid:durableId="525DF051"/>
  <w16cid:commentId w16cid:paraId="4DEE4C4A" w16cid:durableId="524BF94B"/>
  <w16cid:commentId w16cid:paraId="0EC1FE24" w16cid:durableId="67AE4B11"/>
  <w16cid:commentId w16cid:paraId="7A1FCA77" w16cid:durableId="4F1182A3"/>
  <w16cid:commentId w16cid:paraId="265F53FF" w16cid:durableId="12C49460"/>
  <w16cid:commentId w16cid:paraId="0AC1287F" w16cid:durableId="79F534DF"/>
  <w16cid:commentId w16cid:paraId="4A000F0E" w16cid:durableId="6692E537"/>
  <w16cid:commentId w16cid:paraId="708E5577" w16cid:durableId="65393A87"/>
  <w16cid:commentId w16cid:paraId="77FA1C64" w16cid:durableId="243793A1"/>
  <w16cid:commentId w16cid:paraId="12435B0B" w16cid:durableId="5C9C9AD2"/>
  <w16cid:commentId w16cid:paraId="196046E2" w16cid:durableId="37D7E5E7"/>
  <w16cid:commentId w16cid:paraId="1E858F54" w16cid:durableId="0EEE40CF"/>
  <w16cid:commentId w16cid:paraId="15426E90" w16cid:durableId="7BD05805"/>
  <w16cid:commentId w16cid:paraId="7A95A2F8" w16cid:durableId="14EDE634"/>
  <w16cid:commentId w16cid:paraId="4A9A1E72" w16cid:durableId="5A717F58"/>
  <w16cid:commentId w16cid:paraId="61B11B5E" w16cid:durableId="71112CC0"/>
  <w16cid:commentId w16cid:paraId="3477B9F6" w16cid:durableId="71357FCC"/>
  <w16cid:commentId w16cid:paraId="7C8DA76C" w16cid:durableId="591E917C"/>
  <w16cid:commentId w16cid:paraId="6D863F4F" w16cid:durableId="3730E626"/>
  <w16cid:commentId w16cid:paraId="0EE529F0" w16cid:durableId="44B211FD"/>
  <w16cid:commentId w16cid:paraId="52FC6B36" w16cid:durableId="417D3112"/>
  <w16cid:commentId w16cid:paraId="2BB44C75" w16cid:durableId="6DB751A3"/>
  <w16cid:commentId w16cid:paraId="117B605F" w16cid:durableId="3C61204F"/>
  <w16cid:commentId w16cid:paraId="3B4AB342" w16cid:durableId="5D434F63"/>
  <w16cid:commentId w16cid:paraId="2A950867" w16cid:durableId="6B3B02E6"/>
  <w16cid:commentId w16cid:paraId="42161561" w16cid:durableId="3DE9CE14"/>
  <w16cid:commentId w16cid:paraId="6BF9CCF3" w16cid:durableId="27C5A4F1"/>
  <w16cid:commentId w16cid:paraId="0A35D64C" w16cid:durableId="23EF9C85"/>
  <w16cid:commentId w16cid:paraId="5905F21D" w16cid:durableId="5DEE169B"/>
  <w16cid:commentId w16cid:paraId="15A1D9E4" w16cid:durableId="283E6CBC"/>
  <w16cid:commentId w16cid:paraId="1FA75864" w16cid:durableId="28E7A509"/>
  <w16cid:commentId w16cid:paraId="0D5F358F" w16cid:durableId="5B081293"/>
  <w16cid:commentId w16cid:paraId="3EC66CB5" w16cid:durableId="03452EBB"/>
  <w16cid:commentId w16cid:paraId="69A8A669" w16cid:durableId="34495D34"/>
  <w16cid:commentId w16cid:paraId="0C0BCE2B" w16cid:durableId="3DB19698"/>
  <w16cid:commentId w16cid:paraId="2E01A798" w16cid:durableId="598413DC"/>
  <w16cid:commentId w16cid:paraId="3B306E40" w16cid:durableId="3B306E40"/>
  <w16cid:commentId w16cid:paraId="4231D7DE" w16cid:durableId="78253027"/>
  <w16cid:commentId w16cid:paraId="601AD51A" w16cid:durableId="179E3004"/>
  <w16cid:commentId w16cid:paraId="0A0283E0" w16cid:durableId="47BD8575"/>
  <w16cid:commentId w16cid:paraId="03CF4560" w16cid:durableId="4FFD3A5D"/>
  <w16cid:commentId w16cid:paraId="0F64F81E" w16cid:durableId="6403C6FE"/>
  <w16cid:commentId w16cid:paraId="612DB235" w16cid:durableId="70907943"/>
  <w16cid:commentId w16cid:paraId="1B527022" w16cid:durableId="4304C75D"/>
  <w16cid:commentId w16cid:paraId="4C207AC8" w16cid:durableId="4EE5BA55"/>
  <w16cid:commentId w16cid:paraId="59898534" w16cid:durableId="549E25BF"/>
  <w16cid:commentId w16cid:paraId="1EA43C61" w16cid:durableId="38BFB752"/>
  <w16cid:commentId w16cid:paraId="4154BDB5" w16cid:durableId="04675D03"/>
  <w16cid:commentId w16cid:paraId="5580A74A" w16cid:durableId="00BF099F"/>
  <w16cid:commentId w16cid:paraId="598B070C" w16cid:durableId="157FEE20"/>
  <w16cid:commentId w16cid:paraId="5F0E4125" w16cid:durableId="5EFB7BAA"/>
  <w16cid:commentId w16cid:paraId="42F6404C" w16cid:durableId="56F8F46C"/>
  <w16cid:commentId w16cid:paraId="2782626D" w16cid:durableId="7E794CF1"/>
  <w16cid:commentId w16cid:paraId="18A2B037" w16cid:durableId="6866878E"/>
  <w16cid:commentId w16cid:paraId="560EDE35" w16cid:durableId="4CFE8779"/>
  <w16cid:commentId w16cid:paraId="6E4AF329" w16cid:durableId="0565C9D8"/>
  <w16cid:commentId w16cid:paraId="446A4CF0" w16cid:durableId="70209603"/>
  <w16cid:commentId w16cid:paraId="0F32E6DD" w16cid:durableId="68E89A25"/>
  <w16cid:commentId w16cid:paraId="463FFD3A" w16cid:durableId="71028804"/>
  <w16cid:commentId w16cid:paraId="29DF5658" w16cid:durableId="4EFD8CD8"/>
  <w16cid:commentId w16cid:paraId="506397E5" w16cid:durableId="4301B478"/>
  <w16cid:commentId w16cid:paraId="4379C6BD" w16cid:durableId="3B017365"/>
  <w16cid:commentId w16cid:paraId="2917953E" w16cid:durableId="7BC2AA5D"/>
  <w16cid:commentId w16cid:paraId="22F4022B" w16cid:durableId="59F52FCC"/>
  <w16cid:commentId w16cid:paraId="40F37510" w16cid:durableId="3CCF47D7"/>
  <w16cid:commentId w16cid:paraId="32CFA026" w16cid:durableId="561FE01D"/>
  <w16cid:commentId w16cid:paraId="0E121545" w16cid:durableId="0473C5DC"/>
  <w16cid:commentId w16cid:paraId="1826CD5C" w16cid:durableId="43486A49"/>
  <w16cid:commentId w16cid:paraId="0B5E943B" w16cid:durableId="0B91A8F7"/>
  <w16cid:commentId w16cid:paraId="375F68BB" w16cid:durableId="1217486C"/>
  <w16cid:commentId w16cid:paraId="7C93464A" w16cid:durableId="7F42A4A7"/>
  <w16cid:commentId w16cid:paraId="6A93BE8C" w16cid:durableId="25F3139F"/>
  <w16cid:commentId w16cid:paraId="4101EE7B" w16cid:durableId="2B967864"/>
  <w16cid:commentId w16cid:paraId="3E406764" w16cid:durableId="4D2A2E0A"/>
  <w16cid:commentId w16cid:paraId="7EC7B5FC" w16cid:durableId="0F0380FF"/>
  <w16cid:commentId w16cid:paraId="492A8F55" w16cid:durableId="12EC3553"/>
  <w16cid:commentId w16cid:paraId="6BFFB581" w16cid:durableId="7DC55394"/>
  <w16cid:commentId w16cid:paraId="21DCCE17" w16cid:durableId="6474E810"/>
  <w16cid:commentId w16cid:paraId="5042619F" w16cid:durableId="16F8B7CB"/>
  <w16cid:commentId w16cid:paraId="4EE6DDF2" w16cid:durableId="144C373F"/>
  <w16cid:commentId w16cid:paraId="60ADF707" w16cid:durableId="3BA96D2D"/>
  <w16cid:commentId w16cid:paraId="5FBE2DE5" w16cid:durableId="5F6BA711"/>
  <w16cid:commentId w16cid:paraId="3E3BE220" w16cid:durableId="5F8CA811"/>
  <w16cid:commentId w16cid:paraId="13F56543" w16cid:durableId="4DFC55A1"/>
  <w16cid:commentId w16cid:paraId="4415CA06" w16cid:durableId="0EAED428"/>
  <w16cid:commentId w16cid:paraId="42839271" w16cid:durableId="2B863A6F"/>
  <w16cid:commentId w16cid:paraId="51E9900A" w16cid:durableId="03C73D83"/>
  <w16cid:commentId w16cid:paraId="3799F96A" w16cid:durableId="04E44263"/>
  <w16cid:commentId w16cid:paraId="33AC27DA" w16cid:durableId="54E3B9EE"/>
  <w16cid:commentId w16cid:paraId="562EC039" w16cid:durableId="78BF0203"/>
  <w16cid:commentId w16cid:paraId="770DE62C" w16cid:durableId="7B41DCC8"/>
  <w16cid:commentId w16cid:paraId="12DD4B40" w16cid:durableId="78154E3A"/>
  <w16cid:commentId w16cid:paraId="3D75F22B" w16cid:durableId="0BA1C764"/>
  <w16cid:commentId w16cid:paraId="65A00A91" w16cid:durableId="65A00A9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D63EC9" w14:textId="77777777" w:rsidR="00A40966" w:rsidRDefault="00A40966" w:rsidP="001E30BB">
      <w:pPr>
        <w:spacing w:after="0" w:line="240" w:lineRule="auto"/>
      </w:pPr>
      <w:r>
        <w:separator/>
      </w:r>
    </w:p>
  </w:endnote>
  <w:endnote w:type="continuationSeparator" w:id="0">
    <w:p w14:paraId="3007841A" w14:textId="77777777" w:rsidR="00A40966" w:rsidRDefault="00A40966" w:rsidP="001E3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_GB2312">
    <w:altName w:val="FangSong"/>
    <w:panose1 w:val="02010609030101010101"/>
    <w:charset w:val="86"/>
    <w:family w:val="modern"/>
    <w:pitch w:val="fixed"/>
    <w:sig w:usb0="800002BF" w:usb1="38CF7CFA" w:usb2="00000016" w:usb3="00000000" w:csb0="00040001" w:csb1="00000000"/>
  </w:font>
  <w:font w:name="Yu Mincho">
    <w:altName w:val="Yu Gothic UI"/>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FangSong">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135918" w14:textId="4973C09A" w:rsidR="004468D5" w:rsidRDefault="004468D5">
    <w:pPr>
      <w:pBdr>
        <w:top w:val="single" w:sz="4" w:space="1" w:color="1F4E79"/>
      </w:pBdr>
      <w:jc w:val="center"/>
    </w:pPr>
    <w:r>
      <w:rPr>
        <w:color w:val="888888"/>
        <w:sz w:val="16"/>
        <w:szCs w:val="16"/>
      </w:rPr>
      <w:t xml:space="preserve">CONFIDENTIAL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0212EB">
      <w:rPr>
        <w:noProof/>
        <w:color w:val="888888"/>
        <w:sz w:val="16"/>
        <w:szCs w:val="16"/>
      </w:rPr>
      <w:t>21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0212EB">
      <w:rPr>
        <w:noProof/>
        <w:color w:val="888888"/>
        <w:sz w:val="16"/>
        <w:szCs w:val="16"/>
      </w:rPr>
      <w:t>68</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A77A01" w14:textId="77777777" w:rsidR="00A40966" w:rsidRDefault="00A40966" w:rsidP="001E30BB">
      <w:pPr>
        <w:spacing w:after="0" w:line="240" w:lineRule="auto"/>
      </w:pPr>
      <w:r>
        <w:separator/>
      </w:r>
    </w:p>
  </w:footnote>
  <w:footnote w:type="continuationSeparator" w:id="0">
    <w:p w14:paraId="167AA2BE" w14:textId="77777777" w:rsidR="00A40966" w:rsidRDefault="00A40966" w:rsidP="001E3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0"/>
      <w:tblW w:w="7960" w:type="dxa"/>
      <w:jc w:val="center"/>
      <w:tblLayout w:type="fixed"/>
      <w:tblLook w:val="04A0" w:firstRow="1" w:lastRow="0" w:firstColumn="1" w:lastColumn="0" w:noHBand="0" w:noVBand="1"/>
    </w:tblPr>
    <w:tblGrid>
      <w:gridCol w:w="1980"/>
      <w:gridCol w:w="3402"/>
      <w:gridCol w:w="2578"/>
    </w:tblGrid>
    <w:tr w:rsidR="004468D5" w14:paraId="748CEA0F" w14:textId="77777777" w:rsidTr="00BE263A">
      <w:trPr>
        <w:trHeight w:val="352"/>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50DC3A3A" w14:textId="77777777" w:rsidR="004468D5" w:rsidRDefault="004468D5" w:rsidP="00BE263A">
          <w:pPr>
            <w:pStyle w:val="ac"/>
            <w:pBdr>
              <w:bottom w:val="none" w:sz="0" w:space="0" w:color="auto"/>
            </w:pBdr>
            <w:rPr>
              <w:rFonts w:ascii="Times New Roman" w:eastAsia="仿宋_GB2312" w:hAnsi="Times New Roman"/>
              <w:b/>
              <w:sz w:val="21"/>
              <w:szCs w:val="21"/>
            </w:rPr>
          </w:pPr>
          <w:r>
            <w:rPr>
              <w:noProof/>
              <w:sz w:val="21"/>
            </w:rPr>
            <w:drawing>
              <wp:inline distT="0" distB="0" distL="0" distR="0" wp14:anchorId="5CFC4A7E" wp14:editId="55C2A627">
                <wp:extent cx="1137036" cy="223192"/>
                <wp:effectExtent l="0" t="0" r="6350" b="5715"/>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vAlign w:val="center"/>
          <w:hideMark/>
        </w:tcPr>
        <w:p w14:paraId="2BB29950" w14:textId="60E4934C" w:rsidR="004468D5" w:rsidRDefault="004468D5" w:rsidP="000D055C">
          <w:pPr>
            <w:pStyle w:val="ac"/>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w:t>
          </w:r>
          <w:r>
            <w:rPr>
              <w:rFonts w:ascii="Times New Roman" w:eastAsia="仿宋_GB2312" w:hAnsi="Times New Roman" w:cs="Times New Roman"/>
              <w:b/>
              <w:sz w:val="20"/>
              <w:szCs w:val="20"/>
            </w:rPr>
            <w:t>8</w:t>
          </w:r>
          <w:r w:rsidRPr="002C44F9">
            <w:rPr>
              <w:rFonts w:ascii="Times New Roman" w:eastAsia="仿宋_GB2312" w:hAnsi="Times New Roman" w:cs="Times New Roman"/>
              <w:b/>
              <w:sz w:val="20"/>
              <w:szCs w:val="20"/>
            </w:rPr>
            <w:t xml:space="preserve"> /</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w:t>
          </w:r>
          <w:r>
            <w:rPr>
              <w:rFonts w:ascii="Times New Roman" w:eastAsia="仿宋_GB2312" w:hAnsi="Times New Roman" w:cs="Times New Roman"/>
              <w:b/>
              <w:sz w:val="20"/>
              <w:szCs w:val="20"/>
            </w:rPr>
            <w:t>1</w:t>
          </w:r>
        </w:p>
      </w:tc>
      <w:tc>
        <w:tcPr>
          <w:tcW w:w="2578" w:type="dxa"/>
          <w:tcBorders>
            <w:top w:val="single" w:sz="4" w:space="0" w:color="auto"/>
            <w:left w:val="single" w:sz="4" w:space="0" w:color="auto"/>
            <w:bottom w:val="single" w:sz="4" w:space="0" w:color="auto"/>
            <w:right w:val="single" w:sz="4" w:space="0" w:color="auto"/>
          </w:tcBorders>
          <w:vAlign w:val="center"/>
          <w:hideMark/>
        </w:tcPr>
        <w:p w14:paraId="7DB06E85" w14:textId="3BF3AB91" w:rsidR="004468D5" w:rsidRDefault="004468D5" w:rsidP="000D055C">
          <w:pPr>
            <w:pStyle w:val="ac"/>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w:t>
          </w:r>
          <w:r>
            <w:rPr>
              <w:rFonts w:ascii="Times New Roman" w:eastAsia="仿宋_GB2312" w:hAnsi="Times New Roman" w:cs="Times New Roman"/>
              <w:b/>
              <w:sz w:val="20"/>
              <w:szCs w:val="20"/>
            </w:rPr>
            <w:t>1</w:t>
          </w:r>
          <w:r w:rsidRPr="00D349E0">
            <w:rPr>
              <w:rFonts w:ascii="Times New Roman" w:eastAsia="仿宋_GB2312" w:hAnsi="Times New Roman" w:cs="Times New Roman"/>
              <w:b/>
              <w:sz w:val="20"/>
              <w:szCs w:val="20"/>
            </w:rPr>
            <w:t>-0301</w:t>
          </w:r>
          <w:r>
            <w:rPr>
              <w:rFonts w:ascii="Times New Roman" w:eastAsia="仿宋_GB2312" w:hAnsi="Times New Roman" w:cs="Times New Roman"/>
              <w:b/>
              <w:sz w:val="20"/>
              <w:szCs w:val="20"/>
            </w:rPr>
            <w:t>.01</w:t>
          </w:r>
        </w:p>
      </w:tc>
    </w:tr>
  </w:tbl>
  <w:p w14:paraId="3F4CACA3" w14:textId="77777777" w:rsidR="004468D5" w:rsidRPr="00BE263A" w:rsidRDefault="004468D5">
    <w:pPr>
      <w:pBdr>
        <w:bottom w:val="single" w:sz="6" w:space="1" w:color="1F4E79"/>
      </w:pBdr>
      <w:rPr>
        <w:sz w:val="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0"/>
      <w:tblW w:w="7960" w:type="dxa"/>
      <w:jc w:val="center"/>
      <w:tblLayout w:type="fixed"/>
      <w:tblLook w:val="04A0" w:firstRow="1" w:lastRow="0" w:firstColumn="1" w:lastColumn="0" w:noHBand="0" w:noVBand="1"/>
    </w:tblPr>
    <w:tblGrid>
      <w:gridCol w:w="1980"/>
      <w:gridCol w:w="3402"/>
      <w:gridCol w:w="2578"/>
    </w:tblGrid>
    <w:tr w:rsidR="004468D5" w14:paraId="15991212" w14:textId="77777777" w:rsidTr="00D349E0">
      <w:trPr>
        <w:trHeight w:val="352"/>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10EAE23B" w14:textId="6088EF3A" w:rsidR="004468D5" w:rsidRDefault="004468D5" w:rsidP="00D349E0">
          <w:pPr>
            <w:pStyle w:val="ac"/>
            <w:pBdr>
              <w:bottom w:val="none" w:sz="0" w:space="0" w:color="auto"/>
            </w:pBdr>
            <w:rPr>
              <w:rFonts w:ascii="Times New Roman" w:eastAsia="仿宋_GB2312" w:hAnsi="Times New Roman"/>
              <w:b/>
              <w:sz w:val="21"/>
              <w:szCs w:val="21"/>
            </w:rPr>
          </w:pPr>
          <w:r>
            <w:rPr>
              <w:noProof/>
              <w:sz w:val="21"/>
            </w:rPr>
            <w:drawing>
              <wp:inline distT="0" distB="0" distL="0" distR="0" wp14:anchorId="1B3D1211" wp14:editId="309C7BA9">
                <wp:extent cx="1137036" cy="223192"/>
                <wp:effectExtent l="0" t="0" r="6350" b="571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402" w:type="dxa"/>
          <w:tcBorders>
            <w:top w:val="single" w:sz="4" w:space="0" w:color="auto"/>
            <w:left w:val="single" w:sz="4" w:space="0" w:color="auto"/>
            <w:bottom w:val="single" w:sz="4" w:space="0" w:color="auto"/>
            <w:right w:val="single" w:sz="4" w:space="0" w:color="auto"/>
          </w:tcBorders>
          <w:vAlign w:val="center"/>
          <w:hideMark/>
        </w:tcPr>
        <w:p w14:paraId="75DDD821" w14:textId="57775F30" w:rsidR="004468D5" w:rsidRDefault="004468D5" w:rsidP="00D349E0">
          <w:pPr>
            <w:pStyle w:val="ac"/>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w:t>
          </w:r>
          <w:r>
            <w:rPr>
              <w:rFonts w:ascii="Times New Roman" w:eastAsia="仿宋_GB2312" w:hAnsi="Times New Roman" w:cs="Times New Roman"/>
              <w:b/>
              <w:sz w:val="20"/>
              <w:szCs w:val="20"/>
            </w:rPr>
            <w:t>8</w:t>
          </w:r>
          <w:r w:rsidRPr="002C44F9">
            <w:rPr>
              <w:rFonts w:ascii="Times New Roman" w:eastAsia="仿宋_GB2312" w:hAnsi="Times New Roman" w:cs="Times New Roman" w:hint="eastAsia"/>
              <w:b/>
              <w:sz w:val="20"/>
              <w:szCs w:val="20"/>
            </w:rPr>
            <w:t xml:space="preserve"> </w:t>
          </w:r>
          <w:r w:rsidRPr="002C44F9">
            <w:rPr>
              <w:rFonts w:ascii="Times New Roman" w:eastAsia="仿宋_GB2312" w:hAnsi="Times New Roman" w:cs="Times New Roman"/>
              <w:b/>
              <w:sz w:val="20"/>
              <w:szCs w:val="20"/>
            </w:rPr>
            <w:t>/</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w:t>
          </w:r>
          <w:r>
            <w:rPr>
              <w:rFonts w:ascii="Times New Roman" w:eastAsia="仿宋_GB2312" w:hAnsi="Times New Roman" w:cs="Times New Roman" w:hint="eastAsia"/>
              <w:b/>
              <w:sz w:val="20"/>
              <w:szCs w:val="20"/>
            </w:rPr>
            <w:t>1</w:t>
          </w:r>
        </w:p>
      </w:tc>
      <w:tc>
        <w:tcPr>
          <w:tcW w:w="2578" w:type="dxa"/>
          <w:tcBorders>
            <w:top w:val="single" w:sz="4" w:space="0" w:color="auto"/>
            <w:left w:val="single" w:sz="4" w:space="0" w:color="auto"/>
            <w:bottom w:val="single" w:sz="4" w:space="0" w:color="auto"/>
            <w:right w:val="single" w:sz="4" w:space="0" w:color="auto"/>
          </w:tcBorders>
          <w:vAlign w:val="center"/>
          <w:hideMark/>
        </w:tcPr>
        <w:p w14:paraId="5AB9665E" w14:textId="46D6945A" w:rsidR="004468D5" w:rsidRDefault="004468D5" w:rsidP="00D349E0">
          <w:pPr>
            <w:pStyle w:val="ac"/>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w:t>
          </w:r>
          <w:r>
            <w:rPr>
              <w:rFonts w:ascii="Times New Roman" w:eastAsia="仿宋_GB2312" w:hAnsi="Times New Roman" w:cs="Times New Roman" w:hint="eastAsia"/>
              <w:b/>
              <w:sz w:val="20"/>
              <w:szCs w:val="20"/>
            </w:rPr>
            <w:t>1</w:t>
          </w:r>
          <w:r w:rsidRPr="00D349E0">
            <w:rPr>
              <w:rFonts w:ascii="Times New Roman" w:eastAsia="仿宋_GB2312" w:hAnsi="Times New Roman" w:cs="Times New Roman"/>
              <w:b/>
              <w:sz w:val="20"/>
              <w:szCs w:val="20"/>
            </w:rPr>
            <w:t>-0301</w:t>
          </w:r>
          <w:r>
            <w:rPr>
              <w:rFonts w:ascii="Times New Roman" w:eastAsia="仿宋_GB2312" w:hAnsi="Times New Roman" w:cs="Times New Roman"/>
              <w:b/>
              <w:sz w:val="20"/>
              <w:szCs w:val="20"/>
            </w:rPr>
            <w:t>.01</w:t>
          </w:r>
        </w:p>
      </w:tc>
    </w:tr>
  </w:tbl>
  <w:p w14:paraId="214E16B3" w14:textId="77777777" w:rsidR="004468D5" w:rsidRPr="00D349E0" w:rsidRDefault="004468D5" w:rsidP="00D349E0">
    <w:pPr>
      <w:pStyle w:val="ac"/>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0"/>
      <w:tblW w:w="13013" w:type="dxa"/>
      <w:jc w:val="center"/>
      <w:tblLayout w:type="fixed"/>
      <w:tblLook w:val="04A0" w:firstRow="1" w:lastRow="0" w:firstColumn="1" w:lastColumn="0" w:noHBand="0" w:noVBand="1"/>
    </w:tblPr>
    <w:tblGrid>
      <w:gridCol w:w="3237"/>
      <w:gridCol w:w="5562"/>
      <w:gridCol w:w="4214"/>
    </w:tblGrid>
    <w:tr w:rsidR="004468D5" w14:paraId="73C93E19" w14:textId="77777777" w:rsidTr="006843A4">
      <w:trPr>
        <w:trHeight w:val="297"/>
        <w:jc w:val="center"/>
      </w:trPr>
      <w:tc>
        <w:tcPr>
          <w:tcW w:w="3237" w:type="dxa"/>
          <w:tcBorders>
            <w:top w:val="single" w:sz="4" w:space="0" w:color="auto"/>
            <w:left w:val="single" w:sz="4" w:space="0" w:color="auto"/>
            <w:bottom w:val="single" w:sz="4" w:space="0" w:color="auto"/>
            <w:right w:val="single" w:sz="4" w:space="0" w:color="auto"/>
          </w:tcBorders>
          <w:vAlign w:val="center"/>
          <w:hideMark/>
        </w:tcPr>
        <w:p w14:paraId="1B65072E" w14:textId="77777777" w:rsidR="004468D5" w:rsidRDefault="004468D5" w:rsidP="00D349E0">
          <w:pPr>
            <w:pStyle w:val="ac"/>
            <w:pBdr>
              <w:bottom w:val="none" w:sz="0" w:space="0" w:color="auto"/>
            </w:pBdr>
            <w:rPr>
              <w:rFonts w:ascii="Times New Roman" w:eastAsia="仿宋_GB2312" w:hAnsi="Times New Roman"/>
              <w:b/>
              <w:sz w:val="21"/>
              <w:szCs w:val="21"/>
            </w:rPr>
          </w:pPr>
          <w:r>
            <w:rPr>
              <w:noProof/>
              <w:sz w:val="21"/>
            </w:rPr>
            <w:drawing>
              <wp:inline distT="0" distB="0" distL="0" distR="0" wp14:anchorId="271018B8" wp14:editId="2F910D88">
                <wp:extent cx="1137036" cy="223192"/>
                <wp:effectExtent l="0" t="0" r="6350" b="5715"/>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5562" w:type="dxa"/>
          <w:tcBorders>
            <w:top w:val="single" w:sz="4" w:space="0" w:color="auto"/>
            <w:left w:val="single" w:sz="4" w:space="0" w:color="auto"/>
            <w:bottom w:val="single" w:sz="4" w:space="0" w:color="auto"/>
            <w:right w:val="single" w:sz="4" w:space="0" w:color="auto"/>
          </w:tcBorders>
          <w:vAlign w:val="center"/>
          <w:hideMark/>
        </w:tcPr>
        <w:p w14:paraId="0DD13087" w14:textId="77777777" w:rsidR="004468D5" w:rsidRDefault="004468D5" w:rsidP="00D349E0">
          <w:pPr>
            <w:pStyle w:val="ac"/>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w:t>
          </w:r>
          <w:r>
            <w:rPr>
              <w:rFonts w:ascii="Times New Roman" w:eastAsia="仿宋_GB2312" w:hAnsi="Times New Roman" w:cs="Times New Roman"/>
              <w:b/>
              <w:sz w:val="20"/>
              <w:szCs w:val="20"/>
            </w:rPr>
            <w:t>8</w:t>
          </w:r>
          <w:r w:rsidRPr="002C44F9">
            <w:rPr>
              <w:rFonts w:ascii="Times New Roman" w:eastAsia="仿宋_GB2312" w:hAnsi="Times New Roman" w:cs="Times New Roman" w:hint="eastAsia"/>
              <w:b/>
              <w:sz w:val="20"/>
              <w:szCs w:val="20"/>
            </w:rPr>
            <w:t xml:space="preserve"> </w:t>
          </w:r>
          <w:r w:rsidRPr="002C44F9">
            <w:rPr>
              <w:rFonts w:ascii="Times New Roman" w:eastAsia="仿宋_GB2312" w:hAnsi="Times New Roman" w:cs="Times New Roman"/>
              <w:b/>
              <w:sz w:val="20"/>
              <w:szCs w:val="20"/>
            </w:rPr>
            <w:t>/</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w:t>
          </w:r>
          <w:r>
            <w:rPr>
              <w:rFonts w:ascii="Times New Roman" w:eastAsia="仿宋_GB2312" w:hAnsi="Times New Roman" w:cs="Times New Roman" w:hint="eastAsia"/>
              <w:b/>
              <w:sz w:val="20"/>
              <w:szCs w:val="20"/>
            </w:rPr>
            <w:t>1</w:t>
          </w:r>
        </w:p>
      </w:tc>
      <w:tc>
        <w:tcPr>
          <w:tcW w:w="4214" w:type="dxa"/>
          <w:tcBorders>
            <w:top w:val="single" w:sz="4" w:space="0" w:color="auto"/>
            <w:left w:val="single" w:sz="4" w:space="0" w:color="auto"/>
            <w:bottom w:val="single" w:sz="4" w:space="0" w:color="auto"/>
            <w:right w:val="single" w:sz="4" w:space="0" w:color="auto"/>
          </w:tcBorders>
          <w:vAlign w:val="center"/>
          <w:hideMark/>
        </w:tcPr>
        <w:p w14:paraId="2D3F6317" w14:textId="77777777" w:rsidR="004468D5" w:rsidRDefault="004468D5" w:rsidP="00D349E0">
          <w:pPr>
            <w:pStyle w:val="ac"/>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w:t>
          </w:r>
          <w:r>
            <w:rPr>
              <w:rFonts w:ascii="Times New Roman" w:eastAsia="仿宋_GB2312" w:hAnsi="Times New Roman" w:cs="Times New Roman" w:hint="eastAsia"/>
              <w:b/>
              <w:sz w:val="20"/>
              <w:szCs w:val="20"/>
            </w:rPr>
            <w:t>1</w:t>
          </w:r>
          <w:r w:rsidRPr="00D349E0">
            <w:rPr>
              <w:rFonts w:ascii="Times New Roman" w:eastAsia="仿宋_GB2312" w:hAnsi="Times New Roman" w:cs="Times New Roman"/>
              <w:b/>
              <w:sz w:val="20"/>
              <w:szCs w:val="20"/>
            </w:rPr>
            <w:t>-0301</w:t>
          </w:r>
          <w:r>
            <w:rPr>
              <w:rFonts w:ascii="Times New Roman" w:eastAsia="仿宋_GB2312" w:hAnsi="Times New Roman" w:cs="Times New Roman"/>
              <w:b/>
              <w:sz w:val="20"/>
              <w:szCs w:val="20"/>
            </w:rPr>
            <w:t>.01</w:t>
          </w:r>
        </w:p>
      </w:tc>
    </w:tr>
  </w:tbl>
  <w:p w14:paraId="0A602FA2" w14:textId="77777777" w:rsidR="004468D5" w:rsidRPr="00D349E0" w:rsidRDefault="004468D5" w:rsidP="00D349E0">
    <w:pPr>
      <w:pStyle w:val="ac"/>
      <w:jc w:val="left"/>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0"/>
      <w:tblW w:w="8768" w:type="dxa"/>
      <w:jc w:val="center"/>
      <w:tblLayout w:type="fixed"/>
      <w:tblLook w:val="04A0" w:firstRow="1" w:lastRow="0" w:firstColumn="1" w:lastColumn="0" w:noHBand="0" w:noVBand="1"/>
    </w:tblPr>
    <w:tblGrid>
      <w:gridCol w:w="2181"/>
      <w:gridCol w:w="3748"/>
      <w:gridCol w:w="2839"/>
    </w:tblGrid>
    <w:tr w:rsidR="004468D5" w14:paraId="4ABD1496" w14:textId="77777777" w:rsidTr="006843A4">
      <w:trPr>
        <w:trHeight w:val="335"/>
        <w:jc w:val="center"/>
      </w:trPr>
      <w:tc>
        <w:tcPr>
          <w:tcW w:w="2181" w:type="dxa"/>
          <w:tcBorders>
            <w:top w:val="single" w:sz="4" w:space="0" w:color="auto"/>
            <w:left w:val="single" w:sz="4" w:space="0" w:color="auto"/>
            <w:bottom w:val="single" w:sz="4" w:space="0" w:color="auto"/>
            <w:right w:val="single" w:sz="4" w:space="0" w:color="auto"/>
          </w:tcBorders>
          <w:vAlign w:val="center"/>
          <w:hideMark/>
        </w:tcPr>
        <w:p w14:paraId="4C1CECE3" w14:textId="77777777" w:rsidR="004468D5" w:rsidRDefault="004468D5" w:rsidP="00D349E0">
          <w:pPr>
            <w:pStyle w:val="ac"/>
            <w:pBdr>
              <w:bottom w:val="none" w:sz="0" w:space="0" w:color="auto"/>
            </w:pBdr>
            <w:rPr>
              <w:rFonts w:ascii="Times New Roman" w:eastAsia="仿宋_GB2312" w:hAnsi="Times New Roman"/>
              <w:b/>
              <w:sz w:val="21"/>
              <w:szCs w:val="21"/>
            </w:rPr>
          </w:pPr>
          <w:r>
            <w:rPr>
              <w:noProof/>
              <w:sz w:val="21"/>
            </w:rPr>
            <w:drawing>
              <wp:inline distT="0" distB="0" distL="0" distR="0" wp14:anchorId="66AB718B" wp14:editId="5A2FBFE8">
                <wp:extent cx="1137036" cy="223192"/>
                <wp:effectExtent l="0" t="0" r="6350" b="571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375" cy="227773"/>
                        </a:xfrm>
                        <a:prstGeom prst="rect">
                          <a:avLst/>
                        </a:prstGeom>
                        <a:noFill/>
                        <a:ln>
                          <a:noFill/>
                        </a:ln>
                      </pic:spPr>
                    </pic:pic>
                  </a:graphicData>
                </a:graphic>
              </wp:inline>
            </w:drawing>
          </w:r>
        </w:p>
      </w:tc>
      <w:tc>
        <w:tcPr>
          <w:tcW w:w="3748" w:type="dxa"/>
          <w:tcBorders>
            <w:top w:val="single" w:sz="4" w:space="0" w:color="auto"/>
            <w:left w:val="single" w:sz="4" w:space="0" w:color="auto"/>
            <w:bottom w:val="single" w:sz="4" w:space="0" w:color="auto"/>
            <w:right w:val="single" w:sz="4" w:space="0" w:color="auto"/>
          </w:tcBorders>
          <w:vAlign w:val="center"/>
          <w:hideMark/>
        </w:tcPr>
        <w:p w14:paraId="0CB89B5B" w14:textId="77777777" w:rsidR="004468D5" w:rsidRDefault="004468D5" w:rsidP="00D349E0">
          <w:pPr>
            <w:pStyle w:val="ac"/>
            <w:pBdr>
              <w:bottom w:val="none" w:sz="0" w:space="0" w:color="auto"/>
            </w:pBdr>
            <w:rPr>
              <w:rFonts w:ascii="Times New Roman" w:eastAsia="仿宋_GB2312" w:hAnsi="Times New Roman" w:cs="Times New Roman"/>
              <w:b/>
              <w:sz w:val="20"/>
              <w:szCs w:val="20"/>
            </w:rPr>
          </w:pPr>
          <w:r w:rsidRPr="00D349E0">
            <w:rPr>
              <w:rFonts w:ascii="Times New Roman" w:eastAsia="仿宋_GB2312" w:hAnsi="Times New Roman" w:cs="Times New Roman"/>
              <w:b/>
              <w:sz w:val="20"/>
              <w:szCs w:val="20"/>
            </w:rPr>
            <w:t xml:space="preserve">Gap Assessment / Risk Assessment for Technology Transfer of </w:t>
          </w:r>
          <w:r w:rsidRPr="002C44F9">
            <w:rPr>
              <w:rFonts w:ascii="Times New Roman" w:eastAsia="仿宋_GB2312" w:hAnsi="Times New Roman" w:cs="Times New Roman"/>
              <w:b/>
              <w:sz w:val="20"/>
              <w:szCs w:val="20"/>
            </w:rPr>
            <w:t>LSN418292</w:t>
          </w:r>
          <w:r>
            <w:rPr>
              <w:rFonts w:ascii="Times New Roman" w:eastAsia="仿宋_GB2312" w:hAnsi="Times New Roman" w:cs="Times New Roman"/>
              <w:b/>
              <w:sz w:val="20"/>
              <w:szCs w:val="20"/>
            </w:rPr>
            <w:t>8</w:t>
          </w:r>
          <w:r w:rsidRPr="002C44F9">
            <w:rPr>
              <w:rFonts w:ascii="Times New Roman" w:eastAsia="仿宋_GB2312" w:hAnsi="Times New Roman" w:cs="Times New Roman" w:hint="eastAsia"/>
              <w:b/>
              <w:sz w:val="20"/>
              <w:szCs w:val="20"/>
            </w:rPr>
            <w:t xml:space="preserve"> </w:t>
          </w:r>
          <w:r w:rsidRPr="002C44F9">
            <w:rPr>
              <w:rFonts w:ascii="Times New Roman" w:eastAsia="仿宋_GB2312" w:hAnsi="Times New Roman" w:cs="Times New Roman"/>
              <w:b/>
              <w:sz w:val="20"/>
              <w:szCs w:val="20"/>
            </w:rPr>
            <w:t>/</w:t>
          </w:r>
          <w:r>
            <w:rPr>
              <w:rFonts w:ascii="Times New Roman" w:eastAsia="仿宋_GB2312" w:hAnsi="Times New Roman" w:cs="Times New Roman"/>
              <w:b/>
              <w:sz w:val="20"/>
              <w:szCs w:val="20"/>
            </w:rPr>
            <w:t xml:space="preserve"> </w:t>
          </w:r>
          <w:r w:rsidRPr="002C44F9">
            <w:rPr>
              <w:rFonts w:ascii="Times New Roman" w:eastAsia="仿宋_GB2312" w:hAnsi="Times New Roman" w:cs="Times New Roman"/>
              <w:b/>
              <w:sz w:val="20"/>
              <w:szCs w:val="20"/>
            </w:rPr>
            <w:t>ASYM-14002</w:t>
          </w:r>
          <w:r>
            <w:rPr>
              <w:rFonts w:ascii="Times New Roman" w:eastAsia="仿宋_GB2312" w:hAnsi="Times New Roman" w:cs="Times New Roman" w:hint="eastAsia"/>
              <w:b/>
              <w:sz w:val="20"/>
              <w:szCs w:val="20"/>
            </w:rPr>
            <w:t>1</w:t>
          </w:r>
        </w:p>
      </w:tc>
      <w:tc>
        <w:tcPr>
          <w:tcW w:w="2839" w:type="dxa"/>
          <w:tcBorders>
            <w:top w:val="single" w:sz="4" w:space="0" w:color="auto"/>
            <w:left w:val="single" w:sz="4" w:space="0" w:color="auto"/>
            <w:bottom w:val="single" w:sz="4" w:space="0" w:color="auto"/>
            <w:right w:val="single" w:sz="4" w:space="0" w:color="auto"/>
          </w:tcBorders>
          <w:vAlign w:val="center"/>
          <w:hideMark/>
        </w:tcPr>
        <w:p w14:paraId="212CB233" w14:textId="77777777" w:rsidR="004468D5" w:rsidRDefault="004468D5" w:rsidP="00D349E0">
          <w:pPr>
            <w:pStyle w:val="ac"/>
            <w:pBdr>
              <w:bottom w:val="none" w:sz="0" w:space="0" w:color="auto"/>
            </w:pBdr>
            <w:jc w:val="both"/>
            <w:rPr>
              <w:rFonts w:ascii="Times New Roman" w:eastAsia="仿宋_GB2312" w:hAnsi="Times New Roman" w:cs="Times New Roman"/>
              <w:b/>
              <w:sz w:val="20"/>
              <w:szCs w:val="20"/>
            </w:rPr>
          </w:pPr>
          <w:r>
            <w:rPr>
              <w:rFonts w:ascii="Times New Roman" w:eastAsia="仿宋_GB2312" w:hAnsi="Times New Roman" w:cs="Times New Roman"/>
              <w:b/>
              <w:sz w:val="20"/>
              <w:szCs w:val="20"/>
            </w:rPr>
            <w:t>Document and version No.</w:t>
          </w:r>
          <w:r>
            <w:rPr>
              <w:rFonts w:ascii="Times New Roman" w:eastAsia="仿宋_GB2312" w:hAnsi="Times New Roman" w:cs="Times New Roman" w:hint="eastAsia"/>
              <w:b/>
              <w:sz w:val="20"/>
              <w:szCs w:val="20"/>
            </w:rPr>
            <w:t>：</w:t>
          </w:r>
          <w:r w:rsidRPr="00D349E0">
            <w:rPr>
              <w:rFonts w:ascii="Times New Roman" w:eastAsia="仿宋_GB2312" w:hAnsi="Times New Roman" w:cs="Times New Roman"/>
              <w:b/>
              <w:sz w:val="20"/>
              <w:szCs w:val="20"/>
            </w:rPr>
            <w:t>GA-14002</w:t>
          </w:r>
          <w:r>
            <w:rPr>
              <w:rFonts w:ascii="Times New Roman" w:eastAsia="仿宋_GB2312" w:hAnsi="Times New Roman" w:cs="Times New Roman" w:hint="eastAsia"/>
              <w:b/>
              <w:sz w:val="20"/>
              <w:szCs w:val="20"/>
            </w:rPr>
            <w:t>1</w:t>
          </w:r>
          <w:r w:rsidRPr="00D349E0">
            <w:rPr>
              <w:rFonts w:ascii="Times New Roman" w:eastAsia="仿宋_GB2312" w:hAnsi="Times New Roman" w:cs="Times New Roman"/>
              <w:b/>
              <w:sz w:val="20"/>
              <w:szCs w:val="20"/>
            </w:rPr>
            <w:t>-0301</w:t>
          </w:r>
          <w:r>
            <w:rPr>
              <w:rFonts w:ascii="Times New Roman" w:eastAsia="仿宋_GB2312" w:hAnsi="Times New Roman" w:cs="Times New Roman"/>
              <w:b/>
              <w:sz w:val="20"/>
              <w:szCs w:val="20"/>
            </w:rPr>
            <w:t>.01</w:t>
          </w:r>
        </w:p>
      </w:tc>
    </w:tr>
  </w:tbl>
  <w:p w14:paraId="52CB91F6" w14:textId="77777777" w:rsidR="004468D5" w:rsidRPr="00D349E0" w:rsidRDefault="004468D5" w:rsidP="00D93AD9">
    <w:pPr>
      <w:pStyle w:val="ac"/>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91F56"/>
    <w:multiLevelType w:val="hybridMultilevel"/>
    <w:tmpl w:val="BAAE5728"/>
    <w:lvl w:ilvl="0" w:tplc="BD60B21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139043C"/>
    <w:multiLevelType w:val="hybridMultilevel"/>
    <w:tmpl w:val="3DFECAE8"/>
    <w:lvl w:ilvl="0" w:tplc="BD60B21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F91F86"/>
    <w:multiLevelType w:val="hybridMultilevel"/>
    <w:tmpl w:val="35D6B3C8"/>
    <w:lvl w:ilvl="0" w:tplc="BD60B212">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7F53813"/>
    <w:multiLevelType w:val="hybridMultilevel"/>
    <w:tmpl w:val="0A5007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113653"/>
    <w:multiLevelType w:val="multilevel"/>
    <w:tmpl w:val="A1B2D2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68F6893"/>
    <w:multiLevelType w:val="hybridMultilevel"/>
    <w:tmpl w:val="818E9D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8B239CA"/>
    <w:multiLevelType w:val="hybridMultilevel"/>
    <w:tmpl w:val="5DE464F6"/>
    <w:lvl w:ilvl="0" w:tplc="BD60B212">
      <w:start w:val="1"/>
      <w:numFmt w:val="lowerLetter"/>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78C45381"/>
    <w:multiLevelType w:val="multilevel"/>
    <w:tmpl w:val="C03C2F1A"/>
    <w:lvl w:ilvl="0">
      <w:start w:val="1"/>
      <w:numFmt w:val="decimal"/>
      <w:pStyle w:val="a"/>
      <w:lvlText w:val="%1."/>
      <w:lvlJc w:val="left"/>
      <w:pPr>
        <w:ind w:left="425" w:hanging="425"/>
      </w:pPr>
      <w:rPr>
        <w:rFonts w:ascii="Times New Roman" w:hAnsi="Times New Roman" w:cs="Times New Roman" w:hint="default"/>
        <w:sz w:val="21"/>
        <w:szCs w:val="21"/>
      </w:rPr>
    </w:lvl>
    <w:lvl w:ilvl="1">
      <w:start w:val="1"/>
      <w:numFmt w:val="decimal"/>
      <w:lvlText w:val="%1.%2"/>
      <w:lvlJc w:val="left"/>
      <w:pPr>
        <w:ind w:left="992" w:hanging="567"/>
      </w:pPr>
      <w:rPr>
        <w:b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7E403173"/>
    <w:multiLevelType w:val="hybridMultilevel"/>
    <w:tmpl w:val="EE7CC5E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5"/>
  </w:num>
  <w:num w:numId="3">
    <w:abstractNumId w:val="0"/>
  </w:num>
  <w:num w:numId="4">
    <w:abstractNumId w:val="2"/>
  </w:num>
  <w:num w:numId="5">
    <w:abstractNumId w:val="1"/>
  </w:num>
  <w:num w:numId="6">
    <w:abstractNumId w:val="3"/>
  </w:num>
  <w:num w:numId="7">
    <w:abstractNumId w:val="6"/>
  </w:num>
  <w:num w:numId="8">
    <w:abstractNumId w:val="4"/>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ie Wang5909">
    <w15:presenceInfo w15:providerId="AD" w15:userId="S-1-5-21-3608144515-3230653892-152868943-32339"/>
  </w15:person>
  <w15:person w15:author="Yachao Liu11087">
    <w15:presenceInfo w15:providerId="AD" w15:userId="S::liuyachao11087_asymchem.com.cn#ext#@elililly.onmicrosoft.com::bcad39df-4caa-44bd-bbaa-87e5d089d579"/>
  </w15:person>
  <w15:person w15:author="Yu Zhang - Network">
    <w15:presenceInfo w15:providerId="AD" w15:userId="S::yu.zhang19@network.lilly.com::b0de2472-e0d6-4f1d-8f3c-26f3c4e4dc7a"/>
  </w15:person>
  <w15:person w15:author="Novie Atakiwe">
    <w15:presenceInfo w15:providerId="AD" w15:userId="S::novie.atakiwe@lilly.com::60327241-e94a-4438-a880-d9aed3012b7e"/>
  </w15:person>
  <w15:person w15:author="Sonia Quinn - Network">
    <w15:presenceInfo w15:providerId="AD" w15:userId="S::sonia.quinn@network.lilly.com::90bc5411-30d1-41d0-95a1-4058e17f3be4"/>
  </w15:person>
  <w15:person w15:author="Diedra Shorty-Duffie">
    <w15:presenceInfo w15:providerId="AD" w15:userId="S::diedra.shortyduffie@lilly.com::760ef011-51bc-4ec0-a89d-4f1f7e6a09d0"/>
  </w15:person>
  <w15:person w15:author="Xuning Wei12232">
    <w15:presenceInfo w15:providerId="AD" w15:userId="S-1-5-21-3608144515-3230653892-152868943-51653"/>
  </w15:person>
  <w15:person w15:author="Yu Lin Zhao">
    <w15:presenceInfo w15:providerId="AD" w15:userId="S::zhao_yu_lin1@lilly.com::1cea8b75-2b19-4283-92aa-d75504ef5716"/>
  </w15:person>
  <w15:person w15:author="Yu Zhang12718">
    <w15:presenceInfo w15:providerId="AD" w15:userId="S::zhangyu12718_asymchem.com.cn#ext#@elililly.onmicrosoft.com::a5bb5cd2-4a7e-46b9-bb66-8a32216c970f"/>
  </w15:person>
  <w15:person w15:author="Emma Ryan">
    <w15:presenceInfo w15:providerId="AD" w15:userId="S::emma.ryan1@lilly.com::6939c09a-ad95-45d8-973e-9d005fdf3a56"/>
  </w15:person>
  <w15:person w15:author="Orla O'Regan">
    <w15:presenceInfo w15:providerId="AD" w15:userId="S::orla.oregan@lilly.com::c18bda55-11c1-4e71-bd74-d80714bc17e2"/>
  </w15:person>
  <w15:person w15:author="Yiwen Zhang">
    <w15:presenceInfo w15:providerId="AD" w15:userId="S::yiwen.zhang@lilly.com::3a5b0fbd-2062-4fdb-9c99-69418999ac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activeWritingStyle w:appName="MSWord" w:lang="en-GB" w:vendorID="64" w:dllVersion="0" w:nlCheck="1" w:checkStyle="0"/>
  <w:activeWritingStyle w:appName="MSWord" w:lang="en-US" w:vendorID="64" w:dllVersion="131078" w:nlCheck="1" w:checkStyle="1"/>
  <w:activeWritingStyle w:appName="MSWord" w:lang="zh-CN" w:vendorID="64" w:dllVersion="131077" w:nlCheck="1" w:checkStyle="1"/>
  <w:activeWritingStyle w:appName="MSWord" w:lang="en-GB" w:vendorID="64" w:dllVersion="131078" w:nlCheck="1" w:checkStyle="1"/>
  <w:activeWritingStyle w:appName="MSWord" w:lang="en-IE" w:vendorID="64" w:dllVersion="131078" w:nlCheck="1" w:checkStyle="1"/>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DDF"/>
    <w:rsid w:val="000055C2"/>
    <w:rsid w:val="00005667"/>
    <w:rsid w:val="00006A07"/>
    <w:rsid w:val="0001204D"/>
    <w:rsid w:val="000212EB"/>
    <w:rsid w:val="0002713B"/>
    <w:rsid w:val="000333AE"/>
    <w:rsid w:val="00041198"/>
    <w:rsid w:val="00043242"/>
    <w:rsid w:val="00044F80"/>
    <w:rsid w:val="00045244"/>
    <w:rsid w:val="000455B8"/>
    <w:rsid w:val="0004615F"/>
    <w:rsid w:val="00053062"/>
    <w:rsid w:val="00057E7B"/>
    <w:rsid w:val="0006238F"/>
    <w:rsid w:val="00066368"/>
    <w:rsid w:val="00066B11"/>
    <w:rsid w:val="00066CAE"/>
    <w:rsid w:val="00071B12"/>
    <w:rsid w:val="000760CA"/>
    <w:rsid w:val="0007625B"/>
    <w:rsid w:val="000763E2"/>
    <w:rsid w:val="00077D1D"/>
    <w:rsid w:val="00084247"/>
    <w:rsid w:val="000854E3"/>
    <w:rsid w:val="00086A1B"/>
    <w:rsid w:val="00091A83"/>
    <w:rsid w:val="00092F4C"/>
    <w:rsid w:val="0009398E"/>
    <w:rsid w:val="00094045"/>
    <w:rsid w:val="00094168"/>
    <w:rsid w:val="000A0754"/>
    <w:rsid w:val="000A09AB"/>
    <w:rsid w:val="000A1725"/>
    <w:rsid w:val="000A3CC8"/>
    <w:rsid w:val="000B19E7"/>
    <w:rsid w:val="000B2955"/>
    <w:rsid w:val="000B2C0A"/>
    <w:rsid w:val="000B47B8"/>
    <w:rsid w:val="000B610A"/>
    <w:rsid w:val="000C097F"/>
    <w:rsid w:val="000C2FCF"/>
    <w:rsid w:val="000C50B3"/>
    <w:rsid w:val="000C6DB3"/>
    <w:rsid w:val="000D055C"/>
    <w:rsid w:val="000D3FE0"/>
    <w:rsid w:val="000D63D2"/>
    <w:rsid w:val="000D7339"/>
    <w:rsid w:val="000D7E78"/>
    <w:rsid w:val="000E14B8"/>
    <w:rsid w:val="000E2298"/>
    <w:rsid w:val="000E33C5"/>
    <w:rsid w:val="000E3F58"/>
    <w:rsid w:val="000E6537"/>
    <w:rsid w:val="000E692D"/>
    <w:rsid w:val="000E72A8"/>
    <w:rsid w:val="000E7CFA"/>
    <w:rsid w:val="000F0083"/>
    <w:rsid w:val="000F25B4"/>
    <w:rsid w:val="000F5164"/>
    <w:rsid w:val="0010385E"/>
    <w:rsid w:val="001048C3"/>
    <w:rsid w:val="001049C2"/>
    <w:rsid w:val="00104BAD"/>
    <w:rsid w:val="0010512D"/>
    <w:rsid w:val="00112A37"/>
    <w:rsid w:val="00112B00"/>
    <w:rsid w:val="00113543"/>
    <w:rsid w:val="00113A50"/>
    <w:rsid w:val="0011523C"/>
    <w:rsid w:val="00115ED2"/>
    <w:rsid w:val="00120B09"/>
    <w:rsid w:val="00121317"/>
    <w:rsid w:val="00122F32"/>
    <w:rsid w:val="00122F53"/>
    <w:rsid w:val="0012741A"/>
    <w:rsid w:val="001304E2"/>
    <w:rsid w:val="00130618"/>
    <w:rsid w:val="00131C56"/>
    <w:rsid w:val="001340F3"/>
    <w:rsid w:val="00134238"/>
    <w:rsid w:val="001342FD"/>
    <w:rsid w:val="00134A90"/>
    <w:rsid w:val="001368DF"/>
    <w:rsid w:val="00136FB5"/>
    <w:rsid w:val="00143338"/>
    <w:rsid w:val="00151BE2"/>
    <w:rsid w:val="00153FBB"/>
    <w:rsid w:val="001541DC"/>
    <w:rsid w:val="0015503A"/>
    <w:rsid w:val="00156202"/>
    <w:rsid w:val="00157812"/>
    <w:rsid w:val="00157886"/>
    <w:rsid w:val="001608A7"/>
    <w:rsid w:val="0016097C"/>
    <w:rsid w:val="0016303A"/>
    <w:rsid w:val="00163420"/>
    <w:rsid w:val="001641D7"/>
    <w:rsid w:val="00166DBD"/>
    <w:rsid w:val="00170612"/>
    <w:rsid w:val="0017151E"/>
    <w:rsid w:val="001723E5"/>
    <w:rsid w:val="00172C8C"/>
    <w:rsid w:val="00173C28"/>
    <w:rsid w:val="001834B2"/>
    <w:rsid w:val="0018429B"/>
    <w:rsid w:val="0018435F"/>
    <w:rsid w:val="00187A9C"/>
    <w:rsid w:val="00191F72"/>
    <w:rsid w:val="0019258D"/>
    <w:rsid w:val="00192BE5"/>
    <w:rsid w:val="001936A9"/>
    <w:rsid w:val="001944B3"/>
    <w:rsid w:val="001A069E"/>
    <w:rsid w:val="001A1EA8"/>
    <w:rsid w:val="001A2509"/>
    <w:rsid w:val="001A4153"/>
    <w:rsid w:val="001A716A"/>
    <w:rsid w:val="001B3C27"/>
    <w:rsid w:val="001B7093"/>
    <w:rsid w:val="001B7283"/>
    <w:rsid w:val="001C062C"/>
    <w:rsid w:val="001C0CB0"/>
    <w:rsid w:val="001C1EA3"/>
    <w:rsid w:val="001C30D0"/>
    <w:rsid w:val="001C3738"/>
    <w:rsid w:val="001C40C2"/>
    <w:rsid w:val="001C689D"/>
    <w:rsid w:val="001C7857"/>
    <w:rsid w:val="001D0487"/>
    <w:rsid w:val="001D55B6"/>
    <w:rsid w:val="001E005C"/>
    <w:rsid w:val="001E30BB"/>
    <w:rsid w:val="001E5A80"/>
    <w:rsid w:val="001F1C00"/>
    <w:rsid w:val="001F2ECE"/>
    <w:rsid w:val="00201B72"/>
    <w:rsid w:val="002023CF"/>
    <w:rsid w:val="002024BA"/>
    <w:rsid w:val="00204285"/>
    <w:rsid w:val="00205BA2"/>
    <w:rsid w:val="002062D8"/>
    <w:rsid w:val="00206B91"/>
    <w:rsid w:val="00207ADE"/>
    <w:rsid w:val="00217285"/>
    <w:rsid w:val="00220008"/>
    <w:rsid w:val="0022229E"/>
    <w:rsid w:val="002227D0"/>
    <w:rsid w:val="002238DB"/>
    <w:rsid w:val="0022452F"/>
    <w:rsid w:val="002264DC"/>
    <w:rsid w:val="00230238"/>
    <w:rsid w:val="002329E2"/>
    <w:rsid w:val="0023403C"/>
    <w:rsid w:val="00241115"/>
    <w:rsid w:val="0024169B"/>
    <w:rsid w:val="002473FC"/>
    <w:rsid w:val="002601C0"/>
    <w:rsid w:val="00261632"/>
    <w:rsid w:val="00262F24"/>
    <w:rsid w:val="00263DFD"/>
    <w:rsid w:val="00264AA2"/>
    <w:rsid w:val="00266506"/>
    <w:rsid w:val="002707B7"/>
    <w:rsid w:val="00280E74"/>
    <w:rsid w:val="00284BA5"/>
    <w:rsid w:val="002852C6"/>
    <w:rsid w:val="00287B55"/>
    <w:rsid w:val="00297D8D"/>
    <w:rsid w:val="00297E80"/>
    <w:rsid w:val="002A4180"/>
    <w:rsid w:val="002A55C0"/>
    <w:rsid w:val="002A7603"/>
    <w:rsid w:val="002B385E"/>
    <w:rsid w:val="002B4B9F"/>
    <w:rsid w:val="002B7DD3"/>
    <w:rsid w:val="002B7F5F"/>
    <w:rsid w:val="002C07F8"/>
    <w:rsid w:val="002C3CBE"/>
    <w:rsid w:val="002C44F9"/>
    <w:rsid w:val="002C686B"/>
    <w:rsid w:val="002C7826"/>
    <w:rsid w:val="002D26D8"/>
    <w:rsid w:val="002D46F6"/>
    <w:rsid w:val="002D48B3"/>
    <w:rsid w:val="002D4C61"/>
    <w:rsid w:val="002D52BE"/>
    <w:rsid w:val="002E42E5"/>
    <w:rsid w:val="002E6F87"/>
    <w:rsid w:val="002F2144"/>
    <w:rsid w:val="002F24D0"/>
    <w:rsid w:val="002F4724"/>
    <w:rsid w:val="002F778C"/>
    <w:rsid w:val="00301528"/>
    <w:rsid w:val="00306182"/>
    <w:rsid w:val="0030621C"/>
    <w:rsid w:val="00307944"/>
    <w:rsid w:val="003117A5"/>
    <w:rsid w:val="00311C68"/>
    <w:rsid w:val="003120FE"/>
    <w:rsid w:val="00314640"/>
    <w:rsid w:val="003149D3"/>
    <w:rsid w:val="00314C53"/>
    <w:rsid w:val="00323411"/>
    <w:rsid w:val="00325143"/>
    <w:rsid w:val="00332D04"/>
    <w:rsid w:val="0033427E"/>
    <w:rsid w:val="00334C0B"/>
    <w:rsid w:val="00335AEF"/>
    <w:rsid w:val="003363A7"/>
    <w:rsid w:val="00336BBE"/>
    <w:rsid w:val="0033764E"/>
    <w:rsid w:val="00337F80"/>
    <w:rsid w:val="003429D8"/>
    <w:rsid w:val="00342B37"/>
    <w:rsid w:val="003456CD"/>
    <w:rsid w:val="003474B5"/>
    <w:rsid w:val="00350254"/>
    <w:rsid w:val="00350B85"/>
    <w:rsid w:val="003529AF"/>
    <w:rsid w:val="00352F98"/>
    <w:rsid w:val="00360032"/>
    <w:rsid w:val="00361871"/>
    <w:rsid w:val="00367C2F"/>
    <w:rsid w:val="00371F2F"/>
    <w:rsid w:val="00381B6D"/>
    <w:rsid w:val="00382EA3"/>
    <w:rsid w:val="0038616E"/>
    <w:rsid w:val="00390B0B"/>
    <w:rsid w:val="00392A0F"/>
    <w:rsid w:val="00393F9E"/>
    <w:rsid w:val="00396A90"/>
    <w:rsid w:val="003977CD"/>
    <w:rsid w:val="003A1887"/>
    <w:rsid w:val="003A2D6E"/>
    <w:rsid w:val="003B0F01"/>
    <w:rsid w:val="003B22DC"/>
    <w:rsid w:val="003B2A8D"/>
    <w:rsid w:val="003B3081"/>
    <w:rsid w:val="003B4A7E"/>
    <w:rsid w:val="003B7584"/>
    <w:rsid w:val="003B7996"/>
    <w:rsid w:val="003B7D86"/>
    <w:rsid w:val="003B7E48"/>
    <w:rsid w:val="003C0236"/>
    <w:rsid w:val="003C2C16"/>
    <w:rsid w:val="003C4D88"/>
    <w:rsid w:val="003C5EDE"/>
    <w:rsid w:val="003C67AB"/>
    <w:rsid w:val="003C7DCF"/>
    <w:rsid w:val="003D0386"/>
    <w:rsid w:val="003D2C91"/>
    <w:rsid w:val="003D2CF2"/>
    <w:rsid w:val="003D3E3B"/>
    <w:rsid w:val="003D7669"/>
    <w:rsid w:val="003D7A15"/>
    <w:rsid w:val="003E234A"/>
    <w:rsid w:val="003E4008"/>
    <w:rsid w:val="003E527B"/>
    <w:rsid w:val="003E6122"/>
    <w:rsid w:val="003F25DF"/>
    <w:rsid w:val="003F303C"/>
    <w:rsid w:val="0040299C"/>
    <w:rsid w:val="004031CE"/>
    <w:rsid w:val="004103DA"/>
    <w:rsid w:val="004116E1"/>
    <w:rsid w:val="00411BD3"/>
    <w:rsid w:val="004134A5"/>
    <w:rsid w:val="00413F6D"/>
    <w:rsid w:val="00414D51"/>
    <w:rsid w:val="00415470"/>
    <w:rsid w:val="00417028"/>
    <w:rsid w:val="00423C3F"/>
    <w:rsid w:val="0042651F"/>
    <w:rsid w:val="0042709E"/>
    <w:rsid w:val="00427E9A"/>
    <w:rsid w:val="00430350"/>
    <w:rsid w:val="00432105"/>
    <w:rsid w:val="00433045"/>
    <w:rsid w:val="004341EA"/>
    <w:rsid w:val="00434E02"/>
    <w:rsid w:val="0044105A"/>
    <w:rsid w:val="0044143D"/>
    <w:rsid w:val="004420D1"/>
    <w:rsid w:val="004468D5"/>
    <w:rsid w:val="00447287"/>
    <w:rsid w:val="0045044A"/>
    <w:rsid w:val="00452C77"/>
    <w:rsid w:val="0045359C"/>
    <w:rsid w:val="00453B8E"/>
    <w:rsid w:val="00454BD4"/>
    <w:rsid w:val="004648F2"/>
    <w:rsid w:val="0047074C"/>
    <w:rsid w:val="0047114E"/>
    <w:rsid w:val="004735C8"/>
    <w:rsid w:val="004745A8"/>
    <w:rsid w:val="00474E81"/>
    <w:rsid w:val="00474EF8"/>
    <w:rsid w:val="0047618D"/>
    <w:rsid w:val="004763E2"/>
    <w:rsid w:val="00482497"/>
    <w:rsid w:val="00482E5C"/>
    <w:rsid w:val="00484FE2"/>
    <w:rsid w:val="0048518A"/>
    <w:rsid w:val="0049072A"/>
    <w:rsid w:val="0049092E"/>
    <w:rsid w:val="00492D1F"/>
    <w:rsid w:val="004966DD"/>
    <w:rsid w:val="00496B97"/>
    <w:rsid w:val="004A067B"/>
    <w:rsid w:val="004A3984"/>
    <w:rsid w:val="004A48C8"/>
    <w:rsid w:val="004B2B6C"/>
    <w:rsid w:val="004B5F9D"/>
    <w:rsid w:val="004B72FF"/>
    <w:rsid w:val="004B760C"/>
    <w:rsid w:val="004B7B1D"/>
    <w:rsid w:val="004C15DB"/>
    <w:rsid w:val="004C1E18"/>
    <w:rsid w:val="004C712B"/>
    <w:rsid w:val="004D0043"/>
    <w:rsid w:val="004D05E3"/>
    <w:rsid w:val="004D0E33"/>
    <w:rsid w:val="004D1048"/>
    <w:rsid w:val="004D736F"/>
    <w:rsid w:val="004E2B65"/>
    <w:rsid w:val="004E2BD9"/>
    <w:rsid w:val="004E4851"/>
    <w:rsid w:val="004F17B4"/>
    <w:rsid w:val="004F2041"/>
    <w:rsid w:val="004F3FEB"/>
    <w:rsid w:val="004F4C5B"/>
    <w:rsid w:val="00500F85"/>
    <w:rsid w:val="0050277A"/>
    <w:rsid w:val="005037C3"/>
    <w:rsid w:val="005109DE"/>
    <w:rsid w:val="00510AD7"/>
    <w:rsid w:val="00511C03"/>
    <w:rsid w:val="00514597"/>
    <w:rsid w:val="0053045D"/>
    <w:rsid w:val="00531840"/>
    <w:rsid w:val="005348B3"/>
    <w:rsid w:val="00535EC8"/>
    <w:rsid w:val="005401C3"/>
    <w:rsid w:val="00540A0B"/>
    <w:rsid w:val="00541D4D"/>
    <w:rsid w:val="00545542"/>
    <w:rsid w:val="00545D4B"/>
    <w:rsid w:val="00546C2C"/>
    <w:rsid w:val="005520C9"/>
    <w:rsid w:val="00554670"/>
    <w:rsid w:val="00557852"/>
    <w:rsid w:val="0056026C"/>
    <w:rsid w:val="00563A51"/>
    <w:rsid w:val="005655FA"/>
    <w:rsid w:val="00566B55"/>
    <w:rsid w:val="0056727F"/>
    <w:rsid w:val="0057073A"/>
    <w:rsid w:val="0057324F"/>
    <w:rsid w:val="00573A3B"/>
    <w:rsid w:val="00575EF9"/>
    <w:rsid w:val="00576602"/>
    <w:rsid w:val="00576EF7"/>
    <w:rsid w:val="00581750"/>
    <w:rsid w:val="00581DC9"/>
    <w:rsid w:val="00582179"/>
    <w:rsid w:val="005853C3"/>
    <w:rsid w:val="00590E9D"/>
    <w:rsid w:val="005943AF"/>
    <w:rsid w:val="0059660F"/>
    <w:rsid w:val="00597135"/>
    <w:rsid w:val="005A02E1"/>
    <w:rsid w:val="005A09DD"/>
    <w:rsid w:val="005A0BD7"/>
    <w:rsid w:val="005A3273"/>
    <w:rsid w:val="005A3852"/>
    <w:rsid w:val="005A4DDF"/>
    <w:rsid w:val="005A6F69"/>
    <w:rsid w:val="005B214C"/>
    <w:rsid w:val="005B2788"/>
    <w:rsid w:val="005B7ACF"/>
    <w:rsid w:val="005C092D"/>
    <w:rsid w:val="005C1B16"/>
    <w:rsid w:val="005C3031"/>
    <w:rsid w:val="005C4700"/>
    <w:rsid w:val="005D008C"/>
    <w:rsid w:val="005D01E6"/>
    <w:rsid w:val="005D1550"/>
    <w:rsid w:val="005D44BA"/>
    <w:rsid w:val="005E046F"/>
    <w:rsid w:val="005E13D3"/>
    <w:rsid w:val="005E2D6F"/>
    <w:rsid w:val="005E405E"/>
    <w:rsid w:val="005E72C0"/>
    <w:rsid w:val="005F09E5"/>
    <w:rsid w:val="005F40F9"/>
    <w:rsid w:val="00601154"/>
    <w:rsid w:val="0060711E"/>
    <w:rsid w:val="00614B9E"/>
    <w:rsid w:val="006168B4"/>
    <w:rsid w:val="0062048C"/>
    <w:rsid w:val="006242E2"/>
    <w:rsid w:val="00626ABC"/>
    <w:rsid w:val="0063208B"/>
    <w:rsid w:val="006402C4"/>
    <w:rsid w:val="00646FE4"/>
    <w:rsid w:val="0065025B"/>
    <w:rsid w:val="006531FB"/>
    <w:rsid w:val="006563DF"/>
    <w:rsid w:val="00656985"/>
    <w:rsid w:val="00660408"/>
    <w:rsid w:val="00660801"/>
    <w:rsid w:val="00667237"/>
    <w:rsid w:val="0067035F"/>
    <w:rsid w:val="00672795"/>
    <w:rsid w:val="00673103"/>
    <w:rsid w:val="00676CC8"/>
    <w:rsid w:val="0067704E"/>
    <w:rsid w:val="00677B57"/>
    <w:rsid w:val="00680E9C"/>
    <w:rsid w:val="00682F41"/>
    <w:rsid w:val="006843A4"/>
    <w:rsid w:val="0068490F"/>
    <w:rsid w:val="00685B05"/>
    <w:rsid w:val="00687E68"/>
    <w:rsid w:val="00690612"/>
    <w:rsid w:val="006910CD"/>
    <w:rsid w:val="00696D27"/>
    <w:rsid w:val="006A0382"/>
    <w:rsid w:val="006A28CC"/>
    <w:rsid w:val="006A4441"/>
    <w:rsid w:val="006B0870"/>
    <w:rsid w:val="006B1BFE"/>
    <w:rsid w:val="006B3467"/>
    <w:rsid w:val="006C54AE"/>
    <w:rsid w:val="006D1170"/>
    <w:rsid w:val="006D2515"/>
    <w:rsid w:val="006D3C03"/>
    <w:rsid w:val="006E5708"/>
    <w:rsid w:val="006E6AEE"/>
    <w:rsid w:val="006E725E"/>
    <w:rsid w:val="006F0119"/>
    <w:rsid w:val="006F0DA8"/>
    <w:rsid w:val="006F556A"/>
    <w:rsid w:val="006F6316"/>
    <w:rsid w:val="00700F7D"/>
    <w:rsid w:val="00706A8E"/>
    <w:rsid w:val="00706DB6"/>
    <w:rsid w:val="00710706"/>
    <w:rsid w:val="00710912"/>
    <w:rsid w:val="00710AF0"/>
    <w:rsid w:val="00711185"/>
    <w:rsid w:val="0071184F"/>
    <w:rsid w:val="007118CE"/>
    <w:rsid w:val="00717245"/>
    <w:rsid w:val="00724ECF"/>
    <w:rsid w:val="00726549"/>
    <w:rsid w:val="00727E99"/>
    <w:rsid w:val="00737C82"/>
    <w:rsid w:val="007409E3"/>
    <w:rsid w:val="00746457"/>
    <w:rsid w:val="007466CD"/>
    <w:rsid w:val="00750170"/>
    <w:rsid w:val="00751337"/>
    <w:rsid w:val="007525B2"/>
    <w:rsid w:val="007535AA"/>
    <w:rsid w:val="00753CC3"/>
    <w:rsid w:val="00753CFB"/>
    <w:rsid w:val="00761A38"/>
    <w:rsid w:val="00762B03"/>
    <w:rsid w:val="00763272"/>
    <w:rsid w:val="00763572"/>
    <w:rsid w:val="007676C1"/>
    <w:rsid w:val="0077079D"/>
    <w:rsid w:val="007716D7"/>
    <w:rsid w:val="00772892"/>
    <w:rsid w:val="00772FFC"/>
    <w:rsid w:val="007803B5"/>
    <w:rsid w:val="0078047E"/>
    <w:rsid w:val="00781E05"/>
    <w:rsid w:val="007831C0"/>
    <w:rsid w:val="00784316"/>
    <w:rsid w:val="00784910"/>
    <w:rsid w:val="0079276A"/>
    <w:rsid w:val="00793010"/>
    <w:rsid w:val="00795831"/>
    <w:rsid w:val="007A07A4"/>
    <w:rsid w:val="007A13A4"/>
    <w:rsid w:val="007A2945"/>
    <w:rsid w:val="007A5DFD"/>
    <w:rsid w:val="007A6522"/>
    <w:rsid w:val="007B4CF1"/>
    <w:rsid w:val="007B5A4B"/>
    <w:rsid w:val="007B66B0"/>
    <w:rsid w:val="007B75E1"/>
    <w:rsid w:val="007B7D73"/>
    <w:rsid w:val="007C26F8"/>
    <w:rsid w:val="007C71B9"/>
    <w:rsid w:val="007C7E22"/>
    <w:rsid w:val="007D1F60"/>
    <w:rsid w:val="007D2B04"/>
    <w:rsid w:val="007D5595"/>
    <w:rsid w:val="007E2B04"/>
    <w:rsid w:val="007E339E"/>
    <w:rsid w:val="007E782B"/>
    <w:rsid w:val="007E7D32"/>
    <w:rsid w:val="007F297E"/>
    <w:rsid w:val="007F3524"/>
    <w:rsid w:val="007F64B2"/>
    <w:rsid w:val="0080313A"/>
    <w:rsid w:val="00804698"/>
    <w:rsid w:val="0080469E"/>
    <w:rsid w:val="0081107D"/>
    <w:rsid w:val="00813313"/>
    <w:rsid w:val="00813705"/>
    <w:rsid w:val="00814EB5"/>
    <w:rsid w:val="00815191"/>
    <w:rsid w:val="008152A7"/>
    <w:rsid w:val="00815D33"/>
    <w:rsid w:val="00816AB4"/>
    <w:rsid w:val="00820EFA"/>
    <w:rsid w:val="008218B0"/>
    <w:rsid w:val="00823818"/>
    <w:rsid w:val="008238A9"/>
    <w:rsid w:val="00824651"/>
    <w:rsid w:val="00824BFB"/>
    <w:rsid w:val="00827855"/>
    <w:rsid w:val="008279C4"/>
    <w:rsid w:val="00830B64"/>
    <w:rsid w:val="00833BCD"/>
    <w:rsid w:val="00834580"/>
    <w:rsid w:val="00835C2E"/>
    <w:rsid w:val="008361EE"/>
    <w:rsid w:val="008404A8"/>
    <w:rsid w:val="008434C7"/>
    <w:rsid w:val="0084504A"/>
    <w:rsid w:val="00845261"/>
    <w:rsid w:val="00850C41"/>
    <w:rsid w:val="00851DAE"/>
    <w:rsid w:val="0085220D"/>
    <w:rsid w:val="008545FC"/>
    <w:rsid w:val="00854D19"/>
    <w:rsid w:val="00855651"/>
    <w:rsid w:val="00856E6E"/>
    <w:rsid w:val="008617EB"/>
    <w:rsid w:val="00864110"/>
    <w:rsid w:val="008659F9"/>
    <w:rsid w:val="00874F6E"/>
    <w:rsid w:val="0087708C"/>
    <w:rsid w:val="008807C0"/>
    <w:rsid w:val="0088566E"/>
    <w:rsid w:val="008937FE"/>
    <w:rsid w:val="008A1280"/>
    <w:rsid w:val="008A4B93"/>
    <w:rsid w:val="008A71BB"/>
    <w:rsid w:val="008B05AD"/>
    <w:rsid w:val="008B0DBC"/>
    <w:rsid w:val="008B2D55"/>
    <w:rsid w:val="008B4C90"/>
    <w:rsid w:val="008B542F"/>
    <w:rsid w:val="008B7DDD"/>
    <w:rsid w:val="008C18A2"/>
    <w:rsid w:val="008C2C8F"/>
    <w:rsid w:val="008D1081"/>
    <w:rsid w:val="008D1B48"/>
    <w:rsid w:val="008D3218"/>
    <w:rsid w:val="008D65BF"/>
    <w:rsid w:val="008D66CB"/>
    <w:rsid w:val="008E2C65"/>
    <w:rsid w:val="008E5FB5"/>
    <w:rsid w:val="008F44FD"/>
    <w:rsid w:val="008F56A9"/>
    <w:rsid w:val="008F597E"/>
    <w:rsid w:val="008F6A71"/>
    <w:rsid w:val="008F6CC3"/>
    <w:rsid w:val="00900DE0"/>
    <w:rsid w:val="0090175A"/>
    <w:rsid w:val="00901B2C"/>
    <w:rsid w:val="00901B79"/>
    <w:rsid w:val="009033E9"/>
    <w:rsid w:val="00907990"/>
    <w:rsid w:val="00917BEE"/>
    <w:rsid w:val="0092047E"/>
    <w:rsid w:val="00921FB4"/>
    <w:rsid w:val="0092310B"/>
    <w:rsid w:val="00924C6E"/>
    <w:rsid w:val="00924D76"/>
    <w:rsid w:val="00927D3F"/>
    <w:rsid w:val="00930340"/>
    <w:rsid w:val="00932E69"/>
    <w:rsid w:val="00935919"/>
    <w:rsid w:val="00936AC7"/>
    <w:rsid w:val="009429C6"/>
    <w:rsid w:val="009444EF"/>
    <w:rsid w:val="00950BC4"/>
    <w:rsid w:val="00950D06"/>
    <w:rsid w:val="00951EEF"/>
    <w:rsid w:val="009528DC"/>
    <w:rsid w:val="00955ED1"/>
    <w:rsid w:val="00960E1F"/>
    <w:rsid w:val="009647EF"/>
    <w:rsid w:val="00965A99"/>
    <w:rsid w:val="00965AAF"/>
    <w:rsid w:val="00967251"/>
    <w:rsid w:val="009676F0"/>
    <w:rsid w:val="00971C95"/>
    <w:rsid w:val="00974B77"/>
    <w:rsid w:val="00980C14"/>
    <w:rsid w:val="009810CF"/>
    <w:rsid w:val="00985414"/>
    <w:rsid w:val="00985533"/>
    <w:rsid w:val="009868EE"/>
    <w:rsid w:val="00987DCE"/>
    <w:rsid w:val="00990A34"/>
    <w:rsid w:val="00992039"/>
    <w:rsid w:val="00992946"/>
    <w:rsid w:val="00994C2E"/>
    <w:rsid w:val="0099564F"/>
    <w:rsid w:val="009967EF"/>
    <w:rsid w:val="00996894"/>
    <w:rsid w:val="009A13FD"/>
    <w:rsid w:val="009A233C"/>
    <w:rsid w:val="009A62AF"/>
    <w:rsid w:val="009A6505"/>
    <w:rsid w:val="009A6F6E"/>
    <w:rsid w:val="009A78C9"/>
    <w:rsid w:val="009B1385"/>
    <w:rsid w:val="009B3189"/>
    <w:rsid w:val="009B4CE4"/>
    <w:rsid w:val="009B6970"/>
    <w:rsid w:val="009B6D88"/>
    <w:rsid w:val="009C1C14"/>
    <w:rsid w:val="009C62BE"/>
    <w:rsid w:val="009D1B40"/>
    <w:rsid w:val="009D1DFA"/>
    <w:rsid w:val="009D29A6"/>
    <w:rsid w:val="009D343A"/>
    <w:rsid w:val="009D34E7"/>
    <w:rsid w:val="009D3AD8"/>
    <w:rsid w:val="009E170F"/>
    <w:rsid w:val="009E2625"/>
    <w:rsid w:val="009E2D1C"/>
    <w:rsid w:val="009E3FE6"/>
    <w:rsid w:val="009F540F"/>
    <w:rsid w:val="00A01742"/>
    <w:rsid w:val="00A02C7E"/>
    <w:rsid w:val="00A04296"/>
    <w:rsid w:val="00A13118"/>
    <w:rsid w:val="00A2021C"/>
    <w:rsid w:val="00A263BC"/>
    <w:rsid w:val="00A26F2C"/>
    <w:rsid w:val="00A27A7F"/>
    <w:rsid w:val="00A35405"/>
    <w:rsid w:val="00A40966"/>
    <w:rsid w:val="00A40D73"/>
    <w:rsid w:val="00A41D96"/>
    <w:rsid w:val="00A43D48"/>
    <w:rsid w:val="00A44EED"/>
    <w:rsid w:val="00A46BE9"/>
    <w:rsid w:val="00A46DB2"/>
    <w:rsid w:val="00A50862"/>
    <w:rsid w:val="00A50982"/>
    <w:rsid w:val="00A517B2"/>
    <w:rsid w:val="00A53E2A"/>
    <w:rsid w:val="00A5605D"/>
    <w:rsid w:val="00A62863"/>
    <w:rsid w:val="00A62E80"/>
    <w:rsid w:val="00A63419"/>
    <w:rsid w:val="00A65E15"/>
    <w:rsid w:val="00A70330"/>
    <w:rsid w:val="00A73AC4"/>
    <w:rsid w:val="00A75AC7"/>
    <w:rsid w:val="00A80AD0"/>
    <w:rsid w:val="00A81A8E"/>
    <w:rsid w:val="00A82D8B"/>
    <w:rsid w:val="00A839E9"/>
    <w:rsid w:val="00A84070"/>
    <w:rsid w:val="00A844E0"/>
    <w:rsid w:val="00A8537D"/>
    <w:rsid w:val="00A85495"/>
    <w:rsid w:val="00A87071"/>
    <w:rsid w:val="00A879B3"/>
    <w:rsid w:val="00A91E94"/>
    <w:rsid w:val="00A92B85"/>
    <w:rsid w:val="00A94C65"/>
    <w:rsid w:val="00A94D44"/>
    <w:rsid w:val="00A94FE3"/>
    <w:rsid w:val="00A961B5"/>
    <w:rsid w:val="00A971A6"/>
    <w:rsid w:val="00AA4443"/>
    <w:rsid w:val="00AA54E7"/>
    <w:rsid w:val="00AA5A98"/>
    <w:rsid w:val="00AB31CD"/>
    <w:rsid w:val="00AB350E"/>
    <w:rsid w:val="00AB3515"/>
    <w:rsid w:val="00AC1FC7"/>
    <w:rsid w:val="00AC44C3"/>
    <w:rsid w:val="00AC5076"/>
    <w:rsid w:val="00AC568D"/>
    <w:rsid w:val="00AD00A8"/>
    <w:rsid w:val="00AD1F84"/>
    <w:rsid w:val="00AD5974"/>
    <w:rsid w:val="00AE0026"/>
    <w:rsid w:val="00AE0145"/>
    <w:rsid w:val="00AE327F"/>
    <w:rsid w:val="00AE6F7A"/>
    <w:rsid w:val="00AF39E4"/>
    <w:rsid w:val="00AF4744"/>
    <w:rsid w:val="00AF4B0C"/>
    <w:rsid w:val="00B02B15"/>
    <w:rsid w:val="00B055F4"/>
    <w:rsid w:val="00B05C62"/>
    <w:rsid w:val="00B05EE2"/>
    <w:rsid w:val="00B10BE7"/>
    <w:rsid w:val="00B1151B"/>
    <w:rsid w:val="00B1633A"/>
    <w:rsid w:val="00B17BF2"/>
    <w:rsid w:val="00B223FC"/>
    <w:rsid w:val="00B25347"/>
    <w:rsid w:val="00B254C7"/>
    <w:rsid w:val="00B25DF0"/>
    <w:rsid w:val="00B27A9D"/>
    <w:rsid w:val="00B27ECE"/>
    <w:rsid w:val="00B309FF"/>
    <w:rsid w:val="00B321E6"/>
    <w:rsid w:val="00B32B85"/>
    <w:rsid w:val="00B34B14"/>
    <w:rsid w:val="00B35322"/>
    <w:rsid w:val="00B37BB0"/>
    <w:rsid w:val="00B43565"/>
    <w:rsid w:val="00B43FA1"/>
    <w:rsid w:val="00B46078"/>
    <w:rsid w:val="00B52D4B"/>
    <w:rsid w:val="00B56022"/>
    <w:rsid w:val="00B56651"/>
    <w:rsid w:val="00B61454"/>
    <w:rsid w:val="00B64BE0"/>
    <w:rsid w:val="00B663AD"/>
    <w:rsid w:val="00B67F93"/>
    <w:rsid w:val="00B70FF0"/>
    <w:rsid w:val="00B75B2F"/>
    <w:rsid w:val="00B80705"/>
    <w:rsid w:val="00B81441"/>
    <w:rsid w:val="00B81AE5"/>
    <w:rsid w:val="00B81D18"/>
    <w:rsid w:val="00B83791"/>
    <w:rsid w:val="00B8548C"/>
    <w:rsid w:val="00B87FC0"/>
    <w:rsid w:val="00B958D6"/>
    <w:rsid w:val="00BA0B8B"/>
    <w:rsid w:val="00BA532B"/>
    <w:rsid w:val="00BB074E"/>
    <w:rsid w:val="00BB09B6"/>
    <w:rsid w:val="00BB1C79"/>
    <w:rsid w:val="00BB1D7B"/>
    <w:rsid w:val="00BB1DB2"/>
    <w:rsid w:val="00BB3C9E"/>
    <w:rsid w:val="00BB4D47"/>
    <w:rsid w:val="00BB72D4"/>
    <w:rsid w:val="00BC0ADD"/>
    <w:rsid w:val="00BC581D"/>
    <w:rsid w:val="00BC62FF"/>
    <w:rsid w:val="00BC653C"/>
    <w:rsid w:val="00BD0BD3"/>
    <w:rsid w:val="00BD2449"/>
    <w:rsid w:val="00BD49AD"/>
    <w:rsid w:val="00BD5FED"/>
    <w:rsid w:val="00BD7ADC"/>
    <w:rsid w:val="00BE263A"/>
    <w:rsid w:val="00BE3A45"/>
    <w:rsid w:val="00BE73EC"/>
    <w:rsid w:val="00BE7A98"/>
    <w:rsid w:val="00BE7AA6"/>
    <w:rsid w:val="00BE7DD6"/>
    <w:rsid w:val="00BF2F2B"/>
    <w:rsid w:val="00BF65A5"/>
    <w:rsid w:val="00C0002B"/>
    <w:rsid w:val="00C05618"/>
    <w:rsid w:val="00C06B55"/>
    <w:rsid w:val="00C06DA0"/>
    <w:rsid w:val="00C1032F"/>
    <w:rsid w:val="00C12EE9"/>
    <w:rsid w:val="00C14565"/>
    <w:rsid w:val="00C16161"/>
    <w:rsid w:val="00C16A34"/>
    <w:rsid w:val="00C16BDC"/>
    <w:rsid w:val="00C21B6D"/>
    <w:rsid w:val="00C22C04"/>
    <w:rsid w:val="00C31B0B"/>
    <w:rsid w:val="00C31B9C"/>
    <w:rsid w:val="00C32BCD"/>
    <w:rsid w:val="00C3487C"/>
    <w:rsid w:val="00C37D3B"/>
    <w:rsid w:val="00C37F13"/>
    <w:rsid w:val="00C40756"/>
    <w:rsid w:val="00C41067"/>
    <w:rsid w:val="00C45E6F"/>
    <w:rsid w:val="00C50E65"/>
    <w:rsid w:val="00C52F2D"/>
    <w:rsid w:val="00C53392"/>
    <w:rsid w:val="00C564F3"/>
    <w:rsid w:val="00C579DF"/>
    <w:rsid w:val="00C6576C"/>
    <w:rsid w:val="00C6631C"/>
    <w:rsid w:val="00C66B18"/>
    <w:rsid w:val="00C678CD"/>
    <w:rsid w:val="00C8084B"/>
    <w:rsid w:val="00C831FA"/>
    <w:rsid w:val="00C83BFE"/>
    <w:rsid w:val="00C8402D"/>
    <w:rsid w:val="00C86836"/>
    <w:rsid w:val="00C874A8"/>
    <w:rsid w:val="00C90F88"/>
    <w:rsid w:val="00C94687"/>
    <w:rsid w:val="00C94D86"/>
    <w:rsid w:val="00C95502"/>
    <w:rsid w:val="00C955A3"/>
    <w:rsid w:val="00C956F2"/>
    <w:rsid w:val="00CA09F8"/>
    <w:rsid w:val="00CA1326"/>
    <w:rsid w:val="00CA2163"/>
    <w:rsid w:val="00CA63CB"/>
    <w:rsid w:val="00CA6E93"/>
    <w:rsid w:val="00CA7B39"/>
    <w:rsid w:val="00CB1861"/>
    <w:rsid w:val="00CB1E8A"/>
    <w:rsid w:val="00CB245F"/>
    <w:rsid w:val="00CB2475"/>
    <w:rsid w:val="00CB2EB2"/>
    <w:rsid w:val="00CB474B"/>
    <w:rsid w:val="00CC112C"/>
    <w:rsid w:val="00CC4D3E"/>
    <w:rsid w:val="00CC7822"/>
    <w:rsid w:val="00CC7953"/>
    <w:rsid w:val="00CD16E2"/>
    <w:rsid w:val="00CD19AA"/>
    <w:rsid w:val="00CD1C76"/>
    <w:rsid w:val="00CD3AEA"/>
    <w:rsid w:val="00CE05E9"/>
    <w:rsid w:val="00CE075A"/>
    <w:rsid w:val="00CE43D4"/>
    <w:rsid w:val="00CE492C"/>
    <w:rsid w:val="00CF00C8"/>
    <w:rsid w:val="00CF0863"/>
    <w:rsid w:val="00CF3062"/>
    <w:rsid w:val="00CF5809"/>
    <w:rsid w:val="00CF629F"/>
    <w:rsid w:val="00CF646B"/>
    <w:rsid w:val="00CF72BF"/>
    <w:rsid w:val="00D01B35"/>
    <w:rsid w:val="00D03FAF"/>
    <w:rsid w:val="00D0471A"/>
    <w:rsid w:val="00D058A9"/>
    <w:rsid w:val="00D1017B"/>
    <w:rsid w:val="00D11CE1"/>
    <w:rsid w:val="00D14DA0"/>
    <w:rsid w:val="00D15877"/>
    <w:rsid w:val="00D16336"/>
    <w:rsid w:val="00D16D27"/>
    <w:rsid w:val="00D22C96"/>
    <w:rsid w:val="00D23992"/>
    <w:rsid w:val="00D24E06"/>
    <w:rsid w:val="00D25905"/>
    <w:rsid w:val="00D3451A"/>
    <w:rsid w:val="00D349E0"/>
    <w:rsid w:val="00D35015"/>
    <w:rsid w:val="00D36DDB"/>
    <w:rsid w:val="00D409A9"/>
    <w:rsid w:val="00D426FB"/>
    <w:rsid w:val="00D42B14"/>
    <w:rsid w:val="00D42D43"/>
    <w:rsid w:val="00D443BA"/>
    <w:rsid w:val="00D4689B"/>
    <w:rsid w:val="00D4728A"/>
    <w:rsid w:val="00D50CA1"/>
    <w:rsid w:val="00D56124"/>
    <w:rsid w:val="00D61E5B"/>
    <w:rsid w:val="00D65A05"/>
    <w:rsid w:val="00D67CFC"/>
    <w:rsid w:val="00D73C41"/>
    <w:rsid w:val="00D7672D"/>
    <w:rsid w:val="00D807D8"/>
    <w:rsid w:val="00D839D0"/>
    <w:rsid w:val="00D8511E"/>
    <w:rsid w:val="00D855D8"/>
    <w:rsid w:val="00D877B0"/>
    <w:rsid w:val="00D93AD9"/>
    <w:rsid w:val="00D95146"/>
    <w:rsid w:val="00DA0864"/>
    <w:rsid w:val="00DA0A0F"/>
    <w:rsid w:val="00DA12CC"/>
    <w:rsid w:val="00DA5A86"/>
    <w:rsid w:val="00DA6764"/>
    <w:rsid w:val="00DA78EA"/>
    <w:rsid w:val="00DB2D1B"/>
    <w:rsid w:val="00DB4762"/>
    <w:rsid w:val="00DB666C"/>
    <w:rsid w:val="00DB6C77"/>
    <w:rsid w:val="00DB7039"/>
    <w:rsid w:val="00DB7DDA"/>
    <w:rsid w:val="00DD3246"/>
    <w:rsid w:val="00DD4A34"/>
    <w:rsid w:val="00DD6444"/>
    <w:rsid w:val="00DE4391"/>
    <w:rsid w:val="00DE75BB"/>
    <w:rsid w:val="00DF3A0C"/>
    <w:rsid w:val="00DF4294"/>
    <w:rsid w:val="00DF5158"/>
    <w:rsid w:val="00DF6762"/>
    <w:rsid w:val="00E04BD1"/>
    <w:rsid w:val="00E13AB0"/>
    <w:rsid w:val="00E14BC8"/>
    <w:rsid w:val="00E15C7A"/>
    <w:rsid w:val="00E16F91"/>
    <w:rsid w:val="00E2304F"/>
    <w:rsid w:val="00E24A58"/>
    <w:rsid w:val="00E30AFB"/>
    <w:rsid w:val="00E310DA"/>
    <w:rsid w:val="00E31F75"/>
    <w:rsid w:val="00E334AB"/>
    <w:rsid w:val="00E365BF"/>
    <w:rsid w:val="00E367D8"/>
    <w:rsid w:val="00E37D71"/>
    <w:rsid w:val="00E41AF1"/>
    <w:rsid w:val="00E42649"/>
    <w:rsid w:val="00E51515"/>
    <w:rsid w:val="00E5546D"/>
    <w:rsid w:val="00E63281"/>
    <w:rsid w:val="00E652BA"/>
    <w:rsid w:val="00E662F5"/>
    <w:rsid w:val="00E7032F"/>
    <w:rsid w:val="00E70587"/>
    <w:rsid w:val="00E70CFD"/>
    <w:rsid w:val="00E73BBA"/>
    <w:rsid w:val="00E74925"/>
    <w:rsid w:val="00E82B76"/>
    <w:rsid w:val="00E86FF0"/>
    <w:rsid w:val="00E902A0"/>
    <w:rsid w:val="00E923B2"/>
    <w:rsid w:val="00E925E6"/>
    <w:rsid w:val="00E93BA7"/>
    <w:rsid w:val="00EA20E2"/>
    <w:rsid w:val="00EA55A6"/>
    <w:rsid w:val="00EB1721"/>
    <w:rsid w:val="00EB2606"/>
    <w:rsid w:val="00EB2ED2"/>
    <w:rsid w:val="00EB57DE"/>
    <w:rsid w:val="00EB7EF0"/>
    <w:rsid w:val="00EC0F4E"/>
    <w:rsid w:val="00EC11D7"/>
    <w:rsid w:val="00EC1526"/>
    <w:rsid w:val="00EC39DB"/>
    <w:rsid w:val="00EC51A9"/>
    <w:rsid w:val="00ED2576"/>
    <w:rsid w:val="00ED2EE7"/>
    <w:rsid w:val="00ED3943"/>
    <w:rsid w:val="00ED646C"/>
    <w:rsid w:val="00ED6FF0"/>
    <w:rsid w:val="00EE2831"/>
    <w:rsid w:val="00EE4821"/>
    <w:rsid w:val="00EE64D3"/>
    <w:rsid w:val="00EE71D5"/>
    <w:rsid w:val="00EE7BED"/>
    <w:rsid w:val="00EF1A24"/>
    <w:rsid w:val="00EF266B"/>
    <w:rsid w:val="00F00E80"/>
    <w:rsid w:val="00F01E27"/>
    <w:rsid w:val="00F021E5"/>
    <w:rsid w:val="00F04678"/>
    <w:rsid w:val="00F04DA4"/>
    <w:rsid w:val="00F05521"/>
    <w:rsid w:val="00F069EF"/>
    <w:rsid w:val="00F1759F"/>
    <w:rsid w:val="00F20ADE"/>
    <w:rsid w:val="00F239C3"/>
    <w:rsid w:val="00F25037"/>
    <w:rsid w:val="00F31B05"/>
    <w:rsid w:val="00F32052"/>
    <w:rsid w:val="00F35B4A"/>
    <w:rsid w:val="00F37F5C"/>
    <w:rsid w:val="00F37F6F"/>
    <w:rsid w:val="00F42F61"/>
    <w:rsid w:val="00F46675"/>
    <w:rsid w:val="00F471AA"/>
    <w:rsid w:val="00F50BD2"/>
    <w:rsid w:val="00F5196D"/>
    <w:rsid w:val="00F52822"/>
    <w:rsid w:val="00F533EF"/>
    <w:rsid w:val="00F546CA"/>
    <w:rsid w:val="00F564F0"/>
    <w:rsid w:val="00F635C7"/>
    <w:rsid w:val="00F64FB5"/>
    <w:rsid w:val="00F77BA9"/>
    <w:rsid w:val="00F80678"/>
    <w:rsid w:val="00F82DE7"/>
    <w:rsid w:val="00F8408C"/>
    <w:rsid w:val="00F96754"/>
    <w:rsid w:val="00FA347F"/>
    <w:rsid w:val="00FA4456"/>
    <w:rsid w:val="00FA791A"/>
    <w:rsid w:val="00FB6A3F"/>
    <w:rsid w:val="00FC6550"/>
    <w:rsid w:val="00FD0383"/>
    <w:rsid w:val="00FD59F5"/>
    <w:rsid w:val="00FE0435"/>
    <w:rsid w:val="00FE3529"/>
    <w:rsid w:val="00FE55D0"/>
    <w:rsid w:val="00FE59AF"/>
    <w:rsid w:val="00FF18A4"/>
    <w:rsid w:val="00FF56FE"/>
    <w:rsid w:val="011939B2"/>
    <w:rsid w:val="01B2E7EE"/>
    <w:rsid w:val="02071975"/>
    <w:rsid w:val="02128318"/>
    <w:rsid w:val="02A02CAB"/>
    <w:rsid w:val="030B6893"/>
    <w:rsid w:val="03B1F4F5"/>
    <w:rsid w:val="042A999D"/>
    <w:rsid w:val="045181A6"/>
    <w:rsid w:val="047F52C6"/>
    <w:rsid w:val="049F4B11"/>
    <w:rsid w:val="04B7B834"/>
    <w:rsid w:val="04E0A925"/>
    <w:rsid w:val="050037F1"/>
    <w:rsid w:val="05033B1B"/>
    <w:rsid w:val="0540F89F"/>
    <w:rsid w:val="05578D23"/>
    <w:rsid w:val="056A14E5"/>
    <w:rsid w:val="05912830"/>
    <w:rsid w:val="05CAA2B9"/>
    <w:rsid w:val="0617C2C2"/>
    <w:rsid w:val="0666E824"/>
    <w:rsid w:val="06B41027"/>
    <w:rsid w:val="06B5156E"/>
    <w:rsid w:val="079F0118"/>
    <w:rsid w:val="07A0E373"/>
    <w:rsid w:val="0818DA14"/>
    <w:rsid w:val="0868564D"/>
    <w:rsid w:val="086DB7D2"/>
    <w:rsid w:val="08FE1969"/>
    <w:rsid w:val="0907A2EF"/>
    <w:rsid w:val="0947675F"/>
    <w:rsid w:val="095D85CD"/>
    <w:rsid w:val="098851A7"/>
    <w:rsid w:val="099506D2"/>
    <w:rsid w:val="09D8672C"/>
    <w:rsid w:val="0A5BAFF6"/>
    <w:rsid w:val="0A728F26"/>
    <w:rsid w:val="0AED62EC"/>
    <w:rsid w:val="0B00E3EA"/>
    <w:rsid w:val="0B72818B"/>
    <w:rsid w:val="0B7A8456"/>
    <w:rsid w:val="0BB72C44"/>
    <w:rsid w:val="0BE0F028"/>
    <w:rsid w:val="0BF012AD"/>
    <w:rsid w:val="0C149C35"/>
    <w:rsid w:val="0C1D58BE"/>
    <w:rsid w:val="0C4AEFB5"/>
    <w:rsid w:val="0CA82FA1"/>
    <w:rsid w:val="0CC411D1"/>
    <w:rsid w:val="0CF8220A"/>
    <w:rsid w:val="0D1F63EA"/>
    <w:rsid w:val="0D2C305F"/>
    <w:rsid w:val="0D54F2A7"/>
    <w:rsid w:val="0D66F6FC"/>
    <w:rsid w:val="0D788AC3"/>
    <w:rsid w:val="0DA12F85"/>
    <w:rsid w:val="0E9E1242"/>
    <w:rsid w:val="0ED1A1A4"/>
    <w:rsid w:val="0ED9CDF7"/>
    <w:rsid w:val="0F276BE2"/>
    <w:rsid w:val="0F58670B"/>
    <w:rsid w:val="0F81C11A"/>
    <w:rsid w:val="0F98DBCA"/>
    <w:rsid w:val="0FD1F894"/>
    <w:rsid w:val="100C53A3"/>
    <w:rsid w:val="100E53AF"/>
    <w:rsid w:val="1029303B"/>
    <w:rsid w:val="10712481"/>
    <w:rsid w:val="107B8A63"/>
    <w:rsid w:val="1092D557"/>
    <w:rsid w:val="1124C84A"/>
    <w:rsid w:val="112F3950"/>
    <w:rsid w:val="11676458"/>
    <w:rsid w:val="119C5904"/>
    <w:rsid w:val="1222E437"/>
    <w:rsid w:val="12AF1601"/>
    <w:rsid w:val="131B85A2"/>
    <w:rsid w:val="1347991C"/>
    <w:rsid w:val="1373182A"/>
    <w:rsid w:val="137808C9"/>
    <w:rsid w:val="13A3FA06"/>
    <w:rsid w:val="142D0973"/>
    <w:rsid w:val="1483BFC9"/>
    <w:rsid w:val="1583D1B9"/>
    <w:rsid w:val="159055A8"/>
    <w:rsid w:val="167CD32D"/>
    <w:rsid w:val="189F7BFB"/>
    <w:rsid w:val="19168754"/>
    <w:rsid w:val="19590A17"/>
    <w:rsid w:val="1990338D"/>
    <w:rsid w:val="199D5D6A"/>
    <w:rsid w:val="19A85CF5"/>
    <w:rsid w:val="19BF436C"/>
    <w:rsid w:val="19E06453"/>
    <w:rsid w:val="19F6460E"/>
    <w:rsid w:val="1A00AF8C"/>
    <w:rsid w:val="1A4BB9A2"/>
    <w:rsid w:val="1A91EF9A"/>
    <w:rsid w:val="1A9C550C"/>
    <w:rsid w:val="1B2DF537"/>
    <w:rsid w:val="1B5974A8"/>
    <w:rsid w:val="1B6E3A4E"/>
    <w:rsid w:val="1B7447A7"/>
    <w:rsid w:val="1B7935CF"/>
    <w:rsid w:val="1B96CAAD"/>
    <w:rsid w:val="1BF5F418"/>
    <w:rsid w:val="1CC5F14E"/>
    <w:rsid w:val="1CDA2066"/>
    <w:rsid w:val="1D05C1D1"/>
    <w:rsid w:val="1DD59D6E"/>
    <w:rsid w:val="1DF1217A"/>
    <w:rsid w:val="1EE5632E"/>
    <w:rsid w:val="1F12BA7E"/>
    <w:rsid w:val="1F1F4DE3"/>
    <w:rsid w:val="1F4890F6"/>
    <w:rsid w:val="1F55AB29"/>
    <w:rsid w:val="1FAFFCB7"/>
    <w:rsid w:val="202DA1F3"/>
    <w:rsid w:val="203DFE73"/>
    <w:rsid w:val="2049483B"/>
    <w:rsid w:val="204D519B"/>
    <w:rsid w:val="20C3269F"/>
    <w:rsid w:val="20C37A05"/>
    <w:rsid w:val="20C6A3A8"/>
    <w:rsid w:val="213BE593"/>
    <w:rsid w:val="2142E2DB"/>
    <w:rsid w:val="216608E2"/>
    <w:rsid w:val="216BC4C7"/>
    <w:rsid w:val="222B567F"/>
    <w:rsid w:val="22952502"/>
    <w:rsid w:val="22D57677"/>
    <w:rsid w:val="22E53737"/>
    <w:rsid w:val="231509A3"/>
    <w:rsid w:val="2362C2DD"/>
    <w:rsid w:val="2365D09A"/>
    <w:rsid w:val="2393151C"/>
    <w:rsid w:val="23A28F18"/>
    <w:rsid w:val="23D4AC7F"/>
    <w:rsid w:val="244FDB60"/>
    <w:rsid w:val="24DF72DD"/>
    <w:rsid w:val="2561B00D"/>
    <w:rsid w:val="2581416E"/>
    <w:rsid w:val="25C8490E"/>
    <w:rsid w:val="267E9DC1"/>
    <w:rsid w:val="26979119"/>
    <w:rsid w:val="26C3286B"/>
    <w:rsid w:val="27163CEB"/>
    <w:rsid w:val="27690ABB"/>
    <w:rsid w:val="27A84F50"/>
    <w:rsid w:val="27AB1E5B"/>
    <w:rsid w:val="282E1084"/>
    <w:rsid w:val="285539A7"/>
    <w:rsid w:val="28AF5A9E"/>
    <w:rsid w:val="28D8A0B8"/>
    <w:rsid w:val="28F637FE"/>
    <w:rsid w:val="2915ED1E"/>
    <w:rsid w:val="296B978F"/>
    <w:rsid w:val="299C22FB"/>
    <w:rsid w:val="29C3BDFF"/>
    <w:rsid w:val="29F9520D"/>
    <w:rsid w:val="2A1ADE55"/>
    <w:rsid w:val="2A678DAD"/>
    <w:rsid w:val="2A822863"/>
    <w:rsid w:val="2A8A1E5C"/>
    <w:rsid w:val="2AC5881F"/>
    <w:rsid w:val="2ADA366B"/>
    <w:rsid w:val="2B08E426"/>
    <w:rsid w:val="2B3B6E72"/>
    <w:rsid w:val="2BD011DC"/>
    <w:rsid w:val="2C071826"/>
    <w:rsid w:val="2C60B46B"/>
    <w:rsid w:val="2C675955"/>
    <w:rsid w:val="2C8B66DC"/>
    <w:rsid w:val="2C8BC796"/>
    <w:rsid w:val="2CCDF81C"/>
    <w:rsid w:val="2D01237A"/>
    <w:rsid w:val="2D0E70C4"/>
    <w:rsid w:val="2D1E202C"/>
    <w:rsid w:val="2D247BF4"/>
    <w:rsid w:val="2D5A40BE"/>
    <w:rsid w:val="2D7545EE"/>
    <w:rsid w:val="2D84AD4E"/>
    <w:rsid w:val="2D8BCCEF"/>
    <w:rsid w:val="2E125D16"/>
    <w:rsid w:val="2E416780"/>
    <w:rsid w:val="2E8DF6F3"/>
    <w:rsid w:val="2F0D1FD4"/>
    <w:rsid w:val="2F22559F"/>
    <w:rsid w:val="2F25A2CC"/>
    <w:rsid w:val="2F396473"/>
    <w:rsid w:val="2F399750"/>
    <w:rsid w:val="2F8AA369"/>
    <w:rsid w:val="2F981E51"/>
    <w:rsid w:val="30A1B0F6"/>
    <w:rsid w:val="313F8807"/>
    <w:rsid w:val="318D3712"/>
    <w:rsid w:val="31B2B565"/>
    <w:rsid w:val="31DB2A82"/>
    <w:rsid w:val="320440C5"/>
    <w:rsid w:val="3204AED3"/>
    <w:rsid w:val="320C71C2"/>
    <w:rsid w:val="321AFDF8"/>
    <w:rsid w:val="324FF3A0"/>
    <w:rsid w:val="32524DBF"/>
    <w:rsid w:val="3278CE18"/>
    <w:rsid w:val="32B5E881"/>
    <w:rsid w:val="330152EC"/>
    <w:rsid w:val="33157455"/>
    <w:rsid w:val="33E7C073"/>
    <w:rsid w:val="345C11F9"/>
    <w:rsid w:val="345DAD4B"/>
    <w:rsid w:val="3486DDD6"/>
    <w:rsid w:val="349FFBC8"/>
    <w:rsid w:val="34D341C6"/>
    <w:rsid w:val="34E90F2A"/>
    <w:rsid w:val="35ECA188"/>
    <w:rsid w:val="363C6070"/>
    <w:rsid w:val="366C1EBC"/>
    <w:rsid w:val="36702FD2"/>
    <w:rsid w:val="36D78965"/>
    <w:rsid w:val="375AC06C"/>
    <w:rsid w:val="377D05D8"/>
    <w:rsid w:val="3823F51B"/>
    <w:rsid w:val="383225C7"/>
    <w:rsid w:val="384D0DE5"/>
    <w:rsid w:val="3850441D"/>
    <w:rsid w:val="3969E041"/>
    <w:rsid w:val="3978F8F1"/>
    <w:rsid w:val="397BB7DA"/>
    <w:rsid w:val="3A460E87"/>
    <w:rsid w:val="3A4E974C"/>
    <w:rsid w:val="3AA59093"/>
    <w:rsid w:val="3AF52E31"/>
    <w:rsid w:val="3B253ED4"/>
    <w:rsid w:val="3B3B14C6"/>
    <w:rsid w:val="3B864946"/>
    <w:rsid w:val="3BADD681"/>
    <w:rsid w:val="3BBD99FF"/>
    <w:rsid w:val="3BC0FA7C"/>
    <w:rsid w:val="3BD6E216"/>
    <w:rsid w:val="3C00A16F"/>
    <w:rsid w:val="3C154750"/>
    <w:rsid w:val="3C3356BA"/>
    <w:rsid w:val="3C688091"/>
    <w:rsid w:val="3CB6EDCD"/>
    <w:rsid w:val="3D084DF5"/>
    <w:rsid w:val="3D186EC7"/>
    <w:rsid w:val="3D762F07"/>
    <w:rsid w:val="3D90FAEF"/>
    <w:rsid w:val="3DE31D6D"/>
    <w:rsid w:val="3E0170B1"/>
    <w:rsid w:val="3E37D5BA"/>
    <w:rsid w:val="3E664A51"/>
    <w:rsid w:val="3E809E31"/>
    <w:rsid w:val="3E871958"/>
    <w:rsid w:val="3E98A567"/>
    <w:rsid w:val="3E9BE3C8"/>
    <w:rsid w:val="3EC55332"/>
    <w:rsid w:val="3EF59DE4"/>
    <w:rsid w:val="3F2EAA1C"/>
    <w:rsid w:val="3F91C1E6"/>
    <w:rsid w:val="40596E56"/>
    <w:rsid w:val="40AC249C"/>
    <w:rsid w:val="40B1706C"/>
    <w:rsid w:val="41D0DD6A"/>
    <w:rsid w:val="41DB2456"/>
    <w:rsid w:val="41DE55E2"/>
    <w:rsid w:val="4223D0F2"/>
    <w:rsid w:val="42DB938C"/>
    <w:rsid w:val="42F2F7DA"/>
    <w:rsid w:val="430A0C28"/>
    <w:rsid w:val="4351257B"/>
    <w:rsid w:val="4361366D"/>
    <w:rsid w:val="44581F10"/>
    <w:rsid w:val="44906992"/>
    <w:rsid w:val="449C4F85"/>
    <w:rsid w:val="44CB6C30"/>
    <w:rsid w:val="44CEED0A"/>
    <w:rsid w:val="45308EFE"/>
    <w:rsid w:val="455C7A6C"/>
    <w:rsid w:val="456B5547"/>
    <w:rsid w:val="46A4B56D"/>
    <w:rsid w:val="46B1EFDE"/>
    <w:rsid w:val="474BC1DC"/>
    <w:rsid w:val="47A9AADA"/>
    <w:rsid w:val="47BEFDBC"/>
    <w:rsid w:val="483B53B0"/>
    <w:rsid w:val="486B262A"/>
    <w:rsid w:val="49621CDC"/>
    <w:rsid w:val="496D960F"/>
    <w:rsid w:val="49F2AF25"/>
    <w:rsid w:val="49F37219"/>
    <w:rsid w:val="4A1D93C5"/>
    <w:rsid w:val="4A516EB6"/>
    <w:rsid w:val="4ADB3183"/>
    <w:rsid w:val="4B62664A"/>
    <w:rsid w:val="4B7C1632"/>
    <w:rsid w:val="4B941F11"/>
    <w:rsid w:val="4BCC6B62"/>
    <w:rsid w:val="4BD7564C"/>
    <w:rsid w:val="4CE9EA36"/>
    <w:rsid w:val="4D100B91"/>
    <w:rsid w:val="4D27ADA7"/>
    <w:rsid w:val="4D43A43C"/>
    <w:rsid w:val="4D48B8E7"/>
    <w:rsid w:val="4D7B3D51"/>
    <w:rsid w:val="4DC5776C"/>
    <w:rsid w:val="4DC5962C"/>
    <w:rsid w:val="4DD386A8"/>
    <w:rsid w:val="4E24B330"/>
    <w:rsid w:val="4EFED615"/>
    <w:rsid w:val="4F9C16BD"/>
    <w:rsid w:val="4F9E693F"/>
    <w:rsid w:val="4FB430A9"/>
    <w:rsid w:val="50053427"/>
    <w:rsid w:val="502F0ED4"/>
    <w:rsid w:val="505985C1"/>
    <w:rsid w:val="505FAC5A"/>
    <w:rsid w:val="50D31DB7"/>
    <w:rsid w:val="51568C6C"/>
    <w:rsid w:val="517BCF21"/>
    <w:rsid w:val="518CAA57"/>
    <w:rsid w:val="51B000B5"/>
    <w:rsid w:val="5234994B"/>
    <w:rsid w:val="52508376"/>
    <w:rsid w:val="525F84DF"/>
    <w:rsid w:val="52DCD673"/>
    <w:rsid w:val="52EFAB8B"/>
    <w:rsid w:val="531D6175"/>
    <w:rsid w:val="5346DA18"/>
    <w:rsid w:val="542A8BF2"/>
    <w:rsid w:val="54632743"/>
    <w:rsid w:val="546F5F02"/>
    <w:rsid w:val="54DDC2D4"/>
    <w:rsid w:val="552B6805"/>
    <w:rsid w:val="55DF6891"/>
    <w:rsid w:val="55F464D2"/>
    <w:rsid w:val="56569D16"/>
    <w:rsid w:val="56A9CBF7"/>
    <w:rsid w:val="56F92C61"/>
    <w:rsid w:val="570AF0B1"/>
    <w:rsid w:val="57322D73"/>
    <w:rsid w:val="5742980A"/>
    <w:rsid w:val="5787BBE3"/>
    <w:rsid w:val="579A241E"/>
    <w:rsid w:val="57B57FB0"/>
    <w:rsid w:val="57C9134F"/>
    <w:rsid w:val="58104D8C"/>
    <w:rsid w:val="587928D9"/>
    <w:rsid w:val="58DB484C"/>
    <w:rsid w:val="5900306F"/>
    <w:rsid w:val="59078A81"/>
    <w:rsid w:val="59431BEF"/>
    <w:rsid w:val="599BC9E8"/>
    <w:rsid w:val="59EED258"/>
    <w:rsid w:val="5A2AD5BB"/>
    <w:rsid w:val="5A2F805D"/>
    <w:rsid w:val="5A519C95"/>
    <w:rsid w:val="5A86A24E"/>
    <w:rsid w:val="5AD0F41A"/>
    <w:rsid w:val="5AF4F3F3"/>
    <w:rsid w:val="5B1BA2CD"/>
    <w:rsid w:val="5B4A7A7C"/>
    <w:rsid w:val="5BEFC688"/>
    <w:rsid w:val="5C07E26E"/>
    <w:rsid w:val="5C656B85"/>
    <w:rsid w:val="5C6BE294"/>
    <w:rsid w:val="5CA06D54"/>
    <w:rsid w:val="5CA48D95"/>
    <w:rsid w:val="5CCAA254"/>
    <w:rsid w:val="5D174756"/>
    <w:rsid w:val="5D3827ED"/>
    <w:rsid w:val="5D426886"/>
    <w:rsid w:val="5D43D56B"/>
    <w:rsid w:val="5D794168"/>
    <w:rsid w:val="5D7BA94F"/>
    <w:rsid w:val="5D99680F"/>
    <w:rsid w:val="5DDDB929"/>
    <w:rsid w:val="5E268ACA"/>
    <w:rsid w:val="5E2B269A"/>
    <w:rsid w:val="5E3948EF"/>
    <w:rsid w:val="5E43767A"/>
    <w:rsid w:val="5E457764"/>
    <w:rsid w:val="5F13C8B4"/>
    <w:rsid w:val="5F3E4CED"/>
    <w:rsid w:val="5F642772"/>
    <w:rsid w:val="5F7DB920"/>
    <w:rsid w:val="5F8763E7"/>
    <w:rsid w:val="5F8C0A08"/>
    <w:rsid w:val="5FCA3839"/>
    <w:rsid w:val="5FCC40AE"/>
    <w:rsid w:val="5FDA000F"/>
    <w:rsid w:val="5FF78363"/>
    <w:rsid w:val="5FFA1F0E"/>
    <w:rsid w:val="5FFF4830"/>
    <w:rsid w:val="6024C263"/>
    <w:rsid w:val="60619A75"/>
    <w:rsid w:val="6067D1C7"/>
    <w:rsid w:val="60B48197"/>
    <w:rsid w:val="610CC7DB"/>
    <w:rsid w:val="6160B67A"/>
    <w:rsid w:val="617D597F"/>
    <w:rsid w:val="61B59435"/>
    <w:rsid w:val="61E7F2B3"/>
    <w:rsid w:val="62556290"/>
    <w:rsid w:val="626DA2E9"/>
    <w:rsid w:val="62922BC4"/>
    <w:rsid w:val="62DC3C86"/>
    <w:rsid w:val="62F23305"/>
    <w:rsid w:val="6393111B"/>
    <w:rsid w:val="639D0D3F"/>
    <w:rsid w:val="6422CE65"/>
    <w:rsid w:val="64384F10"/>
    <w:rsid w:val="646674D2"/>
    <w:rsid w:val="646D74B8"/>
    <w:rsid w:val="64BC1C08"/>
    <w:rsid w:val="65188A89"/>
    <w:rsid w:val="6543A34E"/>
    <w:rsid w:val="65F28265"/>
    <w:rsid w:val="6614D96B"/>
    <w:rsid w:val="66B64844"/>
    <w:rsid w:val="679619A7"/>
    <w:rsid w:val="679B1A6D"/>
    <w:rsid w:val="683FAF51"/>
    <w:rsid w:val="6857C171"/>
    <w:rsid w:val="68BEFED6"/>
    <w:rsid w:val="68FB77D9"/>
    <w:rsid w:val="692AA0CF"/>
    <w:rsid w:val="692C868F"/>
    <w:rsid w:val="694BDC0D"/>
    <w:rsid w:val="69744398"/>
    <w:rsid w:val="6976941A"/>
    <w:rsid w:val="6986D0B4"/>
    <w:rsid w:val="698897A8"/>
    <w:rsid w:val="69A1371B"/>
    <w:rsid w:val="69B176C3"/>
    <w:rsid w:val="69B6F7EF"/>
    <w:rsid w:val="69E16CC7"/>
    <w:rsid w:val="6A07EFA5"/>
    <w:rsid w:val="6A9A5AE3"/>
    <w:rsid w:val="6ACC8820"/>
    <w:rsid w:val="6AFC4B09"/>
    <w:rsid w:val="6B06CC79"/>
    <w:rsid w:val="6B0FDDE8"/>
    <w:rsid w:val="6B5B3016"/>
    <w:rsid w:val="6BA3358D"/>
    <w:rsid w:val="6BC757F3"/>
    <w:rsid w:val="6BEC6FEA"/>
    <w:rsid w:val="6C5C5886"/>
    <w:rsid w:val="6CC7A714"/>
    <w:rsid w:val="6D3DCC14"/>
    <w:rsid w:val="6D5743C6"/>
    <w:rsid w:val="6D79E5DE"/>
    <w:rsid w:val="6DA101FA"/>
    <w:rsid w:val="6DDE164E"/>
    <w:rsid w:val="6E03F92A"/>
    <w:rsid w:val="6E088F8F"/>
    <w:rsid w:val="6E3BD2DF"/>
    <w:rsid w:val="6E3ED8E5"/>
    <w:rsid w:val="6E92FBC0"/>
    <w:rsid w:val="6EC77216"/>
    <w:rsid w:val="6EEFFB5F"/>
    <w:rsid w:val="6F29E19B"/>
    <w:rsid w:val="6F475EDB"/>
    <w:rsid w:val="6F4E1617"/>
    <w:rsid w:val="6F69330E"/>
    <w:rsid w:val="6F8F67C8"/>
    <w:rsid w:val="6F924A38"/>
    <w:rsid w:val="6FF1AD38"/>
    <w:rsid w:val="70277AAA"/>
    <w:rsid w:val="70306D0D"/>
    <w:rsid w:val="7033155D"/>
    <w:rsid w:val="7079A008"/>
    <w:rsid w:val="707B4A3C"/>
    <w:rsid w:val="70941553"/>
    <w:rsid w:val="70DD1A6C"/>
    <w:rsid w:val="712FC946"/>
    <w:rsid w:val="7181FA8E"/>
    <w:rsid w:val="7224F6F6"/>
    <w:rsid w:val="72425603"/>
    <w:rsid w:val="7246537D"/>
    <w:rsid w:val="72903EDC"/>
    <w:rsid w:val="729225D8"/>
    <w:rsid w:val="72C7D3F4"/>
    <w:rsid w:val="72C834EE"/>
    <w:rsid w:val="7334B70E"/>
    <w:rsid w:val="7334DF7E"/>
    <w:rsid w:val="734F0A2B"/>
    <w:rsid w:val="73D91991"/>
    <w:rsid w:val="73E6E854"/>
    <w:rsid w:val="744C508E"/>
    <w:rsid w:val="74C3C808"/>
    <w:rsid w:val="74E01724"/>
    <w:rsid w:val="750A8163"/>
    <w:rsid w:val="756AB7BC"/>
    <w:rsid w:val="759526C2"/>
    <w:rsid w:val="75C7DAA0"/>
    <w:rsid w:val="75F2579F"/>
    <w:rsid w:val="76174394"/>
    <w:rsid w:val="767B8847"/>
    <w:rsid w:val="76A525BB"/>
    <w:rsid w:val="76D61610"/>
    <w:rsid w:val="770D6424"/>
    <w:rsid w:val="771B9441"/>
    <w:rsid w:val="7720C197"/>
    <w:rsid w:val="7798282E"/>
    <w:rsid w:val="7802348F"/>
    <w:rsid w:val="784BC069"/>
    <w:rsid w:val="78926E5B"/>
    <w:rsid w:val="78A2EAA1"/>
    <w:rsid w:val="78D464B5"/>
    <w:rsid w:val="797C4670"/>
    <w:rsid w:val="79CF7E0A"/>
    <w:rsid w:val="7A5BC6A3"/>
    <w:rsid w:val="7A81C954"/>
    <w:rsid w:val="7AB2C102"/>
    <w:rsid w:val="7ADBD77C"/>
    <w:rsid w:val="7B013A1B"/>
    <w:rsid w:val="7B914157"/>
    <w:rsid w:val="7BCD2D4A"/>
    <w:rsid w:val="7BCDFD9E"/>
    <w:rsid w:val="7C3EEBEC"/>
    <w:rsid w:val="7C7086DC"/>
    <w:rsid w:val="7CC43118"/>
    <w:rsid w:val="7D4FE860"/>
    <w:rsid w:val="7DA4E7D4"/>
    <w:rsid w:val="7DC08001"/>
    <w:rsid w:val="7DC36532"/>
    <w:rsid w:val="7E03BC65"/>
    <w:rsid w:val="7ECD70E8"/>
    <w:rsid w:val="7EDDFB97"/>
    <w:rsid w:val="7EF776A3"/>
    <w:rsid w:val="7F3A3122"/>
    <w:rsid w:val="7F787CBF"/>
    <w:rsid w:val="7F84DB8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8971EB"/>
  <w15:chartTrackingRefBased/>
  <w15:docId w15:val="{D64822B9-4894-49C2-B9C9-835A70CC2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E71D5"/>
  </w:style>
  <w:style w:type="paragraph" w:styleId="1">
    <w:name w:val="heading 1"/>
    <w:basedOn w:val="a0"/>
    <w:next w:val="a0"/>
    <w:link w:val="10"/>
    <w:qFormat/>
    <w:rsid w:val="00BE7DD6"/>
    <w:pPr>
      <w:keepNext/>
      <w:spacing w:before="240" w:after="60" w:line="240" w:lineRule="auto"/>
      <w:outlineLvl w:val="0"/>
    </w:pPr>
    <w:rPr>
      <w:rFonts w:ascii="Arial" w:eastAsia="宋体" w:hAnsi="Arial" w:cs="Arial"/>
      <w:b/>
      <w:bCs/>
      <w:kern w:val="32"/>
      <w:sz w:val="32"/>
      <w:szCs w:val="32"/>
      <w:lang w:eastAsia="en-US"/>
    </w:rPr>
  </w:style>
  <w:style w:type="paragraph" w:styleId="2">
    <w:name w:val="heading 2"/>
    <w:basedOn w:val="a0"/>
    <w:next w:val="a0"/>
    <w:link w:val="20"/>
    <w:uiPriority w:val="9"/>
    <w:unhideWhenUsed/>
    <w:qFormat/>
    <w:rsid w:val="007C71B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7C71B9"/>
    <w:pPr>
      <w:keepNext/>
      <w:keepLines/>
      <w:spacing w:before="260" w:after="260" w:line="416" w:lineRule="auto"/>
      <w:outlineLvl w:val="2"/>
    </w:pPr>
    <w:rPr>
      <w:b/>
      <w:bCs/>
      <w:sz w:val="32"/>
      <w:szCs w:val="32"/>
    </w:rPr>
  </w:style>
  <w:style w:type="paragraph" w:styleId="4">
    <w:name w:val="heading 4"/>
    <w:basedOn w:val="a0"/>
    <w:next w:val="a0"/>
    <w:link w:val="40"/>
    <w:uiPriority w:val="9"/>
    <w:unhideWhenUsed/>
    <w:qFormat/>
    <w:rsid w:val="007C71B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sonormal0">
    <w:name w:val="msonormal"/>
    <w:basedOn w:val="a0"/>
    <w:rsid w:val="005A4D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a0"/>
    <w:rsid w:val="005A4D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a1"/>
    <w:rsid w:val="005A4DDF"/>
  </w:style>
  <w:style w:type="character" w:customStyle="1" w:styleId="textrun">
    <w:name w:val="textrun"/>
    <w:basedOn w:val="a1"/>
    <w:rsid w:val="005A4DDF"/>
  </w:style>
  <w:style w:type="character" w:customStyle="1" w:styleId="normaltextrun">
    <w:name w:val="normaltextrun"/>
    <w:basedOn w:val="a1"/>
    <w:rsid w:val="005A4DDF"/>
  </w:style>
  <w:style w:type="character" w:customStyle="1" w:styleId="pagebreakblob">
    <w:name w:val="pagebreakblob"/>
    <w:basedOn w:val="a1"/>
    <w:rsid w:val="005A4DDF"/>
  </w:style>
  <w:style w:type="character" w:customStyle="1" w:styleId="pagebreaktextspan">
    <w:name w:val="pagebreaktextspan"/>
    <w:basedOn w:val="a1"/>
    <w:rsid w:val="005A4DDF"/>
  </w:style>
  <w:style w:type="character" w:customStyle="1" w:styleId="pagebreakborderspan">
    <w:name w:val="pagebreakborderspan"/>
    <w:basedOn w:val="a1"/>
    <w:rsid w:val="005A4DDF"/>
  </w:style>
  <w:style w:type="character" w:styleId="a4">
    <w:name w:val="annotation reference"/>
    <w:basedOn w:val="a1"/>
    <w:uiPriority w:val="99"/>
    <w:unhideWhenUsed/>
    <w:qFormat/>
    <w:rsid w:val="0018429B"/>
    <w:rPr>
      <w:sz w:val="21"/>
      <w:szCs w:val="21"/>
    </w:rPr>
  </w:style>
  <w:style w:type="paragraph" w:styleId="a5">
    <w:name w:val="annotation text"/>
    <w:basedOn w:val="a0"/>
    <w:link w:val="a6"/>
    <w:uiPriority w:val="99"/>
    <w:unhideWhenUsed/>
    <w:qFormat/>
    <w:rsid w:val="0018429B"/>
  </w:style>
  <w:style w:type="character" w:customStyle="1" w:styleId="a6">
    <w:name w:val="批注文字 字符"/>
    <w:basedOn w:val="a1"/>
    <w:link w:val="a5"/>
    <w:uiPriority w:val="99"/>
    <w:qFormat/>
    <w:rsid w:val="0018429B"/>
  </w:style>
  <w:style w:type="paragraph" w:styleId="a7">
    <w:name w:val="annotation subject"/>
    <w:basedOn w:val="a5"/>
    <w:next w:val="a5"/>
    <w:link w:val="a8"/>
    <w:uiPriority w:val="99"/>
    <w:semiHidden/>
    <w:unhideWhenUsed/>
    <w:rsid w:val="0018429B"/>
    <w:rPr>
      <w:b/>
      <w:bCs/>
    </w:rPr>
  </w:style>
  <w:style w:type="character" w:customStyle="1" w:styleId="a8">
    <w:name w:val="批注主题 字符"/>
    <w:basedOn w:val="a6"/>
    <w:link w:val="a7"/>
    <w:uiPriority w:val="99"/>
    <w:semiHidden/>
    <w:rsid w:val="0018429B"/>
    <w:rPr>
      <w:b/>
      <w:bCs/>
    </w:rPr>
  </w:style>
  <w:style w:type="paragraph" w:styleId="a9">
    <w:name w:val="Balloon Text"/>
    <w:basedOn w:val="a0"/>
    <w:link w:val="aa"/>
    <w:unhideWhenUsed/>
    <w:rsid w:val="0018429B"/>
    <w:pPr>
      <w:spacing w:after="0" w:line="240" w:lineRule="auto"/>
    </w:pPr>
    <w:rPr>
      <w:sz w:val="18"/>
      <w:szCs w:val="18"/>
    </w:rPr>
  </w:style>
  <w:style w:type="character" w:customStyle="1" w:styleId="aa">
    <w:name w:val="批注框文本 字符"/>
    <w:basedOn w:val="a1"/>
    <w:link w:val="a9"/>
    <w:uiPriority w:val="99"/>
    <w:rsid w:val="0018429B"/>
    <w:rPr>
      <w:sz w:val="18"/>
      <w:szCs w:val="18"/>
    </w:rPr>
  </w:style>
  <w:style w:type="character" w:styleId="ab">
    <w:name w:val="Strong"/>
    <w:basedOn w:val="a1"/>
    <w:uiPriority w:val="22"/>
    <w:qFormat/>
    <w:rsid w:val="00A62863"/>
    <w:rPr>
      <w:b/>
      <w:bCs/>
    </w:rPr>
  </w:style>
  <w:style w:type="paragraph" w:customStyle="1" w:styleId="tgt">
    <w:name w:val="tgt"/>
    <w:basedOn w:val="a0"/>
    <w:rsid w:val="00342B37"/>
    <w:pPr>
      <w:spacing w:before="100" w:beforeAutospacing="1" w:after="100" w:afterAutospacing="1" w:line="240" w:lineRule="auto"/>
    </w:pPr>
    <w:rPr>
      <w:rFonts w:ascii="宋体" w:eastAsia="宋体" w:hAnsi="宋体" w:cs="宋体"/>
      <w:sz w:val="24"/>
      <w:szCs w:val="24"/>
    </w:rPr>
  </w:style>
  <w:style w:type="character" w:customStyle="1" w:styleId="tgt1">
    <w:name w:val="tgt1"/>
    <w:basedOn w:val="a1"/>
    <w:rsid w:val="00342B37"/>
  </w:style>
  <w:style w:type="paragraph" w:styleId="ac">
    <w:name w:val="header"/>
    <w:basedOn w:val="a0"/>
    <w:link w:val="ad"/>
    <w:uiPriority w:val="99"/>
    <w:unhideWhenUsed/>
    <w:rsid w:val="001E30BB"/>
    <w:pPr>
      <w:pBdr>
        <w:bottom w:val="single" w:sz="6" w:space="1" w:color="auto"/>
      </w:pBdr>
      <w:tabs>
        <w:tab w:val="center" w:pos="4153"/>
        <w:tab w:val="right" w:pos="8306"/>
      </w:tabs>
      <w:snapToGrid w:val="0"/>
      <w:spacing w:line="240" w:lineRule="auto"/>
      <w:jc w:val="center"/>
    </w:pPr>
    <w:rPr>
      <w:sz w:val="18"/>
      <w:szCs w:val="18"/>
    </w:rPr>
  </w:style>
  <w:style w:type="character" w:customStyle="1" w:styleId="ad">
    <w:name w:val="页眉 字符"/>
    <w:basedOn w:val="a1"/>
    <w:link w:val="ac"/>
    <w:uiPriority w:val="99"/>
    <w:qFormat/>
    <w:rsid w:val="001E30BB"/>
    <w:rPr>
      <w:sz w:val="18"/>
      <w:szCs w:val="18"/>
    </w:rPr>
  </w:style>
  <w:style w:type="paragraph" w:styleId="ae">
    <w:name w:val="footer"/>
    <w:basedOn w:val="a0"/>
    <w:link w:val="af"/>
    <w:uiPriority w:val="99"/>
    <w:unhideWhenUsed/>
    <w:rsid w:val="001E30BB"/>
    <w:pPr>
      <w:tabs>
        <w:tab w:val="center" w:pos="4153"/>
        <w:tab w:val="right" w:pos="8306"/>
      </w:tabs>
      <w:snapToGrid w:val="0"/>
      <w:spacing w:line="240" w:lineRule="auto"/>
    </w:pPr>
    <w:rPr>
      <w:sz w:val="18"/>
      <w:szCs w:val="18"/>
    </w:rPr>
  </w:style>
  <w:style w:type="character" w:customStyle="1" w:styleId="af">
    <w:name w:val="页脚 字符"/>
    <w:basedOn w:val="a1"/>
    <w:link w:val="ae"/>
    <w:uiPriority w:val="99"/>
    <w:rsid w:val="001E30BB"/>
    <w:rPr>
      <w:sz w:val="18"/>
      <w:szCs w:val="18"/>
    </w:rPr>
  </w:style>
  <w:style w:type="table" w:styleId="af0">
    <w:name w:val="Table Grid"/>
    <w:basedOn w:val="a2"/>
    <w:uiPriority w:val="39"/>
    <w:qFormat/>
    <w:rsid w:val="0098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Date"/>
    <w:basedOn w:val="a0"/>
    <w:next w:val="a0"/>
    <w:link w:val="af2"/>
    <w:uiPriority w:val="99"/>
    <w:semiHidden/>
    <w:unhideWhenUsed/>
    <w:rsid w:val="00396A90"/>
    <w:pPr>
      <w:ind w:leftChars="2500" w:left="100"/>
    </w:pPr>
  </w:style>
  <w:style w:type="character" w:customStyle="1" w:styleId="af2">
    <w:name w:val="日期 字符"/>
    <w:basedOn w:val="a1"/>
    <w:link w:val="af1"/>
    <w:uiPriority w:val="99"/>
    <w:semiHidden/>
    <w:rsid w:val="00396A90"/>
  </w:style>
  <w:style w:type="character" w:customStyle="1" w:styleId="10">
    <w:name w:val="标题 1 字符"/>
    <w:basedOn w:val="a1"/>
    <w:link w:val="1"/>
    <w:rsid w:val="00BE7DD6"/>
    <w:rPr>
      <w:rFonts w:ascii="Arial" w:eastAsia="宋体" w:hAnsi="Arial" w:cs="Arial"/>
      <w:b/>
      <w:bCs/>
      <w:kern w:val="32"/>
      <w:sz w:val="32"/>
      <w:szCs w:val="32"/>
      <w:lang w:eastAsia="en-US"/>
    </w:rPr>
  </w:style>
  <w:style w:type="paragraph" w:styleId="a">
    <w:name w:val="Title"/>
    <w:basedOn w:val="1"/>
    <w:next w:val="a0"/>
    <w:link w:val="af3"/>
    <w:qFormat/>
    <w:rsid w:val="00BE7DD6"/>
    <w:pPr>
      <w:numPr>
        <w:numId w:val="1"/>
      </w:numPr>
      <w:spacing w:beforeLines="100" w:afterLines="100" w:after="240"/>
    </w:pPr>
    <w:rPr>
      <w:rFonts w:ascii="Times New Roman" w:eastAsia="仿宋_GB2312" w:hAnsi="Times New Roman"/>
      <w:sz w:val="21"/>
      <w:szCs w:val="21"/>
    </w:rPr>
  </w:style>
  <w:style w:type="character" w:customStyle="1" w:styleId="af3">
    <w:name w:val="标题 字符"/>
    <w:basedOn w:val="a1"/>
    <w:link w:val="a"/>
    <w:rsid w:val="00BE7DD6"/>
    <w:rPr>
      <w:rFonts w:ascii="Times New Roman" w:eastAsia="仿宋_GB2312" w:hAnsi="Times New Roman" w:cs="Arial"/>
      <w:b/>
      <w:bCs/>
      <w:kern w:val="32"/>
      <w:sz w:val="21"/>
      <w:szCs w:val="21"/>
      <w:lang w:eastAsia="en-US"/>
    </w:rPr>
  </w:style>
  <w:style w:type="paragraph" w:styleId="af4">
    <w:name w:val="List Paragraph"/>
    <w:basedOn w:val="a0"/>
    <w:uiPriority w:val="34"/>
    <w:qFormat/>
    <w:rsid w:val="003D7669"/>
    <w:pPr>
      <w:ind w:firstLineChars="200" w:firstLine="420"/>
    </w:pPr>
  </w:style>
  <w:style w:type="paragraph" w:customStyle="1" w:styleId="TableParagraph">
    <w:name w:val="Table Paragraph"/>
    <w:basedOn w:val="a0"/>
    <w:uiPriority w:val="1"/>
    <w:rsid w:val="00D24E06"/>
    <w:pPr>
      <w:widowControl w:val="0"/>
      <w:autoSpaceDE w:val="0"/>
      <w:autoSpaceDN w:val="0"/>
      <w:spacing w:after="0" w:line="240" w:lineRule="auto"/>
    </w:pPr>
    <w:rPr>
      <w:rFonts w:ascii="Times New Roman" w:eastAsia="Times New Roman" w:hAnsi="Times New Roman" w:cs="Times New Roman"/>
      <w:lang w:eastAsia="en-US"/>
    </w:rPr>
  </w:style>
  <w:style w:type="character" w:styleId="af5">
    <w:name w:val="Emphasis"/>
    <w:basedOn w:val="a1"/>
    <w:uiPriority w:val="20"/>
    <w:qFormat/>
    <w:rsid w:val="00D24E06"/>
    <w:rPr>
      <w:i/>
      <w:iCs/>
    </w:rPr>
  </w:style>
  <w:style w:type="paragraph" w:styleId="TOC">
    <w:name w:val="TOC Heading"/>
    <w:basedOn w:val="1"/>
    <w:next w:val="a0"/>
    <w:uiPriority w:val="39"/>
    <w:unhideWhenUsed/>
    <w:qFormat/>
    <w:rsid w:val="00F00E80"/>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zh-CN"/>
    </w:rPr>
  </w:style>
  <w:style w:type="paragraph" w:styleId="11">
    <w:name w:val="toc 1"/>
    <w:basedOn w:val="a0"/>
    <w:next w:val="a0"/>
    <w:autoRedefine/>
    <w:uiPriority w:val="39"/>
    <w:unhideWhenUsed/>
    <w:rsid w:val="00E37D71"/>
    <w:pPr>
      <w:tabs>
        <w:tab w:val="right" w:leader="dot" w:pos="8630"/>
      </w:tabs>
    </w:pPr>
  </w:style>
  <w:style w:type="paragraph" w:styleId="21">
    <w:name w:val="toc 2"/>
    <w:basedOn w:val="a0"/>
    <w:next w:val="a0"/>
    <w:autoRedefine/>
    <w:uiPriority w:val="39"/>
    <w:unhideWhenUsed/>
    <w:rsid w:val="00E37D71"/>
    <w:pPr>
      <w:tabs>
        <w:tab w:val="right" w:leader="dot" w:pos="8630"/>
      </w:tabs>
      <w:ind w:leftChars="200" w:left="440"/>
    </w:pPr>
  </w:style>
  <w:style w:type="paragraph" w:customStyle="1" w:styleId="12">
    <w:name w:val="副标题1"/>
    <w:basedOn w:val="a0"/>
    <w:link w:val="13"/>
    <w:qFormat/>
    <w:rsid w:val="00F00E80"/>
    <w:pPr>
      <w:spacing w:beforeLines="50" w:before="120" w:afterLines="50" w:after="120" w:line="360" w:lineRule="auto"/>
      <w:jc w:val="center"/>
    </w:pPr>
    <w:rPr>
      <w:rFonts w:ascii="Times New Roman" w:hAnsi="Times New Roman" w:cs="Times New Roman"/>
      <w:b/>
      <w:bCs/>
      <w:color w:val="000000"/>
      <w:kern w:val="32"/>
      <w:sz w:val="28"/>
      <w:szCs w:val="28"/>
    </w:rPr>
  </w:style>
  <w:style w:type="character" w:customStyle="1" w:styleId="13">
    <w:name w:val="副标题1 字符"/>
    <w:basedOn w:val="a1"/>
    <w:link w:val="12"/>
    <w:rsid w:val="00F00E80"/>
    <w:rPr>
      <w:rFonts w:ascii="Times New Roman" w:hAnsi="Times New Roman" w:cs="Times New Roman"/>
      <w:b/>
      <w:bCs/>
      <w:color w:val="000000"/>
      <w:kern w:val="32"/>
      <w:sz w:val="28"/>
      <w:szCs w:val="28"/>
    </w:rPr>
  </w:style>
  <w:style w:type="character" w:customStyle="1" w:styleId="20">
    <w:name w:val="标题 2 字符"/>
    <w:basedOn w:val="a1"/>
    <w:link w:val="2"/>
    <w:uiPriority w:val="9"/>
    <w:rsid w:val="007C71B9"/>
    <w:rPr>
      <w:rFonts w:asciiTheme="majorHAnsi" w:eastAsiaTheme="majorEastAsia" w:hAnsiTheme="majorHAnsi" w:cstheme="majorBidi"/>
      <w:b/>
      <w:bCs/>
      <w:sz w:val="32"/>
      <w:szCs w:val="32"/>
    </w:rPr>
  </w:style>
  <w:style w:type="character" w:customStyle="1" w:styleId="30">
    <w:name w:val="标题 3 字符"/>
    <w:basedOn w:val="a1"/>
    <w:link w:val="3"/>
    <w:uiPriority w:val="9"/>
    <w:rsid w:val="007C71B9"/>
    <w:rPr>
      <w:b/>
      <w:bCs/>
      <w:sz w:val="32"/>
      <w:szCs w:val="32"/>
    </w:rPr>
  </w:style>
  <w:style w:type="character" w:customStyle="1" w:styleId="40">
    <w:name w:val="标题 4 字符"/>
    <w:basedOn w:val="a1"/>
    <w:link w:val="4"/>
    <w:uiPriority w:val="9"/>
    <w:rsid w:val="007C71B9"/>
    <w:rPr>
      <w:rFonts w:asciiTheme="majorHAnsi" w:eastAsiaTheme="majorEastAsia" w:hAnsiTheme="majorHAnsi" w:cstheme="majorBidi"/>
      <w:b/>
      <w:bCs/>
      <w:sz w:val="28"/>
      <w:szCs w:val="28"/>
    </w:rPr>
  </w:style>
  <w:style w:type="paragraph" w:styleId="31">
    <w:name w:val="toc 3"/>
    <w:basedOn w:val="a0"/>
    <w:next w:val="a0"/>
    <w:autoRedefine/>
    <w:uiPriority w:val="39"/>
    <w:unhideWhenUsed/>
    <w:rsid w:val="00F8408C"/>
    <w:pPr>
      <w:widowControl w:val="0"/>
      <w:spacing w:after="0" w:line="240" w:lineRule="auto"/>
      <w:ind w:leftChars="400" w:left="840"/>
      <w:jc w:val="both"/>
    </w:pPr>
    <w:rPr>
      <w:kern w:val="2"/>
      <w:sz w:val="21"/>
    </w:rPr>
  </w:style>
  <w:style w:type="paragraph" w:styleId="41">
    <w:name w:val="toc 4"/>
    <w:basedOn w:val="a0"/>
    <w:next w:val="a0"/>
    <w:autoRedefine/>
    <w:uiPriority w:val="39"/>
    <w:unhideWhenUsed/>
    <w:rsid w:val="00F8408C"/>
    <w:pPr>
      <w:widowControl w:val="0"/>
      <w:spacing w:after="0" w:line="240" w:lineRule="auto"/>
      <w:ind w:leftChars="600" w:left="1260"/>
      <w:jc w:val="both"/>
    </w:pPr>
    <w:rPr>
      <w:kern w:val="2"/>
      <w:sz w:val="21"/>
    </w:rPr>
  </w:style>
  <w:style w:type="paragraph" w:styleId="5">
    <w:name w:val="toc 5"/>
    <w:basedOn w:val="a0"/>
    <w:next w:val="a0"/>
    <w:autoRedefine/>
    <w:uiPriority w:val="39"/>
    <w:unhideWhenUsed/>
    <w:rsid w:val="00F8408C"/>
    <w:pPr>
      <w:widowControl w:val="0"/>
      <w:spacing w:after="0" w:line="240" w:lineRule="auto"/>
      <w:ind w:leftChars="800" w:left="1680"/>
      <w:jc w:val="both"/>
    </w:pPr>
    <w:rPr>
      <w:kern w:val="2"/>
      <w:sz w:val="21"/>
    </w:rPr>
  </w:style>
  <w:style w:type="paragraph" w:styleId="6">
    <w:name w:val="toc 6"/>
    <w:basedOn w:val="a0"/>
    <w:next w:val="a0"/>
    <w:autoRedefine/>
    <w:uiPriority w:val="39"/>
    <w:unhideWhenUsed/>
    <w:rsid w:val="00F8408C"/>
    <w:pPr>
      <w:widowControl w:val="0"/>
      <w:spacing w:after="0" w:line="240" w:lineRule="auto"/>
      <w:ind w:leftChars="1000" w:left="2100"/>
      <w:jc w:val="both"/>
    </w:pPr>
    <w:rPr>
      <w:kern w:val="2"/>
      <w:sz w:val="21"/>
    </w:rPr>
  </w:style>
  <w:style w:type="paragraph" w:styleId="7">
    <w:name w:val="toc 7"/>
    <w:basedOn w:val="a0"/>
    <w:next w:val="a0"/>
    <w:autoRedefine/>
    <w:uiPriority w:val="39"/>
    <w:unhideWhenUsed/>
    <w:rsid w:val="00F8408C"/>
    <w:pPr>
      <w:widowControl w:val="0"/>
      <w:spacing w:after="0" w:line="240" w:lineRule="auto"/>
      <w:ind w:leftChars="1200" w:left="2520"/>
      <w:jc w:val="both"/>
    </w:pPr>
    <w:rPr>
      <w:kern w:val="2"/>
      <w:sz w:val="21"/>
    </w:rPr>
  </w:style>
  <w:style w:type="paragraph" w:styleId="8">
    <w:name w:val="toc 8"/>
    <w:basedOn w:val="a0"/>
    <w:next w:val="a0"/>
    <w:autoRedefine/>
    <w:uiPriority w:val="39"/>
    <w:unhideWhenUsed/>
    <w:rsid w:val="00F8408C"/>
    <w:pPr>
      <w:widowControl w:val="0"/>
      <w:spacing w:after="0" w:line="240" w:lineRule="auto"/>
      <w:ind w:leftChars="1400" w:left="2940"/>
      <w:jc w:val="both"/>
    </w:pPr>
    <w:rPr>
      <w:kern w:val="2"/>
      <w:sz w:val="21"/>
    </w:rPr>
  </w:style>
  <w:style w:type="paragraph" w:styleId="9">
    <w:name w:val="toc 9"/>
    <w:basedOn w:val="a0"/>
    <w:next w:val="a0"/>
    <w:autoRedefine/>
    <w:uiPriority w:val="39"/>
    <w:unhideWhenUsed/>
    <w:rsid w:val="00F8408C"/>
    <w:pPr>
      <w:widowControl w:val="0"/>
      <w:spacing w:after="0" w:line="240" w:lineRule="auto"/>
      <w:ind w:leftChars="1600" w:left="3360"/>
      <w:jc w:val="both"/>
    </w:pPr>
    <w:rPr>
      <w:kern w:val="2"/>
      <w:sz w:val="21"/>
    </w:rPr>
  </w:style>
  <w:style w:type="character" w:styleId="af6">
    <w:name w:val="Hyperlink"/>
    <w:basedOn w:val="a1"/>
    <w:uiPriority w:val="99"/>
    <w:unhideWhenUsed/>
    <w:rsid w:val="00F8408C"/>
    <w:rPr>
      <w:color w:val="0563C1" w:themeColor="hyperlink"/>
      <w:u w:val="single"/>
    </w:rPr>
  </w:style>
  <w:style w:type="character" w:customStyle="1" w:styleId="CommentReference1">
    <w:name w:val="Comment Reference1"/>
    <w:basedOn w:val="a1"/>
    <w:uiPriority w:val="99"/>
    <w:unhideWhenUsed/>
    <w:qFormat/>
    <w:rsid w:val="00C6631C"/>
    <w:rPr>
      <w:sz w:val="16"/>
      <w:szCs w:val="16"/>
    </w:rPr>
  </w:style>
  <w:style w:type="paragraph" w:customStyle="1" w:styleId="CommentText1">
    <w:name w:val="Comment Text1"/>
    <w:basedOn w:val="a0"/>
    <w:link w:val="CommentTextChar"/>
    <w:uiPriority w:val="99"/>
    <w:unhideWhenUsed/>
    <w:qFormat/>
    <w:rsid w:val="00C6631C"/>
    <w:pPr>
      <w:spacing w:after="0" w:line="240" w:lineRule="auto"/>
    </w:pPr>
    <w:rPr>
      <w:rFonts w:ascii="Arial" w:eastAsia="宋体" w:hAnsi="Arial" w:cs="Arial"/>
      <w:color w:val="404040"/>
      <w:sz w:val="20"/>
      <w:szCs w:val="20"/>
      <w:lang w:eastAsia="ja-JP"/>
    </w:rPr>
  </w:style>
  <w:style w:type="character" w:customStyle="1" w:styleId="CommentTextChar">
    <w:name w:val="Comment Text Char"/>
    <w:basedOn w:val="a1"/>
    <w:link w:val="CommentText1"/>
    <w:uiPriority w:val="99"/>
    <w:rsid w:val="00C6631C"/>
    <w:rPr>
      <w:rFonts w:ascii="Arial" w:eastAsia="宋体" w:hAnsi="Arial" w:cs="Arial"/>
      <w:color w:val="404040"/>
      <w:sz w:val="20"/>
      <w:szCs w:val="20"/>
      <w:lang w:eastAsia="ja-JP"/>
    </w:rPr>
  </w:style>
  <w:style w:type="character" w:customStyle="1" w:styleId="CommentReference2">
    <w:name w:val="Comment Reference2"/>
    <w:basedOn w:val="a1"/>
    <w:uiPriority w:val="99"/>
    <w:semiHidden/>
    <w:unhideWhenUsed/>
    <w:rsid w:val="00C6631C"/>
    <w:rPr>
      <w:sz w:val="16"/>
      <w:szCs w:val="16"/>
    </w:rPr>
  </w:style>
  <w:style w:type="paragraph" w:customStyle="1" w:styleId="CommentText2">
    <w:name w:val="Comment Text2"/>
    <w:basedOn w:val="a0"/>
    <w:link w:val="CommentTextChar1"/>
    <w:uiPriority w:val="99"/>
    <w:unhideWhenUsed/>
    <w:rsid w:val="00C6631C"/>
    <w:pPr>
      <w:spacing w:after="0" w:line="240" w:lineRule="auto"/>
    </w:pPr>
    <w:rPr>
      <w:rFonts w:ascii="Arial" w:eastAsia="宋体" w:hAnsi="Arial" w:cs="Arial"/>
      <w:color w:val="404040"/>
      <w:sz w:val="20"/>
      <w:szCs w:val="20"/>
      <w:lang w:eastAsia="ja-JP"/>
    </w:rPr>
  </w:style>
  <w:style w:type="character" w:customStyle="1" w:styleId="CommentTextChar1">
    <w:name w:val="Comment Text Char1"/>
    <w:basedOn w:val="a1"/>
    <w:link w:val="CommentText2"/>
    <w:uiPriority w:val="99"/>
    <w:rsid w:val="00C6631C"/>
    <w:rPr>
      <w:rFonts w:ascii="Arial" w:eastAsia="宋体" w:hAnsi="Arial" w:cs="Arial"/>
      <w:color w:val="404040"/>
      <w:sz w:val="20"/>
      <w:szCs w:val="20"/>
      <w:lang w:eastAsia="ja-JP"/>
    </w:rPr>
  </w:style>
  <w:style w:type="paragraph" w:styleId="af7">
    <w:name w:val="Revision"/>
    <w:hidden/>
    <w:uiPriority w:val="99"/>
    <w:semiHidden/>
    <w:rsid w:val="00582179"/>
    <w:pPr>
      <w:spacing w:after="0" w:line="240" w:lineRule="auto"/>
    </w:pPr>
  </w:style>
  <w:style w:type="paragraph" w:customStyle="1" w:styleId="ds-markdown-paragraph">
    <w:name w:val="ds-markdown-paragraph"/>
    <w:basedOn w:val="a0"/>
    <w:rsid w:val="00C50E65"/>
    <w:pPr>
      <w:spacing w:before="100" w:beforeAutospacing="1" w:after="100" w:afterAutospacing="1" w:line="240" w:lineRule="auto"/>
    </w:pPr>
    <w:rPr>
      <w:rFonts w:ascii="宋体" w:eastAsia="宋体" w:hAnsi="宋体" w:cs="宋体"/>
      <w:sz w:val="24"/>
      <w:szCs w:val="24"/>
    </w:rPr>
  </w:style>
  <w:style w:type="table" w:customStyle="1" w:styleId="14">
    <w:name w:val="网格型1"/>
    <w:basedOn w:val="a2"/>
    <w:next w:val="af0"/>
    <w:qFormat/>
    <w:rsid w:val="00761A38"/>
    <w:pPr>
      <w:spacing w:after="0" w:line="240" w:lineRule="auto"/>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
    <w:name w:val="Mention"/>
    <w:basedOn w:val="a1"/>
    <w:uiPriority w:val="99"/>
    <w:unhideWhenUsed/>
    <w:rsid w:val="00DF676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70774">
      <w:bodyDiv w:val="1"/>
      <w:marLeft w:val="0"/>
      <w:marRight w:val="0"/>
      <w:marTop w:val="0"/>
      <w:marBottom w:val="0"/>
      <w:divBdr>
        <w:top w:val="none" w:sz="0" w:space="0" w:color="auto"/>
        <w:left w:val="none" w:sz="0" w:space="0" w:color="auto"/>
        <w:bottom w:val="none" w:sz="0" w:space="0" w:color="auto"/>
        <w:right w:val="none" w:sz="0" w:space="0" w:color="auto"/>
      </w:divBdr>
      <w:divsChild>
        <w:div w:id="478036396">
          <w:marLeft w:val="0"/>
          <w:marRight w:val="0"/>
          <w:marTop w:val="0"/>
          <w:marBottom w:val="0"/>
          <w:divBdr>
            <w:top w:val="none" w:sz="0" w:space="0" w:color="auto"/>
            <w:left w:val="none" w:sz="0" w:space="0" w:color="auto"/>
            <w:bottom w:val="none" w:sz="0" w:space="0" w:color="auto"/>
            <w:right w:val="none" w:sz="0" w:space="0" w:color="auto"/>
          </w:divBdr>
          <w:divsChild>
            <w:div w:id="1091898957">
              <w:marLeft w:val="0"/>
              <w:marRight w:val="0"/>
              <w:marTop w:val="0"/>
              <w:marBottom w:val="0"/>
              <w:divBdr>
                <w:top w:val="none" w:sz="0" w:space="0" w:color="auto"/>
                <w:left w:val="none" w:sz="0" w:space="0" w:color="auto"/>
                <w:bottom w:val="none" w:sz="0" w:space="0" w:color="auto"/>
                <w:right w:val="none" w:sz="0" w:space="0" w:color="auto"/>
              </w:divBdr>
              <w:divsChild>
                <w:div w:id="193436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1445">
          <w:marLeft w:val="0"/>
          <w:marRight w:val="0"/>
          <w:marTop w:val="0"/>
          <w:marBottom w:val="0"/>
          <w:divBdr>
            <w:top w:val="none" w:sz="0" w:space="0" w:color="auto"/>
            <w:left w:val="none" w:sz="0" w:space="0" w:color="auto"/>
            <w:bottom w:val="none" w:sz="0" w:space="0" w:color="auto"/>
            <w:right w:val="none" w:sz="0" w:space="0" w:color="auto"/>
          </w:divBdr>
          <w:divsChild>
            <w:div w:id="1641809862">
              <w:marLeft w:val="0"/>
              <w:marRight w:val="0"/>
              <w:marTop w:val="0"/>
              <w:marBottom w:val="0"/>
              <w:divBdr>
                <w:top w:val="none" w:sz="0" w:space="0" w:color="auto"/>
                <w:left w:val="none" w:sz="0" w:space="0" w:color="auto"/>
                <w:bottom w:val="none" w:sz="0" w:space="0" w:color="auto"/>
                <w:right w:val="none" w:sz="0" w:space="0" w:color="auto"/>
              </w:divBdr>
              <w:divsChild>
                <w:div w:id="803931079">
                  <w:marLeft w:val="0"/>
                  <w:marRight w:val="0"/>
                  <w:marTop w:val="0"/>
                  <w:marBottom w:val="0"/>
                  <w:divBdr>
                    <w:top w:val="none" w:sz="0" w:space="0" w:color="auto"/>
                    <w:left w:val="none" w:sz="0" w:space="0" w:color="auto"/>
                    <w:bottom w:val="none" w:sz="0" w:space="0" w:color="auto"/>
                    <w:right w:val="none" w:sz="0" w:space="0" w:color="auto"/>
                  </w:divBdr>
                  <w:divsChild>
                    <w:div w:id="675309359">
                      <w:marLeft w:val="0"/>
                      <w:marRight w:val="0"/>
                      <w:marTop w:val="0"/>
                      <w:marBottom w:val="0"/>
                      <w:divBdr>
                        <w:top w:val="none" w:sz="0" w:space="0" w:color="auto"/>
                        <w:left w:val="none" w:sz="0" w:space="0" w:color="auto"/>
                        <w:bottom w:val="none" w:sz="0" w:space="0" w:color="auto"/>
                        <w:right w:val="none" w:sz="0" w:space="0" w:color="auto"/>
                      </w:divBdr>
                      <w:divsChild>
                        <w:div w:id="1181776128">
                          <w:marLeft w:val="0"/>
                          <w:marRight w:val="90"/>
                          <w:marTop w:val="0"/>
                          <w:marBottom w:val="0"/>
                          <w:divBdr>
                            <w:top w:val="none" w:sz="0" w:space="0" w:color="auto"/>
                            <w:left w:val="none" w:sz="0" w:space="0" w:color="auto"/>
                            <w:bottom w:val="none" w:sz="0" w:space="0" w:color="auto"/>
                            <w:right w:val="none" w:sz="0" w:space="0" w:color="auto"/>
                          </w:divBdr>
                        </w:div>
                      </w:divsChild>
                    </w:div>
                    <w:div w:id="1354452455">
                      <w:marLeft w:val="0"/>
                      <w:marRight w:val="0"/>
                      <w:marTop w:val="0"/>
                      <w:marBottom w:val="0"/>
                      <w:divBdr>
                        <w:top w:val="none" w:sz="0" w:space="0" w:color="auto"/>
                        <w:left w:val="none" w:sz="0" w:space="0" w:color="auto"/>
                        <w:bottom w:val="none" w:sz="0" w:space="0" w:color="auto"/>
                        <w:right w:val="none" w:sz="0" w:space="0" w:color="auto"/>
                      </w:divBdr>
                      <w:divsChild>
                        <w:div w:id="11437640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45542">
      <w:bodyDiv w:val="1"/>
      <w:marLeft w:val="0"/>
      <w:marRight w:val="0"/>
      <w:marTop w:val="0"/>
      <w:marBottom w:val="0"/>
      <w:divBdr>
        <w:top w:val="none" w:sz="0" w:space="0" w:color="auto"/>
        <w:left w:val="none" w:sz="0" w:space="0" w:color="auto"/>
        <w:bottom w:val="none" w:sz="0" w:space="0" w:color="auto"/>
        <w:right w:val="none" w:sz="0" w:space="0" w:color="auto"/>
      </w:divBdr>
    </w:div>
    <w:div w:id="268048437">
      <w:bodyDiv w:val="1"/>
      <w:marLeft w:val="0"/>
      <w:marRight w:val="0"/>
      <w:marTop w:val="0"/>
      <w:marBottom w:val="0"/>
      <w:divBdr>
        <w:top w:val="none" w:sz="0" w:space="0" w:color="auto"/>
        <w:left w:val="none" w:sz="0" w:space="0" w:color="auto"/>
        <w:bottom w:val="none" w:sz="0" w:space="0" w:color="auto"/>
        <w:right w:val="none" w:sz="0" w:space="0" w:color="auto"/>
      </w:divBdr>
    </w:div>
    <w:div w:id="276179337">
      <w:bodyDiv w:val="1"/>
      <w:marLeft w:val="0"/>
      <w:marRight w:val="0"/>
      <w:marTop w:val="0"/>
      <w:marBottom w:val="0"/>
      <w:divBdr>
        <w:top w:val="none" w:sz="0" w:space="0" w:color="auto"/>
        <w:left w:val="none" w:sz="0" w:space="0" w:color="auto"/>
        <w:bottom w:val="none" w:sz="0" w:space="0" w:color="auto"/>
        <w:right w:val="none" w:sz="0" w:space="0" w:color="auto"/>
      </w:divBdr>
    </w:div>
    <w:div w:id="294219649">
      <w:bodyDiv w:val="1"/>
      <w:marLeft w:val="0"/>
      <w:marRight w:val="0"/>
      <w:marTop w:val="0"/>
      <w:marBottom w:val="0"/>
      <w:divBdr>
        <w:top w:val="none" w:sz="0" w:space="0" w:color="auto"/>
        <w:left w:val="none" w:sz="0" w:space="0" w:color="auto"/>
        <w:bottom w:val="none" w:sz="0" w:space="0" w:color="auto"/>
        <w:right w:val="none" w:sz="0" w:space="0" w:color="auto"/>
      </w:divBdr>
    </w:div>
    <w:div w:id="317148472">
      <w:bodyDiv w:val="1"/>
      <w:marLeft w:val="0"/>
      <w:marRight w:val="0"/>
      <w:marTop w:val="0"/>
      <w:marBottom w:val="0"/>
      <w:divBdr>
        <w:top w:val="none" w:sz="0" w:space="0" w:color="auto"/>
        <w:left w:val="none" w:sz="0" w:space="0" w:color="auto"/>
        <w:bottom w:val="none" w:sz="0" w:space="0" w:color="auto"/>
        <w:right w:val="none" w:sz="0" w:space="0" w:color="auto"/>
      </w:divBdr>
    </w:div>
    <w:div w:id="484206996">
      <w:bodyDiv w:val="1"/>
      <w:marLeft w:val="0"/>
      <w:marRight w:val="0"/>
      <w:marTop w:val="0"/>
      <w:marBottom w:val="0"/>
      <w:divBdr>
        <w:top w:val="none" w:sz="0" w:space="0" w:color="auto"/>
        <w:left w:val="none" w:sz="0" w:space="0" w:color="auto"/>
        <w:bottom w:val="none" w:sz="0" w:space="0" w:color="auto"/>
        <w:right w:val="none" w:sz="0" w:space="0" w:color="auto"/>
      </w:divBdr>
    </w:div>
    <w:div w:id="630592036">
      <w:bodyDiv w:val="1"/>
      <w:marLeft w:val="0"/>
      <w:marRight w:val="0"/>
      <w:marTop w:val="0"/>
      <w:marBottom w:val="0"/>
      <w:divBdr>
        <w:top w:val="none" w:sz="0" w:space="0" w:color="auto"/>
        <w:left w:val="none" w:sz="0" w:space="0" w:color="auto"/>
        <w:bottom w:val="none" w:sz="0" w:space="0" w:color="auto"/>
        <w:right w:val="none" w:sz="0" w:space="0" w:color="auto"/>
      </w:divBdr>
    </w:div>
    <w:div w:id="672954350">
      <w:bodyDiv w:val="1"/>
      <w:marLeft w:val="0"/>
      <w:marRight w:val="0"/>
      <w:marTop w:val="0"/>
      <w:marBottom w:val="0"/>
      <w:divBdr>
        <w:top w:val="none" w:sz="0" w:space="0" w:color="auto"/>
        <w:left w:val="none" w:sz="0" w:space="0" w:color="auto"/>
        <w:bottom w:val="none" w:sz="0" w:space="0" w:color="auto"/>
        <w:right w:val="none" w:sz="0" w:space="0" w:color="auto"/>
      </w:divBdr>
    </w:div>
    <w:div w:id="703747254">
      <w:bodyDiv w:val="1"/>
      <w:marLeft w:val="0"/>
      <w:marRight w:val="0"/>
      <w:marTop w:val="0"/>
      <w:marBottom w:val="0"/>
      <w:divBdr>
        <w:top w:val="none" w:sz="0" w:space="0" w:color="auto"/>
        <w:left w:val="none" w:sz="0" w:space="0" w:color="auto"/>
        <w:bottom w:val="none" w:sz="0" w:space="0" w:color="auto"/>
        <w:right w:val="none" w:sz="0" w:space="0" w:color="auto"/>
      </w:divBdr>
    </w:div>
    <w:div w:id="976838514">
      <w:bodyDiv w:val="1"/>
      <w:marLeft w:val="0"/>
      <w:marRight w:val="0"/>
      <w:marTop w:val="0"/>
      <w:marBottom w:val="0"/>
      <w:divBdr>
        <w:top w:val="none" w:sz="0" w:space="0" w:color="auto"/>
        <w:left w:val="none" w:sz="0" w:space="0" w:color="auto"/>
        <w:bottom w:val="none" w:sz="0" w:space="0" w:color="auto"/>
        <w:right w:val="none" w:sz="0" w:space="0" w:color="auto"/>
      </w:divBdr>
    </w:div>
    <w:div w:id="990669964">
      <w:bodyDiv w:val="1"/>
      <w:marLeft w:val="0"/>
      <w:marRight w:val="0"/>
      <w:marTop w:val="0"/>
      <w:marBottom w:val="0"/>
      <w:divBdr>
        <w:top w:val="none" w:sz="0" w:space="0" w:color="auto"/>
        <w:left w:val="none" w:sz="0" w:space="0" w:color="auto"/>
        <w:bottom w:val="none" w:sz="0" w:space="0" w:color="auto"/>
        <w:right w:val="none" w:sz="0" w:space="0" w:color="auto"/>
      </w:divBdr>
    </w:div>
    <w:div w:id="1013650351">
      <w:bodyDiv w:val="1"/>
      <w:marLeft w:val="0"/>
      <w:marRight w:val="0"/>
      <w:marTop w:val="0"/>
      <w:marBottom w:val="0"/>
      <w:divBdr>
        <w:top w:val="none" w:sz="0" w:space="0" w:color="auto"/>
        <w:left w:val="none" w:sz="0" w:space="0" w:color="auto"/>
        <w:bottom w:val="none" w:sz="0" w:space="0" w:color="auto"/>
        <w:right w:val="none" w:sz="0" w:space="0" w:color="auto"/>
      </w:divBdr>
      <w:divsChild>
        <w:div w:id="6250002">
          <w:marLeft w:val="0"/>
          <w:marRight w:val="0"/>
          <w:marTop w:val="0"/>
          <w:marBottom w:val="0"/>
          <w:divBdr>
            <w:top w:val="none" w:sz="0" w:space="0" w:color="auto"/>
            <w:left w:val="none" w:sz="0" w:space="0" w:color="auto"/>
            <w:bottom w:val="none" w:sz="0" w:space="0" w:color="auto"/>
            <w:right w:val="none" w:sz="0" w:space="0" w:color="auto"/>
          </w:divBdr>
        </w:div>
        <w:div w:id="15350281">
          <w:marLeft w:val="0"/>
          <w:marRight w:val="0"/>
          <w:marTop w:val="0"/>
          <w:marBottom w:val="0"/>
          <w:divBdr>
            <w:top w:val="none" w:sz="0" w:space="0" w:color="auto"/>
            <w:left w:val="none" w:sz="0" w:space="0" w:color="auto"/>
            <w:bottom w:val="none" w:sz="0" w:space="0" w:color="auto"/>
            <w:right w:val="none" w:sz="0" w:space="0" w:color="auto"/>
          </w:divBdr>
        </w:div>
        <w:div w:id="21053859">
          <w:marLeft w:val="0"/>
          <w:marRight w:val="0"/>
          <w:marTop w:val="0"/>
          <w:marBottom w:val="0"/>
          <w:divBdr>
            <w:top w:val="none" w:sz="0" w:space="0" w:color="auto"/>
            <w:left w:val="none" w:sz="0" w:space="0" w:color="auto"/>
            <w:bottom w:val="none" w:sz="0" w:space="0" w:color="auto"/>
            <w:right w:val="none" w:sz="0" w:space="0" w:color="auto"/>
          </w:divBdr>
        </w:div>
        <w:div w:id="32926750">
          <w:marLeft w:val="0"/>
          <w:marRight w:val="0"/>
          <w:marTop w:val="0"/>
          <w:marBottom w:val="0"/>
          <w:divBdr>
            <w:top w:val="none" w:sz="0" w:space="0" w:color="auto"/>
            <w:left w:val="none" w:sz="0" w:space="0" w:color="auto"/>
            <w:bottom w:val="none" w:sz="0" w:space="0" w:color="auto"/>
            <w:right w:val="none" w:sz="0" w:space="0" w:color="auto"/>
          </w:divBdr>
        </w:div>
        <w:div w:id="38629246">
          <w:marLeft w:val="0"/>
          <w:marRight w:val="0"/>
          <w:marTop w:val="0"/>
          <w:marBottom w:val="0"/>
          <w:divBdr>
            <w:top w:val="none" w:sz="0" w:space="0" w:color="auto"/>
            <w:left w:val="none" w:sz="0" w:space="0" w:color="auto"/>
            <w:bottom w:val="none" w:sz="0" w:space="0" w:color="auto"/>
            <w:right w:val="none" w:sz="0" w:space="0" w:color="auto"/>
          </w:divBdr>
        </w:div>
        <w:div w:id="44566207">
          <w:marLeft w:val="0"/>
          <w:marRight w:val="0"/>
          <w:marTop w:val="0"/>
          <w:marBottom w:val="0"/>
          <w:divBdr>
            <w:top w:val="none" w:sz="0" w:space="0" w:color="auto"/>
            <w:left w:val="none" w:sz="0" w:space="0" w:color="auto"/>
            <w:bottom w:val="none" w:sz="0" w:space="0" w:color="auto"/>
            <w:right w:val="none" w:sz="0" w:space="0" w:color="auto"/>
          </w:divBdr>
        </w:div>
        <w:div w:id="45296594">
          <w:marLeft w:val="0"/>
          <w:marRight w:val="0"/>
          <w:marTop w:val="0"/>
          <w:marBottom w:val="0"/>
          <w:divBdr>
            <w:top w:val="none" w:sz="0" w:space="0" w:color="auto"/>
            <w:left w:val="none" w:sz="0" w:space="0" w:color="auto"/>
            <w:bottom w:val="none" w:sz="0" w:space="0" w:color="auto"/>
            <w:right w:val="none" w:sz="0" w:space="0" w:color="auto"/>
          </w:divBdr>
        </w:div>
        <w:div w:id="60979743">
          <w:marLeft w:val="0"/>
          <w:marRight w:val="0"/>
          <w:marTop w:val="0"/>
          <w:marBottom w:val="0"/>
          <w:divBdr>
            <w:top w:val="none" w:sz="0" w:space="0" w:color="auto"/>
            <w:left w:val="none" w:sz="0" w:space="0" w:color="auto"/>
            <w:bottom w:val="none" w:sz="0" w:space="0" w:color="auto"/>
            <w:right w:val="none" w:sz="0" w:space="0" w:color="auto"/>
          </w:divBdr>
        </w:div>
        <w:div w:id="73090131">
          <w:marLeft w:val="0"/>
          <w:marRight w:val="0"/>
          <w:marTop w:val="0"/>
          <w:marBottom w:val="0"/>
          <w:divBdr>
            <w:top w:val="none" w:sz="0" w:space="0" w:color="auto"/>
            <w:left w:val="none" w:sz="0" w:space="0" w:color="auto"/>
            <w:bottom w:val="none" w:sz="0" w:space="0" w:color="auto"/>
            <w:right w:val="none" w:sz="0" w:space="0" w:color="auto"/>
          </w:divBdr>
        </w:div>
        <w:div w:id="119956957">
          <w:marLeft w:val="0"/>
          <w:marRight w:val="0"/>
          <w:marTop w:val="0"/>
          <w:marBottom w:val="0"/>
          <w:divBdr>
            <w:top w:val="none" w:sz="0" w:space="0" w:color="auto"/>
            <w:left w:val="none" w:sz="0" w:space="0" w:color="auto"/>
            <w:bottom w:val="none" w:sz="0" w:space="0" w:color="auto"/>
            <w:right w:val="none" w:sz="0" w:space="0" w:color="auto"/>
          </w:divBdr>
        </w:div>
        <w:div w:id="152531813">
          <w:marLeft w:val="0"/>
          <w:marRight w:val="0"/>
          <w:marTop w:val="0"/>
          <w:marBottom w:val="0"/>
          <w:divBdr>
            <w:top w:val="none" w:sz="0" w:space="0" w:color="auto"/>
            <w:left w:val="none" w:sz="0" w:space="0" w:color="auto"/>
            <w:bottom w:val="none" w:sz="0" w:space="0" w:color="auto"/>
            <w:right w:val="none" w:sz="0" w:space="0" w:color="auto"/>
          </w:divBdr>
        </w:div>
        <w:div w:id="165095827">
          <w:marLeft w:val="0"/>
          <w:marRight w:val="0"/>
          <w:marTop w:val="0"/>
          <w:marBottom w:val="0"/>
          <w:divBdr>
            <w:top w:val="none" w:sz="0" w:space="0" w:color="auto"/>
            <w:left w:val="none" w:sz="0" w:space="0" w:color="auto"/>
            <w:bottom w:val="none" w:sz="0" w:space="0" w:color="auto"/>
            <w:right w:val="none" w:sz="0" w:space="0" w:color="auto"/>
          </w:divBdr>
        </w:div>
        <w:div w:id="204295472">
          <w:marLeft w:val="0"/>
          <w:marRight w:val="0"/>
          <w:marTop w:val="0"/>
          <w:marBottom w:val="0"/>
          <w:divBdr>
            <w:top w:val="none" w:sz="0" w:space="0" w:color="auto"/>
            <w:left w:val="none" w:sz="0" w:space="0" w:color="auto"/>
            <w:bottom w:val="none" w:sz="0" w:space="0" w:color="auto"/>
            <w:right w:val="none" w:sz="0" w:space="0" w:color="auto"/>
          </w:divBdr>
        </w:div>
        <w:div w:id="212736358">
          <w:marLeft w:val="0"/>
          <w:marRight w:val="0"/>
          <w:marTop w:val="0"/>
          <w:marBottom w:val="0"/>
          <w:divBdr>
            <w:top w:val="none" w:sz="0" w:space="0" w:color="auto"/>
            <w:left w:val="none" w:sz="0" w:space="0" w:color="auto"/>
            <w:bottom w:val="none" w:sz="0" w:space="0" w:color="auto"/>
            <w:right w:val="none" w:sz="0" w:space="0" w:color="auto"/>
          </w:divBdr>
        </w:div>
        <w:div w:id="219637577">
          <w:marLeft w:val="0"/>
          <w:marRight w:val="0"/>
          <w:marTop w:val="0"/>
          <w:marBottom w:val="0"/>
          <w:divBdr>
            <w:top w:val="none" w:sz="0" w:space="0" w:color="auto"/>
            <w:left w:val="none" w:sz="0" w:space="0" w:color="auto"/>
            <w:bottom w:val="none" w:sz="0" w:space="0" w:color="auto"/>
            <w:right w:val="none" w:sz="0" w:space="0" w:color="auto"/>
          </w:divBdr>
        </w:div>
        <w:div w:id="220019780">
          <w:marLeft w:val="0"/>
          <w:marRight w:val="0"/>
          <w:marTop w:val="0"/>
          <w:marBottom w:val="0"/>
          <w:divBdr>
            <w:top w:val="none" w:sz="0" w:space="0" w:color="auto"/>
            <w:left w:val="none" w:sz="0" w:space="0" w:color="auto"/>
            <w:bottom w:val="none" w:sz="0" w:space="0" w:color="auto"/>
            <w:right w:val="none" w:sz="0" w:space="0" w:color="auto"/>
          </w:divBdr>
        </w:div>
        <w:div w:id="228000604">
          <w:marLeft w:val="0"/>
          <w:marRight w:val="0"/>
          <w:marTop w:val="0"/>
          <w:marBottom w:val="0"/>
          <w:divBdr>
            <w:top w:val="none" w:sz="0" w:space="0" w:color="auto"/>
            <w:left w:val="none" w:sz="0" w:space="0" w:color="auto"/>
            <w:bottom w:val="none" w:sz="0" w:space="0" w:color="auto"/>
            <w:right w:val="none" w:sz="0" w:space="0" w:color="auto"/>
          </w:divBdr>
        </w:div>
        <w:div w:id="233586506">
          <w:marLeft w:val="0"/>
          <w:marRight w:val="0"/>
          <w:marTop w:val="0"/>
          <w:marBottom w:val="0"/>
          <w:divBdr>
            <w:top w:val="none" w:sz="0" w:space="0" w:color="auto"/>
            <w:left w:val="none" w:sz="0" w:space="0" w:color="auto"/>
            <w:bottom w:val="none" w:sz="0" w:space="0" w:color="auto"/>
            <w:right w:val="none" w:sz="0" w:space="0" w:color="auto"/>
          </w:divBdr>
          <w:divsChild>
            <w:div w:id="1620257975">
              <w:marLeft w:val="-75"/>
              <w:marRight w:val="0"/>
              <w:marTop w:val="30"/>
              <w:marBottom w:val="30"/>
              <w:divBdr>
                <w:top w:val="none" w:sz="0" w:space="0" w:color="auto"/>
                <w:left w:val="none" w:sz="0" w:space="0" w:color="auto"/>
                <w:bottom w:val="none" w:sz="0" w:space="0" w:color="auto"/>
                <w:right w:val="none" w:sz="0" w:space="0" w:color="auto"/>
              </w:divBdr>
              <w:divsChild>
                <w:div w:id="252279505">
                  <w:marLeft w:val="0"/>
                  <w:marRight w:val="0"/>
                  <w:marTop w:val="0"/>
                  <w:marBottom w:val="0"/>
                  <w:divBdr>
                    <w:top w:val="none" w:sz="0" w:space="0" w:color="auto"/>
                    <w:left w:val="none" w:sz="0" w:space="0" w:color="auto"/>
                    <w:bottom w:val="none" w:sz="0" w:space="0" w:color="auto"/>
                    <w:right w:val="none" w:sz="0" w:space="0" w:color="auto"/>
                  </w:divBdr>
                  <w:divsChild>
                    <w:div w:id="526867803">
                      <w:marLeft w:val="0"/>
                      <w:marRight w:val="0"/>
                      <w:marTop w:val="0"/>
                      <w:marBottom w:val="0"/>
                      <w:divBdr>
                        <w:top w:val="none" w:sz="0" w:space="0" w:color="auto"/>
                        <w:left w:val="none" w:sz="0" w:space="0" w:color="auto"/>
                        <w:bottom w:val="none" w:sz="0" w:space="0" w:color="auto"/>
                        <w:right w:val="none" w:sz="0" w:space="0" w:color="auto"/>
                      </w:divBdr>
                    </w:div>
                  </w:divsChild>
                </w:div>
                <w:div w:id="490947182">
                  <w:marLeft w:val="0"/>
                  <w:marRight w:val="0"/>
                  <w:marTop w:val="0"/>
                  <w:marBottom w:val="0"/>
                  <w:divBdr>
                    <w:top w:val="none" w:sz="0" w:space="0" w:color="auto"/>
                    <w:left w:val="none" w:sz="0" w:space="0" w:color="auto"/>
                    <w:bottom w:val="none" w:sz="0" w:space="0" w:color="auto"/>
                    <w:right w:val="none" w:sz="0" w:space="0" w:color="auto"/>
                  </w:divBdr>
                  <w:divsChild>
                    <w:div w:id="786436611">
                      <w:marLeft w:val="0"/>
                      <w:marRight w:val="0"/>
                      <w:marTop w:val="0"/>
                      <w:marBottom w:val="0"/>
                      <w:divBdr>
                        <w:top w:val="none" w:sz="0" w:space="0" w:color="auto"/>
                        <w:left w:val="none" w:sz="0" w:space="0" w:color="auto"/>
                        <w:bottom w:val="none" w:sz="0" w:space="0" w:color="auto"/>
                        <w:right w:val="none" w:sz="0" w:space="0" w:color="auto"/>
                      </w:divBdr>
                    </w:div>
                  </w:divsChild>
                </w:div>
                <w:div w:id="917520699">
                  <w:marLeft w:val="0"/>
                  <w:marRight w:val="0"/>
                  <w:marTop w:val="0"/>
                  <w:marBottom w:val="0"/>
                  <w:divBdr>
                    <w:top w:val="none" w:sz="0" w:space="0" w:color="auto"/>
                    <w:left w:val="none" w:sz="0" w:space="0" w:color="auto"/>
                    <w:bottom w:val="none" w:sz="0" w:space="0" w:color="auto"/>
                    <w:right w:val="none" w:sz="0" w:space="0" w:color="auto"/>
                  </w:divBdr>
                  <w:divsChild>
                    <w:div w:id="160854326">
                      <w:marLeft w:val="0"/>
                      <w:marRight w:val="0"/>
                      <w:marTop w:val="0"/>
                      <w:marBottom w:val="0"/>
                      <w:divBdr>
                        <w:top w:val="none" w:sz="0" w:space="0" w:color="auto"/>
                        <w:left w:val="none" w:sz="0" w:space="0" w:color="auto"/>
                        <w:bottom w:val="none" w:sz="0" w:space="0" w:color="auto"/>
                        <w:right w:val="none" w:sz="0" w:space="0" w:color="auto"/>
                      </w:divBdr>
                    </w:div>
                    <w:div w:id="699204796">
                      <w:marLeft w:val="0"/>
                      <w:marRight w:val="0"/>
                      <w:marTop w:val="0"/>
                      <w:marBottom w:val="0"/>
                      <w:divBdr>
                        <w:top w:val="none" w:sz="0" w:space="0" w:color="auto"/>
                        <w:left w:val="none" w:sz="0" w:space="0" w:color="auto"/>
                        <w:bottom w:val="none" w:sz="0" w:space="0" w:color="auto"/>
                        <w:right w:val="none" w:sz="0" w:space="0" w:color="auto"/>
                      </w:divBdr>
                    </w:div>
                    <w:div w:id="1283802458">
                      <w:marLeft w:val="0"/>
                      <w:marRight w:val="0"/>
                      <w:marTop w:val="0"/>
                      <w:marBottom w:val="0"/>
                      <w:divBdr>
                        <w:top w:val="none" w:sz="0" w:space="0" w:color="auto"/>
                        <w:left w:val="none" w:sz="0" w:space="0" w:color="auto"/>
                        <w:bottom w:val="none" w:sz="0" w:space="0" w:color="auto"/>
                        <w:right w:val="none" w:sz="0" w:space="0" w:color="auto"/>
                      </w:divBdr>
                    </w:div>
                  </w:divsChild>
                </w:div>
                <w:div w:id="1113407139">
                  <w:marLeft w:val="0"/>
                  <w:marRight w:val="0"/>
                  <w:marTop w:val="0"/>
                  <w:marBottom w:val="0"/>
                  <w:divBdr>
                    <w:top w:val="none" w:sz="0" w:space="0" w:color="auto"/>
                    <w:left w:val="none" w:sz="0" w:space="0" w:color="auto"/>
                    <w:bottom w:val="none" w:sz="0" w:space="0" w:color="auto"/>
                    <w:right w:val="none" w:sz="0" w:space="0" w:color="auto"/>
                  </w:divBdr>
                  <w:divsChild>
                    <w:div w:id="1078668710">
                      <w:marLeft w:val="0"/>
                      <w:marRight w:val="0"/>
                      <w:marTop w:val="0"/>
                      <w:marBottom w:val="0"/>
                      <w:divBdr>
                        <w:top w:val="none" w:sz="0" w:space="0" w:color="auto"/>
                        <w:left w:val="none" w:sz="0" w:space="0" w:color="auto"/>
                        <w:bottom w:val="none" w:sz="0" w:space="0" w:color="auto"/>
                        <w:right w:val="none" w:sz="0" w:space="0" w:color="auto"/>
                      </w:divBdr>
                    </w:div>
                  </w:divsChild>
                </w:div>
                <w:div w:id="1771506106">
                  <w:marLeft w:val="0"/>
                  <w:marRight w:val="0"/>
                  <w:marTop w:val="0"/>
                  <w:marBottom w:val="0"/>
                  <w:divBdr>
                    <w:top w:val="none" w:sz="0" w:space="0" w:color="auto"/>
                    <w:left w:val="none" w:sz="0" w:space="0" w:color="auto"/>
                    <w:bottom w:val="none" w:sz="0" w:space="0" w:color="auto"/>
                    <w:right w:val="none" w:sz="0" w:space="0" w:color="auto"/>
                  </w:divBdr>
                  <w:divsChild>
                    <w:div w:id="2073651807">
                      <w:marLeft w:val="0"/>
                      <w:marRight w:val="0"/>
                      <w:marTop w:val="0"/>
                      <w:marBottom w:val="0"/>
                      <w:divBdr>
                        <w:top w:val="none" w:sz="0" w:space="0" w:color="auto"/>
                        <w:left w:val="none" w:sz="0" w:space="0" w:color="auto"/>
                        <w:bottom w:val="none" w:sz="0" w:space="0" w:color="auto"/>
                        <w:right w:val="none" w:sz="0" w:space="0" w:color="auto"/>
                      </w:divBdr>
                    </w:div>
                  </w:divsChild>
                </w:div>
                <w:div w:id="1976763153">
                  <w:marLeft w:val="0"/>
                  <w:marRight w:val="0"/>
                  <w:marTop w:val="0"/>
                  <w:marBottom w:val="0"/>
                  <w:divBdr>
                    <w:top w:val="none" w:sz="0" w:space="0" w:color="auto"/>
                    <w:left w:val="none" w:sz="0" w:space="0" w:color="auto"/>
                    <w:bottom w:val="none" w:sz="0" w:space="0" w:color="auto"/>
                    <w:right w:val="none" w:sz="0" w:space="0" w:color="auto"/>
                  </w:divBdr>
                  <w:divsChild>
                    <w:div w:id="150131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60588">
          <w:marLeft w:val="0"/>
          <w:marRight w:val="0"/>
          <w:marTop w:val="0"/>
          <w:marBottom w:val="0"/>
          <w:divBdr>
            <w:top w:val="none" w:sz="0" w:space="0" w:color="auto"/>
            <w:left w:val="none" w:sz="0" w:space="0" w:color="auto"/>
            <w:bottom w:val="none" w:sz="0" w:space="0" w:color="auto"/>
            <w:right w:val="none" w:sz="0" w:space="0" w:color="auto"/>
          </w:divBdr>
        </w:div>
        <w:div w:id="284780050">
          <w:marLeft w:val="0"/>
          <w:marRight w:val="0"/>
          <w:marTop w:val="0"/>
          <w:marBottom w:val="0"/>
          <w:divBdr>
            <w:top w:val="none" w:sz="0" w:space="0" w:color="auto"/>
            <w:left w:val="none" w:sz="0" w:space="0" w:color="auto"/>
            <w:bottom w:val="none" w:sz="0" w:space="0" w:color="auto"/>
            <w:right w:val="none" w:sz="0" w:space="0" w:color="auto"/>
          </w:divBdr>
          <w:divsChild>
            <w:div w:id="855969006">
              <w:marLeft w:val="-75"/>
              <w:marRight w:val="0"/>
              <w:marTop w:val="30"/>
              <w:marBottom w:val="30"/>
              <w:divBdr>
                <w:top w:val="none" w:sz="0" w:space="0" w:color="auto"/>
                <w:left w:val="none" w:sz="0" w:space="0" w:color="auto"/>
                <w:bottom w:val="none" w:sz="0" w:space="0" w:color="auto"/>
                <w:right w:val="none" w:sz="0" w:space="0" w:color="auto"/>
              </w:divBdr>
              <w:divsChild>
                <w:div w:id="696780242">
                  <w:marLeft w:val="0"/>
                  <w:marRight w:val="0"/>
                  <w:marTop w:val="0"/>
                  <w:marBottom w:val="0"/>
                  <w:divBdr>
                    <w:top w:val="none" w:sz="0" w:space="0" w:color="auto"/>
                    <w:left w:val="none" w:sz="0" w:space="0" w:color="auto"/>
                    <w:bottom w:val="none" w:sz="0" w:space="0" w:color="auto"/>
                    <w:right w:val="none" w:sz="0" w:space="0" w:color="auto"/>
                  </w:divBdr>
                  <w:divsChild>
                    <w:div w:id="1069770623">
                      <w:marLeft w:val="0"/>
                      <w:marRight w:val="0"/>
                      <w:marTop w:val="0"/>
                      <w:marBottom w:val="0"/>
                      <w:divBdr>
                        <w:top w:val="none" w:sz="0" w:space="0" w:color="auto"/>
                        <w:left w:val="none" w:sz="0" w:space="0" w:color="auto"/>
                        <w:bottom w:val="none" w:sz="0" w:space="0" w:color="auto"/>
                        <w:right w:val="none" w:sz="0" w:space="0" w:color="auto"/>
                      </w:divBdr>
                    </w:div>
                  </w:divsChild>
                </w:div>
                <w:div w:id="1099370846">
                  <w:marLeft w:val="0"/>
                  <w:marRight w:val="0"/>
                  <w:marTop w:val="0"/>
                  <w:marBottom w:val="0"/>
                  <w:divBdr>
                    <w:top w:val="none" w:sz="0" w:space="0" w:color="auto"/>
                    <w:left w:val="none" w:sz="0" w:space="0" w:color="auto"/>
                    <w:bottom w:val="none" w:sz="0" w:space="0" w:color="auto"/>
                    <w:right w:val="none" w:sz="0" w:space="0" w:color="auto"/>
                  </w:divBdr>
                  <w:divsChild>
                    <w:div w:id="1054352592">
                      <w:marLeft w:val="0"/>
                      <w:marRight w:val="0"/>
                      <w:marTop w:val="0"/>
                      <w:marBottom w:val="0"/>
                      <w:divBdr>
                        <w:top w:val="none" w:sz="0" w:space="0" w:color="auto"/>
                        <w:left w:val="none" w:sz="0" w:space="0" w:color="auto"/>
                        <w:bottom w:val="none" w:sz="0" w:space="0" w:color="auto"/>
                        <w:right w:val="none" w:sz="0" w:space="0" w:color="auto"/>
                      </w:divBdr>
                    </w:div>
                  </w:divsChild>
                </w:div>
                <w:div w:id="1296057354">
                  <w:marLeft w:val="0"/>
                  <w:marRight w:val="0"/>
                  <w:marTop w:val="0"/>
                  <w:marBottom w:val="0"/>
                  <w:divBdr>
                    <w:top w:val="none" w:sz="0" w:space="0" w:color="auto"/>
                    <w:left w:val="none" w:sz="0" w:space="0" w:color="auto"/>
                    <w:bottom w:val="none" w:sz="0" w:space="0" w:color="auto"/>
                    <w:right w:val="none" w:sz="0" w:space="0" w:color="auto"/>
                  </w:divBdr>
                  <w:divsChild>
                    <w:div w:id="1765685320">
                      <w:marLeft w:val="0"/>
                      <w:marRight w:val="0"/>
                      <w:marTop w:val="0"/>
                      <w:marBottom w:val="0"/>
                      <w:divBdr>
                        <w:top w:val="none" w:sz="0" w:space="0" w:color="auto"/>
                        <w:left w:val="none" w:sz="0" w:space="0" w:color="auto"/>
                        <w:bottom w:val="none" w:sz="0" w:space="0" w:color="auto"/>
                        <w:right w:val="none" w:sz="0" w:space="0" w:color="auto"/>
                      </w:divBdr>
                    </w:div>
                  </w:divsChild>
                </w:div>
                <w:div w:id="1320380516">
                  <w:marLeft w:val="0"/>
                  <w:marRight w:val="0"/>
                  <w:marTop w:val="0"/>
                  <w:marBottom w:val="0"/>
                  <w:divBdr>
                    <w:top w:val="none" w:sz="0" w:space="0" w:color="auto"/>
                    <w:left w:val="none" w:sz="0" w:space="0" w:color="auto"/>
                    <w:bottom w:val="none" w:sz="0" w:space="0" w:color="auto"/>
                    <w:right w:val="none" w:sz="0" w:space="0" w:color="auto"/>
                  </w:divBdr>
                  <w:divsChild>
                    <w:div w:id="704793140">
                      <w:marLeft w:val="0"/>
                      <w:marRight w:val="0"/>
                      <w:marTop w:val="0"/>
                      <w:marBottom w:val="0"/>
                      <w:divBdr>
                        <w:top w:val="none" w:sz="0" w:space="0" w:color="auto"/>
                        <w:left w:val="none" w:sz="0" w:space="0" w:color="auto"/>
                        <w:bottom w:val="none" w:sz="0" w:space="0" w:color="auto"/>
                        <w:right w:val="none" w:sz="0" w:space="0" w:color="auto"/>
                      </w:divBdr>
                    </w:div>
                  </w:divsChild>
                </w:div>
                <w:div w:id="1888831097">
                  <w:marLeft w:val="0"/>
                  <w:marRight w:val="0"/>
                  <w:marTop w:val="0"/>
                  <w:marBottom w:val="0"/>
                  <w:divBdr>
                    <w:top w:val="none" w:sz="0" w:space="0" w:color="auto"/>
                    <w:left w:val="none" w:sz="0" w:space="0" w:color="auto"/>
                    <w:bottom w:val="none" w:sz="0" w:space="0" w:color="auto"/>
                    <w:right w:val="none" w:sz="0" w:space="0" w:color="auto"/>
                  </w:divBdr>
                  <w:divsChild>
                    <w:div w:id="369382926">
                      <w:marLeft w:val="0"/>
                      <w:marRight w:val="0"/>
                      <w:marTop w:val="0"/>
                      <w:marBottom w:val="0"/>
                      <w:divBdr>
                        <w:top w:val="none" w:sz="0" w:space="0" w:color="auto"/>
                        <w:left w:val="none" w:sz="0" w:space="0" w:color="auto"/>
                        <w:bottom w:val="none" w:sz="0" w:space="0" w:color="auto"/>
                        <w:right w:val="none" w:sz="0" w:space="0" w:color="auto"/>
                      </w:divBdr>
                    </w:div>
                  </w:divsChild>
                </w:div>
                <w:div w:id="2021590122">
                  <w:marLeft w:val="0"/>
                  <w:marRight w:val="0"/>
                  <w:marTop w:val="0"/>
                  <w:marBottom w:val="0"/>
                  <w:divBdr>
                    <w:top w:val="none" w:sz="0" w:space="0" w:color="auto"/>
                    <w:left w:val="none" w:sz="0" w:space="0" w:color="auto"/>
                    <w:bottom w:val="none" w:sz="0" w:space="0" w:color="auto"/>
                    <w:right w:val="none" w:sz="0" w:space="0" w:color="auto"/>
                  </w:divBdr>
                  <w:divsChild>
                    <w:div w:id="715349829">
                      <w:marLeft w:val="0"/>
                      <w:marRight w:val="0"/>
                      <w:marTop w:val="0"/>
                      <w:marBottom w:val="0"/>
                      <w:divBdr>
                        <w:top w:val="none" w:sz="0" w:space="0" w:color="auto"/>
                        <w:left w:val="none" w:sz="0" w:space="0" w:color="auto"/>
                        <w:bottom w:val="none" w:sz="0" w:space="0" w:color="auto"/>
                        <w:right w:val="none" w:sz="0" w:space="0" w:color="auto"/>
                      </w:divBdr>
                    </w:div>
                  </w:divsChild>
                </w:div>
                <w:div w:id="2022968318">
                  <w:marLeft w:val="0"/>
                  <w:marRight w:val="0"/>
                  <w:marTop w:val="0"/>
                  <w:marBottom w:val="0"/>
                  <w:divBdr>
                    <w:top w:val="none" w:sz="0" w:space="0" w:color="auto"/>
                    <w:left w:val="none" w:sz="0" w:space="0" w:color="auto"/>
                    <w:bottom w:val="none" w:sz="0" w:space="0" w:color="auto"/>
                    <w:right w:val="none" w:sz="0" w:space="0" w:color="auto"/>
                  </w:divBdr>
                  <w:divsChild>
                    <w:div w:id="1206916564">
                      <w:marLeft w:val="0"/>
                      <w:marRight w:val="0"/>
                      <w:marTop w:val="0"/>
                      <w:marBottom w:val="0"/>
                      <w:divBdr>
                        <w:top w:val="none" w:sz="0" w:space="0" w:color="auto"/>
                        <w:left w:val="none" w:sz="0" w:space="0" w:color="auto"/>
                        <w:bottom w:val="none" w:sz="0" w:space="0" w:color="auto"/>
                        <w:right w:val="none" w:sz="0" w:space="0" w:color="auto"/>
                      </w:divBdr>
                    </w:div>
                  </w:divsChild>
                </w:div>
                <w:div w:id="2142110901">
                  <w:marLeft w:val="0"/>
                  <w:marRight w:val="0"/>
                  <w:marTop w:val="0"/>
                  <w:marBottom w:val="0"/>
                  <w:divBdr>
                    <w:top w:val="none" w:sz="0" w:space="0" w:color="auto"/>
                    <w:left w:val="none" w:sz="0" w:space="0" w:color="auto"/>
                    <w:bottom w:val="none" w:sz="0" w:space="0" w:color="auto"/>
                    <w:right w:val="none" w:sz="0" w:space="0" w:color="auto"/>
                  </w:divBdr>
                  <w:divsChild>
                    <w:div w:id="16363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88860">
          <w:marLeft w:val="0"/>
          <w:marRight w:val="0"/>
          <w:marTop w:val="0"/>
          <w:marBottom w:val="0"/>
          <w:divBdr>
            <w:top w:val="none" w:sz="0" w:space="0" w:color="auto"/>
            <w:left w:val="none" w:sz="0" w:space="0" w:color="auto"/>
            <w:bottom w:val="none" w:sz="0" w:space="0" w:color="auto"/>
            <w:right w:val="none" w:sz="0" w:space="0" w:color="auto"/>
          </w:divBdr>
          <w:divsChild>
            <w:div w:id="1530530403">
              <w:marLeft w:val="-75"/>
              <w:marRight w:val="0"/>
              <w:marTop w:val="30"/>
              <w:marBottom w:val="30"/>
              <w:divBdr>
                <w:top w:val="none" w:sz="0" w:space="0" w:color="auto"/>
                <w:left w:val="none" w:sz="0" w:space="0" w:color="auto"/>
                <w:bottom w:val="none" w:sz="0" w:space="0" w:color="auto"/>
                <w:right w:val="none" w:sz="0" w:space="0" w:color="auto"/>
              </w:divBdr>
              <w:divsChild>
                <w:div w:id="94794015">
                  <w:marLeft w:val="0"/>
                  <w:marRight w:val="0"/>
                  <w:marTop w:val="0"/>
                  <w:marBottom w:val="0"/>
                  <w:divBdr>
                    <w:top w:val="none" w:sz="0" w:space="0" w:color="auto"/>
                    <w:left w:val="none" w:sz="0" w:space="0" w:color="auto"/>
                    <w:bottom w:val="none" w:sz="0" w:space="0" w:color="auto"/>
                    <w:right w:val="none" w:sz="0" w:space="0" w:color="auto"/>
                  </w:divBdr>
                  <w:divsChild>
                    <w:div w:id="941759663">
                      <w:marLeft w:val="0"/>
                      <w:marRight w:val="0"/>
                      <w:marTop w:val="0"/>
                      <w:marBottom w:val="0"/>
                      <w:divBdr>
                        <w:top w:val="none" w:sz="0" w:space="0" w:color="auto"/>
                        <w:left w:val="none" w:sz="0" w:space="0" w:color="auto"/>
                        <w:bottom w:val="none" w:sz="0" w:space="0" w:color="auto"/>
                        <w:right w:val="none" w:sz="0" w:space="0" w:color="auto"/>
                      </w:divBdr>
                    </w:div>
                  </w:divsChild>
                </w:div>
                <w:div w:id="114762211">
                  <w:marLeft w:val="0"/>
                  <w:marRight w:val="0"/>
                  <w:marTop w:val="0"/>
                  <w:marBottom w:val="0"/>
                  <w:divBdr>
                    <w:top w:val="none" w:sz="0" w:space="0" w:color="auto"/>
                    <w:left w:val="none" w:sz="0" w:space="0" w:color="auto"/>
                    <w:bottom w:val="none" w:sz="0" w:space="0" w:color="auto"/>
                    <w:right w:val="none" w:sz="0" w:space="0" w:color="auto"/>
                  </w:divBdr>
                  <w:divsChild>
                    <w:div w:id="1830363826">
                      <w:marLeft w:val="0"/>
                      <w:marRight w:val="0"/>
                      <w:marTop w:val="0"/>
                      <w:marBottom w:val="0"/>
                      <w:divBdr>
                        <w:top w:val="none" w:sz="0" w:space="0" w:color="auto"/>
                        <w:left w:val="none" w:sz="0" w:space="0" w:color="auto"/>
                        <w:bottom w:val="none" w:sz="0" w:space="0" w:color="auto"/>
                        <w:right w:val="none" w:sz="0" w:space="0" w:color="auto"/>
                      </w:divBdr>
                    </w:div>
                  </w:divsChild>
                </w:div>
                <w:div w:id="165636228">
                  <w:marLeft w:val="0"/>
                  <w:marRight w:val="0"/>
                  <w:marTop w:val="0"/>
                  <w:marBottom w:val="0"/>
                  <w:divBdr>
                    <w:top w:val="none" w:sz="0" w:space="0" w:color="auto"/>
                    <w:left w:val="none" w:sz="0" w:space="0" w:color="auto"/>
                    <w:bottom w:val="none" w:sz="0" w:space="0" w:color="auto"/>
                    <w:right w:val="none" w:sz="0" w:space="0" w:color="auto"/>
                  </w:divBdr>
                  <w:divsChild>
                    <w:div w:id="1907521358">
                      <w:marLeft w:val="0"/>
                      <w:marRight w:val="0"/>
                      <w:marTop w:val="0"/>
                      <w:marBottom w:val="0"/>
                      <w:divBdr>
                        <w:top w:val="none" w:sz="0" w:space="0" w:color="auto"/>
                        <w:left w:val="none" w:sz="0" w:space="0" w:color="auto"/>
                        <w:bottom w:val="none" w:sz="0" w:space="0" w:color="auto"/>
                        <w:right w:val="none" w:sz="0" w:space="0" w:color="auto"/>
                      </w:divBdr>
                    </w:div>
                  </w:divsChild>
                </w:div>
                <w:div w:id="201401657">
                  <w:marLeft w:val="0"/>
                  <w:marRight w:val="0"/>
                  <w:marTop w:val="0"/>
                  <w:marBottom w:val="0"/>
                  <w:divBdr>
                    <w:top w:val="none" w:sz="0" w:space="0" w:color="auto"/>
                    <w:left w:val="none" w:sz="0" w:space="0" w:color="auto"/>
                    <w:bottom w:val="none" w:sz="0" w:space="0" w:color="auto"/>
                    <w:right w:val="none" w:sz="0" w:space="0" w:color="auto"/>
                  </w:divBdr>
                  <w:divsChild>
                    <w:div w:id="129250224">
                      <w:marLeft w:val="0"/>
                      <w:marRight w:val="0"/>
                      <w:marTop w:val="0"/>
                      <w:marBottom w:val="0"/>
                      <w:divBdr>
                        <w:top w:val="none" w:sz="0" w:space="0" w:color="auto"/>
                        <w:left w:val="none" w:sz="0" w:space="0" w:color="auto"/>
                        <w:bottom w:val="none" w:sz="0" w:space="0" w:color="auto"/>
                        <w:right w:val="none" w:sz="0" w:space="0" w:color="auto"/>
                      </w:divBdr>
                    </w:div>
                  </w:divsChild>
                </w:div>
                <w:div w:id="286786238">
                  <w:marLeft w:val="0"/>
                  <w:marRight w:val="0"/>
                  <w:marTop w:val="0"/>
                  <w:marBottom w:val="0"/>
                  <w:divBdr>
                    <w:top w:val="none" w:sz="0" w:space="0" w:color="auto"/>
                    <w:left w:val="none" w:sz="0" w:space="0" w:color="auto"/>
                    <w:bottom w:val="none" w:sz="0" w:space="0" w:color="auto"/>
                    <w:right w:val="none" w:sz="0" w:space="0" w:color="auto"/>
                  </w:divBdr>
                  <w:divsChild>
                    <w:div w:id="557983840">
                      <w:marLeft w:val="0"/>
                      <w:marRight w:val="0"/>
                      <w:marTop w:val="0"/>
                      <w:marBottom w:val="0"/>
                      <w:divBdr>
                        <w:top w:val="none" w:sz="0" w:space="0" w:color="auto"/>
                        <w:left w:val="none" w:sz="0" w:space="0" w:color="auto"/>
                        <w:bottom w:val="none" w:sz="0" w:space="0" w:color="auto"/>
                        <w:right w:val="none" w:sz="0" w:space="0" w:color="auto"/>
                      </w:divBdr>
                    </w:div>
                  </w:divsChild>
                </w:div>
                <w:div w:id="388580878">
                  <w:marLeft w:val="0"/>
                  <w:marRight w:val="0"/>
                  <w:marTop w:val="0"/>
                  <w:marBottom w:val="0"/>
                  <w:divBdr>
                    <w:top w:val="none" w:sz="0" w:space="0" w:color="auto"/>
                    <w:left w:val="none" w:sz="0" w:space="0" w:color="auto"/>
                    <w:bottom w:val="none" w:sz="0" w:space="0" w:color="auto"/>
                    <w:right w:val="none" w:sz="0" w:space="0" w:color="auto"/>
                  </w:divBdr>
                  <w:divsChild>
                    <w:div w:id="1146238069">
                      <w:marLeft w:val="0"/>
                      <w:marRight w:val="0"/>
                      <w:marTop w:val="0"/>
                      <w:marBottom w:val="0"/>
                      <w:divBdr>
                        <w:top w:val="none" w:sz="0" w:space="0" w:color="auto"/>
                        <w:left w:val="none" w:sz="0" w:space="0" w:color="auto"/>
                        <w:bottom w:val="none" w:sz="0" w:space="0" w:color="auto"/>
                        <w:right w:val="none" w:sz="0" w:space="0" w:color="auto"/>
                      </w:divBdr>
                    </w:div>
                  </w:divsChild>
                </w:div>
                <w:div w:id="412244198">
                  <w:marLeft w:val="0"/>
                  <w:marRight w:val="0"/>
                  <w:marTop w:val="0"/>
                  <w:marBottom w:val="0"/>
                  <w:divBdr>
                    <w:top w:val="none" w:sz="0" w:space="0" w:color="auto"/>
                    <w:left w:val="none" w:sz="0" w:space="0" w:color="auto"/>
                    <w:bottom w:val="none" w:sz="0" w:space="0" w:color="auto"/>
                    <w:right w:val="none" w:sz="0" w:space="0" w:color="auto"/>
                  </w:divBdr>
                  <w:divsChild>
                    <w:div w:id="377626573">
                      <w:marLeft w:val="0"/>
                      <w:marRight w:val="0"/>
                      <w:marTop w:val="0"/>
                      <w:marBottom w:val="0"/>
                      <w:divBdr>
                        <w:top w:val="none" w:sz="0" w:space="0" w:color="auto"/>
                        <w:left w:val="none" w:sz="0" w:space="0" w:color="auto"/>
                        <w:bottom w:val="none" w:sz="0" w:space="0" w:color="auto"/>
                        <w:right w:val="none" w:sz="0" w:space="0" w:color="auto"/>
                      </w:divBdr>
                    </w:div>
                  </w:divsChild>
                </w:div>
                <w:div w:id="459880806">
                  <w:marLeft w:val="0"/>
                  <w:marRight w:val="0"/>
                  <w:marTop w:val="0"/>
                  <w:marBottom w:val="0"/>
                  <w:divBdr>
                    <w:top w:val="none" w:sz="0" w:space="0" w:color="auto"/>
                    <w:left w:val="none" w:sz="0" w:space="0" w:color="auto"/>
                    <w:bottom w:val="none" w:sz="0" w:space="0" w:color="auto"/>
                    <w:right w:val="none" w:sz="0" w:space="0" w:color="auto"/>
                  </w:divBdr>
                  <w:divsChild>
                    <w:div w:id="671376178">
                      <w:marLeft w:val="0"/>
                      <w:marRight w:val="0"/>
                      <w:marTop w:val="0"/>
                      <w:marBottom w:val="0"/>
                      <w:divBdr>
                        <w:top w:val="none" w:sz="0" w:space="0" w:color="auto"/>
                        <w:left w:val="none" w:sz="0" w:space="0" w:color="auto"/>
                        <w:bottom w:val="none" w:sz="0" w:space="0" w:color="auto"/>
                        <w:right w:val="none" w:sz="0" w:space="0" w:color="auto"/>
                      </w:divBdr>
                    </w:div>
                  </w:divsChild>
                </w:div>
                <w:div w:id="478034260">
                  <w:marLeft w:val="0"/>
                  <w:marRight w:val="0"/>
                  <w:marTop w:val="0"/>
                  <w:marBottom w:val="0"/>
                  <w:divBdr>
                    <w:top w:val="none" w:sz="0" w:space="0" w:color="auto"/>
                    <w:left w:val="none" w:sz="0" w:space="0" w:color="auto"/>
                    <w:bottom w:val="none" w:sz="0" w:space="0" w:color="auto"/>
                    <w:right w:val="none" w:sz="0" w:space="0" w:color="auto"/>
                  </w:divBdr>
                  <w:divsChild>
                    <w:div w:id="98456993">
                      <w:marLeft w:val="0"/>
                      <w:marRight w:val="0"/>
                      <w:marTop w:val="0"/>
                      <w:marBottom w:val="0"/>
                      <w:divBdr>
                        <w:top w:val="none" w:sz="0" w:space="0" w:color="auto"/>
                        <w:left w:val="none" w:sz="0" w:space="0" w:color="auto"/>
                        <w:bottom w:val="none" w:sz="0" w:space="0" w:color="auto"/>
                        <w:right w:val="none" w:sz="0" w:space="0" w:color="auto"/>
                      </w:divBdr>
                    </w:div>
                  </w:divsChild>
                </w:div>
                <w:div w:id="610357345">
                  <w:marLeft w:val="0"/>
                  <w:marRight w:val="0"/>
                  <w:marTop w:val="0"/>
                  <w:marBottom w:val="0"/>
                  <w:divBdr>
                    <w:top w:val="none" w:sz="0" w:space="0" w:color="auto"/>
                    <w:left w:val="none" w:sz="0" w:space="0" w:color="auto"/>
                    <w:bottom w:val="none" w:sz="0" w:space="0" w:color="auto"/>
                    <w:right w:val="none" w:sz="0" w:space="0" w:color="auto"/>
                  </w:divBdr>
                  <w:divsChild>
                    <w:div w:id="1230459887">
                      <w:marLeft w:val="0"/>
                      <w:marRight w:val="0"/>
                      <w:marTop w:val="0"/>
                      <w:marBottom w:val="0"/>
                      <w:divBdr>
                        <w:top w:val="none" w:sz="0" w:space="0" w:color="auto"/>
                        <w:left w:val="none" w:sz="0" w:space="0" w:color="auto"/>
                        <w:bottom w:val="none" w:sz="0" w:space="0" w:color="auto"/>
                        <w:right w:val="none" w:sz="0" w:space="0" w:color="auto"/>
                      </w:divBdr>
                    </w:div>
                  </w:divsChild>
                </w:div>
                <w:div w:id="791293197">
                  <w:marLeft w:val="0"/>
                  <w:marRight w:val="0"/>
                  <w:marTop w:val="0"/>
                  <w:marBottom w:val="0"/>
                  <w:divBdr>
                    <w:top w:val="none" w:sz="0" w:space="0" w:color="auto"/>
                    <w:left w:val="none" w:sz="0" w:space="0" w:color="auto"/>
                    <w:bottom w:val="none" w:sz="0" w:space="0" w:color="auto"/>
                    <w:right w:val="none" w:sz="0" w:space="0" w:color="auto"/>
                  </w:divBdr>
                  <w:divsChild>
                    <w:div w:id="1968655974">
                      <w:marLeft w:val="0"/>
                      <w:marRight w:val="0"/>
                      <w:marTop w:val="0"/>
                      <w:marBottom w:val="0"/>
                      <w:divBdr>
                        <w:top w:val="none" w:sz="0" w:space="0" w:color="auto"/>
                        <w:left w:val="none" w:sz="0" w:space="0" w:color="auto"/>
                        <w:bottom w:val="none" w:sz="0" w:space="0" w:color="auto"/>
                        <w:right w:val="none" w:sz="0" w:space="0" w:color="auto"/>
                      </w:divBdr>
                    </w:div>
                  </w:divsChild>
                </w:div>
                <w:div w:id="809128225">
                  <w:marLeft w:val="0"/>
                  <w:marRight w:val="0"/>
                  <w:marTop w:val="0"/>
                  <w:marBottom w:val="0"/>
                  <w:divBdr>
                    <w:top w:val="none" w:sz="0" w:space="0" w:color="auto"/>
                    <w:left w:val="none" w:sz="0" w:space="0" w:color="auto"/>
                    <w:bottom w:val="none" w:sz="0" w:space="0" w:color="auto"/>
                    <w:right w:val="none" w:sz="0" w:space="0" w:color="auto"/>
                  </w:divBdr>
                  <w:divsChild>
                    <w:div w:id="39717393">
                      <w:marLeft w:val="0"/>
                      <w:marRight w:val="0"/>
                      <w:marTop w:val="0"/>
                      <w:marBottom w:val="0"/>
                      <w:divBdr>
                        <w:top w:val="none" w:sz="0" w:space="0" w:color="auto"/>
                        <w:left w:val="none" w:sz="0" w:space="0" w:color="auto"/>
                        <w:bottom w:val="none" w:sz="0" w:space="0" w:color="auto"/>
                        <w:right w:val="none" w:sz="0" w:space="0" w:color="auto"/>
                      </w:divBdr>
                    </w:div>
                  </w:divsChild>
                </w:div>
                <w:div w:id="833715712">
                  <w:marLeft w:val="0"/>
                  <w:marRight w:val="0"/>
                  <w:marTop w:val="0"/>
                  <w:marBottom w:val="0"/>
                  <w:divBdr>
                    <w:top w:val="none" w:sz="0" w:space="0" w:color="auto"/>
                    <w:left w:val="none" w:sz="0" w:space="0" w:color="auto"/>
                    <w:bottom w:val="none" w:sz="0" w:space="0" w:color="auto"/>
                    <w:right w:val="none" w:sz="0" w:space="0" w:color="auto"/>
                  </w:divBdr>
                  <w:divsChild>
                    <w:div w:id="723452906">
                      <w:marLeft w:val="0"/>
                      <w:marRight w:val="0"/>
                      <w:marTop w:val="0"/>
                      <w:marBottom w:val="0"/>
                      <w:divBdr>
                        <w:top w:val="none" w:sz="0" w:space="0" w:color="auto"/>
                        <w:left w:val="none" w:sz="0" w:space="0" w:color="auto"/>
                        <w:bottom w:val="none" w:sz="0" w:space="0" w:color="auto"/>
                        <w:right w:val="none" w:sz="0" w:space="0" w:color="auto"/>
                      </w:divBdr>
                    </w:div>
                  </w:divsChild>
                </w:div>
                <w:div w:id="847983887">
                  <w:marLeft w:val="0"/>
                  <w:marRight w:val="0"/>
                  <w:marTop w:val="0"/>
                  <w:marBottom w:val="0"/>
                  <w:divBdr>
                    <w:top w:val="none" w:sz="0" w:space="0" w:color="auto"/>
                    <w:left w:val="none" w:sz="0" w:space="0" w:color="auto"/>
                    <w:bottom w:val="none" w:sz="0" w:space="0" w:color="auto"/>
                    <w:right w:val="none" w:sz="0" w:space="0" w:color="auto"/>
                  </w:divBdr>
                  <w:divsChild>
                    <w:div w:id="1018195503">
                      <w:marLeft w:val="0"/>
                      <w:marRight w:val="0"/>
                      <w:marTop w:val="0"/>
                      <w:marBottom w:val="0"/>
                      <w:divBdr>
                        <w:top w:val="none" w:sz="0" w:space="0" w:color="auto"/>
                        <w:left w:val="none" w:sz="0" w:space="0" w:color="auto"/>
                        <w:bottom w:val="none" w:sz="0" w:space="0" w:color="auto"/>
                        <w:right w:val="none" w:sz="0" w:space="0" w:color="auto"/>
                      </w:divBdr>
                    </w:div>
                  </w:divsChild>
                </w:div>
                <w:div w:id="885794615">
                  <w:marLeft w:val="0"/>
                  <w:marRight w:val="0"/>
                  <w:marTop w:val="0"/>
                  <w:marBottom w:val="0"/>
                  <w:divBdr>
                    <w:top w:val="none" w:sz="0" w:space="0" w:color="auto"/>
                    <w:left w:val="none" w:sz="0" w:space="0" w:color="auto"/>
                    <w:bottom w:val="none" w:sz="0" w:space="0" w:color="auto"/>
                    <w:right w:val="none" w:sz="0" w:space="0" w:color="auto"/>
                  </w:divBdr>
                  <w:divsChild>
                    <w:div w:id="1897357307">
                      <w:marLeft w:val="0"/>
                      <w:marRight w:val="0"/>
                      <w:marTop w:val="0"/>
                      <w:marBottom w:val="0"/>
                      <w:divBdr>
                        <w:top w:val="none" w:sz="0" w:space="0" w:color="auto"/>
                        <w:left w:val="none" w:sz="0" w:space="0" w:color="auto"/>
                        <w:bottom w:val="none" w:sz="0" w:space="0" w:color="auto"/>
                        <w:right w:val="none" w:sz="0" w:space="0" w:color="auto"/>
                      </w:divBdr>
                    </w:div>
                  </w:divsChild>
                </w:div>
                <w:div w:id="985355243">
                  <w:marLeft w:val="0"/>
                  <w:marRight w:val="0"/>
                  <w:marTop w:val="0"/>
                  <w:marBottom w:val="0"/>
                  <w:divBdr>
                    <w:top w:val="none" w:sz="0" w:space="0" w:color="auto"/>
                    <w:left w:val="none" w:sz="0" w:space="0" w:color="auto"/>
                    <w:bottom w:val="none" w:sz="0" w:space="0" w:color="auto"/>
                    <w:right w:val="none" w:sz="0" w:space="0" w:color="auto"/>
                  </w:divBdr>
                  <w:divsChild>
                    <w:div w:id="361326290">
                      <w:marLeft w:val="0"/>
                      <w:marRight w:val="0"/>
                      <w:marTop w:val="0"/>
                      <w:marBottom w:val="0"/>
                      <w:divBdr>
                        <w:top w:val="none" w:sz="0" w:space="0" w:color="auto"/>
                        <w:left w:val="none" w:sz="0" w:space="0" w:color="auto"/>
                        <w:bottom w:val="none" w:sz="0" w:space="0" w:color="auto"/>
                        <w:right w:val="none" w:sz="0" w:space="0" w:color="auto"/>
                      </w:divBdr>
                    </w:div>
                  </w:divsChild>
                </w:div>
                <w:div w:id="1106577550">
                  <w:marLeft w:val="0"/>
                  <w:marRight w:val="0"/>
                  <w:marTop w:val="0"/>
                  <w:marBottom w:val="0"/>
                  <w:divBdr>
                    <w:top w:val="none" w:sz="0" w:space="0" w:color="auto"/>
                    <w:left w:val="none" w:sz="0" w:space="0" w:color="auto"/>
                    <w:bottom w:val="none" w:sz="0" w:space="0" w:color="auto"/>
                    <w:right w:val="none" w:sz="0" w:space="0" w:color="auto"/>
                  </w:divBdr>
                  <w:divsChild>
                    <w:div w:id="630593723">
                      <w:marLeft w:val="0"/>
                      <w:marRight w:val="0"/>
                      <w:marTop w:val="0"/>
                      <w:marBottom w:val="0"/>
                      <w:divBdr>
                        <w:top w:val="none" w:sz="0" w:space="0" w:color="auto"/>
                        <w:left w:val="none" w:sz="0" w:space="0" w:color="auto"/>
                        <w:bottom w:val="none" w:sz="0" w:space="0" w:color="auto"/>
                        <w:right w:val="none" w:sz="0" w:space="0" w:color="auto"/>
                      </w:divBdr>
                    </w:div>
                  </w:divsChild>
                </w:div>
                <w:div w:id="1222405938">
                  <w:marLeft w:val="0"/>
                  <w:marRight w:val="0"/>
                  <w:marTop w:val="0"/>
                  <w:marBottom w:val="0"/>
                  <w:divBdr>
                    <w:top w:val="none" w:sz="0" w:space="0" w:color="auto"/>
                    <w:left w:val="none" w:sz="0" w:space="0" w:color="auto"/>
                    <w:bottom w:val="none" w:sz="0" w:space="0" w:color="auto"/>
                    <w:right w:val="none" w:sz="0" w:space="0" w:color="auto"/>
                  </w:divBdr>
                  <w:divsChild>
                    <w:div w:id="1661695490">
                      <w:marLeft w:val="0"/>
                      <w:marRight w:val="0"/>
                      <w:marTop w:val="0"/>
                      <w:marBottom w:val="0"/>
                      <w:divBdr>
                        <w:top w:val="none" w:sz="0" w:space="0" w:color="auto"/>
                        <w:left w:val="none" w:sz="0" w:space="0" w:color="auto"/>
                        <w:bottom w:val="none" w:sz="0" w:space="0" w:color="auto"/>
                        <w:right w:val="none" w:sz="0" w:space="0" w:color="auto"/>
                      </w:divBdr>
                    </w:div>
                  </w:divsChild>
                </w:div>
                <w:div w:id="1459379365">
                  <w:marLeft w:val="0"/>
                  <w:marRight w:val="0"/>
                  <w:marTop w:val="0"/>
                  <w:marBottom w:val="0"/>
                  <w:divBdr>
                    <w:top w:val="none" w:sz="0" w:space="0" w:color="auto"/>
                    <w:left w:val="none" w:sz="0" w:space="0" w:color="auto"/>
                    <w:bottom w:val="none" w:sz="0" w:space="0" w:color="auto"/>
                    <w:right w:val="none" w:sz="0" w:space="0" w:color="auto"/>
                  </w:divBdr>
                  <w:divsChild>
                    <w:div w:id="1946307648">
                      <w:marLeft w:val="0"/>
                      <w:marRight w:val="0"/>
                      <w:marTop w:val="0"/>
                      <w:marBottom w:val="0"/>
                      <w:divBdr>
                        <w:top w:val="none" w:sz="0" w:space="0" w:color="auto"/>
                        <w:left w:val="none" w:sz="0" w:space="0" w:color="auto"/>
                        <w:bottom w:val="none" w:sz="0" w:space="0" w:color="auto"/>
                        <w:right w:val="none" w:sz="0" w:space="0" w:color="auto"/>
                      </w:divBdr>
                    </w:div>
                  </w:divsChild>
                </w:div>
                <w:div w:id="1471553399">
                  <w:marLeft w:val="0"/>
                  <w:marRight w:val="0"/>
                  <w:marTop w:val="0"/>
                  <w:marBottom w:val="0"/>
                  <w:divBdr>
                    <w:top w:val="none" w:sz="0" w:space="0" w:color="auto"/>
                    <w:left w:val="none" w:sz="0" w:space="0" w:color="auto"/>
                    <w:bottom w:val="none" w:sz="0" w:space="0" w:color="auto"/>
                    <w:right w:val="none" w:sz="0" w:space="0" w:color="auto"/>
                  </w:divBdr>
                  <w:divsChild>
                    <w:div w:id="1909488334">
                      <w:marLeft w:val="0"/>
                      <w:marRight w:val="0"/>
                      <w:marTop w:val="0"/>
                      <w:marBottom w:val="0"/>
                      <w:divBdr>
                        <w:top w:val="none" w:sz="0" w:space="0" w:color="auto"/>
                        <w:left w:val="none" w:sz="0" w:space="0" w:color="auto"/>
                        <w:bottom w:val="none" w:sz="0" w:space="0" w:color="auto"/>
                        <w:right w:val="none" w:sz="0" w:space="0" w:color="auto"/>
                      </w:divBdr>
                    </w:div>
                  </w:divsChild>
                </w:div>
                <w:div w:id="1480221304">
                  <w:marLeft w:val="0"/>
                  <w:marRight w:val="0"/>
                  <w:marTop w:val="0"/>
                  <w:marBottom w:val="0"/>
                  <w:divBdr>
                    <w:top w:val="none" w:sz="0" w:space="0" w:color="auto"/>
                    <w:left w:val="none" w:sz="0" w:space="0" w:color="auto"/>
                    <w:bottom w:val="none" w:sz="0" w:space="0" w:color="auto"/>
                    <w:right w:val="none" w:sz="0" w:space="0" w:color="auto"/>
                  </w:divBdr>
                  <w:divsChild>
                    <w:div w:id="200480381">
                      <w:marLeft w:val="0"/>
                      <w:marRight w:val="0"/>
                      <w:marTop w:val="0"/>
                      <w:marBottom w:val="0"/>
                      <w:divBdr>
                        <w:top w:val="none" w:sz="0" w:space="0" w:color="auto"/>
                        <w:left w:val="none" w:sz="0" w:space="0" w:color="auto"/>
                        <w:bottom w:val="none" w:sz="0" w:space="0" w:color="auto"/>
                        <w:right w:val="none" w:sz="0" w:space="0" w:color="auto"/>
                      </w:divBdr>
                    </w:div>
                  </w:divsChild>
                </w:div>
                <w:div w:id="1481730945">
                  <w:marLeft w:val="0"/>
                  <w:marRight w:val="0"/>
                  <w:marTop w:val="0"/>
                  <w:marBottom w:val="0"/>
                  <w:divBdr>
                    <w:top w:val="none" w:sz="0" w:space="0" w:color="auto"/>
                    <w:left w:val="none" w:sz="0" w:space="0" w:color="auto"/>
                    <w:bottom w:val="none" w:sz="0" w:space="0" w:color="auto"/>
                    <w:right w:val="none" w:sz="0" w:space="0" w:color="auto"/>
                  </w:divBdr>
                  <w:divsChild>
                    <w:div w:id="1915821487">
                      <w:marLeft w:val="0"/>
                      <w:marRight w:val="0"/>
                      <w:marTop w:val="0"/>
                      <w:marBottom w:val="0"/>
                      <w:divBdr>
                        <w:top w:val="none" w:sz="0" w:space="0" w:color="auto"/>
                        <w:left w:val="none" w:sz="0" w:space="0" w:color="auto"/>
                        <w:bottom w:val="none" w:sz="0" w:space="0" w:color="auto"/>
                        <w:right w:val="none" w:sz="0" w:space="0" w:color="auto"/>
                      </w:divBdr>
                    </w:div>
                  </w:divsChild>
                </w:div>
                <w:div w:id="1627350450">
                  <w:marLeft w:val="0"/>
                  <w:marRight w:val="0"/>
                  <w:marTop w:val="0"/>
                  <w:marBottom w:val="0"/>
                  <w:divBdr>
                    <w:top w:val="none" w:sz="0" w:space="0" w:color="auto"/>
                    <w:left w:val="none" w:sz="0" w:space="0" w:color="auto"/>
                    <w:bottom w:val="none" w:sz="0" w:space="0" w:color="auto"/>
                    <w:right w:val="none" w:sz="0" w:space="0" w:color="auto"/>
                  </w:divBdr>
                  <w:divsChild>
                    <w:div w:id="259292101">
                      <w:marLeft w:val="0"/>
                      <w:marRight w:val="0"/>
                      <w:marTop w:val="0"/>
                      <w:marBottom w:val="0"/>
                      <w:divBdr>
                        <w:top w:val="none" w:sz="0" w:space="0" w:color="auto"/>
                        <w:left w:val="none" w:sz="0" w:space="0" w:color="auto"/>
                        <w:bottom w:val="none" w:sz="0" w:space="0" w:color="auto"/>
                        <w:right w:val="none" w:sz="0" w:space="0" w:color="auto"/>
                      </w:divBdr>
                    </w:div>
                  </w:divsChild>
                </w:div>
                <w:div w:id="1713924408">
                  <w:marLeft w:val="0"/>
                  <w:marRight w:val="0"/>
                  <w:marTop w:val="0"/>
                  <w:marBottom w:val="0"/>
                  <w:divBdr>
                    <w:top w:val="none" w:sz="0" w:space="0" w:color="auto"/>
                    <w:left w:val="none" w:sz="0" w:space="0" w:color="auto"/>
                    <w:bottom w:val="none" w:sz="0" w:space="0" w:color="auto"/>
                    <w:right w:val="none" w:sz="0" w:space="0" w:color="auto"/>
                  </w:divBdr>
                  <w:divsChild>
                    <w:div w:id="1773667187">
                      <w:marLeft w:val="0"/>
                      <w:marRight w:val="0"/>
                      <w:marTop w:val="0"/>
                      <w:marBottom w:val="0"/>
                      <w:divBdr>
                        <w:top w:val="none" w:sz="0" w:space="0" w:color="auto"/>
                        <w:left w:val="none" w:sz="0" w:space="0" w:color="auto"/>
                        <w:bottom w:val="none" w:sz="0" w:space="0" w:color="auto"/>
                        <w:right w:val="none" w:sz="0" w:space="0" w:color="auto"/>
                      </w:divBdr>
                    </w:div>
                  </w:divsChild>
                </w:div>
                <w:div w:id="1751580766">
                  <w:marLeft w:val="0"/>
                  <w:marRight w:val="0"/>
                  <w:marTop w:val="0"/>
                  <w:marBottom w:val="0"/>
                  <w:divBdr>
                    <w:top w:val="none" w:sz="0" w:space="0" w:color="auto"/>
                    <w:left w:val="none" w:sz="0" w:space="0" w:color="auto"/>
                    <w:bottom w:val="none" w:sz="0" w:space="0" w:color="auto"/>
                    <w:right w:val="none" w:sz="0" w:space="0" w:color="auto"/>
                  </w:divBdr>
                  <w:divsChild>
                    <w:div w:id="850266292">
                      <w:marLeft w:val="0"/>
                      <w:marRight w:val="0"/>
                      <w:marTop w:val="0"/>
                      <w:marBottom w:val="0"/>
                      <w:divBdr>
                        <w:top w:val="none" w:sz="0" w:space="0" w:color="auto"/>
                        <w:left w:val="none" w:sz="0" w:space="0" w:color="auto"/>
                        <w:bottom w:val="none" w:sz="0" w:space="0" w:color="auto"/>
                        <w:right w:val="none" w:sz="0" w:space="0" w:color="auto"/>
                      </w:divBdr>
                    </w:div>
                  </w:divsChild>
                </w:div>
                <w:div w:id="1753619972">
                  <w:marLeft w:val="0"/>
                  <w:marRight w:val="0"/>
                  <w:marTop w:val="0"/>
                  <w:marBottom w:val="0"/>
                  <w:divBdr>
                    <w:top w:val="none" w:sz="0" w:space="0" w:color="auto"/>
                    <w:left w:val="none" w:sz="0" w:space="0" w:color="auto"/>
                    <w:bottom w:val="none" w:sz="0" w:space="0" w:color="auto"/>
                    <w:right w:val="none" w:sz="0" w:space="0" w:color="auto"/>
                  </w:divBdr>
                  <w:divsChild>
                    <w:div w:id="94247997">
                      <w:marLeft w:val="0"/>
                      <w:marRight w:val="0"/>
                      <w:marTop w:val="0"/>
                      <w:marBottom w:val="0"/>
                      <w:divBdr>
                        <w:top w:val="none" w:sz="0" w:space="0" w:color="auto"/>
                        <w:left w:val="none" w:sz="0" w:space="0" w:color="auto"/>
                        <w:bottom w:val="none" w:sz="0" w:space="0" w:color="auto"/>
                        <w:right w:val="none" w:sz="0" w:space="0" w:color="auto"/>
                      </w:divBdr>
                    </w:div>
                  </w:divsChild>
                </w:div>
                <w:div w:id="1772781291">
                  <w:marLeft w:val="0"/>
                  <w:marRight w:val="0"/>
                  <w:marTop w:val="0"/>
                  <w:marBottom w:val="0"/>
                  <w:divBdr>
                    <w:top w:val="none" w:sz="0" w:space="0" w:color="auto"/>
                    <w:left w:val="none" w:sz="0" w:space="0" w:color="auto"/>
                    <w:bottom w:val="none" w:sz="0" w:space="0" w:color="auto"/>
                    <w:right w:val="none" w:sz="0" w:space="0" w:color="auto"/>
                  </w:divBdr>
                  <w:divsChild>
                    <w:div w:id="538662157">
                      <w:marLeft w:val="0"/>
                      <w:marRight w:val="0"/>
                      <w:marTop w:val="0"/>
                      <w:marBottom w:val="0"/>
                      <w:divBdr>
                        <w:top w:val="none" w:sz="0" w:space="0" w:color="auto"/>
                        <w:left w:val="none" w:sz="0" w:space="0" w:color="auto"/>
                        <w:bottom w:val="none" w:sz="0" w:space="0" w:color="auto"/>
                        <w:right w:val="none" w:sz="0" w:space="0" w:color="auto"/>
                      </w:divBdr>
                    </w:div>
                  </w:divsChild>
                </w:div>
                <w:div w:id="1806311288">
                  <w:marLeft w:val="0"/>
                  <w:marRight w:val="0"/>
                  <w:marTop w:val="0"/>
                  <w:marBottom w:val="0"/>
                  <w:divBdr>
                    <w:top w:val="none" w:sz="0" w:space="0" w:color="auto"/>
                    <w:left w:val="none" w:sz="0" w:space="0" w:color="auto"/>
                    <w:bottom w:val="none" w:sz="0" w:space="0" w:color="auto"/>
                    <w:right w:val="none" w:sz="0" w:space="0" w:color="auto"/>
                  </w:divBdr>
                  <w:divsChild>
                    <w:div w:id="525212053">
                      <w:marLeft w:val="0"/>
                      <w:marRight w:val="0"/>
                      <w:marTop w:val="0"/>
                      <w:marBottom w:val="0"/>
                      <w:divBdr>
                        <w:top w:val="none" w:sz="0" w:space="0" w:color="auto"/>
                        <w:left w:val="none" w:sz="0" w:space="0" w:color="auto"/>
                        <w:bottom w:val="none" w:sz="0" w:space="0" w:color="auto"/>
                        <w:right w:val="none" w:sz="0" w:space="0" w:color="auto"/>
                      </w:divBdr>
                    </w:div>
                  </w:divsChild>
                </w:div>
                <w:div w:id="1826623794">
                  <w:marLeft w:val="0"/>
                  <w:marRight w:val="0"/>
                  <w:marTop w:val="0"/>
                  <w:marBottom w:val="0"/>
                  <w:divBdr>
                    <w:top w:val="none" w:sz="0" w:space="0" w:color="auto"/>
                    <w:left w:val="none" w:sz="0" w:space="0" w:color="auto"/>
                    <w:bottom w:val="none" w:sz="0" w:space="0" w:color="auto"/>
                    <w:right w:val="none" w:sz="0" w:space="0" w:color="auto"/>
                  </w:divBdr>
                  <w:divsChild>
                    <w:div w:id="631597800">
                      <w:marLeft w:val="0"/>
                      <w:marRight w:val="0"/>
                      <w:marTop w:val="0"/>
                      <w:marBottom w:val="0"/>
                      <w:divBdr>
                        <w:top w:val="none" w:sz="0" w:space="0" w:color="auto"/>
                        <w:left w:val="none" w:sz="0" w:space="0" w:color="auto"/>
                        <w:bottom w:val="none" w:sz="0" w:space="0" w:color="auto"/>
                        <w:right w:val="none" w:sz="0" w:space="0" w:color="auto"/>
                      </w:divBdr>
                    </w:div>
                  </w:divsChild>
                </w:div>
                <w:div w:id="1851677131">
                  <w:marLeft w:val="0"/>
                  <w:marRight w:val="0"/>
                  <w:marTop w:val="0"/>
                  <w:marBottom w:val="0"/>
                  <w:divBdr>
                    <w:top w:val="none" w:sz="0" w:space="0" w:color="auto"/>
                    <w:left w:val="none" w:sz="0" w:space="0" w:color="auto"/>
                    <w:bottom w:val="none" w:sz="0" w:space="0" w:color="auto"/>
                    <w:right w:val="none" w:sz="0" w:space="0" w:color="auto"/>
                  </w:divBdr>
                  <w:divsChild>
                    <w:div w:id="659117465">
                      <w:marLeft w:val="0"/>
                      <w:marRight w:val="0"/>
                      <w:marTop w:val="0"/>
                      <w:marBottom w:val="0"/>
                      <w:divBdr>
                        <w:top w:val="none" w:sz="0" w:space="0" w:color="auto"/>
                        <w:left w:val="none" w:sz="0" w:space="0" w:color="auto"/>
                        <w:bottom w:val="none" w:sz="0" w:space="0" w:color="auto"/>
                        <w:right w:val="none" w:sz="0" w:space="0" w:color="auto"/>
                      </w:divBdr>
                    </w:div>
                  </w:divsChild>
                </w:div>
                <w:div w:id="1886092437">
                  <w:marLeft w:val="0"/>
                  <w:marRight w:val="0"/>
                  <w:marTop w:val="0"/>
                  <w:marBottom w:val="0"/>
                  <w:divBdr>
                    <w:top w:val="none" w:sz="0" w:space="0" w:color="auto"/>
                    <w:left w:val="none" w:sz="0" w:space="0" w:color="auto"/>
                    <w:bottom w:val="none" w:sz="0" w:space="0" w:color="auto"/>
                    <w:right w:val="none" w:sz="0" w:space="0" w:color="auto"/>
                  </w:divBdr>
                  <w:divsChild>
                    <w:div w:id="662050654">
                      <w:marLeft w:val="0"/>
                      <w:marRight w:val="0"/>
                      <w:marTop w:val="0"/>
                      <w:marBottom w:val="0"/>
                      <w:divBdr>
                        <w:top w:val="none" w:sz="0" w:space="0" w:color="auto"/>
                        <w:left w:val="none" w:sz="0" w:space="0" w:color="auto"/>
                        <w:bottom w:val="none" w:sz="0" w:space="0" w:color="auto"/>
                        <w:right w:val="none" w:sz="0" w:space="0" w:color="auto"/>
                      </w:divBdr>
                    </w:div>
                  </w:divsChild>
                </w:div>
                <w:div w:id="2001614178">
                  <w:marLeft w:val="0"/>
                  <w:marRight w:val="0"/>
                  <w:marTop w:val="0"/>
                  <w:marBottom w:val="0"/>
                  <w:divBdr>
                    <w:top w:val="none" w:sz="0" w:space="0" w:color="auto"/>
                    <w:left w:val="none" w:sz="0" w:space="0" w:color="auto"/>
                    <w:bottom w:val="none" w:sz="0" w:space="0" w:color="auto"/>
                    <w:right w:val="none" w:sz="0" w:space="0" w:color="auto"/>
                  </w:divBdr>
                  <w:divsChild>
                    <w:div w:id="19324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987361">
          <w:marLeft w:val="0"/>
          <w:marRight w:val="0"/>
          <w:marTop w:val="0"/>
          <w:marBottom w:val="0"/>
          <w:divBdr>
            <w:top w:val="none" w:sz="0" w:space="0" w:color="auto"/>
            <w:left w:val="none" w:sz="0" w:space="0" w:color="auto"/>
            <w:bottom w:val="none" w:sz="0" w:space="0" w:color="auto"/>
            <w:right w:val="none" w:sz="0" w:space="0" w:color="auto"/>
          </w:divBdr>
        </w:div>
        <w:div w:id="312492515">
          <w:marLeft w:val="0"/>
          <w:marRight w:val="0"/>
          <w:marTop w:val="0"/>
          <w:marBottom w:val="0"/>
          <w:divBdr>
            <w:top w:val="none" w:sz="0" w:space="0" w:color="auto"/>
            <w:left w:val="none" w:sz="0" w:space="0" w:color="auto"/>
            <w:bottom w:val="none" w:sz="0" w:space="0" w:color="auto"/>
            <w:right w:val="none" w:sz="0" w:space="0" w:color="auto"/>
          </w:divBdr>
        </w:div>
        <w:div w:id="359664741">
          <w:marLeft w:val="0"/>
          <w:marRight w:val="0"/>
          <w:marTop w:val="0"/>
          <w:marBottom w:val="0"/>
          <w:divBdr>
            <w:top w:val="none" w:sz="0" w:space="0" w:color="auto"/>
            <w:left w:val="none" w:sz="0" w:space="0" w:color="auto"/>
            <w:bottom w:val="none" w:sz="0" w:space="0" w:color="auto"/>
            <w:right w:val="none" w:sz="0" w:space="0" w:color="auto"/>
          </w:divBdr>
          <w:divsChild>
            <w:div w:id="1468087711">
              <w:marLeft w:val="-75"/>
              <w:marRight w:val="0"/>
              <w:marTop w:val="30"/>
              <w:marBottom w:val="30"/>
              <w:divBdr>
                <w:top w:val="none" w:sz="0" w:space="0" w:color="auto"/>
                <w:left w:val="none" w:sz="0" w:space="0" w:color="auto"/>
                <w:bottom w:val="none" w:sz="0" w:space="0" w:color="auto"/>
                <w:right w:val="none" w:sz="0" w:space="0" w:color="auto"/>
              </w:divBdr>
              <w:divsChild>
                <w:div w:id="7413892">
                  <w:marLeft w:val="0"/>
                  <w:marRight w:val="0"/>
                  <w:marTop w:val="0"/>
                  <w:marBottom w:val="0"/>
                  <w:divBdr>
                    <w:top w:val="none" w:sz="0" w:space="0" w:color="auto"/>
                    <w:left w:val="none" w:sz="0" w:space="0" w:color="auto"/>
                    <w:bottom w:val="none" w:sz="0" w:space="0" w:color="auto"/>
                    <w:right w:val="none" w:sz="0" w:space="0" w:color="auto"/>
                  </w:divBdr>
                  <w:divsChild>
                    <w:div w:id="2001612083">
                      <w:marLeft w:val="0"/>
                      <w:marRight w:val="0"/>
                      <w:marTop w:val="0"/>
                      <w:marBottom w:val="0"/>
                      <w:divBdr>
                        <w:top w:val="none" w:sz="0" w:space="0" w:color="auto"/>
                        <w:left w:val="none" w:sz="0" w:space="0" w:color="auto"/>
                        <w:bottom w:val="none" w:sz="0" w:space="0" w:color="auto"/>
                        <w:right w:val="none" w:sz="0" w:space="0" w:color="auto"/>
                      </w:divBdr>
                    </w:div>
                  </w:divsChild>
                </w:div>
                <w:div w:id="7484699">
                  <w:marLeft w:val="0"/>
                  <w:marRight w:val="0"/>
                  <w:marTop w:val="0"/>
                  <w:marBottom w:val="0"/>
                  <w:divBdr>
                    <w:top w:val="none" w:sz="0" w:space="0" w:color="auto"/>
                    <w:left w:val="none" w:sz="0" w:space="0" w:color="auto"/>
                    <w:bottom w:val="none" w:sz="0" w:space="0" w:color="auto"/>
                    <w:right w:val="none" w:sz="0" w:space="0" w:color="auto"/>
                  </w:divBdr>
                  <w:divsChild>
                    <w:div w:id="1099302282">
                      <w:marLeft w:val="0"/>
                      <w:marRight w:val="0"/>
                      <w:marTop w:val="0"/>
                      <w:marBottom w:val="0"/>
                      <w:divBdr>
                        <w:top w:val="none" w:sz="0" w:space="0" w:color="auto"/>
                        <w:left w:val="none" w:sz="0" w:space="0" w:color="auto"/>
                        <w:bottom w:val="none" w:sz="0" w:space="0" w:color="auto"/>
                        <w:right w:val="none" w:sz="0" w:space="0" w:color="auto"/>
                      </w:divBdr>
                    </w:div>
                  </w:divsChild>
                </w:div>
                <w:div w:id="36589759">
                  <w:marLeft w:val="0"/>
                  <w:marRight w:val="0"/>
                  <w:marTop w:val="0"/>
                  <w:marBottom w:val="0"/>
                  <w:divBdr>
                    <w:top w:val="none" w:sz="0" w:space="0" w:color="auto"/>
                    <w:left w:val="none" w:sz="0" w:space="0" w:color="auto"/>
                    <w:bottom w:val="none" w:sz="0" w:space="0" w:color="auto"/>
                    <w:right w:val="none" w:sz="0" w:space="0" w:color="auto"/>
                  </w:divBdr>
                  <w:divsChild>
                    <w:div w:id="460611838">
                      <w:marLeft w:val="0"/>
                      <w:marRight w:val="0"/>
                      <w:marTop w:val="0"/>
                      <w:marBottom w:val="0"/>
                      <w:divBdr>
                        <w:top w:val="none" w:sz="0" w:space="0" w:color="auto"/>
                        <w:left w:val="none" w:sz="0" w:space="0" w:color="auto"/>
                        <w:bottom w:val="none" w:sz="0" w:space="0" w:color="auto"/>
                        <w:right w:val="none" w:sz="0" w:space="0" w:color="auto"/>
                      </w:divBdr>
                    </w:div>
                  </w:divsChild>
                </w:div>
                <w:div w:id="37123207">
                  <w:marLeft w:val="0"/>
                  <w:marRight w:val="0"/>
                  <w:marTop w:val="0"/>
                  <w:marBottom w:val="0"/>
                  <w:divBdr>
                    <w:top w:val="none" w:sz="0" w:space="0" w:color="auto"/>
                    <w:left w:val="none" w:sz="0" w:space="0" w:color="auto"/>
                    <w:bottom w:val="none" w:sz="0" w:space="0" w:color="auto"/>
                    <w:right w:val="none" w:sz="0" w:space="0" w:color="auto"/>
                  </w:divBdr>
                  <w:divsChild>
                    <w:div w:id="1205285888">
                      <w:marLeft w:val="0"/>
                      <w:marRight w:val="0"/>
                      <w:marTop w:val="0"/>
                      <w:marBottom w:val="0"/>
                      <w:divBdr>
                        <w:top w:val="none" w:sz="0" w:space="0" w:color="auto"/>
                        <w:left w:val="none" w:sz="0" w:space="0" w:color="auto"/>
                        <w:bottom w:val="none" w:sz="0" w:space="0" w:color="auto"/>
                        <w:right w:val="none" w:sz="0" w:space="0" w:color="auto"/>
                      </w:divBdr>
                    </w:div>
                  </w:divsChild>
                </w:div>
                <w:div w:id="43338844">
                  <w:marLeft w:val="0"/>
                  <w:marRight w:val="0"/>
                  <w:marTop w:val="0"/>
                  <w:marBottom w:val="0"/>
                  <w:divBdr>
                    <w:top w:val="none" w:sz="0" w:space="0" w:color="auto"/>
                    <w:left w:val="none" w:sz="0" w:space="0" w:color="auto"/>
                    <w:bottom w:val="none" w:sz="0" w:space="0" w:color="auto"/>
                    <w:right w:val="none" w:sz="0" w:space="0" w:color="auto"/>
                  </w:divBdr>
                  <w:divsChild>
                    <w:div w:id="2021277000">
                      <w:marLeft w:val="0"/>
                      <w:marRight w:val="0"/>
                      <w:marTop w:val="0"/>
                      <w:marBottom w:val="0"/>
                      <w:divBdr>
                        <w:top w:val="none" w:sz="0" w:space="0" w:color="auto"/>
                        <w:left w:val="none" w:sz="0" w:space="0" w:color="auto"/>
                        <w:bottom w:val="none" w:sz="0" w:space="0" w:color="auto"/>
                        <w:right w:val="none" w:sz="0" w:space="0" w:color="auto"/>
                      </w:divBdr>
                    </w:div>
                  </w:divsChild>
                </w:div>
                <w:div w:id="43649041">
                  <w:marLeft w:val="0"/>
                  <w:marRight w:val="0"/>
                  <w:marTop w:val="0"/>
                  <w:marBottom w:val="0"/>
                  <w:divBdr>
                    <w:top w:val="none" w:sz="0" w:space="0" w:color="auto"/>
                    <w:left w:val="none" w:sz="0" w:space="0" w:color="auto"/>
                    <w:bottom w:val="none" w:sz="0" w:space="0" w:color="auto"/>
                    <w:right w:val="none" w:sz="0" w:space="0" w:color="auto"/>
                  </w:divBdr>
                  <w:divsChild>
                    <w:div w:id="888109632">
                      <w:marLeft w:val="0"/>
                      <w:marRight w:val="0"/>
                      <w:marTop w:val="0"/>
                      <w:marBottom w:val="0"/>
                      <w:divBdr>
                        <w:top w:val="none" w:sz="0" w:space="0" w:color="auto"/>
                        <w:left w:val="none" w:sz="0" w:space="0" w:color="auto"/>
                        <w:bottom w:val="none" w:sz="0" w:space="0" w:color="auto"/>
                        <w:right w:val="none" w:sz="0" w:space="0" w:color="auto"/>
                      </w:divBdr>
                    </w:div>
                    <w:div w:id="1098258540">
                      <w:marLeft w:val="0"/>
                      <w:marRight w:val="0"/>
                      <w:marTop w:val="0"/>
                      <w:marBottom w:val="0"/>
                      <w:divBdr>
                        <w:top w:val="none" w:sz="0" w:space="0" w:color="auto"/>
                        <w:left w:val="none" w:sz="0" w:space="0" w:color="auto"/>
                        <w:bottom w:val="none" w:sz="0" w:space="0" w:color="auto"/>
                        <w:right w:val="none" w:sz="0" w:space="0" w:color="auto"/>
                      </w:divBdr>
                    </w:div>
                  </w:divsChild>
                </w:div>
                <w:div w:id="54789155">
                  <w:marLeft w:val="0"/>
                  <w:marRight w:val="0"/>
                  <w:marTop w:val="0"/>
                  <w:marBottom w:val="0"/>
                  <w:divBdr>
                    <w:top w:val="none" w:sz="0" w:space="0" w:color="auto"/>
                    <w:left w:val="none" w:sz="0" w:space="0" w:color="auto"/>
                    <w:bottom w:val="none" w:sz="0" w:space="0" w:color="auto"/>
                    <w:right w:val="none" w:sz="0" w:space="0" w:color="auto"/>
                  </w:divBdr>
                  <w:divsChild>
                    <w:div w:id="167447196">
                      <w:marLeft w:val="0"/>
                      <w:marRight w:val="0"/>
                      <w:marTop w:val="0"/>
                      <w:marBottom w:val="0"/>
                      <w:divBdr>
                        <w:top w:val="none" w:sz="0" w:space="0" w:color="auto"/>
                        <w:left w:val="none" w:sz="0" w:space="0" w:color="auto"/>
                        <w:bottom w:val="none" w:sz="0" w:space="0" w:color="auto"/>
                        <w:right w:val="none" w:sz="0" w:space="0" w:color="auto"/>
                      </w:divBdr>
                    </w:div>
                  </w:divsChild>
                </w:div>
                <w:div w:id="66348992">
                  <w:marLeft w:val="0"/>
                  <w:marRight w:val="0"/>
                  <w:marTop w:val="0"/>
                  <w:marBottom w:val="0"/>
                  <w:divBdr>
                    <w:top w:val="none" w:sz="0" w:space="0" w:color="auto"/>
                    <w:left w:val="none" w:sz="0" w:space="0" w:color="auto"/>
                    <w:bottom w:val="none" w:sz="0" w:space="0" w:color="auto"/>
                    <w:right w:val="none" w:sz="0" w:space="0" w:color="auto"/>
                  </w:divBdr>
                  <w:divsChild>
                    <w:div w:id="693043362">
                      <w:marLeft w:val="0"/>
                      <w:marRight w:val="0"/>
                      <w:marTop w:val="0"/>
                      <w:marBottom w:val="0"/>
                      <w:divBdr>
                        <w:top w:val="none" w:sz="0" w:space="0" w:color="auto"/>
                        <w:left w:val="none" w:sz="0" w:space="0" w:color="auto"/>
                        <w:bottom w:val="none" w:sz="0" w:space="0" w:color="auto"/>
                        <w:right w:val="none" w:sz="0" w:space="0" w:color="auto"/>
                      </w:divBdr>
                    </w:div>
                    <w:div w:id="840315524">
                      <w:marLeft w:val="0"/>
                      <w:marRight w:val="0"/>
                      <w:marTop w:val="0"/>
                      <w:marBottom w:val="0"/>
                      <w:divBdr>
                        <w:top w:val="none" w:sz="0" w:space="0" w:color="auto"/>
                        <w:left w:val="none" w:sz="0" w:space="0" w:color="auto"/>
                        <w:bottom w:val="none" w:sz="0" w:space="0" w:color="auto"/>
                        <w:right w:val="none" w:sz="0" w:space="0" w:color="auto"/>
                      </w:divBdr>
                    </w:div>
                    <w:div w:id="1077242970">
                      <w:marLeft w:val="0"/>
                      <w:marRight w:val="0"/>
                      <w:marTop w:val="0"/>
                      <w:marBottom w:val="0"/>
                      <w:divBdr>
                        <w:top w:val="none" w:sz="0" w:space="0" w:color="auto"/>
                        <w:left w:val="none" w:sz="0" w:space="0" w:color="auto"/>
                        <w:bottom w:val="none" w:sz="0" w:space="0" w:color="auto"/>
                        <w:right w:val="none" w:sz="0" w:space="0" w:color="auto"/>
                      </w:divBdr>
                    </w:div>
                    <w:div w:id="1758939730">
                      <w:marLeft w:val="0"/>
                      <w:marRight w:val="0"/>
                      <w:marTop w:val="0"/>
                      <w:marBottom w:val="0"/>
                      <w:divBdr>
                        <w:top w:val="none" w:sz="0" w:space="0" w:color="auto"/>
                        <w:left w:val="none" w:sz="0" w:space="0" w:color="auto"/>
                        <w:bottom w:val="none" w:sz="0" w:space="0" w:color="auto"/>
                        <w:right w:val="none" w:sz="0" w:space="0" w:color="auto"/>
                      </w:divBdr>
                    </w:div>
                  </w:divsChild>
                </w:div>
                <w:div w:id="78447408">
                  <w:marLeft w:val="0"/>
                  <w:marRight w:val="0"/>
                  <w:marTop w:val="0"/>
                  <w:marBottom w:val="0"/>
                  <w:divBdr>
                    <w:top w:val="none" w:sz="0" w:space="0" w:color="auto"/>
                    <w:left w:val="none" w:sz="0" w:space="0" w:color="auto"/>
                    <w:bottom w:val="none" w:sz="0" w:space="0" w:color="auto"/>
                    <w:right w:val="none" w:sz="0" w:space="0" w:color="auto"/>
                  </w:divBdr>
                  <w:divsChild>
                    <w:div w:id="1397706656">
                      <w:marLeft w:val="0"/>
                      <w:marRight w:val="0"/>
                      <w:marTop w:val="0"/>
                      <w:marBottom w:val="0"/>
                      <w:divBdr>
                        <w:top w:val="none" w:sz="0" w:space="0" w:color="auto"/>
                        <w:left w:val="none" w:sz="0" w:space="0" w:color="auto"/>
                        <w:bottom w:val="none" w:sz="0" w:space="0" w:color="auto"/>
                        <w:right w:val="none" w:sz="0" w:space="0" w:color="auto"/>
                      </w:divBdr>
                    </w:div>
                    <w:div w:id="1428966485">
                      <w:marLeft w:val="0"/>
                      <w:marRight w:val="0"/>
                      <w:marTop w:val="0"/>
                      <w:marBottom w:val="0"/>
                      <w:divBdr>
                        <w:top w:val="none" w:sz="0" w:space="0" w:color="auto"/>
                        <w:left w:val="none" w:sz="0" w:space="0" w:color="auto"/>
                        <w:bottom w:val="none" w:sz="0" w:space="0" w:color="auto"/>
                        <w:right w:val="none" w:sz="0" w:space="0" w:color="auto"/>
                      </w:divBdr>
                    </w:div>
                  </w:divsChild>
                </w:div>
                <w:div w:id="90131811">
                  <w:marLeft w:val="0"/>
                  <w:marRight w:val="0"/>
                  <w:marTop w:val="0"/>
                  <w:marBottom w:val="0"/>
                  <w:divBdr>
                    <w:top w:val="none" w:sz="0" w:space="0" w:color="auto"/>
                    <w:left w:val="none" w:sz="0" w:space="0" w:color="auto"/>
                    <w:bottom w:val="none" w:sz="0" w:space="0" w:color="auto"/>
                    <w:right w:val="none" w:sz="0" w:space="0" w:color="auto"/>
                  </w:divBdr>
                  <w:divsChild>
                    <w:div w:id="323432191">
                      <w:marLeft w:val="0"/>
                      <w:marRight w:val="0"/>
                      <w:marTop w:val="0"/>
                      <w:marBottom w:val="0"/>
                      <w:divBdr>
                        <w:top w:val="none" w:sz="0" w:space="0" w:color="auto"/>
                        <w:left w:val="none" w:sz="0" w:space="0" w:color="auto"/>
                        <w:bottom w:val="none" w:sz="0" w:space="0" w:color="auto"/>
                        <w:right w:val="none" w:sz="0" w:space="0" w:color="auto"/>
                      </w:divBdr>
                    </w:div>
                    <w:div w:id="1628779712">
                      <w:marLeft w:val="0"/>
                      <w:marRight w:val="0"/>
                      <w:marTop w:val="0"/>
                      <w:marBottom w:val="0"/>
                      <w:divBdr>
                        <w:top w:val="none" w:sz="0" w:space="0" w:color="auto"/>
                        <w:left w:val="none" w:sz="0" w:space="0" w:color="auto"/>
                        <w:bottom w:val="none" w:sz="0" w:space="0" w:color="auto"/>
                        <w:right w:val="none" w:sz="0" w:space="0" w:color="auto"/>
                      </w:divBdr>
                    </w:div>
                    <w:div w:id="1746995226">
                      <w:marLeft w:val="0"/>
                      <w:marRight w:val="0"/>
                      <w:marTop w:val="0"/>
                      <w:marBottom w:val="0"/>
                      <w:divBdr>
                        <w:top w:val="none" w:sz="0" w:space="0" w:color="auto"/>
                        <w:left w:val="none" w:sz="0" w:space="0" w:color="auto"/>
                        <w:bottom w:val="none" w:sz="0" w:space="0" w:color="auto"/>
                        <w:right w:val="none" w:sz="0" w:space="0" w:color="auto"/>
                      </w:divBdr>
                    </w:div>
                  </w:divsChild>
                </w:div>
                <w:div w:id="128059546">
                  <w:marLeft w:val="0"/>
                  <w:marRight w:val="0"/>
                  <w:marTop w:val="0"/>
                  <w:marBottom w:val="0"/>
                  <w:divBdr>
                    <w:top w:val="none" w:sz="0" w:space="0" w:color="auto"/>
                    <w:left w:val="none" w:sz="0" w:space="0" w:color="auto"/>
                    <w:bottom w:val="none" w:sz="0" w:space="0" w:color="auto"/>
                    <w:right w:val="none" w:sz="0" w:space="0" w:color="auto"/>
                  </w:divBdr>
                  <w:divsChild>
                    <w:div w:id="1572888676">
                      <w:marLeft w:val="0"/>
                      <w:marRight w:val="0"/>
                      <w:marTop w:val="0"/>
                      <w:marBottom w:val="0"/>
                      <w:divBdr>
                        <w:top w:val="none" w:sz="0" w:space="0" w:color="auto"/>
                        <w:left w:val="none" w:sz="0" w:space="0" w:color="auto"/>
                        <w:bottom w:val="none" w:sz="0" w:space="0" w:color="auto"/>
                        <w:right w:val="none" w:sz="0" w:space="0" w:color="auto"/>
                      </w:divBdr>
                    </w:div>
                  </w:divsChild>
                </w:div>
                <w:div w:id="143667105">
                  <w:marLeft w:val="0"/>
                  <w:marRight w:val="0"/>
                  <w:marTop w:val="0"/>
                  <w:marBottom w:val="0"/>
                  <w:divBdr>
                    <w:top w:val="none" w:sz="0" w:space="0" w:color="auto"/>
                    <w:left w:val="none" w:sz="0" w:space="0" w:color="auto"/>
                    <w:bottom w:val="none" w:sz="0" w:space="0" w:color="auto"/>
                    <w:right w:val="none" w:sz="0" w:space="0" w:color="auto"/>
                  </w:divBdr>
                  <w:divsChild>
                    <w:div w:id="1880895348">
                      <w:marLeft w:val="0"/>
                      <w:marRight w:val="0"/>
                      <w:marTop w:val="0"/>
                      <w:marBottom w:val="0"/>
                      <w:divBdr>
                        <w:top w:val="none" w:sz="0" w:space="0" w:color="auto"/>
                        <w:left w:val="none" w:sz="0" w:space="0" w:color="auto"/>
                        <w:bottom w:val="none" w:sz="0" w:space="0" w:color="auto"/>
                        <w:right w:val="none" w:sz="0" w:space="0" w:color="auto"/>
                      </w:divBdr>
                    </w:div>
                  </w:divsChild>
                </w:div>
                <w:div w:id="148403720">
                  <w:marLeft w:val="0"/>
                  <w:marRight w:val="0"/>
                  <w:marTop w:val="0"/>
                  <w:marBottom w:val="0"/>
                  <w:divBdr>
                    <w:top w:val="none" w:sz="0" w:space="0" w:color="auto"/>
                    <w:left w:val="none" w:sz="0" w:space="0" w:color="auto"/>
                    <w:bottom w:val="none" w:sz="0" w:space="0" w:color="auto"/>
                    <w:right w:val="none" w:sz="0" w:space="0" w:color="auto"/>
                  </w:divBdr>
                  <w:divsChild>
                    <w:div w:id="713039824">
                      <w:marLeft w:val="0"/>
                      <w:marRight w:val="0"/>
                      <w:marTop w:val="0"/>
                      <w:marBottom w:val="0"/>
                      <w:divBdr>
                        <w:top w:val="none" w:sz="0" w:space="0" w:color="auto"/>
                        <w:left w:val="none" w:sz="0" w:space="0" w:color="auto"/>
                        <w:bottom w:val="none" w:sz="0" w:space="0" w:color="auto"/>
                        <w:right w:val="none" w:sz="0" w:space="0" w:color="auto"/>
                      </w:divBdr>
                    </w:div>
                    <w:div w:id="948969916">
                      <w:marLeft w:val="0"/>
                      <w:marRight w:val="0"/>
                      <w:marTop w:val="0"/>
                      <w:marBottom w:val="0"/>
                      <w:divBdr>
                        <w:top w:val="none" w:sz="0" w:space="0" w:color="auto"/>
                        <w:left w:val="none" w:sz="0" w:space="0" w:color="auto"/>
                        <w:bottom w:val="none" w:sz="0" w:space="0" w:color="auto"/>
                        <w:right w:val="none" w:sz="0" w:space="0" w:color="auto"/>
                      </w:divBdr>
                    </w:div>
                    <w:div w:id="1022318422">
                      <w:marLeft w:val="0"/>
                      <w:marRight w:val="0"/>
                      <w:marTop w:val="0"/>
                      <w:marBottom w:val="0"/>
                      <w:divBdr>
                        <w:top w:val="none" w:sz="0" w:space="0" w:color="auto"/>
                        <w:left w:val="none" w:sz="0" w:space="0" w:color="auto"/>
                        <w:bottom w:val="none" w:sz="0" w:space="0" w:color="auto"/>
                        <w:right w:val="none" w:sz="0" w:space="0" w:color="auto"/>
                      </w:divBdr>
                    </w:div>
                    <w:div w:id="1425686206">
                      <w:marLeft w:val="0"/>
                      <w:marRight w:val="0"/>
                      <w:marTop w:val="0"/>
                      <w:marBottom w:val="0"/>
                      <w:divBdr>
                        <w:top w:val="none" w:sz="0" w:space="0" w:color="auto"/>
                        <w:left w:val="none" w:sz="0" w:space="0" w:color="auto"/>
                        <w:bottom w:val="none" w:sz="0" w:space="0" w:color="auto"/>
                        <w:right w:val="none" w:sz="0" w:space="0" w:color="auto"/>
                      </w:divBdr>
                    </w:div>
                  </w:divsChild>
                </w:div>
                <w:div w:id="174928710">
                  <w:marLeft w:val="0"/>
                  <w:marRight w:val="0"/>
                  <w:marTop w:val="0"/>
                  <w:marBottom w:val="0"/>
                  <w:divBdr>
                    <w:top w:val="none" w:sz="0" w:space="0" w:color="auto"/>
                    <w:left w:val="none" w:sz="0" w:space="0" w:color="auto"/>
                    <w:bottom w:val="none" w:sz="0" w:space="0" w:color="auto"/>
                    <w:right w:val="none" w:sz="0" w:space="0" w:color="auto"/>
                  </w:divBdr>
                  <w:divsChild>
                    <w:div w:id="872117203">
                      <w:marLeft w:val="0"/>
                      <w:marRight w:val="0"/>
                      <w:marTop w:val="0"/>
                      <w:marBottom w:val="0"/>
                      <w:divBdr>
                        <w:top w:val="none" w:sz="0" w:space="0" w:color="auto"/>
                        <w:left w:val="none" w:sz="0" w:space="0" w:color="auto"/>
                        <w:bottom w:val="none" w:sz="0" w:space="0" w:color="auto"/>
                        <w:right w:val="none" w:sz="0" w:space="0" w:color="auto"/>
                      </w:divBdr>
                    </w:div>
                  </w:divsChild>
                </w:div>
                <w:div w:id="182327795">
                  <w:marLeft w:val="0"/>
                  <w:marRight w:val="0"/>
                  <w:marTop w:val="0"/>
                  <w:marBottom w:val="0"/>
                  <w:divBdr>
                    <w:top w:val="none" w:sz="0" w:space="0" w:color="auto"/>
                    <w:left w:val="none" w:sz="0" w:space="0" w:color="auto"/>
                    <w:bottom w:val="none" w:sz="0" w:space="0" w:color="auto"/>
                    <w:right w:val="none" w:sz="0" w:space="0" w:color="auto"/>
                  </w:divBdr>
                  <w:divsChild>
                    <w:div w:id="375933219">
                      <w:marLeft w:val="0"/>
                      <w:marRight w:val="0"/>
                      <w:marTop w:val="0"/>
                      <w:marBottom w:val="0"/>
                      <w:divBdr>
                        <w:top w:val="none" w:sz="0" w:space="0" w:color="auto"/>
                        <w:left w:val="none" w:sz="0" w:space="0" w:color="auto"/>
                        <w:bottom w:val="none" w:sz="0" w:space="0" w:color="auto"/>
                        <w:right w:val="none" w:sz="0" w:space="0" w:color="auto"/>
                      </w:divBdr>
                    </w:div>
                    <w:div w:id="975723557">
                      <w:marLeft w:val="0"/>
                      <w:marRight w:val="0"/>
                      <w:marTop w:val="0"/>
                      <w:marBottom w:val="0"/>
                      <w:divBdr>
                        <w:top w:val="none" w:sz="0" w:space="0" w:color="auto"/>
                        <w:left w:val="none" w:sz="0" w:space="0" w:color="auto"/>
                        <w:bottom w:val="none" w:sz="0" w:space="0" w:color="auto"/>
                        <w:right w:val="none" w:sz="0" w:space="0" w:color="auto"/>
                      </w:divBdr>
                    </w:div>
                    <w:div w:id="1465853822">
                      <w:marLeft w:val="0"/>
                      <w:marRight w:val="0"/>
                      <w:marTop w:val="0"/>
                      <w:marBottom w:val="0"/>
                      <w:divBdr>
                        <w:top w:val="none" w:sz="0" w:space="0" w:color="auto"/>
                        <w:left w:val="none" w:sz="0" w:space="0" w:color="auto"/>
                        <w:bottom w:val="none" w:sz="0" w:space="0" w:color="auto"/>
                        <w:right w:val="none" w:sz="0" w:space="0" w:color="auto"/>
                      </w:divBdr>
                    </w:div>
                  </w:divsChild>
                </w:div>
                <w:div w:id="182785688">
                  <w:marLeft w:val="0"/>
                  <w:marRight w:val="0"/>
                  <w:marTop w:val="0"/>
                  <w:marBottom w:val="0"/>
                  <w:divBdr>
                    <w:top w:val="none" w:sz="0" w:space="0" w:color="auto"/>
                    <w:left w:val="none" w:sz="0" w:space="0" w:color="auto"/>
                    <w:bottom w:val="none" w:sz="0" w:space="0" w:color="auto"/>
                    <w:right w:val="none" w:sz="0" w:space="0" w:color="auto"/>
                  </w:divBdr>
                  <w:divsChild>
                    <w:div w:id="1343241497">
                      <w:marLeft w:val="0"/>
                      <w:marRight w:val="0"/>
                      <w:marTop w:val="0"/>
                      <w:marBottom w:val="0"/>
                      <w:divBdr>
                        <w:top w:val="none" w:sz="0" w:space="0" w:color="auto"/>
                        <w:left w:val="none" w:sz="0" w:space="0" w:color="auto"/>
                        <w:bottom w:val="none" w:sz="0" w:space="0" w:color="auto"/>
                        <w:right w:val="none" w:sz="0" w:space="0" w:color="auto"/>
                      </w:divBdr>
                    </w:div>
                    <w:div w:id="1561090213">
                      <w:marLeft w:val="0"/>
                      <w:marRight w:val="0"/>
                      <w:marTop w:val="0"/>
                      <w:marBottom w:val="0"/>
                      <w:divBdr>
                        <w:top w:val="none" w:sz="0" w:space="0" w:color="auto"/>
                        <w:left w:val="none" w:sz="0" w:space="0" w:color="auto"/>
                        <w:bottom w:val="none" w:sz="0" w:space="0" w:color="auto"/>
                        <w:right w:val="none" w:sz="0" w:space="0" w:color="auto"/>
                      </w:divBdr>
                    </w:div>
                  </w:divsChild>
                </w:div>
                <w:div w:id="189534612">
                  <w:marLeft w:val="0"/>
                  <w:marRight w:val="0"/>
                  <w:marTop w:val="0"/>
                  <w:marBottom w:val="0"/>
                  <w:divBdr>
                    <w:top w:val="none" w:sz="0" w:space="0" w:color="auto"/>
                    <w:left w:val="none" w:sz="0" w:space="0" w:color="auto"/>
                    <w:bottom w:val="none" w:sz="0" w:space="0" w:color="auto"/>
                    <w:right w:val="none" w:sz="0" w:space="0" w:color="auto"/>
                  </w:divBdr>
                  <w:divsChild>
                    <w:div w:id="719551333">
                      <w:marLeft w:val="0"/>
                      <w:marRight w:val="0"/>
                      <w:marTop w:val="0"/>
                      <w:marBottom w:val="0"/>
                      <w:divBdr>
                        <w:top w:val="none" w:sz="0" w:space="0" w:color="auto"/>
                        <w:left w:val="none" w:sz="0" w:space="0" w:color="auto"/>
                        <w:bottom w:val="none" w:sz="0" w:space="0" w:color="auto"/>
                        <w:right w:val="none" w:sz="0" w:space="0" w:color="auto"/>
                      </w:divBdr>
                    </w:div>
                  </w:divsChild>
                </w:div>
                <w:div w:id="198009652">
                  <w:marLeft w:val="0"/>
                  <w:marRight w:val="0"/>
                  <w:marTop w:val="0"/>
                  <w:marBottom w:val="0"/>
                  <w:divBdr>
                    <w:top w:val="none" w:sz="0" w:space="0" w:color="auto"/>
                    <w:left w:val="none" w:sz="0" w:space="0" w:color="auto"/>
                    <w:bottom w:val="none" w:sz="0" w:space="0" w:color="auto"/>
                    <w:right w:val="none" w:sz="0" w:space="0" w:color="auto"/>
                  </w:divBdr>
                  <w:divsChild>
                    <w:div w:id="877472861">
                      <w:marLeft w:val="0"/>
                      <w:marRight w:val="0"/>
                      <w:marTop w:val="0"/>
                      <w:marBottom w:val="0"/>
                      <w:divBdr>
                        <w:top w:val="none" w:sz="0" w:space="0" w:color="auto"/>
                        <w:left w:val="none" w:sz="0" w:space="0" w:color="auto"/>
                        <w:bottom w:val="none" w:sz="0" w:space="0" w:color="auto"/>
                        <w:right w:val="none" w:sz="0" w:space="0" w:color="auto"/>
                      </w:divBdr>
                    </w:div>
                  </w:divsChild>
                </w:div>
                <w:div w:id="199518835">
                  <w:marLeft w:val="0"/>
                  <w:marRight w:val="0"/>
                  <w:marTop w:val="0"/>
                  <w:marBottom w:val="0"/>
                  <w:divBdr>
                    <w:top w:val="none" w:sz="0" w:space="0" w:color="auto"/>
                    <w:left w:val="none" w:sz="0" w:space="0" w:color="auto"/>
                    <w:bottom w:val="none" w:sz="0" w:space="0" w:color="auto"/>
                    <w:right w:val="none" w:sz="0" w:space="0" w:color="auto"/>
                  </w:divBdr>
                  <w:divsChild>
                    <w:div w:id="849372351">
                      <w:marLeft w:val="0"/>
                      <w:marRight w:val="0"/>
                      <w:marTop w:val="0"/>
                      <w:marBottom w:val="0"/>
                      <w:divBdr>
                        <w:top w:val="none" w:sz="0" w:space="0" w:color="auto"/>
                        <w:left w:val="none" w:sz="0" w:space="0" w:color="auto"/>
                        <w:bottom w:val="none" w:sz="0" w:space="0" w:color="auto"/>
                        <w:right w:val="none" w:sz="0" w:space="0" w:color="auto"/>
                      </w:divBdr>
                    </w:div>
                    <w:div w:id="1426460687">
                      <w:marLeft w:val="0"/>
                      <w:marRight w:val="0"/>
                      <w:marTop w:val="0"/>
                      <w:marBottom w:val="0"/>
                      <w:divBdr>
                        <w:top w:val="none" w:sz="0" w:space="0" w:color="auto"/>
                        <w:left w:val="none" w:sz="0" w:space="0" w:color="auto"/>
                        <w:bottom w:val="none" w:sz="0" w:space="0" w:color="auto"/>
                        <w:right w:val="none" w:sz="0" w:space="0" w:color="auto"/>
                      </w:divBdr>
                    </w:div>
                  </w:divsChild>
                </w:div>
                <w:div w:id="213081266">
                  <w:marLeft w:val="0"/>
                  <w:marRight w:val="0"/>
                  <w:marTop w:val="0"/>
                  <w:marBottom w:val="0"/>
                  <w:divBdr>
                    <w:top w:val="none" w:sz="0" w:space="0" w:color="auto"/>
                    <w:left w:val="none" w:sz="0" w:space="0" w:color="auto"/>
                    <w:bottom w:val="none" w:sz="0" w:space="0" w:color="auto"/>
                    <w:right w:val="none" w:sz="0" w:space="0" w:color="auto"/>
                  </w:divBdr>
                  <w:divsChild>
                    <w:div w:id="217785554">
                      <w:marLeft w:val="0"/>
                      <w:marRight w:val="0"/>
                      <w:marTop w:val="0"/>
                      <w:marBottom w:val="0"/>
                      <w:divBdr>
                        <w:top w:val="none" w:sz="0" w:space="0" w:color="auto"/>
                        <w:left w:val="none" w:sz="0" w:space="0" w:color="auto"/>
                        <w:bottom w:val="none" w:sz="0" w:space="0" w:color="auto"/>
                        <w:right w:val="none" w:sz="0" w:space="0" w:color="auto"/>
                      </w:divBdr>
                    </w:div>
                  </w:divsChild>
                </w:div>
                <w:div w:id="216745875">
                  <w:marLeft w:val="0"/>
                  <w:marRight w:val="0"/>
                  <w:marTop w:val="0"/>
                  <w:marBottom w:val="0"/>
                  <w:divBdr>
                    <w:top w:val="none" w:sz="0" w:space="0" w:color="auto"/>
                    <w:left w:val="none" w:sz="0" w:space="0" w:color="auto"/>
                    <w:bottom w:val="none" w:sz="0" w:space="0" w:color="auto"/>
                    <w:right w:val="none" w:sz="0" w:space="0" w:color="auto"/>
                  </w:divBdr>
                  <w:divsChild>
                    <w:div w:id="827938402">
                      <w:marLeft w:val="0"/>
                      <w:marRight w:val="0"/>
                      <w:marTop w:val="0"/>
                      <w:marBottom w:val="0"/>
                      <w:divBdr>
                        <w:top w:val="none" w:sz="0" w:space="0" w:color="auto"/>
                        <w:left w:val="none" w:sz="0" w:space="0" w:color="auto"/>
                        <w:bottom w:val="none" w:sz="0" w:space="0" w:color="auto"/>
                        <w:right w:val="none" w:sz="0" w:space="0" w:color="auto"/>
                      </w:divBdr>
                    </w:div>
                  </w:divsChild>
                </w:div>
                <w:div w:id="217058446">
                  <w:marLeft w:val="0"/>
                  <w:marRight w:val="0"/>
                  <w:marTop w:val="0"/>
                  <w:marBottom w:val="0"/>
                  <w:divBdr>
                    <w:top w:val="none" w:sz="0" w:space="0" w:color="auto"/>
                    <w:left w:val="none" w:sz="0" w:space="0" w:color="auto"/>
                    <w:bottom w:val="none" w:sz="0" w:space="0" w:color="auto"/>
                    <w:right w:val="none" w:sz="0" w:space="0" w:color="auto"/>
                  </w:divBdr>
                  <w:divsChild>
                    <w:div w:id="1459646926">
                      <w:marLeft w:val="0"/>
                      <w:marRight w:val="0"/>
                      <w:marTop w:val="0"/>
                      <w:marBottom w:val="0"/>
                      <w:divBdr>
                        <w:top w:val="none" w:sz="0" w:space="0" w:color="auto"/>
                        <w:left w:val="none" w:sz="0" w:space="0" w:color="auto"/>
                        <w:bottom w:val="none" w:sz="0" w:space="0" w:color="auto"/>
                        <w:right w:val="none" w:sz="0" w:space="0" w:color="auto"/>
                      </w:divBdr>
                    </w:div>
                  </w:divsChild>
                </w:div>
                <w:div w:id="247466215">
                  <w:marLeft w:val="0"/>
                  <w:marRight w:val="0"/>
                  <w:marTop w:val="0"/>
                  <w:marBottom w:val="0"/>
                  <w:divBdr>
                    <w:top w:val="none" w:sz="0" w:space="0" w:color="auto"/>
                    <w:left w:val="none" w:sz="0" w:space="0" w:color="auto"/>
                    <w:bottom w:val="none" w:sz="0" w:space="0" w:color="auto"/>
                    <w:right w:val="none" w:sz="0" w:space="0" w:color="auto"/>
                  </w:divBdr>
                  <w:divsChild>
                    <w:div w:id="475798720">
                      <w:marLeft w:val="0"/>
                      <w:marRight w:val="0"/>
                      <w:marTop w:val="0"/>
                      <w:marBottom w:val="0"/>
                      <w:divBdr>
                        <w:top w:val="none" w:sz="0" w:space="0" w:color="auto"/>
                        <w:left w:val="none" w:sz="0" w:space="0" w:color="auto"/>
                        <w:bottom w:val="none" w:sz="0" w:space="0" w:color="auto"/>
                        <w:right w:val="none" w:sz="0" w:space="0" w:color="auto"/>
                      </w:divBdr>
                    </w:div>
                  </w:divsChild>
                </w:div>
                <w:div w:id="258685716">
                  <w:marLeft w:val="0"/>
                  <w:marRight w:val="0"/>
                  <w:marTop w:val="0"/>
                  <w:marBottom w:val="0"/>
                  <w:divBdr>
                    <w:top w:val="none" w:sz="0" w:space="0" w:color="auto"/>
                    <w:left w:val="none" w:sz="0" w:space="0" w:color="auto"/>
                    <w:bottom w:val="none" w:sz="0" w:space="0" w:color="auto"/>
                    <w:right w:val="none" w:sz="0" w:space="0" w:color="auto"/>
                  </w:divBdr>
                  <w:divsChild>
                    <w:div w:id="779758209">
                      <w:marLeft w:val="0"/>
                      <w:marRight w:val="0"/>
                      <w:marTop w:val="0"/>
                      <w:marBottom w:val="0"/>
                      <w:divBdr>
                        <w:top w:val="none" w:sz="0" w:space="0" w:color="auto"/>
                        <w:left w:val="none" w:sz="0" w:space="0" w:color="auto"/>
                        <w:bottom w:val="none" w:sz="0" w:space="0" w:color="auto"/>
                        <w:right w:val="none" w:sz="0" w:space="0" w:color="auto"/>
                      </w:divBdr>
                    </w:div>
                    <w:div w:id="1119689443">
                      <w:marLeft w:val="0"/>
                      <w:marRight w:val="0"/>
                      <w:marTop w:val="0"/>
                      <w:marBottom w:val="0"/>
                      <w:divBdr>
                        <w:top w:val="none" w:sz="0" w:space="0" w:color="auto"/>
                        <w:left w:val="none" w:sz="0" w:space="0" w:color="auto"/>
                        <w:bottom w:val="none" w:sz="0" w:space="0" w:color="auto"/>
                        <w:right w:val="none" w:sz="0" w:space="0" w:color="auto"/>
                      </w:divBdr>
                    </w:div>
                    <w:div w:id="1138886177">
                      <w:marLeft w:val="0"/>
                      <w:marRight w:val="0"/>
                      <w:marTop w:val="0"/>
                      <w:marBottom w:val="0"/>
                      <w:divBdr>
                        <w:top w:val="none" w:sz="0" w:space="0" w:color="auto"/>
                        <w:left w:val="none" w:sz="0" w:space="0" w:color="auto"/>
                        <w:bottom w:val="none" w:sz="0" w:space="0" w:color="auto"/>
                        <w:right w:val="none" w:sz="0" w:space="0" w:color="auto"/>
                      </w:divBdr>
                    </w:div>
                  </w:divsChild>
                </w:div>
                <w:div w:id="300111470">
                  <w:marLeft w:val="0"/>
                  <w:marRight w:val="0"/>
                  <w:marTop w:val="0"/>
                  <w:marBottom w:val="0"/>
                  <w:divBdr>
                    <w:top w:val="none" w:sz="0" w:space="0" w:color="auto"/>
                    <w:left w:val="none" w:sz="0" w:space="0" w:color="auto"/>
                    <w:bottom w:val="none" w:sz="0" w:space="0" w:color="auto"/>
                    <w:right w:val="none" w:sz="0" w:space="0" w:color="auto"/>
                  </w:divBdr>
                  <w:divsChild>
                    <w:div w:id="41442124">
                      <w:marLeft w:val="0"/>
                      <w:marRight w:val="0"/>
                      <w:marTop w:val="0"/>
                      <w:marBottom w:val="0"/>
                      <w:divBdr>
                        <w:top w:val="none" w:sz="0" w:space="0" w:color="auto"/>
                        <w:left w:val="none" w:sz="0" w:space="0" w:color="auto"/>
                        <w:bottom w:val="none" w:sz="0" w:space="0" w:color="auto"/>
                        <w:right w:val="none" w:sz="0" w:space="0" w:color="auto"/>
                      </w:divBdr>
                    </w:div>
                  </w:divsChild>
                </w:div>
                <w:div w:id="356975365">
                  <w:marLeft w:val="0"/>
                  <w:marRight w:val="0"/>
                  <w:marTop w:val="0"/>
                  <w:marBottom w:val="0"/>
                  <w:divBdr>
                    <w:top w:val="none" w:sz="0" w:space="0" w:color="auto"/>
                    <w:left w:val="none" w:sz="0" w:space="0" w:color="auto"/>
                    <w:bottom w:val="none" w:sz="0" w:space="0" w:color="auto"/>
                    <w:right w:val="none" w:sz="0" w:space="0" w:color="auto"/>
                  </w:divBdr>
                  <w:divsChild>
                    <w:div w:id="1387951520">
                      <w:marLeft w:val="0"/>
                      <w:marRight w:val="0"/>
                      <w:marTop w:val="0"/>
                      <w:marBottom w:val="0"/>
                      <w:divBdr>
                        <w:top w:val="none" w:sz="0" w:space="0" w:color="auto"/>
                        <w:left w:val="none" w:sz="0" w:space="0" w:color="auto"/>
                        <w:bottom w:val="none" w:sz="0" w:space="0" w:color="auto"/>
                        <w:right w:val="none" w:sz="0" w:space="0" w:color="auto"/>
                      </w:divBdr>
                    </w:div>
                  </w:divsChild>
                </w:div>
                <w:div w:id="371268224">
                  <w:marLeft w:val="0"/>
                  <w:marRight w:val="0"/>
                  <w:marTop w:val="0"/>
                  <w:marBottom w:val="0"/>
                  <w:divBdr>
                    <w:top w:val="none" w:sz="0" w:space="0" w:color="auto"/>
                    <w:left w:val="none" w:sz="0" w:space="0" w:color="auto"/>
                    <w:bottom w:val="none" w:sz="0" w:space="0" w:color="auto"/>
                    <w:right w:val="none" w:sz="0" w:space="0" w:color="auto"/>
                  </w:divBdr>
                  <w:divsChild>
                    <w:div w:id="1053505300">
                      <w:marLeft w:val="0"/>
                      <w:marRight w:val="0"/>
                      <w:marTop w:val="0"/>
                      <w:marBottom w:val="0"/>
                      <w:divBdr>
                        <w:top w:val="none" w:sz="0" w:space="0" w:color="auto"/>
                        <w:left w:val="none" w:sz="0" w:space="0" w:color="auto"/>
                        <w:bottom w:val="none" w:sz="0" w:space="0" w:color="auto"/>
                        <w:right w:val="none" w:sz="0" w:space="0" w:color="auto"/>
                      </w:divBdr>
                    </w:div>
                  </w:divsChild>
                </w:div>
                <w:div w:id="390082187">
                  <w:marLeft w:val="0"/>
                  <w:marRight w:val="0"/>
                  <w:marTop w:val="0"/>
                  <w:marBottom w:val="0"/>
                  <w:divBdr>
                    <w:top w:val="none" w:sz="0" w:space="0" w:color="auto"/>
                    <w:left w:val="none" w:sz="0" w:space="0" w:color="auto"/>
                    <w:bottom w:val="none" w:sz="0" w:space="0" w:color="auto"/>
                    <w:right w:val="none" w:sz="0" w:space="0" w:color="auto"/>
                  </w:divBdr>
                  <w:divsChild>
                    <w:div w:id="435172052">
                      <w:marLeft w:val="0"/>
                      <w:marRight w:val="0"/>
                      <w:marTop w:val="0"/>
                      <w:marBottom w:val="0"/>
                      <w:divBdr>
                        <w:top w:val="none" w:sz="0" w:space="0" w:color="auto"/>
                        <w:left w:val="none" w:sz="0" w:space="0" w:color="auto"/>
                        <w:bottom w:val="none" w:sz="0" w:space="0" w:color="auto"/>
                        <w:right w:val="none" w:sz="0" w:space="0" w:color="auto"/>
                      </w:divBdr>
                    </w:div>
                    <w:div w:id="1570336201">
                      <w:marLeft w:val="0"/>
                      <w:marRight w:val="0"/>
                      <w:marTop w:val="0"/>
                      <w:marBottom w:val="0"/>
                      <w:divBdr>
                        <w:top w:val="none" w:sz="0" w:space="0" w:color="auto"/>
                        <w:left w:val="none" w:sz="0" w:space="0" w:color="auto"/>
                        <w:bottom w:val="none" w:sz="0" w:space="0" w:color="auto"/>
                        <w:right w:val="none" w:sz="0" w:space="0" w:color="auto"/>
                      </w:divBdr>
                    </w:div>
                  </w:divsChild>
                </w:div>
                <w:div w:id="403727809">
                  <w:marLeft w:val="0"/>
                  <w:marRight w:val="0"/>
                  <w:marTop w:val="0"/>
                  <w:marBottom w:val="0"/>
                  <w:divBdr>
                    <w:top w:val="none" w:sz="0" w:space="0" w:color="auto"/>
                    <w:left w:val="none" w:sz="0" w:space="0" w:color="auto"/>
                    <w:bottom w:val="none" w:sz="0" w:space="0" w:color="auto"/>
                    <w:right w:val="none" w:sz="0" w:space="0" w:color="auto"/>
                  </w:divBdr>
                  <w:divsChild>
                    <w:div w:id="549071962">
                      <w:marLeft w:val="0"/>
                      <w:marRight w:val="0"/>
                      <w:marTop w:val="0"/>
                      <w:marBottom w:val="0"/>
                      <w:divBdr>
                        <w:top w:val="none" w:sz="0" w:space="0" w:color="auto"/>
                        <w:left w:val="none" w:sz="0" w:space="0" w:color="auto"/>
                        <w:bottom w:val="none" w:sz="0" w:space="0" w:color="auto"/>
                        <w:right w:val="none" w:sz="0" w:space="0" w:color="auto"/>
                      </w:divBdr>
                    </w:div>
                    <w:div w:id="642933257">
                      <w:marLeft w:val="0"/>
                      <w:marRight w:val="0"/>
                      <w:marTop w:val="0"/>
                      <w:marBottom w:val="0"/>
                      <w:divBdr>
                        <w:top w:val="none" w:sz="0" w:space="0" w:color="auto"/>
                        <w:left w:val="none" w:sz="0" w:space="0" w:color="auto"/>
                        <w:bottom w:val="none" w:sz="0" w:space="0" w:color="auto"/>
                        <w:right w:val="none" w:sz="0" w:space="0" w:color="auto"/>
                      </w:divBdr>
                    </w:div>
                    <w:div w:id="1780762102">
                      <w:marLeft w:val="0"/>
                      <w:marRight w:val="0"/>
                      <w:marTop w:val="0"/>
                      <w:marBottom w:val="0"/>
                      <w:divBdr>
                        <w:top w:val="none" w:sz="0" w:space="0" w:color="auto"/>
                        <w:left w:val="none" w:sz="0" w:space="0" w:color="auto"/>
                        <w:bottom w:val="none" w:sz="0" w:space="0" w:color="auto"/>
                        <w:right w:val="none" w:sz="0" w:space="0" w:color="auto"/>
                      </w:divBdr>
                    </w:div>
                  </w:divsChild>
                </w:div>
                <w:div w:id="412822794">
                  <w:marLeft w:val="0"/>
                  <w:marRight w:val="0"/>
                  <w:marTop w:val="0"/>
                  <w:marBottom w:val="0"/>
                  <w:divBdr>
                    <w:top w:val="none" w:sz="0" w:space="0" w:color="auto"/>
                    <w:left w:val="none" w:sz="0" w:space="0" w:color="auto"/>
                    <w:bottom w:val="none" w:sz="0" w:space="0" w:color="auto"/>
                    <w:right w:val="none" w:sz="0" w:space="0" w:color="auto"/>
                  </w:divBdr>
                  <w:divsChild>
                    <w:div w:id="451872602">
                      <w:marLeft w:val="0"/>
                      <w:marRight w:val="0"/>
                      <w:marTop w:val="0"/>
                      <w:marBottom w:val="0"/>
                      <w:divBdr>
                        <w:top w:val="none" w:sz="0" w:space="0" w:color="auto"/>
                        <w:left w:val="none" w:sz="0" w:space="0" w:color="auto"/>
                        <w:bottom w:val="none" w:sz="0" w:space="0" w:color="auto"/>
                        <w:right w:val="none" w:sz="0" w:space="0" w:color="auto"/>
                      </w:divBdr>
                    </w:div>
                    <w:div w:id="2081827275">
                      <w:marLeft w:val="0"/>
                      <w:marRight w:val="0"/>
                      <w:marTop w:val="0"/>
                      <w:marBottom w:val="0"/>
                      <w:divBdr>
                        <w:top w:val="none" w:sz="0" w:space="0" w:color="auto"/>
                        <w:left w:val="none" w:sz="0" w:space="0" w:color="auto"/>
                        <w:bottom w:val="none" w:sz="0" w:space="0" w:color="auto"/>
                        <w:right w:val="none" w:sz="0" w:space="0" w:color="auto"/>
                      </w:divBdr>
                    </w:div>
                  </w:divsChild>
                </w:div>
                <w:div w:id="415707192">
                  <w:marLeft w:val="0"/>
                  <w:marRight w:val="0"/>
                  <w:marTop w:val="0"/>
                  <w:marBottom w:val="0"/>
                  <w:divBdr>
                    <w:top w:val="none" w:sz="0" w:space="0" w:color="auto"/>
                    <w:left w:val="none" w:sz="0" w:space="0" w:color="auto"/>
                    <w:bottom w:val="none" w:sz="0" w:space="0" w:color="auto"/>
                    <w:right w:val="none" w:sz="0" w:space="0" w:color="auto"/>
                  </w:divBdr>
                  <w:divsChild>
                    <w:div w:id="259487679">
                      <w:marLeft w:val="0"/>
                      <w:marRight w:val="0"/>
                      <w:marTop w:val="0"/>
                      <w:marBottom w:val="0"/>
                      <w:divBdr>
                        <w:top w:val="none" w:sz="0" w:space="0" w:color="auto"/>
                        <w:left w:val="none" w:sz="0" w:space="0" w:color="auto"/>
                        <w:bottom w:val="none" w:sz="0" w:space="0" w:color="auto"/>
                        <w:right w:val="none" w:sz="0" w:space="0" w:color="auto"/>
                      </w:divBdr>
                    </w:div>
                    <w:div w:id="836073573">
                      <w:marLeft w:val="0"/>
                      <w:marRight w:val="0"/>
                      <w:marTop w:val="0"/>
                      <w:marBottom w:val="0"/>
                      <w:divBdr>
                        <w:top w:val="none" w:sz="0" w:space="0" w:color="auto"/>
                        <w:left w:val="none" w:sz="0" w:space="0" w:color="auto"/>
                        <w:bottom w:val="none" w:sz="0" w:space="0" w:color="auto"/>
                        <w:right w:val="none" w:sz="0" w:space="0" w:color="auto"/>
                      </w:divBdr>
                    </w:div>
                    <w:div w:id="1658417605">
                      <w:marLeft w:val="0"/>
                      <w:marRight w:val="0"/>
                      <w:marTop w:val="0"/>
                      <w:marBottom w:val="0"/>
                      <w:divBdr>
                        <w:top w:val="none" w:sz="0" w:space="0" w:color="auto"/>
                        <w:left w:val="none" w:sz="0" w:space="0" w:color="auto"/>
                        <w:bottom w:val="none" w:sz="0" w:space="0" w:color="auto"/>
                        <w:right w:val="none" w:sz="0" w:space="0" w:color="auto"/>
                      </w:divBdr>
                    </w:div>
                  </w:divsChild>
                </w:div>
                <w:div w:id="418990921">
                  <w:marLeft w:val="0"/>
                  <w:marRight w:val="0"/>
                  <w:marTop w:val="0"/>
                  <w:marBottom w:val="0"/>
                  <w:divBdr>
                    <w:top w:val="none" w:sz="0" w:space="0" w:color="auto"/>
                    <w:left w:val="none" w:sz="0" w:space="0" w:color="auto"/>
                    <w:bottom w:val="none" w:sz="0" w:space="0" w:color="auto"/>
                    <w:right w:val="none" w:sz="0" w:space="0" w:color="auto"/>
                  </w:divBdr>
                  <w:divsChild>
                    <w:div w:id="523906599">
                      <w:marLeft w:val="0"/>
                      <w:marRight w:val="0"/>
                      <w:marTop w:val="0"/>
                      <w:marBottom w:val="0"/>
                      <w:divBdr>
                        <w:top w:val="none" w:sz="0" w:space="0" w:color="auto"/>
                        <w:left w:val="none" w:sz="0" w:space="0" w:color="auto"/>
                        <w:bottom w:val="none" w:sz="0" w:space="0" w:color="auto"/>
                        <w:right w:val="none" w:sz="0" w:space="0" w:color="auto"/>
                      </w:divBdr>
                    </w:div>
                  </w:divsChild>
                </w:div>
                <w:div w:id="430663436">
                  <w:marLeft w:val="0"/>
                  <w:marRight w:val="0"/>
                  <w:marTop w:val="0"/>
                  <w:marBottom w:val="0"/>
                  <w:divBdr>
                    <w:top w:val="none" w:sz="0" w:space="0" w:color="auto"/>
                    <w:left w:val="none" w:sz="0" w:space="0" w:color="auto"/>
                    <w:bottom w:val="none" w:sz="0" w:space="0" w:color="auto"/>
                    <w:right w:val="none" w:sz="0" w:space="0" w:color="auto"/>
                  </w:divBdr>
                  <w:divsChild>
                    <w:div w:id="956836010">
                      <w:marLeft w:val="0"/>
                      <w:marRight w:val="0"/>
                      <w:marTop w:val="0"/>
                      <w:marBottom w:val="0"/>
                      <w:divBdr>
                        <w:top w:val="none" w:sz="0" w:space="0" w:color="auto"/>
                        <w:left w:val="none" w:sz="0" w:space="0" w:color="auto"/>
                        <w:bottom w:val="none" w:sz="0" w:space="0" w:color="auto"/>
                        <w:right w:val="none" w:sz="0" w:space="0" w:color="auto"/>
                      </w:divBdr>
                    </w:div>
                  </w:divsChild>
                </w:div>
                <w:div w:id="438450642">
                  <w:marLeft w:val="0"/>
                  <w:marRight w:val="0"/>
                  <w:marTop w:val="0"/>
                  <w:marBottom w:val="0"/>
                  <w:divBdr>
                    <w:top w:val="none" w:sz="0" w:space="0" w:color="auto"/>
                    <w:left w:val="none" w:sz="0" w:space="0" w:color="auto"/>
                    <w:bottom w:val="none" w:sz="0" w:space="0" w:color="auto"/>
                    <w:right w:val="none" w:sz="0" w:space="0" w:color="auto"/>
                  </w:divBdr>
                  <w:divsChild>
                    <w:div w:id="341055437">
                      <w:marLeft w:val="0"/>
                      <w:marRight w:val="0"/>
                      <w:marTop w:val="0"/>
                      <w:marBottom w:val="0"/>
                      <w:divBdr>
                        <w:top w:val="none" w:sz="0" w:space="0" w:color="auto"/>
                        <w:left w:val="none" w:sz="0" w:space="0" w:color="auto"/>
                        <w:bottom w:val="none" w:sz="0" w:space="0" w:color="auto"/>
                        <w:right w:val="none" w:sz="0" w:space="0" w:color="auto"/>
                      </w:divBdr>
                    </w:div>
                  </w:divsChild>
                </w:div>
                <w:div w:id="440689488">
                  <w:marLeft w:val="0"/>
                  <w:marRight w:val="0"/>
                  <w:marTop w:val="0"/>
                  <w:marBottom w:val="0"/>
                  <w:divBdr>
                    <w:top w:val="none" w:sz="0" w:space="0" w:color="auto"/>
                    <w:left w:val="none" w:sz="0" w:space="0" w:color="auto"/>
                    <w:bottom w:val="none" w:sz="0" w:space="0" w:color="auto"/>
                    <w:right w:val="none" w:sz="0" w:space="0" w:color="auto"/>
                  </w:divBdr>
                  <w:divsChild>
                    <w:div w:id="1359890541">
                      <w:marLeft w:val="0"/>
                      <w:marRight w:val="0"/>
                      <w:marTop w:val="0"/>
                      <w:marBottom w:val="0"/>
                      <w:divBdr>
                        <w:top w:val="none" w:sz="0" w:space="0" w:color="auto"/>
                        <w:left w:val="none" w:sz="0" w:space="0" w:color="auto"/>
                        <w:bottom w:val="none" w:sz="0" w:space="0" w:color="auto"/>
                        <w:right w:val="none" w:sz="0" w:space="0" w:color="auto"/>
                      </w:divBdr>
                    </w:div>
                  </w:divsChild>
                </w:div>
                <w:div w:id="452097424">
                  <w:marLeft w:val="0"/>
                  <w:marRight w:val="0"/>
                  <w:marTop w:val="0"/>
                  <w:marBottom w:val="0"/>
                  <w:divBdr>
                    <w:top w:val="none" w:sz="0" w:space="0" w:color="auto"/>
                    <w:left w:val="none" w:sz="0" w:space="0" w:color="auto"/>
                    <w:bottom w:val="none" w:sz="0" w:space="0" w:color="auto"/>
                    <w:right w:val="none" w:sz="0" w:space="0" w:color="auto"/>
                  </w:divBdr>
                  <w:divsChild>
                    <w:div w:id="765469118">
                      <w:marLeft w:val="0"/>
                      <w:marRight w:val="0"/>
                      <w:marTop w:val="0"/>
                      <w:marBottom w:val="0"/>
                      <w:divBdr>
                        <w:top w:val="none" w:sz="0" w:space="0" w:color="auto"/>
                        <w:left w:val="none" w:sz="0" w:space="0" w:color="auto"/>
                        <w:bottom w:val="none" w:sz="0" w:space="0" w:color="auto"/>
                        <w:right w:val="none" w:sz="0" w:space="0" w:color="auto"/>
                      </w:divBdr>
                    </w:div>
                    <w:div w:id="838889897">
                      <w:marLeft w:val="0"/>
                      <w:marRight w:val="0"/>
                      <w:marTop w:val="0"/>
                      <w:marBottom w:val="0"/>
                      <w:divBdr>
                        <w:top w:val="none" w:sz="0" w:space="0" w:color="auto"/>
                        <w:left w:val="none" w:sz="0" w:space="0" w:color="auto"/>
                        <w:bottom w:val="none" w:sz="0" w:space="0" w:color="auto"/>
                        <w:right w:val="none" w:sz="0" w:space="0" w:color="auto"/>
                      </w:divBdr>
                    </w:div>
                    <w:div w:id="1286544066">
                      <w:marLeft w:val="0"/>
                      <w:marRight w:val="0"/>
                      <w:marTop w:val="0"/>
                      <w:marBottom w:val="0"/>
                      <w:divBdr>
                        <w:top w:val="none" w:sz="0" w:space="0" w:color="auto"/>
                        <w:left w:val="none" w:sz="0" w:space="0" w:color="auto"/>
                        <w:bottom w:val="none" w:sz="0" w:space="0" w:color="auto"/>
                        <w:right w:val="none" w:sz="0" w:space="0" w:color="auto"/>
                      </w:divBdr>
                    </w:div>
                  </w:divsChild>
                </w:div>
                <w:div w:id="474177405">
                  <w:marLeft w:val="0"/>
                  <w:marRight w:val="0"/>
                  <w:marTop w:val="0"/>
                  <w:marBottom w:val="0"/>
                  <w:divBdr>
                    <w:top w:val="none" w:sz="0" w:space="0" w:color="auto"/>
                    <w:left w:val="none" w:sz="0" w:space="0" w:color="auto"/>
                    <w:bottom w:val="none" w:sz="0" w:space="0" w:color="auto"/>
                    <w:right w:val="none" w:sz="0" w:space="0" w:color="auto"/>
                  </w:divBdr>
                  <w:divsChild>
                    <w:div w:id="252129806">
                      <w:marLeft w:val="0"/>
                      <w:marRight w:val="0"/>
                      <w:marTop w:val="0"/>
                      <w:marBottom w:val="0"/>
                      <w:divBdr>
                        <w:top w:val="none" w:sz="0" w:space="0" w:color="auto"/>
                        <w:left w:val="none" w:sz="0" w:space="0" w:color="auto"/>
                        <w:bottom w:val="none" w:sz="0" w:space="0" w:color="auto"/>
                        <w:right w:val="none" w:sz="0" w:space="0" w:color="auto"/>
                      </w:divBdr>
                    </w:div>
                    <w:div w:id="2035500184">
                      <w:marLeft w:val="0"/>
                      <w:marRight w:val="0"/>
                      <w:marTop w:val="0"/>
                      <w:marBottom w:val="0"/>
                      <w:divBdr>
                        <w:top w:val="none" w:sz="0" w:space="0" w:color="auto"/>
                        <w:left w:val="none" w:sz="0" w:space="0" w:color="auto"/>
                        <w:bottom w:val="none" w:sz="0" w:space="0" w:color="auto"/>
                        <w:right w:val="none" w:sz="0" w:space="0" w:color="auto"/>
                      </w:divBdr>
                    </w:div>
                  </w:divsChild>
                </w:div>
                <w:div w:id="508302304">
                  <w:marLeft w:val="0"/>
                  <w:marRight w:val="0"/>
                  <w:marTop w:val="0"/>
                  <w:marBottom w:val="0"/>
                  <w:divBdr>
                    <w:top w:val="none" w:sz="0" w:space="0" w:color="auto"/>
                    <w:left w:val="none" w:sz="0" w:space="0" w:color="auto"/>
                    <w:bottom w:val="none" w:sz="0" w:space="0" w:color="auto"/>
                    <w:right w:val="none" w:sz="0" w:space="0" w:color="auto"/>
                  </w:divBdr>
                  <w:divsChild>
                    <w:div w:id="1213466058">
                      <w:marLeft w:val="0"/>
                      <w:marRight w:val="0"/>
                      <w:marTop w:val="0"/>
                      <w:marBottom w:val="0"/>
                      <w:divBdr>
                        <w:top w:val="none" w:sz="0" w:space="0" w:color="auto"/>
                        <w:left w:val="none" w:sz="0" w:space="0" w:color="auto"/>
                        <w:bottom w:val="none" w:sz="0" w:space="0" w:color="auto"/>
                        <w:right w:val="none" w:sz="0" w:space="0" w:color="auto"/>
                      </w:divBdr>
                    </w:div>
                  </w:divsChild>
                </w:div>
                <w:div w:id="524173504">
                  <w:marLeft w:val="0"/>
                  <w:marRight w:val="0"/>
                  <w:marTop w:val="0"/>
                  <w:marBottom w:val="0"/>
                  <w:divBdr>
                    <w:top w:val="none" w:sz="0" w:space="0" w:color="auto"/>
                    <w:left w:val="none" w:sz="0" w:space="0" w:color="auto"/>
                    <w:bottom w:val="none" w:sz="0" w:space="0" w:color="auto"/>
                    <w:right w:val="none" w:sz="0" w:space="0" w:color="auto"/>
                  </w:divBdr>
                  <w:divsChild>
                    <w:div w:id="285358966">
                      <w:marLeft w:val="0"/>
                      <w:marRight w:val="0"/>
                      <w:marTop w:val="0"/>
                      <w:marBottom w:val="0"/>
                      <w:divBdr>
                        <w:top w:val="none" w:sz="0" w:space="0" w:color="auto"/>
                        <w:left w:val="none" w:sz="0" w:space="0" w:color="auto"/>
                        <w:bottom w:val="none" w:sz="0" w:space="0" w:color="auto"/>
                        <w:right w:val="none" w:sz="0" w:space="0" w:color="auto"/>
                      </w:divBdr>
                    </w:div>
                    <w:div w:id="871190698">
                      <w:marLeft w:val="0"/>
                      <w:marRight w:val="0"/>
                      <w:marTop w:val="0"/>
                      <w:marBottom w:val="0"/>
                      <w:divBdr>
                        <w:top w:val="none" w:sz="0" w:space="0" w:color="auto"/>
                        <w:left w:val="none" w:sz="0" w:space="0" w:color="auto"/>
                        <w:bottom w:val="none" w:sz="0" w:space="0" w:color="auto"/>
                        <w:right w:val="none" w:sz="0" w:space="0" w:color="auto"/>
                      </w:divBdr>
                    </w:div>
                  </w:divsChild>
                </w:div>
                <w:div w:id="525875795">
                  <w:marLeft w:val="0"/>
                  <w:marRight w:val="0"/>
                  <w:marTop w:val="0"/>
                  <w:marBottom w:val="0"/>
                  <w:divBdr>
                    <w:top w:val="none" w:sz="0" w:space="0" w:color="auto"/>
                    <w:left w:val="none" w:sz="0" w:space="0" w:color="auto"/>
                    <w:bottom w:val="none" w:sz="0" w:space="0" w:color="auto"/>
                    <w:right w:val="none" w:sz="0" w:space="0" w:color="auto"/>
                  </w:divBdr>
                  <w:divsChild>
                    <w:div w:id="147325693">
                      <w:marLeft w:val="0"/>
                      <w:marRight w:val="0"/>
                      <w:marTop w:val="0"/>
                      <w:marBottom w:val="0"/>
                      <w:divBdr>
                        <w:top w:val="none" w:sz="0" w:space="0" w:color="auto"/>
                        <w:left w:val="none" w:sz="0" w:space="0" w:color="auto"/>
                        <w:bottom w:val="none" w:sz="0" w:space="0" w:color="auto"/>
                        <w:right w:val="none" w:sz="0" w:space="0" w:color="auto"/>
                      </w:divBdr>
                    </w:div>
                  </w:divsChild>
                </w:div>
                <w:div w:id="554005717">
                  <w:marLeft w:val="0"/>
                  <w:marRight w:val="0"/>
                  <w:marTop w:val="0"/>
                  <w:marBottom w:val="0"/>
                  <w:divBdr>
                    <w:top w:val="none" w:sz="0" w:space="0" w:color="auto"/>
                    <w:left w:val="none" w:sz="0" w:space="0" w:color="auto"/>
                    <w:bottom w:val="none" w:sz="0" w:space="0" w:color="auto"/>
                    <w:right w:val="none" w:sz="0" w:space="0" w:color="auto"/>
                  </w:divBdr>
                  <w:divsChild>
                    <w:div w:id="1278832749">
                      <w:marLeft w:val="0"/>
                      <w:marRight w:val="0"/>
                      <w:marTop w:val="0"/>
                      <w:marBottom w:val="0"/>
                      <w:divBdr>
                        <w:top w:val="none" w:sz="0" w:space="0" w:color="auto"/>
                        <w:left w:val="none" w:sz="0" w:space="0" w:color="auto"/>
                        <w:bottom w:val="none" w:sz="0" w:space="0" w:color="auto"/>
                        <w:right w:val="none" w:sz="0" w:space="0" w:color="auto"/>
                      </w:divBdr>
                    </w:div>
                    <w:div w:id="2036535368">
                      <w:marLeft w:val="0"/>
                      <w:marRight w:val="0"/>
                      <w:marTop w:val="0"/>
                      <w:marBottom w:val="0"/>
                      <w:divBdr>
                        <w:top w:val="none" w:sz="0" w:space="0" w:color="auto"/>
                        <w:left w:val="none" w:sz="0" w:space="0" w:color="auto"/>
                        <w:bottom w:val="none" w:sz="0" w:space="0" w:color="auto"/>
                        <w:right w:val="none" w:sz="0" w:space="0" w:color="auto"/>
                      </w:divBdr>
                    </w:div>
                  </w:divsChild>
                </w:div>
                <w:div w:id="556476710">
                  <w:marLeft w:val="0"/>
                  <w:marRight w:val="0"/>
                  <w:marTop w:val="0"/>
                  <w:marBottom w:val="0"/>
                  <w:divBdr>
                    <w:top w:val="none" w:sz="0" w:space="0" w:color="auto"/>
                    <w:left w:val="none" w:sz="0" w:space="0" w:color="auto"/>
                    <w:bottom w:val="none" w:sz="0" w:space="0" w:color="auto"/>
                    <w:right w:val="none" w:sz="0" w:space="0" w:color="auto"/>
                  </w:divBdr>
                  <w:divsChild>
                    <w:div w:id="598177347">
                      <w:marLeft w:val="0"/>
                      <w:marRight w:val="0"/>
                      <w:marTop w:val="0"/>
                      <w:marBottom w:val="0"/>
                      <w:divBdr>
                        <w:top w:val="none" w:sz="0" w:space="0" w:color="auto"/>
                        <w:left w:val="none" w:sz="0" w:space="0" w:color="auto"/>
                        <w:bottom w:val="none" w:sz="0" w:space="0" w:color="auto"/>
                        <w:right w:val="none" w:sz="0" w:space="0" w:color="auto"/>
                      </w:divBdr>
                    </w:div>
                  </w:divsChild>
                </w:div>
                <w:div w:id="572008531">
                  <w:marLeft w:val="0"/>
                  <w:marRight w:val="0"/>
                  <w:marTop w:val="0"/>
                  <w:marBottom w:val="0"/>
                  <w:divBdr>
                    <w:top w:val="none" w:sz="0" w:space="0" w:color="auto"/>
                    <w:left w:val="none" w:sz="0" w:space="0" w:color="auto"/>
                    <w:bottom w:val="none" w:sz="0" w:space="0" w:color="auto"/>
                    <w:right w:val="none" w:sz="0" w:space="0" w:color="auto"/>
                  </w:divBdr>
                  <w:divsChild>
                    <w:div w:id="535194546">
                      <w:marLeft w:val="0"/>
                      <w:marRight w:val="0"/>
                      <w:marTop w:val="0"/>
                      <w:marBottom w:val="0"/>
                      <w:divBdr>
                        <w:top w:val="none" w:sz="0" w:space="0" w:color="auto"/>
                        <w:left w:val="none" w:sz="0" w:space="0" w:color="auto"/>
                        <w:bottom w:val="none" w:sz="0" w:space="0" w:color="auto"/>
                        <w:right w:val="none" w:sz="0" w:space="0" w:color="auto"/>
                      </w:divBdr>
                    </w:div>
                    <w:div w:id="884878225">
                      <w:marLeft w:val="0"/>
                      <w:marRight w:val="0"/>
                      <w:marTop w:val="0"/>
                      <w:marBottom w:val="0"/>
                      <w:divBdr>
                        <w:top w:val="none" w:sz="0" w:space="0" w:color="auto"/>
                        <w:left w:val="none" w:sz="0" w:space="0" w:color="auto"/>
                        <w:bottom w:val="none" w:sz="0" w:space="0" w:color="auto"/>
                        <w:right w:val="none" w:sz="0" w:space="0" w:color="auto"/>
                      </w:divBdr>
                    </w:div>
                    <w:div w:id="1828208810">
                      <w:marLeft w:val="0"/>
                      <w:marRight w:val="0"/>
                      <w:marTop w:val="0"/>
                      <w:marBottom w:val="0"/>
                      <w:divBdr>
                        <w:top w:val="none" w:sz="0" w:space="0" w:color="auto"/>
                        <w:left w:val="none" w:sz="0" w:space="0" w:color="auto"/>
                        <w:bottom w:val="none" w:sz="0" w:space="0" w:color="auto"/>
                        <w:right w:val="none" w:sz="0" w:space="0" w:color="auto"/>
                      </w:divBdr>
                    </w:div>
                  </w:divsChild>
                </w:div>
                <w:div w:id="580211972">
                  <w:marLeft w:val="0"/>
                  <w:marRight w:val="0"/>
                  <w:marTop w:val="0"/>
                  <w:marBottom w:val="0"/>
                  <w:divBdr>
                    <w:top w:val="none" w:sz="0" w:space="0" w:color="auto"/>
                    <w:left w:val="none" w:sz="0" w:space="0" w:color="auto"/>
                    <w:bottom w:val="none" w:sz="0" w:space="0" w:color="auto"/>
                    <w:right w:val="none" w:sz="0" w:space="0" w:color="auto"/>
                  </w:divBdr>
                  <w:divsChild>
                    <w:div w:id="504245649">
                      <w:marLeft w:val="0"/>
                      <w:marRight w:val="0"/>
                      <w:marTop w:val="0"/>
                      <w:marBottom w:val="0"/>
                      <w:divBdr>
                        <w:top w:val="none" w:sz="0" w:space="0" w:color="auto"/>
                        <w:left w:val="none" w:sz="0" w:space="0" w:color="auto"/>
                        <w:bottom w:val="none" w:sz="0" w:space="0" w:color="auto"/>
                        <w:right w:val="none" w:sz="0" w:space="0" w:color="auto"/>
                      </w:divBdr>
                    </w:div>
                    <w:div w:id="2079981590">
                      <w:marLeft w:val="0"/>
                      <w:marRight w:val="0"/>
                      <w:marTop w:val="0"/>
                      <w:marBottom w:val="0"/>
                      <w:divBdr>
                        <w:top w:val="none" w:sz="0" w:space="0" w:color="auto"/>
                        <w:left w:val="none" w:sz="0" w:space="0" w:color="auto"/>
                        <w:bottom w:val="none" w:sz="0" w:space="0" w:color="auto"/>
                        <w:right w:val="none" w:sz="0" w:space="0" w:color="auto"/>
                      </w:divBdr>
                    </w:div>
                  </w:divsChild>
                </w:div>
                <w:div w:id="596445139">
                  <w:marLeft w:val="0"/>
                  <w:marRight w:val="0"/>
                  <w:marTop w:val="0"/>
                  <w:marBottom w:val="0"/>
                  <w:divBdr>
                    <w:top w:val="none" w:sz="0" w:space="0" w:color="auto"/>
                    <w:left w:val="none" w:sz="0" w:space="0" w:color="auto"/>
                    <w:bottom w:val="none" w:sz="0" w:space="0" w:color="auto"/>
                    <w:right w:val="none" w:sz="0" w:space="0" w:color="auto"/>
                  </w:divBdr>
                  <w:divsChild>
                    <w:div w:id="1209225406">
                      <w:marLeft w:val="0"/>
                      <w:marRight w:val="0"/>
                      <w:marTop w:val="0"/>
                      <w:marBottom w:val="0"/>
                      <w:divBdr>
                        <w:top w:val="none" w:sz="0" w:space="0" w:color="auto"/>
                        <w:left w:val="none" w:sz="0" w:space="0" w:color="auto"/>
                        <w:bottom w:val="none" w:sz="0" w:space="0" w:color="auto"/>
                        <w:right w:val="none" w:sz="0" w:space="0" w:color="auto"/>
                      </w:divBdr>
                    </w:div>
                  </w:divsChild>
                </w:div>
                <w:div w:id="596866436">
                  <w:marLeft w:val="0"/>
                  <w:marRight w:val="0"/>
                  <w:marTop w:val="0"/>
                  <w:marBottom w:val="0"/>
                  <w:divBdr>
                    <w:top w:val="none" w:sz="0" w:space="0" w:color="auto"/>
                    <w:left w:val="none" w:sz="0" w:space="0" w:color="auto"/>
                    <w:bottom w:val="none" w:sz="0" w:space="0" w:color="auto"/>
                    <w:right w:val="none" w:sz="0" w:space="0" w:color="auto"/>
                  </w:divBdr>
                  <w:divsChild>
                    <w:div w:id="554632777">
                      <w:marLeft w:val="0"/>
                      <w:marRight w:val="0"/>
                      <w:marTop w:val="0"/>
                      <w:marBottom w:val="0"/>
                      <w:divBdr>
                        <w:top w:val="none" w:sz="0" w:space="0" w:color="auto"/>
                        <w:left w:val="none" w:sz="0" w:space="0" w:color="auto"/>
                        <w:bottom w:val="none" w:sz="0" w:space="0" w:color="auto"/>
                        <w:right w:val="none" w:sz="0" w:space="0" w:color="auto"/>
                      </w:divBdr>
                    </w:div>
                  </w:divsChild>
                </w:div>
                <w:div w:id="611942081">
                  <w:marLeft w:val="0"/>
                  <w:marRight w:val="0"/>
                  <w:marTop w:val="0"/>
                  <w:marBottom w:val="0"/>
                  <w:divBdr>
                    <w:top w:val="none" w:sz="0" w:space="0" w:color="auto"/>
                    <w:left w:val="none" w:sz="0" w:space="0" w:color="auto"/>
                    <w:bottom w:val="none" w:sz="0" w:space="0" w:color="auto"/>
                    <w:right w:val="none" w:sz="0" w:space="0" w:color="auto"/>
                  </w:divBdr>
                  <w:divsChild>
                    <w:div w:id="1028994833">
                      <w:marLeft w:val="0"/>
                      <w:marRight w:val="0"/>
                      <w:marTop w:val="0"/>
                      <w:marBottom w:val="0"/>
                      <w:divBdr>
                        <w:top w:val="none" w:sz="0" w:space="0" w:color="auto"/>
                        <w:left w:val="none" w:sz="0" w:space="0" w:color="auto"/>
                        <w:bottom w:val="none" w:sz="0" w:space="0" w:color="auto"/>
                        <w:right w:val="none" w:sz="0" w:space="0" w:color="auto"/>
                      </w:divBdr>
                    </w:div>
                    <w:div w:id="1766613859">
                      <w:marLeft w:val="0"/>
                      <w:marRight w:val="0"/>
                      <w:marTop w:val="0"/>
                      <w:marBottom w:val="0"/>
                      <w:divBdr>
                        <w:top w:val="none" w:sz="0" w:space="0" w:color="auto"/>
                        <w:left w:val="none" w:sz="0" w:space="0" w:color="auto"/>
                        <w:bottom w:val="none" w:sz="0" w:space="0" w:color="auto"/>
                        <w:right w:val="none" w:sz="0" w:space="0" w:color="auto"/>
                      </w:divBdr>
                    </w:div>
                  </w:divsChild>
                </w:div>
                <w:div w:id="619528537">
                  <w:marLeft w:val="0"/>
                  <w:marRight w:val="0"/>
                  <w:marTop w:val="0"/>
                  <w:marBottom w:val="0"/>
                  <w:divBdr>
                    <w:top w:val="none" w:sz="0" w:space="0" w:color="auto"/>
                    <w:left w:val="none" w:sz="0" w:space="0" w:color="auto"/>
                    <w:bottom w:val="none" w:sz="0" w:space="0" w:color="auto"/>
                    <w:right w:val="none" w:sz="0" w:space="0" w:color="auto"/>
                  </w:divBdr>
                  <w:divsChild>
                    <w:div w:id="478229855">
                      <w:marLeft w:val="0"/>
                      <w:marRight w:val="0"/>
                      <w:marTop w:val="0"/>
                      <w:marBottom w:val="0"/>
                      <w:divBdr>
                        <w:top w:val="none" w:sz="0" w:space="0" w:color="auto"/>
                        <w:left w:val="none" w:sz="0" w:space="0" w:color="auto"/>
                        <w:bottom w:val="none" w:sz="0" w:space="0" w:color="auto"/>
                        <w:right w:val="none" w:sz="0" w:space="0" w:color="auto"/>
                      </w:divBdr>
                    </w:div>
                    <w:div w:id="1056515737">
                      <w:marLeft w:val="0"/>
                      <w:marRight w:val="0"/>
                      <w:marTop w:val="0"/>
                      <w:marBottom w:val="0"/>
                      <w:divBdr>
                        <w:top w:val="none" w:sz="0" w:space="0" w:color="auto"/>
                        <w:left w:val="none" w:sz="0" w:space="0" w:color="auto"/>
                        <w:bottom w:val="none" w:sz="0" w:space="0" w:color="auto"/>
                        <w:right w:val="none" w:sz="0" w:space="0" w:color="auto"/>
                      </w:divBdr>
                    </w:div>
                  </w:divsChild>
                </w:div>
                <w:div w:id="621614943">
                  <w:marLeft w:val="0"/>
                  <w:marRight w:val="0"/>
                  <w:marTop w:val="0"/>
                  <w:marBottom w:val="0"/>
                  <w:divBdr>
                    <w:top w:val="none" w:sz="0" w:space="0" w:color="auto"/>
                    <w:left w:val="none" w:sz="0" w:space="0" w:color="auto"/>
                    <w:bottom w:val="none" w:sz="0" w:space="0" w:color="auto"/>
                    <w:right w:val="none" w:sz="0" w:space="0" w:color="auto"/>
                  </w:divBdr>
                  <w:divsChild>
                    <w:div w:id="1536307578">
                      <w:marLeft w:val="0"/>
                      <w:marRight w:val="0"/>
                      <w:marTop w:val="0"/>
                      <w:marBottom w:val="0"/>
                      <w:divBdr>
                        <w:top w:val="none" w:sz="0" w:space="0" w:color="auto"/>
                        <w:left w:val="none" w:sz="0" w:space="0" w:color="auto"/>
                        <w:bottom w:val="none" w:sz="0" w:space="0" w:color="auto"/>
                        <w:right w:val="none" w:sz="0" w:space="0" w:color="auto"/>
                      </w:divBdr>
                    </w:div>
                  </w:divsChild>
                </w:div>
                <w:div w:id="627276854">
                  <w:marLeft w:val="0"/>
                  <w:marRight w:val="0"/>
                  <w:marTop w:val="0"/>
                  <w:marBottom w:val="0"/>
                  <w:divBdr>
                    <w:top w:val="none" w:sz="0" w:space="0" w:color="auto"/>
                    <w:left w:val="none" w:sz="0" w:space="0" w:color="auto"/>
                    <w:bottom w:val="none" w:sz="0" w:space="0" w:color="auto"/>
                    <w:right w:val="none" w:sz="0" w:space="0" w:color="auto"/>
                  </w:divBdr>
                  <w:divsChild>
                    <w:div w:id="104621089">
                      <w:marLeft w:val="0"/>
                      <w:marRight w:val="0"/>
                      <w:marTop w:val="0"/>
                      <w:marBottom w:val="0"/>
                      <w:divBdr>
                        <w:top w:val="none" w:sz="0" w:space="0" w:color="auto"/>
                        <w:left w:val="none" w:sz="0" w:space="0" w:color="auto"/>
                        <w:bottom w:val="none" w:sz="0" w:space="0" w:color="auto"/>
                        <w:right w:val="none" w:sz="0" w:space="0" w:color="auto"/>
                      </w:divBdr>
                    </w:div>
                    <w:div w:id="418604279">
                      <w:marLeft w:val="0"/>
                      <w:marRight w:val="0"/>
                      <w:marTop w:val="0"/>
                      <w:marBottom w:val="0"/>
                      <w:divBdr>
                        <w:top w:val="none" w:sz="0" w:space="0" w:color="auto"/>
                        <w:left w:val="none" w:sz="0" w:space="0" w:color="auto"/>
                        <w:bottom w:val="none" w:sz="0" w:space="0" w:color="auto"/>
                        <w:right w:val="none" w:sz="0" w:space="0" w:color="auto"/>
                      </w:divBdr>
                    </w:div>
                    <w:div w:id="514882937">
                      <w:marLeft w:val="0"/>
                      <w:marRight w:val="0"/>
                      <w:marTop w:val="0"/>
                      <w:marBottom w:val="0"/>
                      <w:divBdr>
                        <w:top w:val="none" w:sz="0" w:space="0" w:color="auto"/>
                        <w:left w:val="none" w:sz="0" w:space="0" w:color="auto"/>
                        <w:bottom w:val="none" w:sz="0" w:space="0" w:color="auto"/>
                        <w:right w:val="none" w:sz="0" w:space="0" w:color="auto"/>
                      </w:divBdr>
                    </w:div>
                  </w:divsChild>
                </w:div>
                <w:div w:id="629359706">
                  <w:marLeft w:val="0"/>
                  <w:marRight w:val="0"/>
                  <w:marTop w:val="0"/>
                  <w:marBottom w:val="0"/>
                  <w:divBdr>
                    <w:top w:val="none" w:sz="0" w:space="0" w:color="auto"/>
                    <w:left w:val="none" w:sz="0" w:space="0" w:color="auto"/>
                    <w:bottom w:val="none" w:sz="0" w:space="0" w:color="auto"/>
                    <w:right w:val="none" w:sz="0" w:space="0" w:color="auto"/>
                  </w:divBdr>
                  <w:divsChild>
                    <w:div w:id="859516632">
                      <w:marLeft w:val="0"/>
                      <w:marRight w:val="0"/>
                      <w:marTop w:val="0"/>
                      <w:marBottom w:val="0"/>
                      <w:divBdr>
                        <w:top w:val="none" w:sz="0" w:space="0" w:color="auto"/>
                        <w:left w:val="none" w:sz="0" w:space="0" w:color="auto"/>
                        <w:bottom w:val="none" w:sz="0" w:space="0" w:color="auto"/>
                        <w:right w:val="none" w:sz="0" w:space="0" w:color="auto"/>
                      </w:divBdr>
                    </w:div>
                  </w:divsChild>
                </w:div>
                <w:div w:id="631252321">
                  <w:marLeft w:val="0"/>
                  <w:marRight w:val="0"/>
                  <w:marTop w:val="0"/>
                  <w:marBottom w:val="0"/>
                  <w:divBdr>
                    <w:top w:val="none" w:sz="0" w:space="0" w:color="auto"/>
                    <w:left w:val="none" w:sz="0" w:space="0" w:color="auto"/>
                    <w:bottom w:val="none" w:sz="0" w:space="0" w:color="auto"/>
                    <w:right w:val="none" w:sz="0" w:space="0" w:color="auto"/>
                  </w:divBdr>
                  <w:divsChild>
                    <w:div w:id="601500372">
                      <w:marLeft w:val="0"/>
                      <w:marRight w:val="0"/>
                      <w:marTop w:val="0"/>
                      <w:marBottom w:val="0"/>
                      <w:divBdr>
                        <w:top w:val="none" w:sz="0" w:space="0" w:color="auto"/>
                        <w:left w:val="none" w:sz="0" w:space="0" w:color="auto"/>
                        <w:bottom w:val="none" w:sz="0" w:space="0" w:color="auto"/>
                        <w:right w:val="none" w:sz="0" w:space="0" w:color="auto"/>
                      </w:divBdr>
                    </w:div>
                    <w:div w:id="643240691">
                      <w:marLeft w:val="0"/>
                      <w:marRight w:val="0"/>
                      <w:marTop w:val="0"/>
                      <w:marBottom w:val="0"/>
                      <w:divBdr>
                        <w:top w:val="none" w:sz="0" w:space="0" w:color="auto"/>
                        <w:left w:val="none" w:sz="0" w:space="0" w:color="auto"/>
                        <w:bottom w:val="none" w:sz="0" w:space="0" w:color="auto"/>
                        <w:right w:val="none" w:sz="0" w:space="0" w:color="auto"/>
                      </w:divBdr>
                    </w:div>
                  </w:divsChild>
                </w:div>
                <w:div w:id="656763877">
                  <w:marLeft w:val="0"/>
                  <w:marRight w:val="0"/>
                  <w:marTop w:val="0"/>
                  <w:marBottom w:val="0"/>
                  <w:divBdr>
                    <w:top w:val="none" w:sz="0" w:space="0" w:color="auto"/>
                    <w:left w:val="none" w:sz="0" w:space="0" w:color="auto"/>
                    <w:bottom w:val="none" w:sz="0" w:space="0" w:color="auto"/>
                    <w:right w:val="none" w:sz="0" w:space="0" w:color="auto"/>
                  </w:divBdr>
                  <w:divsChild>
                    <w:div w:id="1777405360">
                      <w:marLeft w:val="0"/>
                      <w:marRight w:val="0"/>
                      <w:marTop w:val="0"/>
                      <w:marBottom w:val="0"/>
                      <w:divBdr>
                        <w:top w:val="none" w:sz="0" w:space="0" w:color="auto"/>
                        <w:left w:val="none" w:sz="0" w:space="0" w:color="auto"/>
                        <w:bottom w:val="none" w:sz="0" w:space="0" w:color="auto"/>
                        <w:right w:val="none" w:sz="0" w:space="0" w:color="auto"/>
                      </w:divBdr>
                    </w:div>
                  </w:divsChild>
                </w:div>
                <w:div w:id="669526855">
                  <w:marLeft w:val="0"/>
                  <w:marRight w:val="0"/>
                  <w:marTop w:val="0"/>
                  <w:marBottom w:val="0"/>
                  <w:divBdr>
                    <w:top w:val="none" w:sz="0" w:space="0" w:color="auto"/>
                    <w:left w:val="none" w:sz="0" w:space="0" w:color="auto"/>
                    <w:bottom w:val="none" w:sz="0" w:space="0" w:color="auto"/>
                    <w:right w:val="none" w:sz="0" w:space="0" w:color="auto"/>
                  </w:divBdr>
                  <w:divsChild>
                    <w:div w:id="98567358">
                      <w:marLeft w:val="0"/>
                      <w:marRight w:val="0"/>
                      <w:marTop w:val="0"/>
                      <w:marBottom w:val="0"/>
                      <w:divBdr>
                        <w:top w:val="none" w:sz="0" w:space="0" w:color="auto"/>
                        <w:left w:val="none" w:sz="0" w:space="0" w:color="auto"/>
                        <w:bottom w:val="none" w:sz="0" w:space="0" w:color="auto"/>
                        <w:right w:val="none" w:sz="0" w:space="0" w:color="auto"/>
                      </w:divBdr>
                    </w:div>
                    <w:div w:id="185289828">
                      <w:marLeft w:val="0"/>
                      <w:marRight w:val="0"/>
                      <w:marTop w:val="0"/>
                      <w:marBottom w:val="0"/>
                      <w:divBdr>
                        <w:top w:val="none" w:sz="0" w:space="0" w:color="auto"/>
                        <w:left w:val="none" w:sz="0" w:space="0" w:color="auto"/>
                        <w:bottom w:val="none" w:sz="0" w:space="0" w:color="auto"/>
                        <w:right w:val="none" w:sz="0" w:space="0" w:color="auto"/>
                      </w:divBdr>
                    </w:div>
                  </w:divsChild>
                </w:div>
                <w:div w:id="675813892">
                  <w:marLeft w:val="0"/>
                  <w:marRight w:val="0"/>
                  <w:marTop w:val="0"/>
                  <w:marBottom w:val="0"/>
                  <w:divBdr>
                    <w:top w:val="none" w:sz="0" w:space="0" w:color="auto"/>
                    <w:left w:val="none" w:sz="0" w:space="0" w:color="auto"/>
                    <w:bottom w:val="none" w:sz="0" w:space="0" w:color="auto"/>
                    <w:right w:val="none" w:sz="0" w:space="0" w:color="auto"/>
                  </w:divBdr>
                  <w:divsChild>
                    <w:div w:id="1814636921">
                      <w:marLeft w:val="0"/>
                      <w:marRight w:val="0"/>
                      <w:marTop w:val="0"/>
                      <w:marBottom w:val="0"/>
                      <w:divBdr>
                        <w:top w:val="none" w:sz="0" w:space="0" w:color="auto"/>
                        <w:left w:val="none" w:sz="0" w:space="0" w:color="auto"/>
                        <w:bottom w:val="none" w:sz="0" w:space="0" w:color="auto"/>
                        <w:right w:val="none" w:sz="0" w:space="0" w:color="auto"/>
                      </w:divBdr>
                    </w:div>
                  </w:divsChild>
                </w:div>
                <w:div w:id="685256088">
                  <w:marLeft w:val="0"/>
                  <w:marRight w:val="0"/>
                  <w:marTop w:val="0"/>
                  <w:marBottom w:val="0"/>
                  <w:divBdr>
                    <w:top w:val="none" w:sz="0" w:space="0" w:color="auto"/>
                    <w:left w:val="none" w:sz="0" w:space="0" w:color="auto"/>
                    <w:bottom w:val="none" w:sz="0" w:space="0" w:color="auto"/>
                    <w:right w:val="none" w:sz="0" w:space="0" w:color="auto"/>
                  </w:divBdr>
                  <w:divsChild>
                    <w:div w:id="79260853">
                      <w:marLeft w:val="0"/>
                      <w:marRight w:val="0"/>
                      <w:marTop w:val="0"/>
                      <w:marBottom w:val="0"/>
                      <w:divBdr>
                        <w:top w:val="none" w:sz="0" w:space="0" w:color="auto"/>
                        <w:left w:val="none" w:sz="0" w:space="0" w:color="auto"/>
                        <w:bottom w:val="none" w:sz="0" w:space="0" w:color="auto"/>
                        <w:right w:val="none" w:sz="0" w:space="0" w:color="auto"/>
                      </w:divBdr>
                    </w:div>
                    <w:div w:id="895513359">
                      <w:marLeft w:val="0"/>
                      <w:marRight w:val="0"/>
                      <w:marTop w:val="0"/>
                      <w:marBottom w:val="0"/>
                      <w:divBdr>
                        <w:top w:val="none" w:sz="0" w:space="0" w:color="auto"/>
                        <w:left w:val="none" w:sz="0" w:space="0" w:color="auto"/>
                        <w:bottom w:val="none" w:sz="0" w:space="0" w:color="auto"/>
                        <w:right w:val="none" w:sz="0" w:space="0" w:color="auto"/>
                      </w:divBdr>
                    </w:div>
                  </w:divsChild>
                </w:div>
                <w:div w:id="695496508">
                  <w:marLeft w:val="0"/>
                  <w:marRight w:val="0"/>
                  <w:marTop w:val="0"/>
                  <w:marBottom w:val="0"/>
                  <w:divBdr>
                    <w:top w:val="none" w:sz="0" w:space="0" w:color="auto"/>
                    <w:left w:val="none" w:sz="0" w:space="0" w:color="auto"/>
                    <w:bottom w:val="none" w:sz="0" w:space="0" w:color="auto"/>
                    <w:right w:val="none" w:sz="0" w:space="0" w:color="auto"/>
                  </w:divBdr>
                  <w:divsChild>
                    <w:div w:id="1409576181">
                      <w:marLeft w:val="0"/>
                      <w:marRight w:val="0"/>
                      <w:marTop w:val="0"/>
                      <w:marBottom w:val="0"/>
                      <w:divBdr>
                        <w:top w:val="none" w:sz="0" w:space="0" w:color="auto"/>
                        <w:left w:val="none" w:sz="0" w:space="0" w:color="auto"/>
                        <w:bottom w:val="none" w:sz="0" w:space="0" w:color="auto"/>
                        <w:right w:val="none" w:sz="0" w:space="0" w:color="auto"/>
                      </w:divBdr>
                    </w:div>
                    <w:div w:id="1587229860">
                      <w:marLeft w:val="0"/>
                      <w:marRight w:val="0"/>
                      <w:marTop w:val="0"/>
                      <w:marBottom w:val="0"/>
                      <w:divBdr>
                        <w:top w:val="none" w:sz="0" w:space="0" w:color="auto"/>
                        <w:left w:val="none" w:sz="0" w:space="0" w:color="auto"/>
                        <w:bottom w:val="none" w:sz="0" w:space="0" w:color="auto"/>
                        <w:right w:val="none" w:sz="0" w:space="0" w:color="auto"/>
                      </w:divBdr>
                    </w:div>
                  </w:divsChild>
                </w:div>
                <w:div w:id="699864625">
                  <w:marLeft w:val="0"/>
                  <w:marRight w:val="0"/>
                  <w:marTop w:val="0"/>
                  <w:marBottom w:val="0"/>
                  <w:divBdr>
                    <w:top w:val="none" w:sz="0" w:space="0" w:color="auto"/>
                    <w:left w:val="none" w:sz="0" w:space="0" w:color="auto"/>
                    <w:bottom w:val="none" w:sz="0" w:space="0" w:color="auto"/>
                    <w:right w:val="none" w:sz="0" w:space="0" w:color="auto"/>
                  </w:divBdr>
                  <w:divsChild>
                    <w:div w:id="41909344">
                      <w:marLeft w:val="0"/>
                      <w:marRight w:val="0"/>
                      <w:marTop w:val="0"/>
                      <w:marBottom w:val="0"/>
                      <w:divBdr>
                        <w:top w:val="none" w:sz="0" w:space="0" w:color="auto"/>
                        <w:left w:val="none" w:sz="0" w:space="0" w:color="auto"/>
                        <w:bottom w:val="none" w:sz="0" w:space="0" w:color="auto"/>
                        <w:right w:val="none" w:sz="0" w:space="0" w:color="auto"/>
                      </w:divBdr>
                    </w:div>
                    <w:div w:id="1349872318">
                      <w:marLeft w:val="0"/>
                      <w:marRight w:val="0"/>
                      <w:marTop w:val="0"/>
                      <w:marBottom w:val="0"/>
                      <w:divBdr>
                        <w:top w:val="none" w:sz="0" w:space="0" w:color="auto"/>
                        <w:left w:val="none" w:sz="0" w:space="0" w:color="auto"/>
                        <w:bottom w:val="none" w:sz="0" w:space="0" w:color="auto"/>
                        <w:right w:val="none" w:sz="0" w:space="0" w:color="auto"/>
                      </w:divBdr>
                    </w:div>
                  </w:divsChild>
                </w:div>
                <w:div w:id="715008112">
                  <w:marLeft w:val="0"/>
                  <w:marRight w:val="0"/>
                  <w:marTop w:val="0"/>
                  <w:marBottom w:val="0"/>
                  <w:divBdr>
                    <w:top w:val="none" w:sz="0" w:space="0" w:color="auto"/>
                    <w:left w:val="none" w:sz="0" w:space="0" w:color="auto"/>
                    <w:bottom w:val="none" w:sz="0" w:space="0" w:color="auto"/>
                    <w:right w:val="none" w:sz="0" w:space="0" w:color="auto"/>
                  </w:divBdr>
                  <w:divsChild>
                    <w:div w:id="123695612">
                      <w:marLeft w:val="0"/>
                      <w:marRight w:val="0"/>
                      <w:marTop w:val="0"/>
                      <w:marBottom w:val="0"/>
                      <w:divBdr>
                        <w:top w:val="none" w:sz="0" w:space="0" w:color="auto"/>
                        <w:left w:val="none" w:sz="0" w:space="0" w:color="auto"/>
                        <w:bottom w:val="none" w:sz="0" w:space="0" w:color="auto"/>
                        <w:right w:val="none" w:sz="0" w:space="0" w:color="auto"/>
                      </w:divBdr>
                    </w:div>
                    <w:div w:id="1262031210">
                      <w:marLeft w:val="0"/>
                      <w:marRight w:val="0"/>
                      <w:marTop w:val="0"/>
                      <w:marBottom w:val="0"/>
                      <w:divBdr>
                        <w:top w:val="none" w:sz="0" w:space="0" w:color="auto"/>
                        <w:left w:val="none" w:sz="0" w:space="0" w:color="auto"/>
                        <w:bottom w:val="none" w:sz="0" w:space="0" w:color="auto"/>
                        <w:right w:val="none" w:sz="0" w:space="0" w:color="auto"/>
                      </w:divBdr>
                    </w:div>
                  </w:divsChild>
                </w:div>
                <w:div w:id="715204130">
                  <w:marLeft w:val="0"/>
                  <w:marRight w:val="0"/>
                  <w:marTop w:val="0"/>
                  <w:marBottom w:val="0"/>
                  <w:divBdr>
                    <w:top w:val="none" w:sz="0" w:space="0" w:color="auto"/>
                    <w:left w:val="none" w:sz="0" w:space="0" w:color="auto"/>
                    <w:bottom w:val="none" w:sz="0" w:space="0" w:color="auto"/>
                    <w:right w:val="none" w:sz="0" w:space="0" w:color="auto"/>
                  </w:divBdr>
                  <w:divsChild>
                    <w:div w:id="674839284">
                      <w:marLeft w:val="0"/>
                      <w:marRight w:val="0"/>
                      <w:marTop w:val="0"/>
                      <w:marBottom w:val="0"/>
                      <w:divBdr>
                        <w:top w:val="none" w:sz="0" w:space="0" w:color="auto"/>
                        <w:left w:val="none" w:sz="0" w:space="0" w:color="auto"/>
                        <w:bottom w:val="none" w:sz="0" w:space="0" w:color="auto"/>
                        <w:right w:val="none" w:sz="0" w:space="0" w:color="auto"/>
                      </w:divBdr>
                    </w:div>
                  </w:divsChild>
                </w:div>
                <w:div w:id="721251978">
                  <w:marLeft w:val="0"/>
                  <w:marRight w:val="0"/>
                  <w:marTop w:val="0"/>
                  <w:marBottom w:val="0"/>
                  <w:divBdr>
                    <w:top w:val="none" w:sz="0" w:space="0" w:color="auto"/>
                    <w:left w:val="none" w:sz="0" w:space="0" w:color="auto"/>
                    <w:bottom w:val="none" w:sz="0" w:space="0" w:color="auto"/>
                    <w:right w:val="none" w:sz="0" w:space="0" w:color="auto"/>
                  </w:divBdr>
                  <w:divsChild>
                    <w:div w:id="1260288099">
                      <w:marLeft w:val="0"/>
                      <w:marRight w:val="0"/>
                      <w:marTop w:val="0"/>
                      <w:marBottom w:val="0"/>
                      <w:divBdr>
                        <w:top w:val="none" w:sz="0" w:space="0" w:color="auto"/>
                        <w:left w:val="none" w:sz="0" w:space="0" w:color="auto"/>
                        <w:bottom w:val="none" w:sz="0" w:space="0" w:color="auto"/>
                        <w:right w:val="none" w:sz="0" w:space="0" w:color="auto"/>
                      </w:divBdr>
                    </w:div>
                    <w:div w:id="1407459405">
                      <w:marLeft w:val="0"/>
                      <w:marRight w:val="0"/>
                      <w:marTop w:val="0"/>
                      <w:marBottom w:val="0"/>
                      <w:divBdr>
                        <w:top w:val="none" w:sz="0" w:space="0" w:color="auto"/>
                        <w:left w:val="none" w:sz="0" w:space="0" w:color="auto"/>
                        <w:bottom w:val="none" w:sz="0" w:space="0" w:color="auto"/>
                        <w:right w:val="none" w:sz="0" w:space="0" w:color="auto"/>
                      </w:divBdr>
                    </w:div>
                    <w:div w:id="1665619688">
                      <w:marLeft w:val="0"/>
                      <w:marRight w:val="0"/>
                      <w:marTop w:val="0"/>
                      <w:marBottom w:val="0"/>
                      <w:divBdr>
                        <w:top w:val="none" w:sz="0" w:space="0" w:color="auto"/>
                        <w:left w:val="none" w:sz="0" w:space="0" w:color="auto"/>
                        <w:bottom w:val="none" w:sz="0" w:space="0" w:color="auto"/>
                        <w:right w:val="none" w:sz="0" w:space="0" w:color="auto"/>
                      </w:divBdr>
                    </w:div>
                  </w:divsChild>
                </w:div>
                <w:div w:id="741949968">
                  <w:marLeft w:val="0"/>
                  <w:marRight w:val="0"/>
                  <w:marTop w:val="0"/>
                  <w:marBottom w:val="0"/>
                  <w:divBdr>
                    <w:top w:val="none" w:sz="0" w:space="0" w:color="auto"/>
                    <w:left w:val="none" w:sz="0" w:space="0" w:color="auto"/>
                    <w:bottom w:val="none" w:sz="0" w:space="0" w:color="auto"/>
                    <w:right w:val="none" w:sz="0" w:space="0" w:color="auto"/>
                  </w:divBdr>
                  <w:divsChild>
                    <w:div w:id="1407723380">
                      <w:marLeft w:val="0"/>
                      <w:marRight w:val="0"/>
                      <w:marTop w:val="0"/>
                      <w:marBottom w:val="0"/>
                      <w:divBdr>
                        <w:top w:val="none" w:sz="0" w:space="0" w:color="auto"/>
                        <w:left w:val="none" w:sz="0" w:space="0" w:color="auto"/>
                        <w:bottom w:val="none" w:sz="0" w:space="0" w:color="auto"/>
                        <w:right w:val="none" w:sz="0" w:space="0" w:color="auto"/>
                      </w:divBdr>
                    </w:div>
                  </w:divsChild>
                </w:div>
                <w:div w:id="743333351">
                  <w:marLeft w:val="0"/>
                  <w:marRight w:val="0"/>
                  <w:marTop w:val="0"/>
                  <w:marBottom w:val="0"/>
                  <w:divBdr>
                    <w:top w:val="none" w:sz="0" w:space="0" w:color="auto"/>
                    <w:left w:val="none" w:sz="0" w:space="0" w:color="auto"/>
                    <w:bottom w:val="none" w:sz="0" w:space="0" w:color="auto"/>
                    <w:right w:val="none" w:sz="0" w:space="0" w:color="auto"/>
                  </w:divBdr>
                  <w:divsChild>
                    <w:div w:id="349259930">
                      <w:marLeft w:val="0"/>
                      <w:marRight w:val="0"/>
                      <w:marTop w:val="0"/>
                      <w:marBottom w:val="0"/>
                      <w:divBdr>
                        <w:top w:val="none" w:sz="0" w:space="0" w:color="auto"/>
                        <w:left w:val="none" w:sz="0" w:space="0" w:color="auto"/>
                        <w:bottom w:val="none" w:sz="0" w:space="0" w:color="auto"/>
                        <w:right w:val="none" w:sz="0" w:space="0" w:color="auto"/>
                      </w:divBdr>
                    </w:div>
                    <w:div w:id="367998525">
                      <w:marLeft w:val="0"/>
                      <w:marRight w:val="0"/>
                      <w:marTop w:val="0"/>
                      <w:marBottom w:val="0"/>
                      <w:divBdr>
                        <w:top w:val="none" w:sz="0" w:space="0" w:color="auto"/>
                        <w:left w:val="none" w:sz="0" w:space="0" w:color="auto"/>
                        <w:bottom w:val="none" w:sz="0" w:space="0" w:color="auto"/>
                        <w:right w:val="none" w:sz="0" w:space="0" w:color="auto"/>
                      </w:divBdr>
                    </w:div>
                    <w:div w:id="754861367">
                      <w:marLeft w:val="0"/>
                      <w:marRight w:val="0"/>
                      <w:marTop w:val="0"/>
                      <w:marBottom w:val="0"/>
                      <w:divBdr>
                        <w:top w:val="none" w:sz="0" w:space="0" w:color="auto"/>
                        <w:left w:val="none" w:sz="0" w:space="0" w:color="auto"/>
                        <w:bottom w:val="none" w:sz="0" w:space="0" w:color="auto"/>
                        <w:right w:val="none" w:sz="0" w:space="0" w:color="auto"/>
                      </w:divBdr>
                    </w:div>
                    <w:div w:id="1252930224">
                      <w:marLeft w:val="0"/>
                      <w:marRight w:val="0"/>
                      <w:marTop w:val="0"/>
                      <w:marBottom w:val="0"/>
                      <w:divBdr>
                        <w:top w:val="none" w:sz="0" w:space="0" w:color="auto"/>
                        <w:left w:val="none" w:sz="0" w:space="0" w:color="auto"/>
                        <w:bottom w:val="none" w:sz="0" w:space="0" w:color="auto"/>
                        <w:right w:val="none" w:sz="0" w:space="0" w:color="auto"/>
                      </w:divBdr>
                    </w:div>
                  </w:divsChild>
                </w:div>
                <w:div w:id="751699003">
                  <w:marLeft w:val="0"/>
                  <w:marRight w:val="0"/>
                  <w:marTop w:val="0"/>
                  <w:marBottom w:val="0"/>
                  <w:divBdr>
                    <w:top w:val="none" w:sz="0" w:space="0" w:color="auto"/>
                    <w:left w:val="none" w:sz="0" w:space="0" w:color="auto"/>
                    <w:bottom w:val="none" w:sz="0" w:space="0" w:color="auto"/>
                    <w:right w:val="none" w:sz="0" w:space="0" w:color="auto"/>
                  </w:divBdr>
                  <w:divsChild>
                    <w:div w:id="1213931380">
                      <w:marLeft w:val="0"/>
                      <w:marRight w:val="0"/>
                      <w:marTop w:val="0"/>
                      <w:marBottom w:val="0"/>
                      <w:divBdr>
                        <w:top w:val="none" w:sz="0" w:space="0" w:color="auto"/>
                        <w:left w:val="none" w:sz="0" w:space="0" w:color="auto"/>
                        <w:bottom w:val="none" w:sz="0" w:space="0" w:color="auto"/>
                        <w:right w:val="none" w:sz="0" w:space="0" w:color="auto"/>
                      </w:divBdr>
                    </w:div>
                    <w:div w:id="1615940459">
                      <w:marLeft w:val="0"/>
                      <w:marRight w:val="0"/>
                      <w:marTop w:val="0"/>
                      <w:marBottom w:val="0"/>
                      <w:divBdr>
                        <w:top w:val="none" w:sz="0" w:space="0" w:color="auto"/>
                        <w:left w:val="none" w:sz="0" w:space="0" w:color="auto"/>
                        <w:bottom w:val="none" w:sz="0" w:space="0" w:color="auto"/>
                        <w:right w:val="none" w:sz="0" w:space="0" w:color="auto"/>
                      </w:divBdr>
                    </w:div>
                  </w:divsChild>
                </w:div>
                <w:div w:id="762338989">
                  <w:marLeft w:val="0"/>
                  <w:marRight w:val="0"/>
                  <w:marTop w:val="0"/>
                  <w:marBottom w:val="0"/>
                  <w:divBdr>
                    <w:top w:val="none" w:sz="0" w:space="0" w:color="auto"/>
                    <w:left w:val="none" w:sz="0" w:space="0" w:color="auto"/>
                    <w:bottom w:val="none" w:sz="0" w:space="0" w:color="auto"/>
                    <w:right w:val="none" w:sz="0" w:space="0" w:color="auto"/>
                  </w:divBdr>
                  <w:divsChild>
                    <w:div w:id="1606186544">
                      <w:marLeft w:val="0"/>
                      <w:marRight w:val="0"/>
                      <w:marTop w:val="0"/>
                      <w:marBottom w:val="0"/>
                      <w:divBdr>
                        <w:top w:val="none" w:sz="0" w:space="0" w:color="auto"/>
                        <w:left w:val="none" w:sz="0" w:space="0" w:color="auto"/>
                        <w:bottom w:val="none" w:sz="0" w:space="0" w:color="auto"/>
                        <w:right w:val="none" w:sz="0" w:space="0" w:color="auto"/>
                      </w:divBdr>
                    </w:div>
                  </w:divsChild>
                </w:div>
                <w:div w:id="768626980">
                  <w:marLeft w:val="0"/>
                  <w:marRight w:val="0"/>
                  <w:marTop w:val="0"/>
                  <w:marBottom w:val="0"/>
                  <w:divBdr>
                    <w:top w:val="none" w:sz="0" w:space="0" w:color="auto"/>
                    <w:left w:val="none" w:sz="0" w:space="0" w:color="auto"/>
                    <w:bottom w:val="none" w:sz="0" w:space="0" w:color="auto"/>
                    <w:right w:val="none" w:sz="0" w:space="0" w:color="auto"/>
                  </w:divBdr>
                  <w:divsChild>
                    <w:div w:id="105194763">
                      <w:marLeft w:val="0"/>
                      <w:marRight w:val="0"/>
                      <w:marTop w:val="0"/>
                      <w:marBottom w:val="0"/>
                      <w:divBdr>
                        <w:top w:val="none" w:sz="0" w:space="0" w:color="auto"/>
                        <w:left w:val="none" w:sz="0" w:space="0" w:color="auto"/>
                        <w:bottom w:val="none" w:sz="0" w:space="0" w:color="auto"/>
                        <w:right w:val="none" w:sz="0" w:space="0" w:color="auto"/>
                      </w:divBdr>
                    </w:div>
                    <w:div w:id="760679900">
                      <w:marLeft w:val="0"/>
                      <w:marRight w:val="0"/>
                      <w:marTop w:val="0"/>
                      <w:marBottom w:val="0"/>
                      <w:divBdr>
                        <w:top w:val="none" w:sz="0" w:space="0" w:color="auto"/>
                        <w:left w:val="none" w:sz="0" w:space="0" w:color="auto"/>
                        <w:bottom w:val="none" w:sz="0" w:space="0" w:color="auto"/>
                        <w:right w:val="none" w:sz="0" w:space="0" w:color="auto"/>
                      </w:divBdr>
                    </w:div>
                  </w:divsChild>
                </w:div>
                <w:div w:id="795761588">
                  <w:marLeft w:val="0"/>
                  <w:marRight w:val="0"/>
                  <w:marTop w:val="0"/>
                  <w:marBottom w:val="0"/>
                  <w:divBdr>
                    <w:top w:val="none" w:sz="0" w:space="0" w:color="auto"/>
                    <w:left w:val="none" w:sz="0" w:space="0" w:color="auto"/>
                    <w:bottom w:val="none" w:sz="0" w:space="0" w:color="auto"/>
                    <w:right w:val="none" w:sz="0" w:space="0" w:color="auto"/>
                  </w:divBdr>
                  <w:divsChild>
                    <w:div w:id="941302978">
                      <w:marLeft w:val="0"/>
                      <w:marRight w:val="0"/>
                      <w:marTop w:val="0"/>
                      <w:marBottom w:val="0"/>
                      <w:divBdr>
                        <w:top w:val="none" w:sz="0" w:space="0" w:color="auto"/>
                        <w:left w:val="none" w:sz="0" w:space="0" w:color="auto"/>
                        <w:bottom w:val="none" w:sz="0" w:space="0" w:color="auto"/>
                        <w:right w:val="none" w:sz="0" w:space="0" w:color="auto"/>
                      </w:divBdr>
                    </w:div>
                    <w:div w:id="1304120373">
                      <w:marLeft w:val="0"/>
                      <w:marRight w:val="0"/>
                      <w:marTop w:val="0"/>
                      <w:marBottom w:val="0"/>
                      <w:divBdr>
                        <w:top w:val="none" w:sz="0" w:space="0" w:color="auto"/>
                        <w:left w:val="none" w:sz="0" w:space="0" w:color="auto"/>
                        <w:bottom w:val="none" w:sz="0" w:space="0" w:color="auto"/>
                        <w:right w:val="none" w:sz="0" w:space="0" w:color="auto"/>
                      </w:divBdr>
                    </w:div>
                  </w:divsChild>
                </w:div>
                <w:div w:id="796725686">
                  <w:marLeft w:val="0"/>
                  <w:marRight w:val="0"/>
                  <w:marTop w:val="0"/>
                  <w:marBottom w:val="0"/>
                  <w:divBdr>
                    <w:top w:val="none" w:sz="0" w:space="0" w:color="auto"/>
                    <w:left w:val="none" w:sz="0" w:space="0" w:color="auto"/>
                    <w:bottom w:val="none" w:sz="0" w:space="0" w:color="auto"/>
                    <w:right w:val="none" w:sz="0" w:space="0" w:color="auto"/>
                  </w:divBdr>
                  <w:divsChild>
                    <w:div w:id="395864146">
                      <w:marLeft w:val="0"/>
                      <w:marRight w:val="0"/>
                      <w:marTop w:val="0"/>
                      <w:marBottom w:val="0"/>
                      <w:divBdr>
                        <w:top w:val="none" w:sz="0" w:space="0" w:color="auto"/>
                        <w:left w:val="none" w:sz="0" w:space="0" w:color="auto"/>
                        <w:bottom w:val="none" w:sz="0" w:space="0" w:color="auto"/>
                        <w:right w:val="none" w:sz="0" w:space="0" w:color="auto"/>
                      </w:divBdr>
                    </w:div>
                    <w:div w:id="1459834673">
                      <w:marLeft w:val="0"/>
                      <w:marRight w:val="0"/>
                      <w:marTop w:val="0"/>
                      <w:marBottom w:val="0"/>
                      <w:divBdr>
                        <w:top w:val="none" w:sz="0" w:space="0" w:color="auto"/>
                        <w:left w:val="none" w:sz="0" w:space="0" w:color="auto"/>
                        <w:bottom w:val="none" w:sz="0" w:space="0" w:color="auto"/>
                        <w:right w:val="none" w:sz="0" w:space="0" w:color="auto"/>
                      </w:divBdr>
                    </w:div>
                  </w:divsChild>
                </w:div>
                <w:div w:id="798961374">
                  <w:marLeft w:val="0"/>
                  <w:marRight w:val="0"/>
                  <w:marTop w:val="0"/>
                  <w:marBottom w:val="0"/>
                  <w:divBdr>
                    <w:top w:val="none" w:sz="0" w:space="0" w:color="auto"/>
                    <w:left w:val="none" w:sz="0" w:space="0" w:color="auto"/>
                    <w:bottom w:val="none" w:sz="0" w:space="0" w:color="auto"/>
                    <w:right w:val="none" w:sz="0" w:space="0" w:color="auto"/>
                  </w:divBdr>
                  <w:divsChild>
                    <w:div w:id="643782221">
                      <w:marLeft w:val="0"/>
                      <w:marRight w:val="0"/>
                      <w:marTop w:val="0"/>
                      <w:marBottom w:val="0"/>
                      <w:divBdr>
                        <w:top w:val="none" w:sz="0" w:space="0" w:color="auto"/>
                        <w:left w:val="none" w:sz="0" w:space="0" w:color="auto"/>
                        <w:bottom w:val="none" w:sz="0" w:space="0" w:color="auto"/>
                        <w:right w:val="none" w:sz="0" w:space="0" w:color="auto"/>
                      </w:divBdr>
                    </w:div>
                    <w:div w:id="1174223655">
                      <w:marLeft w:val="0"/>
                      <w:marRight w:val="0"/>
                      <w:marTop w:val="0"/>
                      <w:marBottom w:val="0"/>
                      <w:divBdr>
                        <w:top w:val="none" w:sz="0" w:space="0" w:color="auto"/>
                        <w:left w:val="none" w:sz="0" w:space="0" w:color="auto"/>
                        <w:bottom w:val="none" w:sz="0" w:space="0" w:color="auto"/>
                        <w:right w:val="none" w:sz="0" w:space="0" w:color="auto"/>
                      </w:divBdr>
                    </w:div>
                    <w:div w:id="1613397639">
                      <w:marLeft w:val="0"/>
                      <w:marRight w:val="0"/>
                      <w:marTop w:val="0"/>
                      <w:marBottom w:val="0"/>
                      <w:divBdr>
                        <w:top w:val="none" w:sz="0" w:space="0" w:color="auto"/>
                        <w:left w:val="none" w:sz="0" w:space="0" w:color="auto"/>
                        <w:bottom w:val="none" w:sz="0" w:space="0" w:color="auto"/>
                        <w:right w:val="none" w:sz="0" w:space="0" w:color="auto"/>
                      </w:divBdr>
                    </w:div>
                  </w:divsChild>
                </w:div>
                <w:div w:id="802038144">
                  <w:marLeft w:val="0"/>
                  <w:marRight w:val="0"/>
                  <w:marTop w:val="0"/>
                  <w:marBottom w:val="0"/>
                  <w:divBdr>
                    <w:top w:val="none" w:sz="0" w:space="0" w:color="auto"/>
                    <w:left w:val="none" w:sz="0" w:space="0" w:color="auto"/>
                    <w:bottom w:val="none" w:sz="0" w:space="0" w:color="auto"/>
                    <w:right w:val="none" w:sz="0" w:space="0" w:color="auto"/>
                  </w:divBdr>
                  <w:divsChild>
                    <w:div w:id="1917351332">
                      <w:marLeft w:val="0"/>
                      <w:marRight w:val="0"/>
                      <w:marTop w:val="0"/>
                      <w:marBottom w:val="0"/>
                      <w:divBdr>
                        <w:top w:val="none" w:sz="0" w:space="0" w:color="auto"/>
                        <w:left w:val="none" w:sz="0" w:space="0" w:color="auto"/>
                        <w:bottom w:val="none" w:sz="0" w:space="0" w:color="auto"/>
                        <w:right w:val="none" w:sz="0" w:space="0" w:color="auto"/>
                      </w:divBdr>
                    </w:div>
                  </w:divsChild>
                </w:div>
                <w:div w:id="807630918">
                  <w:marLeft w:val="0"/>
                  <w:marRight w:val="0"/>
                  <w:marTop w:val="0"/>
                  <w:marBottom w:val="0"/>
                  <w:divBdr>
                    <w:top w:val="none" w:sz="0" w:space="0" w:color="auto"/>
                    <w:left w:val="none" w:sz="0" w:space="0" w:color="auto"/>
                    <w:bottom w:val="none" w:sz="0" w:space="0" w:color="auto"/>
                    <w:right w:val="none" w:sz="0" w:space="0" w:color="auto"/>
                  </w:divBdr>
                  <w:divsChild>
                    <w:div w:id="41298551">
                      <w:marLeft w:val="0"/>
                      <w:marRight w:val="0"/>
                      <w:marTop w:val="0"/>
                      <w:marBottom w:val="0"/>
                      <w:divBdr>
                        <w:top w:val="none" w:sz="0" w:space="0" w:color="auto"/>
                        <w:left w:val="none" w:sz="0" w:space="0" w:color="auto"/>
                        <w:bottom w:val="none" w:sz="0" w:space="0" w:color="auto"/>
                        <w:right w:val="none" w:sz="0" w:space="0" w:color="auto"/>
                      </w:divBdr>
                    </w:div>
                    <w:div w:id="2003779607">
                      <w:marLeft w:val="0"/>
                      <w:marRight w:val="0"/>
                      <w:marTop w:val="0"/>
                      <w:marBottom w:val="0"/>
                      <w:divBdr>
                        <w:top w:val="none" w:sz="0" w:space="0" w:color="auto"/>
                        <w:left w:val="none" w:sz="0" w:space="0" w:color="auto"/>
                        <w:bottom w:val="none" w:sz="0" w:space="0" w:color="auto"/>
                        <w:right w:val="none" w:sz="0" w:space="0" w:color="auto"/>
                      </w:divBdr>
                    </w:div>
                  </w:divsChild>
                </w:div>
                <w:div w:id="815606114">
                  <w:marLeft w:val="0"/>
                  <w:marRight w:val="0"/>
                  <w:marTop w:val="0"/>
                  <w:marBottom w:val="0"/>
                  <w:divBdr>
                    <w:top w:val="none" w:sz="0" w:space="0" w:color="auto"/>
                    <w:left w:val="none" w:sz="0" w:space="0" w:color="auto"/>
                    <w:bottom w:val="none" w:sz="0" w:space="0" w:color="auto"/>
                    <w:right w:val="none" w:sz="0" w:space="0" w:color="auto"/>
                  </w:divBdr>
                  <w:divsChild>
                    <w:div w:id="1525631383">
                      <w:marLeft w:val="0"/>
                      <w:marRight w:val="0"/>
                      <w:marTop w:val="0"/>
                      <w:marBottom w:val="0"/>
                      <w:divBdr>
                        <w:top w:val="none" w:sz="0" w:space="0" w:color="auto"/>
                        <w:left w:val="none" w:sz="0" w:space="0" w:color="auto"/>
                        <w:bottom w:val="none" w:sz="0" w:space="0" w:color="auto"/>
                        <w:right w:val="none" w:sz="0" w:space="0" w:color="auto"/>
                      </w:divBdr>
                    </w:div>
                  </w:divsChild>
                </w:div>
                <w:div w:id="825438846">
                  <w:marLeft w:val="0"/>
                  <w:marRight w:val="0"/>
                  <w:marTop w:val="0"/>
                  <w:marBottom w:val="0"/>
                  <w:divBdr>
                    <w:top w:val="none" w:sz="0" w:space="0" w:color="auto"/>
                    <w:left w:val="none" w:sz="0" w:space="0" w:color="auto"/>
                    <w:bottom w:val="none" w:sz="0" w:space="0" w:color="auto"/>
                    <w:right w:val="none" w:sz="0" w:space="0" w:color="auto"/>
                  </w:divBdr>
                  <w:divsChild>
                    <w:div w:id="781463167">
                      <w:marLeft w:val="0"/>
                      <w:marRight w:val="0"/>
                      <w:marTop w:val="0"/>
                      <w:marBottom w:val="0"/>
                      <w:divBdr>
                        <w:top w:val="none" w:sz="0" w:space="0" w:color="auto"/>
                        <w:left w:val="none" w:sz="0" w:space="0" w:color="auto"/>
                        <w:bottom w:val="none" w:sz="0" w:space="0" w:color="auto"/>
                        <w:right w:val="none" w:sz="0" w:space="0" w:color="auto"/>
                      </w:divBdr>
                    </w:div>
                    <w:div w:id="1947077480">
                      <w:marLeft w:val="0"/>
                      <w:marRight w:val="0"/>
                      <w:marTop w:val="0"/>
                      <w:marBottom w:val="0"/>
                      <w:divBdr>
                        <w:top w:val="none" w:sz="0" w:space="0" w:color="auto"/>
                        <w:left w:val="none" w:sz="0" w:space="0" w:color="auto"/>
                        <w:bottom w:val="none" w:sz="0" w:space="0" w:color="auto"/>
                        <w:right w:val="none" w:sz="0" w:space="0" w:color="auto"/>
                      </w:divBdr>
                    </w:div>
                  </w:divsChild>
                </w:div>
                <w:div w:id="840237515">
                  <w:marLeft w:val="0"/>
                  <w:marRight w:val="0"/>
                  <w:marTop w:val="0"/>
                  <w:marBottom w:val="0"/>
                  <w:divBdr>
                    <w:top w:val="none" w:sz="0" w:space="0" w:color="auto"/>
                    <w:left w:val="none" w:sz="0" w:space="0" w:color="auto"/>
                    <w:bottom w:val="none" w:sz="0" w:space="0" w:color="auto"/>
                    <w:right w:val="none" w:sz="0" w:space="0" w:color="auto"/>
                  </w:divBdr>
                  <w:divsChild>
                    <w:div w:id="208349562">
                      <w:marLeft w:val="0"/>
                      <w:marRight w:val="0"/>
                      <w:marTop w:val="0"/>
                      <w:marBottom w:val="0"/>
                      <w:divBdr>
                        <w:top w:val="none" w:sz="0" w:space="0" w:color="auto"/>
                        <w:left w:val="none" w:sz="0" w:space="0" w:color="auto"/>
                        <w:bottom w:val="none" w:sz="0" w:space="0" w:color="auto"/>
                        <w:right w:val="none" w:sz="0" w:space="0" w:color="auto"/>
                      </w:divBdr>
                    </w:div>
                  </w:divsChild>
                </w:div>
                <w:div w:id="853424270">
                  <w:marLeft w:val="0"/>
                  <w:marRight w:val="0"/>
                  <w:marTop w:val="0"/>
                  <w:marBottom w:val="0"/>
                  <w:divBdr>
                    <w:top w:val="none" w:sz="0" w:space="0" w:color="auto"/>
                    <w:left w:val="none" w:sz="0" w:space="0" w:color="auto"/>
                    <w:bottom w:val="none" w:sz="0" w:space="0" w:color="auto"/>
                    <w:right w:val="none" w:sz="0" w:space="0" w:color="auto"/>
                  </w:divBdr>
                  <w:divsChild>
                    <w:div w:id="136803737">
                      <w:marLeft w:val="0"/>
                      <w:marRight w:val="0"/>
                      <w:marTop w:val="0"/>
                      <w:marBottom w:val="0"/>
                      <w:divBdr>
                        <w:top w:val="none" w:sz="0" w:space="0" w:color="auto"/>
                        <w:left w:val="none" w:sz="0" w:space="0" w:color="auto"/>
                        <w:bottom w:val="none" w:sz="0" w:space="0" w:color="auto"/>
                        <w:right w:val="none" w:sz="0" w:space="0" w:color="auto"/>
                      </w:divBdr>
                    </w:div>
                    <w:div w:id="305277623">
                      <w:marLeft w:val="0"/>
                      <w:marRight w:val="0"/>
                      <w:marTop w:val="0"/>
                      <w:marBottom w:val="0"/>
                      <w:divBdr>
                        <w:top w:val="none" w:sz="0" w:space="0" w:color="auto"/>
                        <w:left w:val="none" w:sz="0" w:space="0" w:color="auto"/>
                        <w:bottom w:val="none" w:sz="0" w:space="0" w:color="auto"/>
                        <w:right w:val="none" w:sz="0" w:space="0" w:color="auto"/>
                      </w:divBdr>
                    </w:div>
                  </w:divsChild>
                </w:div>
                <w:div w:id="862134278">
                  <w:marLeft w:val="0"/>
                  <w:marRight w:val="0"/>
                  <w:marTop w:val="0"/>
                  <w:marBottom w:val="0"/>
                  <w:divBdr>
                    <w:top w:val="none" w:sz="0" w:space="0" w:color="auto"/>
                    <w:left w:val="none" w:sz="0" w:space="0" w:color="auto"/>
                    <w:bottom w:val="none" w:sz="0" w:space="0" w:color="auto"/>
                    <w:right w:val="none" w:sz="0" w:space="0" w:color="auto"/>
                  </w:divBdr>
                  <w:divsChild>
                    <w:div w:id="933320671">
                      <w:marLeft w:val="0"/>
                      <w:marRight w:val="0"/>
                      <w:marTop w:val="0"/>
                      <w:marBottom w:val="0"/>
                      <w:divBdr>
                        <w:top w:val="none" w:sz="0" w:space="0" w:color="auto"/>
                        <w:left w:val="none" w:sz="0" w:space="0" w:color="auto"/>
                        <w:bottom w:val="none" w:sz="0" w:space="0" w:color="auto"/>
                        <w:right w:val="none" w:sz="0" w:space="0" w:color="auto"/>
                      </w:divBdr>
                    </w:div>
                    <w:div w:id="945426532">
                      <w:marLeft w:val="0"/>
                      <w:marRight w:val="0"/>
                      <w:marTop w:val="0"/>
                      <w:marBottom w:val="0"/>
                      <w:divBdr>
                        <w:top w:val="none" w:sz="0" w:space="0" w:color="auto"/>
                        <w:left w:val="none" w:sz="0" w:space="0" w:color="auto"/>
                        <w:bottom w:val="none" w:sz="0" w:space="0" w:color="auto"/>
                        <w:right w:val="none" w:sz="0" w:space="0" w:color="auto"/>
                      </w:divBdr>
                    </w:div>
                    <w:div w:id="1443188816">
                      <w:marLeft w:val="0"/>
                      <w:marRight w:val="0"/>
                      <w:marTop w:val="0"/>
                      <w:marBottom w:val="0"/>
                      <w:divBdr>
                        <w:top w:val="none" w:sz="0" w:space="0" w:color="auto"/>
                        <w:left w:val="none" w:sz="0" w:space="0" w:color="auto"/>
                        <w:bottom w:val="none" w:sz="0" w:space="0" w:color="auto"/>
                        <w:right w:val="none" w:sz="0" w:space="0" w:color="auto"/>
                      </w:divBdr>
                    </w:div>
                    <w:div w:id="2088764048">
                      <w:marLeft w:val="0"/>
                      <w:marRight w:val="0"/>
                      <w:marTop w:val="0"/>
                      <w:marBottom w:val="0"/>
                      <w:divBdr>
                        <w:top w:val="none" w:sz="0" w:space="0" w:color="auto"/>
                        <w:left w:val="none" w:sz="0" w:space="0" w:color="auto"/>
                        <w:bottom w:val="none" w:sz="0" w:space="0" w:color="auto"/>
                        <w:right w:val="none" w:sz="0" w:space="0" w:color="auto"/>
                      </w:divBdr>
                    </w:div>
                  </w:divsChild>
                </w:div>
                <w:div w:id="865480829">
                  <w:marLeft w:val="0"/>
                  <w:marRight w:val="0"/>
                  <w:marTop w:val="0"/>
                  <w:marBottom w:val="0"/>
                  <w:divBdr>
                    <w:top w:val="none" w:sz="0" w:space="0" w:color="auto"/>
                    <w:left w:val="none" w:sz="0" w:space="0" w:color="auto"/>
                    <w:bottom w:val="none" w:sz="0" w:space="0" w:color="auto"/>
                    <w:right w:val="none" w:sz="0" w:space="0" w:color="auto"/>
                  </w:divBdr>
                  <w:divsChild>
                    <w:div w:id="900024458">
                      <w:marLeft w:val="0"/>
                      <w:marRight w:val="0"/>
                      <w:marTop w:val="0"/>
                      <w:marBottom w:val="0"/>
                      <w:divBdr>
                        <w:top w:val="none" w:sz="0" w:space="0" w:color="auto"/>
                        <w:left w:val="none" w:sz="0" w:space="0" w:color="auto"/>
                        <w:bottom w:val="none" w:sz="0" w:space="0" w:color="auto"/>
                        <w:right w:val="none" w:sz="0" w:space="0" w:color="auto"/>
                      </w:divBdr>
                    </w:div>
                    <w:div w:id="1601529534">
                      <w:marLeft w:val="0"/>
                      <w:marRight w:val="0"/>
                      <w:marTop w:val="0"/>
                      <w:marBottom w:val="0"/>
                      <w:divBdr>
                        <w:top w:val="none" w:sz="0" w:space="0" w:color="auto"/>
                        <w:left w:val="none" w:sz="0" w:space="0" w:color="auto"/>
                        <w:bottom w:val="none" w:sz="0" w:space="0" w:color="auto"/>
                        <w:right w:val="none" w:sz="0" w:space="0" w:color="auto"/>
                      </w:divBdr>
                    </w:div>
                  </w:divsChild>
                </w:div>
                <w:div w:id="874736194">
                  <w:marLeft w:val="0"/>
                  <w:marRight w:val="0"/>
                  <w:marTop w:val="0"/>
                  <w:marBottom w:val="0"/>
                  <w:divBdr>
                    <w:top w:val="none" w:sz="0" w:space="0" w:color="auto"/>
                    <w:left w:val="none" w:sz="0" w:space="0" w:color="auto"/>
                    <w:bottom w:val="none" w:sz="0" w:space="0" w:color="auto"/>
                    <w:right w:val="none" w:sz="0" w:space="0" w:color="auto"/>
                  </w:divBdr>
                  <w:divsChild>
                    <w:div w:id="1430655896">
                      <w:marLeft w:val="0"/>
                      <w:marRight w:val="0"/>
                      <w:marTop w:val="0"/>
                      <w:marBottom w:val="0"/>
                      <w:divBdr>
                        <w:top w:val="none" w:sz="0" w:space="0" w:color="auto"/>
                        <w:left w:val="none" w:sz="0" w:space="0" w:color="auto"/>
                        <w:bottom w:val="none" w:sz="0" w:space="0" w:color="auto"/>
                        <w:right w:val="none" w:sz="0" w:space="0" w:color="auto"/>
                      </w:divBdr>
                    </w:div>
                    <w:div w:id="1634603278">
                      <w:marLeft w:val="0"/>
                      <w:marRight w:val="0"/>
                      <w:marTop w:val="0"/>
                      <w:marBottom w:val="0"/>
                      <w:divBdr>
                        <w:top w:val="none" w:sz="0" w:space="0" w:color="auto"/>
                        <w:left w:val="none" w:sz="0" w:space="0" w:color="auto"/>
                        <w:bottom w:val="none" w:sz="0" w:space="0" w:color="auto"/>
                        <w:right w:val="none" w:sz="0" w:space="0" w:color="auto"/>
                      </w:divBdr>
                    </w:div>
                  </w:divsChild>
                </w:div>
                <w:div w:id="879241656">
                  <w:marLeft w:val="0"/>
                  <w:marRight w:val="0"/>
                  <w:marTop w:val="0"/>
                  <w:marBottom w:val="0"/>
                  <w:divBdr>
                    <w:top w:val="none" w:sz="0" w:space="0" w:color="auto"/>
                    <w:left w:val="none" w:sz="0" w:space="0" w:color="auto"/>
                    <w:bottom w:val="none" w:sz="0" w:space="0" w:color="auto"/>
                    <w:right w:val="none" w:sz="0" w:space="0" w:color="auto"/>
                  </w:divBdr>
                  <w:divsChild>
                    <w:div w:id="882448363">
                      <w:marLeft w:val="0"/>
                      <w:marRight w:val="0"/>
                      <w:marTop w:val="0"/>
                      <w:marBottom w:val="0"/>
                      <w:divBdr>
                        <w:top w:val="none" w:sz="0" w:space="0" w:color="auto"/>
                        <w:left w:val="none" w:sz="0" w:space="0" w:color="auto"/>
                        <w:bottom w:val="none" w:sz="0" w:space="0" w:color="auto"/>
                        <w:right w:val="none" w:sz="0" w:space="0" w:color="auto"/>
                      </w:divBdr>
                    </w:div>
                  </w:divsChild>
                </w:div>
                <w:div w:id="894467019">
                  <w:marLeft w:val="0"/>
                  <w:marRight w:val="0"/>
                  <w:marTop w:val="0"/>
                  <w:marBottom w:val="0"/>
                  <w:divBdr>
                    <w:top w:val="none" w:sz="0" w:space="0" w:color="auto"/>
                    <w:left w:val="none" w:sz="0" w:space="0" w:color="auto"/>
                    <w:bottom w:val="none" w:sz="0" w:space="0" w:color="auto"/>
                    <w:right w:val="none" w:sz="0" w:space="0" w:color="auto"/>
                  </w:divBdr>
                  <w:divsChild>
                    <w:div w:id="819080840">
                      <w:marLeft w:val="0"/>
                      <w:marRight w:val="0"/>
                      <w:marTop w:val="0"/>
                      <w:marBottom w:val="0"/>
                      <w:divBdr>
                        <w:top w:val="none" w:sz="0" w:space="0" w:color="auto"/>
                        <w:left w:val="none" w:sz="0" w:space="0" w:color="auto"/>
                        <w:bottom w:val="none" w:sz="0" w:space="0" w:color="auto"/>
                        <w:right w:val="none" w:sz="0" w:space="0" w:color="auto"/>
                      </w:divBdr>
                    </w:div>
                    <w:div w:id="904297806">
                      <w:marLeft w:val="0"/>
                      <w:marRight w:val="0"/>
                      <w:marTop w:val="0"/>
                      <w:marBottom w:val="0"/>
                      <w:divBdr>
                        <w:top w:val="none" w:sz="0" w:space="0" w:color="auto"/>
                        <w:left w:val="none" w:sz="0" w:space="0" w:color="auto"/>
                        <w:bottom w:val="none" w:sz="0" w:space="0" w:color="auto"/>
                        <w:right w:val="none" w:sz="0" w:space="0" w:color="auto"/>
                      </w:divBdr>
                    </w:div>
                  </w:divsChild>
                </w:div>
                <w:div w:id="900795937">
                  <w:marLeft w:val="0"/>
                  <w:marRight w:val="0"/>
                  <w:marTop w:val="0"/>
                  <w:marBottom w:val="0"/>
                  <w:divBdr>
                    <w:top w:val="none" w:sz="0" w:space="0" w:color="auto"/>
                    <w:left w:val="none" w:sz="0" w:space="0" w:color="auto"/>
                    <w:bottom w:val="none" w:sz="0" w:space="0" w:color="auto"/>
                    <w:right w:val="none" w:sz="0" w:space="0" w:color="auto"/>
                  </w:divBdr>
                  <w:divsChild>
                    <w:div w:id="842820922">
                      <w:marLeft w:val="0"/>
                      <w:marRight w:val="0"/>
                      <w:marTop w:val="0"/>
                      <w:marBottom w:val="0"/>
                      <w:divBdr>
                        <w:top w:val="none" w:sz="0" w:space="0" w:color="auto"/>
                        <w:left w:val="none" w:sz="0" w:space="0" w:color="auto"/>
                        <w:bottom w:val="none" w:sz="0" w:space="0" w:color="auto"/>
                        <w:right w:val="none" w:sz="0" w:space="0" w:color="auto"/>
                      </w:divBdr>
                    </w:div>
                    <w:div w:id="1622031222">
                      <w:marLeft w:val="0"/>
                      <w:marRight w:val="0"/>
                      <w:marTop w:val="0"/>
                      <w:marBottom w:val="0"/>
                      <w:divBdr>
                        <w:top w:val="none" w:sz="0" w:space="0" w:color="auto"/>
                        <w:left w:val="none" w:sz="0" w:space="0" w:color="auto"/>
                        <w:bottom w:val="none" w:sz="0" w:space="0" w:color="auto"/>
                        <w:right w:val="none" w:sz="0" w:space="0" w:color="auto"/>
                      </w:divBdr>
                    </w:div>
                  </w:divsChild>
                </w:div>
                <w:div w:id="906305858">
                  <w:marLeft w:val="0"/>
                  <w:marRight w:val="0"/>
                  <w:marTop w:val="0"/>
                  <w:marBottom w:val="0"/>
                  <w:divBdr>
                    <w:top w:val="none" w:sz="0" w:space="0" w:color="auto"/>
                    <w:left w:val="none" w:sz="0" w:space="0" w:color="auto"/>
                    <w:bottom w:val="none" w:sz="0" w:space="0" w:color="auto"/>
                    <w:right w:val="none" w:sz="0" w:space="0" w:color="auto"/>
                  </w:divBdr>
                  <w:divsChild>
                    <w:div w:id="2079088007">
                      <w:marLeft w:val="0"/>
                      <w:marRight w:val="0"/>
                      <w:marTop w:val="0"/>
                      <w:marBottom w:val="0"/>
                      <w:divBdr>
                        <w:top w:val="none" w:sz="0" w:space="0" w:color="auto"/>
                        <w:left w:val="none" w:sz="0" w:space="0" w:color="auto"/>
                        <w:bottom w:val="none" w:sz="0" w:space="0" w:color="auto"/>
                        <w:right w:val="none" w:sz="0" w:space="0" w:color="auto"/>
                      </w:divBdr>
                    </w:div>
                  </w:divsChild>
                </w:div>
                <w:div w:id="926578301">
                  <w:marLeft w:val="0"/>
                  <w:marRight w:val="0"/>
                  <w:marTop w:val="0"/>
                  <w:marBottom w:val="0"/>
                  <w:divBdr>
                    <w:top w:val="none" w:sz="0" w:space="0" w:color="auto"/>
                    <w:left w:val="none" w:sz="0" w:space="0" w:color="auto"/>
                    <w:bottom w:val="none" w:sz="0" w:space="0" w:color="auto"/>
                    <w:right w:val="none" w:sz="0" w:space="0" w:color="auto"/>
                  </w:divBdr>
                  <w:divsChild>
                    <w:div w:id="1045830190">
                      <w:marLeft w:val="0"/>
                      <w:marRight w:val="0"/>
                      <w:marTop w:val="0"/>
                      <w:marBottom w:val="0"/>
                      <w:divBdr>
                        <w:top w:val="none" w:sz="0" w:space="0" w:color="auto"/>
                        <w:left w:val="none" w:sz="0" w:space="0" w:color="auto"/>
                        <w:bottom w:val="none" w:sz="0" w:space="0" w:color="auto"/>
                        <w:right w:val="none" w:sz="0" w:space="0" w:color="auto"/>
                      </w:divBdr>
                    </w:div>
                    <w:div w:id="2144082714">
                      <w:marLeft w:val="0"/>
                      <w:marRight w:val="0"/>
                      <w:marTop w:val="0"/>
                      <w:marBottom w:val="0"/>
                      <w:divBdr>
                        <w:top w:val="none" w:sz="0" w:space="0" w:color="auto"/>
                        <w:left w:val="none" w:sz="0" w:space="0" w:color="auto"/>
                        <w:bottom w:val="none" w:sz="0" w:space="0" w:color="auto"/>
                        <w:right w:val="none" w:sz="0" w:space="0" w:color="auto"/>
                      </w:divBdr>
                    </w:div>
                  </w:divsChild>
                </w:div>
                <w:div w:id="944995686">
                  <w:marLeft w:val="0"/>
                  <w:marRight w:val="0"/>
                  <w:marTop w:val="0"/>
                  <w:marBottom w:val="0"/>
                  <w:divBdr>
                    <w:top w:val="none" w:sz="0" w:space="0" w:color="auto"/>
                    <w:left w:val="none" w:sz="0" w:space="0" w:color="auto"/>
                    <w:bottom w:val="none" w:sz="0" w:space="0" w:color="auto"/>
                    <w:right w:val="none" w:sz="0" w:space="0" w:color="auto"/>
                  </w:divBdr>
                  <w:divsChild>
                    <w:div w:id="1695687948">
                      <w:marLeft w:val="0"/>
                      <w:marRight w:val="0"/>
                      <w:marTop w:val="0"/>
                      <w:marBottom w:val="0"/>
                      <w:divBdr>
                        <w:top w:val="none" w:sz="0" w:space="0" w:color="auto"/>
                        <w:left w:val="none" w:sz="0" w:space="0" w:color="auto"/>
                        <w:bottom w:val="none" w:sz="0" w:space="0" w:color="auto"/>
                        <w:right w:val="none" w:sz="0" w:space="0" w:color="auto"/>
                      </w:divBdr>
                    </w:div>
                    <w:div w:id="1901011608">
                      <w:marLeft w:val="0"/>
                      <w:marRight w:val="0"/>
                      <w:marTop w:val="0"/>
                      <w:marBottom w:val="0"/>
                      <w:divBdr>
                        <w:top w:val="none" w:sz="0" w:space="0" w:color="auto"/>
                        <w:left w:val="none" w:sz="0" w:space="0" w:color="auto"/>
                        <w:bottom w:val="none" w:sz="0" w:space="0" w:color="auto"/>
                        <w:right w:val="none" w:sz="0" w:space="0" w:color="auto"/>
                      </w:divBdr>
                    </w:div>
                  </w:divsChild>
                </w:div>
                <w:div w:id="945114246">
                  <w:marLeft w:val="0"/>
                  <w:marRight w:val="0"/>
                  <w:marTop w:val="0"/>
                  <w:marBottom w:val="0"/>
                  <w:divBdr>
                    <w:top w:val="none" w:sz="0" w:space="0" w:color="auto"/>
                    <w:left w:val="none" w:sz="0" w:space="0" w:color="auto"/>
                    <w:bottom w:val="none" w:sz="0" w:space="0" w:color="auto"/>
                    <w:right w:val="none" w:sz="0" w:space="0" w:color="auto"/>
                  </w:divBdr>
                  <w:divsChild>
                    <w:div w:id="93675558">
                      <w:marLeft w:val="0"/>
                      <w:marRight w:val="0"/>
                      <w:marTop w:val="0"/>
                      <w:marBottom w:val="0"/>
                      <w:divBdr>
                        <w:top w:val="none" w:sz="0" w:space="0" w:color="auto"/>
                        <w:left w:val="none" w:sz="0" w:space="0" w:color="auto"/>
                        <w:bottom w:val="none" w:sz="0" w:space="0" w:color="auto"/>
                        <w:right w:val="none" w:sz="0" w:space="0" w:color="auto"/>
                      </w:divBdr>
                    </w:div>
                    <w:div w:id="951784508">
                      <w:marLeft w:val="0"/>
                      <w:marRight w:val="0"/>
                      <w:marTop w:val="0"/>
                      <w:marBottom w:val="0"/>
                      <w:divBdr>
                        <w:top w:val="none" w:sz="0" w:space="0" w:color="auto"/>
                        <w:left w:val="none" w:sz="0" w:space="0" w:color="auto"/>
                        <w:bottom w:val="none" w:sz="0" w:space="0" w:color="auto"/>
                        <w:right w:val="none" w:sz="0" w:space="0" w:color="auto"/>
                      </w:divBdr>
                    </w:div>
                    <w:div w:id="1084759580">
                      <w:marLeft w:val="0"/>
                      <w:marRight w:val="0"/>
                      <w:marTop w:val="0"/>
                      <w:marBottom w:val="0"/>
                      <w:divBdr>
                        <w:top w:val="none" w:sz="0" w:space="0" w:color="auto"/>
                        <w:left w:val="none" w:sz="0" w:space="0" w:color="auto"/>
                        <w:bottom w:val="none" w:sz="0" w:space="0" w:color="auto"/>
                        <w:right w:val="none" w:sz="0" w:space="0" w:color="auto"/>
                      </w:divBdr>
                    </w:div>
                    <w:div w:id="1440032007">
                      <w:marLeft w:val="0"/>
                      <w:marRight w:val="0"/>
                      <w:marTop w:val="0"/>
                      <w:marBottom w:val="0"/>
                      <w:divBdr>
                        <w:top w:val="none" w:sz="0" w:space="0" w:color="auto"/>
                        <w:left w:val="none" w:sz="0" w:space="0" w:color="auto"/>
                        <w:bottom w:val="none" w:sz="0" w:space="0" w:color="auto"/>
                        <w:right w:val="none" w:sz="0" w:space="0" w:color="auto"/>
                      </w:divBdr>
                    </w:div>
                  </w:divsChild>
                </w:div>
                <w:div w:id="968781017">
                  <w:marLeft w:val="0"/>
                  <w:marRight w:val="0"/>
                  <w:marTop w:val="0"/>
                  <w:marBottom w:val="0"/>
                  <w:divBdr>
                    <w:top w:val="none" w:sz="0" w:space="0" w:color="auto"/>
                    <w:left w:val="none" w:sz="0" w:space="0" w:color="auto"/>
                    <w:bottom w:val="none" w:sz="0" w:space="0" w:color="auto"/>
                    <w:right w:val="none" w:sz="0" w:space="0" w:color="auto"/>
                  </w:divBdr>
                  <w:divsChild>
                    <w:div w:id="95102889">
                      <w:marLeft w:val="0"/>
                      <w:marRight w:val="0"/>
                      <w:marTop w:val="0"/>
                      <w:marBottom w:val="0"/>
                      <w:divBdr>
                        <w:top w:val="none" w:sz="0" w:space="0" w:color="auto"/>
                        <w:left w:val="none" w:sz="0" w:space="0" w:color="auto"/>
                        <w:bottom w:val="none" w:sz="0" w:space="0" w:color="auto"/>
                        <w:right w:val="none" w:sz="0" w:space="0" w:color="auto"/>
                      </w:divBdr>
                    </w:div>
                    <w:div w:id="993948638">
                      <w:marLeft w:val="0"/>
                      <w:marRight w:val="0"/>
                      <w:marTop w:val="0"/>
                      <w:marBottom w:val="0"/>
                      <w:divBdr>
                        <w:top w:val="none" w:sz="0" w:space="0" w:color="auto"/>
                        <w:left w:val="none" w:sz="0" w:space="0" w:color="auto"/>
                        <w:bottom w:val="none" w:sz="0" w:space="0" w:color="auto"/>
                        <w:right w:val="none" w:sz="0" w:space="0" w:color="auto"/>
                      </w:divBdr>
                    </w:div>
                    <w:div w:id="1633174345">
                      <w:marLeft w:val="0"/>
                      <w:marRight w:val="0"/>
                      <w:marTop w:val="0"/>
                      <w:marBottom w:val="0"/>
                      <w:divBdr>
                        <w:top w:val="none" w:sz="0" w:space="0" w:color="auto"/>
                        <w:left w:val="none" w:sz="0" w:space="0" w:color="auto"/>
                        <w:bottom w:val="none" w:sz="0" w:space="0" w:color="auto"/>
                        <w:right w:val="none" w:sz="0" w:space="0" w:color="auto"/>
                      </w:divBdr>
                    </w:div>
                    <w:div w:id="1712608273">
                      <w:marLeft w:val="0"/>
                      <w:marRight w:val="0"/>
                      <w:marTop w:val="0"/>
                      <w:marBottom w:val="0"/>
                      <w:divBdr>
                        <w:top w:val="none" w:sz="0" w:space="0" w:color="auto"/>
                        <w:left w:val="none" w:sz="0" w:space="0" w:color="auto"/>
                        <w:bottom w:val="none" w:sz="0" w:space="0" w:color="auto"/>
                        <w:right w:val="none" w:sz="0" w:space="0" w:color="auto"/>
                      </w:divBdr>
                    </w:div>
                  </w:divsChild>
                </w:div>
                <w:div w:id="980962050">
                  <w:marLeft w:val="0"/>
                  <w:marRight w:val="0"/>
                  <w:marTop w:val="0"/>
                  <w:marBottom w:val="0"/>
                  <w:divBdr>
                    <w:top w:val="none" w:sz="0" w:space="0" w:color="auto"/>
                    <w:left w:val="none" w:sz="0" w:space="0" w:color="auto"/>
                    <w:bottom w:val="none" w:sz="0" w:space="0" w:color="auto"/>
                    <w:right w:val="none" w:sz="0" w:space="0" w:color="auto"/>
                  </w:divBdr>
                  <w:divsChild>
                    <w:div w:id="175389461">
                      <w:marLeft w:val="0"/>
                      <w:marRight w:val="0"/>
                      <w:marTop w:val="0"/>
                      <w:marBottom w:val="0"/>
                      <w:divBdr>
                        <w:top w:val="none" w:sz="0" w:space="0" w:color="auto"/>
                        <w:left w:val="none" w:sz="0" w:space="0" w:color="auto"/>
                        <w:bottom w:val="none" w:sz="0" w:space="0" w:color="auto"/>
                        <w:right w:val="none" w:sz="0" w:space="0" w:color="auto"/>
                      </w:divBdr>
                    </w:div>
                  </w:divsChild>
                </w:div>
                <w:div w:id="986864121">
                  <w:marLeft w:val="0"/>
                  <w:marRight w:val="0"/>
                  <w:marTop w:val="0"/>
                  <w:marBottom w:val="0"/>
                  <w:divBdr>
                    <w:top w:val="none" w:sz="0" w:space="0" w:color="auto"/>
                    <w:left w:val="none" w:sz="0" w:space="0" w:color="auto"/>
                    <w:bottom w:val="none" w:sz="0" w:space="0" w:color="auto"/>
                    <w:right w:val="none" w:sz="0" w:space="0" w:color="auto"/>
                  </w:divBdr>
                  <w:divsChild>
                    <w:div w:id="162861739">
                      <w:marLeft w:val="0"/>
                      <w:marRight w:val="0"/>
                      <w:marTop w:val="0"/>
                      <w:marBottom w:val="0"/>
                      <w:divBdr>
                        <w:top w:val="none" w:sz="0" w:space="0" w:color="auto"/>
                        <w:left w:val="none" w:sz="0" w:space="0" w:color="auto"/>
                        <w:bottom w:val="none" w:sz="0" w:space="0" w:color="auto"/>
                        <w:right w:val="none" w:sz="0" w:space="0" w:color="auto"/>
                      </w:divBdr>
                    </w:div>
                    <w:div w:id="1886140805">
                      <w:marLeft w:val="0"/>
                      <w:marRight w:val="0"/>
                      <w:marTop w:val="0"/>
                      <w:marBottom w:val="0"/>
                      <w:divBdr>
                        <w:top w:val="none" w:sz="0" w:space="0" w:color="auto"/>
                        <w:left w:val="none" w:sz="0" w:space="0" w:color="auto"/>
                        <w:bottom w:val="none" w:sz="0" w:space="0" w:color="auto"/>
                        <w:right w:val="none" w:sz="0" w:space="0" w:color="auto"/>
                      </w:divBdr>
                    </w:div>
                  </w:divsChild>
                </w:div>
                <w:div w:id="995843506">
                  <w:marLeft w:val="0"/>
                  <w:marRight w:val="0"/>
                  <w:marTop w:val="0"/>
                  <w:marBottom w:val="0"/>
                  <w:divBdr>
                    <w:top w:val="none" w:sz="0" w:space="0" w:color="auto"/>
                    <w:left w:val="none" w:sz="0" w:space="0" w:color="auto"/>
                    <w:bottom w:val="none" w:sz="0" w:space="0" w:color="auto"/>
                    <w:right w:val="none" w:sz="0" w:space="0" w:color="auto"/>
                  </w:divBdr>
                  <w:divsChild>
                    <w:div w:id="668755786">
                      <w:marLeft w:val="0"/>
                      <w:marRight w:val="0"/>
                      <w:marTop w:val="0"/>
                      <w:marBottom w:val="0"/>
                      <w:divBdr>
                        <w:top w:val="none" w:sz="0" w:space="0" w:color="auto"/>
                        <w:left w:val="none" w:sz="0" w:space="0" w:color="auto"/>
                        <w:bottom w:val="none" w:sz="0" w:space="0" w:color="auto"/>
                        <w:right w:val="none" w:sz="0" w:space="0" w:color="auto"/>
                      </w:divBdr>
                    </w:div>
                  </w:divsChild>
                </w:div>
                <w:div w:id="1003707311">
                  <w:marLeft w:val="0"/>
                  <w:marRight w:val="0"/>
                  <w:marTop w:val="0"/>
                  <w:marBottom w:val="0"/>
                  <w:divBdr>
                    <w:top w:val="none" w:sz="0" w:space="0" w:color="auto"/>
                    <w:left w:val="none" w:sz="0" w:space="0" w:color="auto"/>
                    <w:bottom w:val="none" w:sz="0" w:space="0" w:color="auto"/>
                    <w:right w:val="none" w:sz="0" w:space="0" w:color="auto"/>
                  </w:divBdr>
                  <w:divsChild>
                    <w:div w:id="1739403576">
                      <w:marLeft w:val="0"/>
                      <w:marRight w:val="0"/>
                      <w:marTop w:val="0"/>
                      <w:marBottom w:val="0"/>
                      <w:divBdr>
                        <w:top w:val="none" w:sz="0" w:space="0" w:color="auto"/>
                        <w:left w:val="none" w:sz="0" w:space="0" w:color="auto"/>
                        <w:bottom w:val="none" w:sz="0" w:space="0" w:color="auto"/>
                        <w:right w:val="none" w:sz="0" w:space="0" w:color="auto"/>
                      </w:divBdr>
                    </w:div>
                  </w:divsChild>
                </w:div>
                <w:div w:id="1012804729">
                  <w:marLeft w:val="0"/>
                  <w:marRight w:val="0"/>
                  <w:marTop w:val="0"/>
                  <w:marBottom w:val="0"/>
                  <w:divBdr>
                    <w:top w:val="none" w:sz="0" w:space="0" w:color="auto"/>
                    <w:left w:val="none" w:sz="0" w:space="0" w:color="auto"/>
                    <w:bottom w:val="none" w:sz="0" w:space="0" w:color="auto"/>
                    <w:right w:val="none" w:sz="0" w:space="0" w:color="auto"/>
                  </w:divBdr>
                  <w:divsChild>
                    <w:div w:id="186798125">
                      <w:marLeft w:val="0"/>
                      <w:marRight w:val="0"/>
                      <w:marTop w:val="0"/>
                      <w:marBottom w:val="0"/>
                      <w:divBdr>
                        <w:top w:val="none" w:sz="0" w:space="0" w:color="auto"/>
                        <w:left w:val="none" w:sz="0" w:space="0" w:color="auto"/>
                        <w:bottom w:val="none" w:sz="0" w:space="0" w:color="auto"/>
                        <w:right w:val="none" w:sz="0" w:space="0" w:color="auto"/>
                      </w:divBdr>
                    </w:div>
                    <w:div w:id="1394354053">
                      <w:marLeft w:val="0"/>
                      <w:marRight w:val="0"/>
                      <w:marTop w:val="0"/>
                      <w:marBottom w:val="0"/>
                      <w:divBdr>
                        <w:top w:val="none" w:sz="0" w:space="0" w:color="auto"/>
                        <w:left w:val="none" w:sz="0" w:space="0" w:color="auto"/>
                        <w:bottom w:val="none" w:sz="0" w:space="0" w:color="auto"/>
                        <w:right w:val="none" w:sz="0" w:space="0" w:color="auto"/>
                      </w:divBdr>
                    </w:div>
                  </w:divsChild>
                </w:div>
                <w:div w:id="1016467539">
                  <w:marLeft w:val="0"/>
                  <w:marRight w:val="0"/>
                  <w:marTop w:val="0"/>
                  <w:marBottom w:val="0"/>
                  <w:divBdr>
                    <w:top w:val="none" w:sz="0" w:space="0" w:color="auto"/>
                    <w:left w:val="none" w:sz="0" w:space="0" w:color="auto"/>
                    <w:bottom w:val="none" w:sz="0" w:space="0" w:color="auto"/>
                    <w:right w:val="none" w:sz="0" w:space="0" w:color="auto"/>
                  </w:divBdr>
                  <w:divsChild>
                    <w:div w:id="692995308">
                      <w:marLeft w:val="0"/>
                      <w:marRight w:val="0"/>
                      <w:marTop w:val="0"/>
                      <w:marBottom w:val="0"/>
                      <w:divBdr>
                        <w:top w:val="none" w:sz="0" w:space="0" w:color="auto"/>
                        <w:left w:val="none" w:sz="0" w:space="0" w:color="auto"/>
                        <w:bottom w:val="none" w:sz="0" w:space="0" w:color="auto"/>
                        <w:right w:val="none" w:sz="0" w:space="0" w:color="auto"/>
                      </w:divBdr>
                    </w:div>
                  </w:divsChild>
                </w:div>
                <w:div w:id="1019621020">
                  <w:marLeft w:val="0"/>
                  <w:marRight w:val="0"/>
                  <w:marTop w:val="0"/>
                  <w:marBottom w:val="0"/>
                  <w:divBdr>
                    <w:top w:val="none" w:sz="0" w:space="0" w:color="auto"/>
                    <w:left w:val="none" w:sz="0" w:space="0" w:color="auto"/>
                    <w:bottom w:val="none" w:sz="0" w:space="0" w:color="auto"/>
                    <w:right w:val="none" w:sz="0" w:space="0" w:color="auto"/>
                  </w:divBdr>
                  <w:divsChild>
                    <w:div w:id="584654301">
                      <w:marLeft w:val="0"/>
                      <w:marRight w:val="0"/>
                      <w:marTop w:val="0"/>
                      <w:marBottom w:val="0"/>
                      <w:divBdr>
                        <w:top w:val="none" w:sz="0" w:space="0" w:color="auto"/>
                        <w:left w:val="none" w:sz="0" w:space="0" w:color="auto"/>
                        <w:bottom w:val="none" w:sz="0" w:space="0" w:color="auto"/>
                        <w:right w:val="none" w:sz="0" w:space="0" w:color="auto"/>
                      </w:divBdr>
                    </w:div>
                  </w:divsChild>
                </w:div>
                <w:div w:id="1035541365">
                  <w:marLeft w:val="0"/>
                  <w:marRight w:val="0"/>
                  <w:marTop w:val="0"/>
                  <w:marBottom w:val="0"/>
                  <w:divBdr>
                    <w:top w:val="none" w:sz="0" w:space="0" w:color="auto"/>
                    <w:left w:val="none" w:sz="0" w:space="0" w:color="auto"/>
                    <w:bottom w:val="none" w:sz="0" w:space="0" w:color="auto"/>
                    <w:right w:val="none" w:sz="0" w:space="0" w:color="auto"/>
                  </w:divBdr>
                  <w:divsChild>
                    <w:div w:id="1310669916">
                      <w:marLeft w:val="0"/>
                      <w:marRight w:val="0"/>
                      <w:marTop w:val="0"/>
                      <w:marBottom w:val="0"/>
                      <w:divBdr>
                        <w:top w:val="none" w:sz="0" w:space="0" w:color="auto"/>
                        <w:left w:val="none" w:sz="0" w:space="0" w:color="auto"/>
                        <w:bottom w:val="none" w:sz="0" w:space="0" w:color="auto"/>
                        <w:right w:val="none" w:sz="0" w:space="0" w:color="auto"/>
                      </w:divBdr>
                    </w:div>
                  </w:divsChild>
                </w:div>
                <w:div w:id="1046754066">
                  <w:marLeft w:val="0"/>
                  <w:marRight w:val="0"/>
                  <w:marTop w:val="0"/>
                  <w:marBottom w:val="0"/>
                  <w:divBdr>
                    <w:top w:val="none" w:sz="0" w:space="0" w:color="auto"/>
                    <w:left w:val="none" w:sz="0" w:space="0" w:color="auto"/>
                    <w:bottom w:val="none" w:sz="0" w:space="0" w:color="auto"/>
                    <w:right w:val="none" w:sz="0" w:space="0" w:color="auto"/>
                  </w:divBdr>
                  <w:divsChild>
                    <w:div w:id="1272012937">
                      <w:marLeft w:val="0"/>
                      <w:marRight w:val="0"/>
                      <w:marTop w:val="0"/>
                      <w:marBottom w:val="0"/>
                      <w:divBdr>
                        <w:top w:val="none" w:sz="0" w:space="0" w:color="auto"/>
                        <w:left w:val="none" w:sz="0" w:space="0" w:color="auto"/>
                        <w:bottom w:val="none" w:sz="0" w:space="0" w:color="auto"/>
                        <w:right w:val="none" w:sz="0" w:space="0" w:color="auto"/>
                      </w:divBdr>
                    </w:div>
                    <w:div w:id="2032220165">
                      <w:marLeft w:val="0"/>
                      <w:marRight w:val="0"/>
                      <w:marTop w:val="0"/>
                      <w:marBottom w:val="0"/>
                      <w:divBdr>
                        <w:top w:val="none" w:sz="0" w:space="0" w:color="auto"/>
                        <w:left w:val="none" w:sz="0" w:space="0" w:color="auto"/>
                        <w:bottom w:val="none" w:sz="0" w:space="0" w:color="auto"/>
                        <w:right w:val="none" w:sz="0" w:space="0" w:color="auto"/>
                      </w:divBdr>
                    </w:div>
                  </w:divsChild>
                </w:div>
                <w:div w:id="1050106226">
                  <w:marLeft w:val="0"/>
                  <w:marRight w:val="0"/>
                  <w:marTop w:val="0"/>
                  <w:marBottom w:val="0"/>
                  <w:divBdr>
                    <w:top w:val="none" w:sz="0" w:space="0" w:color="auto"/>
                    <w:left w:val="none" w:sz="0" w:space="0" w:color="auto"/>
                    <w:bottom w:val="none" w:sz="0" w:space="0" w:color="auto"/>
                    <w:right w:val="none" w:sz="0" w:space="0" w:color="auto"/>
                  </w:divBdr>
                  <w:divsChild>
                    <w:div w:id="231090596">
                      <w:marLeft w:val="0"/>
                      <w:marRight w:val="0"/>
                      <w:marTop w:val="0"/>
                      <w:marBottom w:val="0"/>
                      <w:divBdr>
                        <w:top w:val="none" w:sz="0" w:space="0" w:color="auto"/>
                        <w:left w:val="none" w:sz="0" w:space="0" w:color="auto"/>
                        <w:bottom w:val="none" w:sz="0" w:space="0" w:color="auto"/>
                        <w:right w:val="none" w:sz="0" w:space="0" w:color="auto"/>
                      </w:divBdr>
                    </w:div>
                    <w:div w:id="326637428">
                      <w:marLeft w:val="0"/>
                      <w:marRight w:val="0"/>
                      <w:marTop w:val="0"/>
                      <w:marBottom w:val="0"/>
                      <w:divBdr>
                        <w:top w:val="none" w:sz="0" w:space="0" w:color="auto"/>
                        <w:left w:val="none" w:sz="0" w:space="0" w:color="auto"/>
                        <w:bottom w:val="none" w:sz="0" w:space="0" w:color="auto"/>
                        <w:right w:val="none" w:sz="0" w:space="0" w:color="auto"/>
                      </w:divBdr>
                    </w:div>
                    <w:div w:id="2012565697">
                      <w:marLeft w:val="0"/>
                      <w:marRight w:val="0"/>
                      <w:marTop w:val="0"/>
                      <w:marBottom w:val="0"/>
                      <w:divBdr>
                        <w:top w:val="none" w:sz="0" w:space="0" w:color="auto"/>
                        <w:left w:val="none" w:sz="0" w:space="0" w:color="auto"/>
                        <w:bottom w:val="none" w:sz="0" w:space="0" w:color="auto"/>
                        <w:right w:val="none" w:sz="0" w:space="0" w:color="auto"/>
                      </w:divBdr>
                    </w:div>
                  </w:divsChild>
                </w:div>
                <w:div w:id="1091699510">
                  <w:marLeft w:val="0"/>
                  <w:marRight w:val="0"/>
                  <w:marTop w:val="0"/>
                  <w:marBottom w:val="0"/>
                  <w:divBdr>
                    <w:top w:val="none" w:sz="0" w:space="0" w:color="auto"/>
                    <w:left w:val="none" w:sz="0" w:space="0" w:color="auto"/>
                    <w:bottom w:val="none" w:sz="0" w:space="0" w:color="auto"/>
                    <w:right w:val="none" w:sz="0" w:space="0" w:color="auto"/>
                  </w:divBdr>
                  <w:divsChild>
                    <w:div w:id="1515343018">
                      <w:marLeft w:val="0"/>
                      <w:marRight w:val="0"/>
                      <w:marTop w:val="0"/>
                      <w:marBottom w:val="0"/>
                      <w:divBdr>
                        <w:top w:val="none" w:sz="0" w:space="0" w:color="auto"/>
                        <w:left w:val="none" w:sz="0" w:space="0" w:color="auto"/>
                        <w:bottom w:val="none" w:sz="0" w:space="0" w:color="auto"/>
                        <w:right w:val="none" w:sz="0" w:space="0" w:color="auto"/>
                      </w:divBdr>
                    </w:div>
                  </w:divsChild>
                </w:div>
                <w:div w:id="1093475594">
                  <w:marLeft w:val="0"/>
                  <w:marRight w:val="0"/>
                  <w:marTop w:val="0"/>
                  <w:marBottom w:val="0"/>
                  <w:divBdr>
                    <w:top w:val="none" w:sz="0" w:space="0" w:color="auto"/>
                    <w:left w:val="none" w:sz="0" w:space="0" w:color="auto"/>
                    <w:bottom w:val="none" w:sz="0" w:space="0" w:color="auto"/>
                    <w:right w:val="none" w:sz="0" w:space="0" w:color="auto"/>
                  </w:divBdr>
                  <w:divsChild>
                    <w:div w:id="1808084392">
                      <w:marLeft w:val="0"/>
                      <w:marRight w:val="0"/>
                      <w:marTop w:val="0"/>
                      <w:marBottom w:val="0"/>
                      <w:divBdr>
                        <w:top w:val="none" w:sz="0" w:space="0" w:color="auto"/>
                        <w:left w:val="none" w:sz="0" w:space="0" w:color="auto"/>
                        <w:bottom w:val="none" w:sz="0" w:space="0" w:color="auto"/>
                        <w:right w:val="none" w:sz="0" w:space="0" w:color="auto"/>
                      </w:divBdr>
                    </w:div>
                    <w:div w:id="1943880010">
                      <w:marLeft w:val="0"/>
                      <w:marRight w:val="0"/>
                      <w:marTop w:val="0"/>
                      <w:marBottom w:val="0"/>
                      <w:divBdr>
                        <w:top w:val="none" w:sz="0" w:space="0" w:color="auto"/>
                        <w:left w:val="none" w:sz="0" w:space="0" w:color="auto"/>
                        <w:bottom w:val="none" w:sz="0" w:space="0" w:color="auto"/>
                        <w:right w:val="none" w:sz="0" w:space="0" w:color="auto"/>
                      </w:divBdr>
                    </w:div>
                  </w:divsChild>
                </w:div>
                <w:div w:id="1106314549">
                  <w:marLeft w:val="0"/>
                  <w:marRight w:val="0"/>
                  <w:marTop w:val="0"/>
                  <w:marBottom w:val="0"/>
                  <w:divBdr>
                    <w:top w:val="none" w:sz="0" w:space="0" w:color="auto"/>
                    <w:left w:val="none" w:sz="0" w:space="0" w:color="auto"/>
                    <w:bottom w:val="none" w:sz="0" w:space="0" w:color="auto"/>
                    <w:right w:val="none" w:sz="0" w:space="0" w:color="auto"/>
                  </w:divBdr>
                  <w:divsChild>
                    <w:div w:id="1194536335">
                      <w:marLeft w:val="0"/>
                      <w:marRight w:val="0"/>
                      <w:marTop w:val="0"/>
                      <w:marBottom w:val="0"/>
                      <w:divBdr>
                        <w:top w:val="none" w:sz="0" w:space="0" w:color="auto"/>
                        <w:left w:val="none" w:sz="0" w:space="0" w:color="auto"/>
                        <w:bottom w:val="none" w:sz="0" w:space="0" w:color="auto"/>
                        <w:right w:val="none" w:sz="0" w:space="0" w:color="auto"/>
                      </w:divBdr>
                    </w:div>
                    <w:div w:id="1904365775">
                      <w:marLeft w:val="0"/>
                      <w:marRight w:val="0"/>
                      <w:marTop w:val="0"/>
                      <w:marBottom w:val="0"/>
                      <w:divBdr>
                        <w:top w:val="none" w:sz="0" w:space="0" w:color="auto"/>
                        <w:left w:val="none" w:sz="0" w:space="0" w:color="auto"/>
                        <w:bottom w:val="none" w:sz="0" w:space="0" w:color="auto"/>
                        <w:right w:val="none" w:sz="0" w:space="0" w:color="auto"/>
                      </w:divBdr>
                    </w:div>
                  </w:divsChild>
                </w:div>
                <w:div w:id="1124690373">
                  <w:marLeft w:val="0"/>
                  <w:marRight w:val="0"/>
                  <w:marTop w:val="0"/>
                  <w:marBottom w:val="0"/>
                  <w:divBdr>
                    <w:top w:val="none" w:sz="0" w:space="0" w:color="auto"/>
                    <w:left w:val="none" w:sz="0" w:space="0" w:color="auto"/>
                    <w:bottom w:val="none" w:sz="0" w:space="0" w:color="auto"/>
                    <w:right w:val="none" w:sz="0" w:space="0" w:color="auto"/>
                  </w:divBdr>
                  <w:divsChild>
                    <w:div w:id="1303579714">
                      <w:marLeft w:val="0"/>
                      <w:marRight w:val="0"/>
                      <w:marTop w:val="0"/>
                      <w:marBottom w:val="0"/>
                      <w:divBdr>
                        <w:top w:val="none" w:sz="0" w:space="0" w:color="auto"/>
                        <w:left w:val="none" w:sz="0" w:space="0" w:color="auto"/>
                        <w:bottom w:val="none" w:sz="0" w:space="0" w:color="auto"/>
                        <w:right w:val="none" w:sz="0" w:space="0" w:color="auto"/>
                      </w:divBdr>
                    </w:div>
                  </w:divsChild>
                </w:div>
                <w:div w:id="1125201121">
                  <w:marLeft w:val="0"/>
                  <w:marRight w:val="0"/>
                  <w:marTop w:val="0"/>
                  <w:marBottom w:val="0"/>
                  <w:divBdr>
                    <w:top w:val="none" w:sz="0" w:space="0" w:color="auto"/>
                    <w:left w:val="none" w:sz="0" w:space="0" w:color="auto"/>
                    <w:bottom w:val="none" w:sz="0" w:space="0" w:color="auto"/>
                    <w:right w:val="none" w:sz="0" w:space="0" w:color="auto"/>
                  </w:divBdr>
                  <w:divsChild>
                    <w:div w:id="246963909">
                      <w:marLeft w:val="0"/>
                      <w:marRight w:val="0"/>
                      <w:marTop w:val="0"/>
                      <w:marBottom w:val="0"/>
                      <w:divBdr>
                        <w:top w:val="none" w:sz="0" w:space="0" w:color="auto"/>
                        <w:left w:val="none" w:sz="0" w:space="0" w:color="auto"/>
                        <w:bottom w:val="none" w:sz="0" w:space="0" w:color="auto"/>
                        <w:right w:val="none" w:sz="0" w:space="0" w:color="auto"/>
                      </w:divBdr>
                    </w:div>
                    <w:div w:id="1874222106">
                      <w:marLeft w:val="0"/>
                      <w:marRight w:val="0"/>
                      <w:marTop w:val="0"/>
                      <w:marBottom w:val="0"/>
                      <w:divBdr>
                        <w:top w:val="none" w:sz="0" w:space="0" w:color="auto"/>
                        <w:left w:val="none" w:sz="0" w:space="0" w:color="auto"/>
                        <w:bottom w:val="none" w:sz="0" w:space="0" w:color="auto"/>
                        <w:right w:val="none" w:sz="0" w:space="0" w:color="auto"/>
                      </w:divBdr>
                    </w:div>
                  </w:divsChild>
                </w:div>
                <w:div w:id="1127773313">
                  <w:marLeft w:val="0"/>
                  <w:marRight w:val="0"/>
                  <w:marTop w:val="0"/>
                  <w:marBottom w:val="0"/>
                  <w:divBdr>
                    <w:top w:val="none" w:sz="0" w:space="0" w:color="auto"/>
                    <w:left w:val="none" w:sz="0" w:space="0" w:color="auto"/>
                    <w:bottom w:val="none" w:sz="0" w:space="0" w:color="auto"/>
                    <w:right w:val="none" w:sz="0" w:space="0" w:color="auto"/>
                  </w:divBdr>
                  <w:divsChild>
                    <w:div w:id="264193168">
                      <w:marLeft w:val="0"/>
                      <w:marRight w:val="0"/>
                      <w:marTop w:val="0"/>
                      <w:marBottom w:val="0"/>
                      <w:divBdr>
                        <w:top w:val="none" w:sz="0" w:space="0" w:color="auto"/>
                        <w:left w:val="none" w:sz="0" w:space="0" w:color="auto"/>
                        <w:bottom w:val="none" w:sz="0" w:space="0" w:color="auto"/>
                        <w:right w:val="none" w:sz="0" w:space="0" w:color="auto"/>
                      </w:divBdr>
                    </w:div>
                    <w:div w:id="552230346">
                      <w:marLeft w:val="0"/>
                      <w:marRight w:val="0"/>
                      <w:marTop w:val="0"/>
                      <w:marBottom w:val="0"/>
                      <w:divBdr>
                        <w:top w:val="none" w:sz="0" w:space="0" w:color="auto"/>
                        <w:left w:val="none" w:sz="0" w:space="0" w:color="auto"/>
                        <w:bottom w:val="none" w:sz="0" w:space="0" w:color="auto"/>
                        <w:right w:val="none" w:sz="0" w:space="0" w:color="auto"/>
                      </w:divBdr>
                    </w:div>
                    <w:div w:id="832572521">
                      <w:marLeft w:val="0"/>
                      <w:marRight w:val="0"/>
                      <w:marTop w:val="0"/>
                      <w:marBottom w:val="0"/>
                      <w:divBdr>
                        <w:top w:val="none" w:sz="0" w:space="0" w:color="auto"/>
                        <w:left w:val="none" w:sz="0" w:space="0" w:color="auto"/>
                        <w:bottom w:val="none" w:sz="0" w:space="0" w:color="auto"/>
                        <w:right w:val="none" w:sz="0" w:space="0" w:color="auto"/>
                      </w:divBdr>
                    </w:div>
                    <w:div w:id="873345286">
                      <w:marLeft w:val="0"/>
                      <w:marRight w:val="0"/>
                      <w:marTop w:val="0"/>
                      <w:marBottom w:val="0"/>
                      <w:divBdr>
                        <w:top w:val="none" w:sz="0" w:space="0" w:color="auto"/>
                        <w:left w:val="none" w:sz="0" w:space="0" w:color="auto"/>
                        <w:bottom w:val="none" w:sz="0" w:space="0" w:color="auto"/>
                        <w:right w:val="none" w:sz="0" w:space="0" w:color="auto"/>
                      </w:divBdr>
                    </w:div>
                    <w:div w:id="2079671163">
                      <w:marLeft w:val="0"/>
                      <w:marRight w:val="0"/>
                      <w:marTop w:val="0"/>
                      <w:marBottom w:val="0"/>
                      <w:divBdr>
                        <w:top w:val="none" w:sz="0" w:space="0" w:color="auto"/>
                        <w:left w:val="none" w:sz="0" w:space="0" w:color="auto"/>
                        <w:bottom w:val="none" w:sz="0" w:space="0" w:color="auto"/>
                        <w:right w:val="none" w:sz="0" w:space="0" w:color="auto"/>
                      </w:divBdr>
                    </w:div>
                  </w:divsChild>
                </w:div>
                <w:div w:id="1128159993">
                  <w:marLeft w:val="0"/>
                  <w:marRight w:val="0"/>
                  <w:marTop w:val="0"/>
                  <w:marBottom w:val="0"/>
                  <w:divBdr>
                    <w:top w:val="none" w:sz="0" w:space="0" w:color="auto"/>
                    <w:left w:val="none" w:sz="0" w:space="0" w:color="auto"/>
                    <w:bottom w:val="none" w:sz="0" w:space="0" w:color="auto"/>
                    <w:right w:val="none" w:sz="0" w:space="0" w:color="auto"/>
                  </w:divBdr>
                  <w:divsChild>
                    <w:div w:id="186677190">
                      <w:marLeft w:val="0"/>
                      <w:marRight w:val="0"/>
                      <w:marTop w:val="0"/>
                      <w:marBottom w:val="0"/>
                      <w:divBdr>
                        <w:top w:val="none" w:sz="0" w:space="0" w:color="auto"/>
                        <w:left w:val="none" w:sz="0" w:space="0" w:color="auto"/>
                        <w:bottom w:val="none" w:sz="0" w:space="0" w:color="auto"/>
                        <w:right w:val="none" w:sz="0" w:space="0" w:color="auto"/>
                      </w:divBdr>
                    </w:div>
                    <w:div w:id="1064182761">
                      <w:marLeft w:val="0"/>
                      <w:marRight w:val="0"/>
                      <w:marTop w:val="0"/>
                      <w:marBottom w:val="0"/>
                      <w:divBdr>
                        <w:top w:val="none" w:sz="0" w:space="0" w:color="auto"/>
                        <w:left w:val="none" w:sz="0" w:space="0" w:color="auto"/>
                        <w:bottom w:val="none" w:sz="0" w:space="0" w:color="auto"/>
                        <w:right w:val="none" w:sz="0" w:space="0" w:color="auto"/>
                      </w:divBdr>
                    </w:div>
                  </w:divsChild>
                </w:div>
                <w:div w:id="1135297418">
                  <w:marLeft w:val="0"/>
                  <w:marRight w:val="0"/>
                  <w:marTop w:val="0"/>
                  <w:marBottom w:val="0"/>
                  <w:divBdr>
                    <w:top w:val="none" w:sz="0" w:space="0" w:color="auto"/>
                    <w:left w:val="none" w:sz="0" w:space="0" w:color="auto"/>
                    <w:bottom w:val="none" w:sz="0" w:space="0" w:color="auto"/>
                    <w:right w:val="none" w:sz="0" w:space="0" w:color="auto"/>
                  </w:divBdr>
                  <w:divsChild>
                    <w:div w:id="40641417">
                      <w:marLeft w:val="0"/>
                      <w:marRight w:val="0"/>
                      <w:marTop w:val="0"/>
                      <w:marBottom w:val="0"/>
                      <w:divBdr>
                        <w:top w:val="none" w:sz="0" w:space="0" w:color="auto"/>
                        <w:left w:val="none" w:sz="0" w:space="0" w:color="auto"/>
                        <w:bottom w:val="none" w:sz="0" w:space="0" w:color="auto"/>
                        <w:right w:val="none" w:sz="0" w:space="0" w:color="auto"/>
                      </w:divBdr>
                    </w:div>
                    <w:div w:id="769355535">
                      <w:marLeft w:val="0"/>
                      <w:marRight w:val="0"/>
                      <w:marTop w:val="0"/>
                      <w:marBottom w:val="0"/>
                      <w:divBdr>
                        <w:top w:val="none" w:sz="0" w:space="0" w:color="auto"/>
                        <w:left w:val="none" w:sz="0" w:space="0" w:color="auto"/>
                        <w:bottom w:val="none" w:sz="0" w:space="0" w:color="auto"/>
                        <w:right w:val="none" w:sz="0" w:space="0" w:color="auto"/>
                      </w:divBdr>
                    </w:div>
                    <w:div w:id="1028915965">
                      <w:marLeft w:val="0"/>
                      <w:marRight w:val="0"/>
                      <w:marTop w:val="0"/>
                      <w:marBottom w:val="0"/>
                      <w:divBdr>
                        <w:top w:val="none" w:sz="0" w:space="0" w:color="auto"/>
                        <w:left w:val="none" w:sz="0" w:space="0" w:color="auto"/>
                        <w:bottom w:val="none" w:sz="0" w:space="0" w:color="auto"/>
                        <w:right w:val="none" w:sz="0" w:space="0" w:color="auto"/>
                      </w:divBdr>
                    </w:div>
                    <w:div w:id="1478180073">
                      <w:marLeft w:val="0"/>
                      <w:marRight w:val="0"/>
                      <w:marTop w:val="0"/>
                      <w:marBottom w:val="0"/>
                      <w:divBdr>
                        <w:top w:val="none" w:sz="0" w:space="0" w:color="auto"/>
                        <w:left w:val="none" w:sz="0" w:space="0" w:color="auto"/>
                        <w:bottom w:val="none" w:sz="0" w:space="0" w:color="auto"/>
                        <w:right w:val="none" w:sz="0" w:space="0" w:color="auto"/>
                      </w:divBdr>
                    </w:div>
                  </w:divsChild>
                </w:div>
                <w:div w:id="1138914052">
                  <w:marLeft w:val="0"/>
                  <w:marRight w:val="0"/>
                  <w:marTop w:val="0"/>
                  <w:marBottom w:val="0"/>
                  <w:divBdr>
                    <w:top w:val="none" w:sz="0" w:space="0" w:color="auto"/>
                    <w:left w:val="none" w:sz="0" w:space="0" w:color="auto"/>
                    <w:bottom w:val="none" w:sz="0" w:space="0" w:color="auto"/>
                    <w:right w:val="none" w:sz="0" w:space="0" w:color="auto"/>
                  </w:divBdr>
                  <w:divsChild>
                    <w:div w:id="1238324480">
                      <w:marLeft w:val="0"/>
                      <w:marRight w:val="0"/>
                      <w:marTop w:val="0"/>
                      <w:marBottom w:val="0"/>
                      <w:divBdr>
                        <w:top w:val="none" w:sz="0" w:space="0" w:color="auto"/>
                        <w:left w:val="none" w:sz="0" w:space="0" w:color="auto"/>
                        <w:bottom w:val="none" w:sz="0" w:space="0" w:color="auto"/>
                        <w:right w:val="none" w:sz="0" w:space="0" w:color="auto"/>
                      </w:divBdr>
                    </w:div>
                    <w:div w:id="2115201523">
                      <w:marLeft w:val="0"/>
                      <w:marRight w:val="0"/>
                      <w:marTop w:val="0"/>
                      <w:marBottom w:val="0"/>
                      <w:divBdr>
                        <w:top w:val="none" w:sz="0" w:space="0" w:color="auto"/>
                        <w:left w:val="none" w:sz="0" w:space="0" w:color="auto"/>
                        <w:bottom w:val="none" w:sz="0" w:space="0" w:color="auto"/>
                        <w:right w:val="none" w:sz="0" w:space="0" w:color="auto"/>
                      </w:divBdr>
                    </w:div>
                  </w:divsChild>
                </w:div>
                <w:div w:id="1141383128">
                  <w:marLeft w:val="0"/>
                  <w:marRight w:val="0"/>
                  <w:marTop w:val="0"/>
                  <w:marBottom w:val="0"/>
                  <w:divBdr>
                    <w:top w:val="none" w:sz="0" w:space="0" w:color="auto"/>
                    <w:left w:val="none" w:sz="0" w:space="0" w:color="auto"/>
                    <w:bottom w:val="none" w:sz="0" w:space="0" w:color="auto"/>
                    <w:right w:val="none" w:sz="0" w:space="0" w:color="auto"/>
                  </w:divBdr>
                  <w:divsChild>
                    <w:div w:id="991525676">
                      <w:marLeft w:val="0"/>
                      <w:marRight w:val="0"/>
                      <w:marTop w:val="0"/>
                      <w:marBottom w:val="0"/>
                      <w:divBdr>
                        <w:top w:val="none" w:sz="0" w:space="0" w:color="auto"/>
                        <w:left w:val="none" w:sz="0" w:space="0" w:color="auto"/>
                        <w:bottom w:val="none" w:sz="0" w:space="0" w:color="auto"/>
                        <w:right w:val="none" w:sz="0" w:space="0" w:color="auto"/>
                      </w:divBdr>
                    </w:div>
                    <w:div w:id="2095860880">
                      <w:marLeft w:val="0"/>
                      <w:marRight w:val="0"/>
                      <w:marTop w:val="0"/>
                      <w:marBottom w:val="0"/>
                      <w:divBdr>
                        <w:top w:val="none" w:sz="0" w:space="0" w:color="auto"/>
                        <w:left w:val="none" w:sz="0" w:space="0" w:color="auto"/>
                        <w:bottom w:val="none" w:sz="0" w:space="0" w:color="auto"/>
                        <w:right w:val="none" w:sz="0" w:space="0" w:color="auto"/>
                      </w:divBdr>
                    </w:div>
                  </w:divsChild>
                </w:div>
                <w:div w:id="1159150812">
                  <w:marLeft w:val="0"/>
                  <w:marRight w:val="0"/>
                  <w:marTop w:val="0"/>
                  <w:marBottom w:val="0"/>
                  <w:divBdr>
                    <w:top w:val="none" w:sz="0" w:space="0" w:color="auto"/>
                    <w:left w:val="none" w:sz="0" w:space="0" w:color="auto"/>
                    <w:bottom w:val="none" w:sz="0" w:space="0" w:color="auto"/>
                    <w:right w:val="none" w:sz="0" w:space="0" w:color="auto"/>
                  </w:divBdr>
                  <w:divsChild>
                    <w:div w:id="276371171">
                      <w:marLeft w:val="0"/>
                      <w:marRight w:val="0"/>
                      <w:marTop w:val="0"/>
                      <w:marBottom w:val="0"/>
                      <w:divBdr>
                        <w:top w:val="none" w:sz="0" w:space="0" w:color="auto"/>
                        <w:left w:val="none" w:sz="0" w:space="0" w:color="auto"/>
                        <w:bottom w:val="none" w:sz="0" w:space="0" w:color="auto"/>
                        <w:right w:val="none" w:sz="0" w:space="0" w:color="auto"/>
                      </w:divBdr>
                    </w:div>
                    <w:div w:id="395397213">
                      <w:marLeft w:val="0"/>
                      <w:marRight w:val="0"/>
                      <w:marTop w:val="0"/>
                      <w:marBottom w:val="0"/>
                      <w:divBdr>
                        <w:top w:val="none" w:sz="0" w:space="0" w:color="auto"/>
                        <w:left w:val="none" w:sz="0" w:space="0" w:color="auto"/>
                        <w:bottom w:val="none" w:sz="0" w:space="0" w:color="auto"/>
                        <w:right w:val="none" w:sz="0" w:space="0" w:color="auto"/>
                      </w:divBdr>
                    </w:div>
                    <w:div w:id="1292594068">
                      <w:marLeft w:val="0"/>
                      <w:marRight w:val="0"/>
                      <w:marTop w:val="0"/>
                      <w:marBottom w:val="0"/>
                      <w:divBdr>
                        <w:top w:val="none" w:sz="0" w:space="0" w:color="auto"/>
                        <w:left w:val="none" w:sz="0" w:space="0" w:color="auto"/>
                        <w:bottom w:val="none" w:sz="0" w:space="0" w:color="auto"/>
                        <w:right w:val="none" w:sz="0" w:space="0" w:color="auto"/>
                      </w:divBdr>
                    </w:div>
                    <w:div w:id="1576863169">
                      <w:marLeft w:val="0"/>
                      <w:marRight w:val="0"/>
                      <w:marTop w:val="0"/>
                      <w:marBottom w:val="0"/>
                      <w:divBdr>
                        <w:top w:val="none" w:sz="0" w:space="0" w:color="auto"/>
                        <w:left w:val="none" w:sz="0" w:space="0" w:color="auto"/>
                        <w:bottom w:val="none" w:sz="0" w:space="0" w:color="auto"/>
                        <w:right w:val="none" w:sz="0" w:space="0" w:color="auto"/>
                      </w:divBdr>
                    </w:div>
                    <w:div w:id="2112507683">
                      <w:marLeft w:val="0"/>
                      <w:marRight w:val="0"/>
                      <w:marTop w:val="0"/>
                      <w:marBottom w:val="0"/>
                      <w:divBdr>
                        <w:top w:val="none" w:sz="0" w:space="0" w:color="auto"/>
                        <w:left w:val="none" w:sz="0" w:space="0" w:color="auto"/>
                        <w:bottom w:val="none" w:sz="0" w:space="0" w:color="auto"/>
                        <w:right w:val="none" w:sz="0" w:space="0" w:color="auto"/>
                      </w:divBdr>
                    </w:div>
                  </w:divsChild>
                </w:div>
                <w:div w:id="1212695039">
                  <w:marLeft w:val="0"/>
                  <w:marRight w:val="0"/>
                  <w:marTop w:val="0"/>
                  <w:marBottom w:val="0"/>
                  <w:divBdr>
                    <w:top w:val="none" w:sz="0" w:space="0" w:color="auto"/>
                    <w:left w:val="none" w:sz="0" w:space="0" w:color="auto"/>
                    <w:bottom w:val="none" w:sz="0" w:space="0" w:color="auto"/>
                    <w:right w:val="none" w:sz="0" w:space="0" w:color="auto"/>
                  </w:divBdr>
                  <w:divsChild>
                    <w:div w:id="970941552">
                      <w:marLeft w:val="0"/>
                      <w:marRight w:val="0"/>
                      <w:marTop w:val="0"/>
                      <w:marBottom w:val="0"/>
                      <w:divBdr>
                        <w:top w:val="none" w:sz="0" w:space="0" w:color="auto"/>
                        <w:left w:val="none" w:sz="0" w:space="0" w:color="auto"/>
                        <w:bottom w:val="none" w:sz="0" w:space="0" w:color="auto"/>
                        <w:right w:val="none" w:sz="0" w:space="0" w:color="auto"/>
                      </w:divBdr>
                    </w:div>
                  </w:divsChild>
                </w:div>
                <w:div w:id="1226334986">
                  <w:marLeft w:val="0"/>
                  <w:marRight w:val="0"/>
                  <w:marTop w:val="0"/>
                  <w:marBottom w:val="0"/>
                  <w:divBdr>
                    <w:top w:val="none" w:sz="0" w:space="0" w:color="auto"/>
                    <w:left w:val="none" w:sz="0" w:space="0" w:color="auto"/>
                    <w:bottom w:val="none" w:sz="0" w:space="0" w:color="auto"/>
                    <w:right w:val="none" w:sz="0" w:space="0" w:color="auto"/>
                  </w:divBdr>
                  <w:divsChild>
                    <w:div w:id="1330404044">
                      <w:marLeft w:val="0"/>
                      <w:marRight w:val="0"/>
                      <w:marTop w:val="0"/>
                      <w:marBottom w:val="0"/>
                      <w:divBdr>
                        <w:top w:val="none" w:sz="0" w:space="0" w:color="auto"/>
                        <w:left w:val="none" w:sz="0" w:space="0" w:color="auto"/>
                        <w:bottom w:val="none" w:sz="0" w:space="0" w:color="auto"/>
                        <w:right w:val="none" w:sz="0" w:space="0" w:color="auto"/>
                      </w:divBdr>
                    </w:div>
                    <w:div w:id="1490363333">
                      <w:marLeft w:val="0"/>
                      <w:marRight w:val="0"/>
                      <w:marTop w:val="0"/>
                      <w:marBottom w:val="0"/>
                      <w:divBdr>
                        <w:top w:val="none" w:sz="0" w:space="0" w:color="auto"/>
                        <w:left w:val="none" w:sz="0" w:space="0" w:color="auto"/>
                        <w:bottom w:val="none" w:sz="0" w:space="0" w:color="auto"/>
                        <w:right w:val="none" w:sz="0" w:space="0" w:color="auto"/>
                      </w:divBdr>
                    </w:div>
                  </w:divsChild>
                </w:div>
                <w:div w:id="1241211127">
                  <w:marLeft w:val="0"/>
                  <w:marRight w:val="0"/>
                  <w:marTop w:val="0"/>
                  <w:marBottom w:val="0"/>
                  <w:divBdr>
                    <w:top w:val="none" w:sz="0" w:space="0" w:color="auto"/>
                    <w:left w:val="none" w:sz="0" w:space="0" w:color="auto"/>
                    <w:bottom w:val="none" w:sz="0" w:space="0" w:color="auto"/>
                    <w:right w:val="none" w:sz="0" w:space="0" w:color="auto"/>
                  </w:divBdr>
                  <w:divsChild>
                    <w:div w:id="1412894486">
                      <w:marLeft w:val="0"/>
                      <w:marRight w:val="0"/>
                      <w:marTop w:val="0"/>
                      <w:marBottom w:val="0"/>
                      <w:divBdr>
                        <w:top w:val="none" w:sz="0" w:space="0" w:color="auto"/>
                        <w:left w:val="none" w:sz="0" w:space="0" w:color="auto"/>
                        <w:bottom w:val="none" w:sz="0" w:space="0" w:color="auto"/>
                        <w:right w:val="none" w:sz="0" w:space="0" w:color="auto"/>
                      </w:divBdr>
                    </w:div>
                  </w:divsChild>
                </w:div>
                <w:div w:id="1246233140">
                  <w:marLeft w:val="0"/>
                  <w:marRight w:val="0"/>
                  <w:marTop w:val="0"/>
                  <w:marBottom w:val="0"/>
                  <w:divBdr>
                    <w:top w:val="none" w:sz="0" w:space="0" w:color="auto"/>
                    <w:left w:val="none" w:sz="0" w:space="0" w:color="auto"/>
                    <w:bottom w:val="none" w:sz="0" w:space="0" w:color="auto"/>
                    <w:right w:val="none" w:sz="0" w:space="0" w:color="auto"/>
                  </w:divBdr>
                  <w:divsChild>
                    <w:div w:id="81341101">
                      <w:marLeft w:val="0"/>
                      <w:marRight w:val="0"/>
                      <w:marTop w:val="0"/>
                      <w:marBottom w:val="0"/>
                      <w:divBdr>
                        <w:top w:val="none" w:sz="0" w:space="0" w:color="auto"/>
                        <w:left w:val="none" w:sz="0" w:space="0" w:color="auto"/>
                        <w:bottom w:val="none" w:sz="0" w:space="0" w:color="auto"/>
                        <w:right w:val="none" w:sz="0" w:space="0" w:color="auto"/>
                      </w:divBdr>
                    </w:div>
                    <w:div w:id="738987123">
                      <w:marLeft w:val="0"/>
                      <w:marRight w:val="0"/>
                      <w:marTop w:val="0"/>
                      <w:marBottom w:val="0"/>
                      <w:divBdr>
                        <w:top w:val="none" w:sz="0" w:space="0" w:color="auto"/>
                        <w:left w:val="none" w:sz="0" w:space="0" w:color="auto"/>
                        <w:bottom w:val="none" w:sz="0" w:space="0" w:color="auto"/>
                        <w:right w:val="none" w:sz="0" w:space="0" w:color="auto"/>
                      </w:divBdr>
                    </w:div>
                  </w:divsChild>
                </w:div>
                <w:div w:id="1248034751">
                  <w:marLeft w:val="0"/>
                  <w:marRight w:val="0"/>
                  <w:marTop w:val="0"/>
                  <w:marBottom w:val="0"/>
                  <w:divBdr>
                    <w:top w:val="none" w:sz="0" w:space="0" w:color="auto"/>
                    <w:left w:val="none" w:sz="0" w:space="0" w:color="auto"/>
                    <w:bottom w:val="none" w:sz="0" w:space="0" w:color="auto"/>
                    <w:right w:val="none" w:sz="0" w:space="0" w:color="auto"/>
                  </w:divBdr>
                  <w:divsChild>
                    <w:div w:id="408890139">
                      <w:marLeft w:val="0"/>
                      <w:marRight w:val="0"/>
                      <w:marTop w:val="0"/>
                      <w:marBottom w:val="0"/>
                      <w:divBdr>
                        <w:top w:val="none" w:sz="0" w:space="0" w:color="auto"/>
                        <w:left w:val="none" w:sz="0" w:space="0" w:color="auto"/>
                        <w:bottom w:val="none" w:sz="0" w:space="0" w:color="auto"/>
                        <w:right w:val="none" w:sz="0" w:space="0" w:color="auto"/>
                      </w:divBdr>
                    </w:div>
                  </w:divsChild>
                </w:div>
                <w:div w:id="1257981937">
                  <w:marLeft w:val="0"/>
                  <w:marRight w:val="0"/>
                  <w:marTop w:val="0"/>
                  <w:marBottom w:val="0"/>
                  <w:divBdr>
                    <w:top w:val="none" w:sz="0" w:space="0" w:color="auto"/>
                    <w:left w:val="none" w:sz="0" w:space="0" w:color="auto"/>
                    <w:bottom w:val="none" w:sz="0" w:space="0" w:color="auto"/>
                    <w:right w:val="none" w:sz="0" w:space="0" w:color="auto"/>
                  </w:divBdr>
                  <w:divsChild>
                    <w:div w:id="178618230">
                      <w:marLeft w:val="0"/>
                      <w:marRight w:val="0"/>
                      <w:marTop w:val="0"/>
                      <w:marBottom w:val="0"/>
                      <w:divBdr>
                        <w:top w:val="none" w:sz="0" w:space="0" w:color="auto"/>
                        <w:left w:val="none" w:sz="0" w:space="0" w:color="auto"/>
                        <w:bottom w:val="none" w:sz="0" w:space="0" w:color="auto"/>
                        <w:right w:val="none" w:sz="0" w:space="0" w:color="auto"/>
                      </w:divBdr>
                    </w:div>
                    <w:div w:id="400644423">
                      <w:marLeft w:val="0"/>
                      <w:marRight w:val="0"/>
                      <w:marTop w:val="0"/>
                      <w:marBottom w:val="0"/>
                      <w:divBdr>
                        <w:top w:val="none" w:sz="0" w:space="0" w:color="auto"/>
                        <w:left w:val="none" w:sz="0" w:space="0" w:color="auto"/>
                        <w:bottom w:val="none" w:sz="0" w:space="0" w:color="auto"/>
                        <w:right w:val="none" w:sz="0" w:space="0" w:color="auto"/>
                      </w:divBdr>
                    </w:div>
                    <w:div w:id="648679336">
                      <w:marLeft w:val="0"/>
                      <w:marRight w:val="0"/>
                      <w:marTop w:val="0"/>
                      <w:marBottom w:val="0"/>
                      <w:divBdr>
                        <w:top w:val="none" w:sz="0" w:space="0" w:color="auto"/>
                        <w:left w:val="none" w:sz="0" w:space="0" w:color="auto"/>
                        <w:bottom w:val="none" w:sz="0" w:space="0" w:color="auto"/>
                        <w:right w:val="none" w:sz="0" w:space="0" w:color="auto"/>
                      </w:divBdr>
                    </w:div>
                    <w:div w:id="710804329">
                      <w:marLeft w:val="0"/>
                      <w:marRight w:val="0"/>
                      <w:marTop w:val="0"/>
                      <w:marBottom w:val="0"/>
                      <w:divBdr>
                        <w:top w:val="none" w:sz="0" w:space="0" w:color="auto"/>
                        <w:left w:val="none" w:sz="0" w:space="0" w:color="auto"/>
                        <w:bottom w:val="none" w:sz="0" w:space="0" w:color="auto"/>
                        <w:right w:val="none" w:sz="0" w:space="0" w:color="auto"/>
                      </w:divBdr>
                    </w:div>
                    <w:div w:id="963854571">
                      <w:marLeft w:val="0"/>
                      <w:marRight w:val="0"/>
                      <w:marTop w:val="0"/>
                      <w:marBottom w:val="0"/>
                      <w:divBdr>
                        <w:top w:val="none" w:sz="0" w:space="0" w:color="auto"/>
                        <w:left w:val="none" w:sz="0" w:space="0" w:color="auto"/>
                        <w:bottom w:val="none" w:sz="0" w:space="0" w:color="auto"/>
                        <w:right w:val="none" w:sz="0" w:space="0" w:color="auto"/>
                      </w:divBdr>
                    </w:div>
                  </w:divsChild>
                </w:div>
                <w:div w:id="1263607976">
                  <w:marLeft w:val="0"/>
                  <w:marRight w:val="0"/>
                  <w:marTop w:val="0"/>
                  <w:marBottom w:val="0"/>
                  <w:divBdr>
                    <w:top w:val="none" w:sz="0" w:space="0" w:color="auto"/>
                    <w:left w:val="none" w:sz="0" w:space="0" w:color="auto"/>
                    <w:bottom w:val="none" w:sz="0" w:space="0" w:color="auto"/>
                    <w:right w:val="none" w:sz="0" w:space="0" w:color="auto"/>
                  </w:divBdr>
                  <w:divsChild>
                    <w:div w:id="1560822751">
                      <w:marLeft w:val="0"/>
                      <w:marRight w:val="0"/>
                      <w:marTop w:val="0"/>
                      <w:marBottom w:val="0"/>
                      <w:divBdr>
                        <w:top w:val="none" w:sz="0" w:space="0" w:color="auto"/>
                        <w:left w:val="none" w:sz="0" w:space="0" w:color="auto"/>
                        <w:bottom w:val="none" w:sz="0" w:space="0" w:color="auto"/>
                        <w:right w:val="none" w:sz="0" w:space="0" w:color="auto"/>
                      </w:divBdr>
                    </w:div>
                    <w:div w:id="1721203381">
                      <w:marLeft w:val="0"/>
                      <w:marRight w:val="0"/>
                      <w:marTop w:val="0"/>
                      <w:marBottom w:val="0"/>
                      <w:divBdr>
                        <w:top w:val="none" w:sz="0" w:space="0" w:color="auto"/>
                        <w:left w:val="none" w:sz="0" w:space="0" w:color="auto"/>
                        <w:bottom w:val="none" w:sz="0" w:space="0" w:color="auto"/>
                        <w:right w:val="none" w:sz="0" w:space="0" w:color="auto"/>
                      </w:divBdr>
                    </w:div>
                  </w:divsChild>
                </w:div>
                <w:div w:id="1268078667">
                  <w:marLeft w:val="0"/>
                  <w:marRight w:val="0"/>
                  <w:marTop w:val="0"/>
                  <w:marBottom w:val="0"/>
                  <w:divBdr>
                    <w:top w:val="none" w:sz="0" w:space="0" w:color="auto"/>
                    <w:left w:val="none" w:sz="0" w:space="0" w:color="auto"/>
                    <w:bottom w:val="none" w:sz="0" w:space="0" w:color="auto"/>
                    <w:right w:val="none" w:sz="0" w:space="0" w:color="auto"/>
                  </w:divBdr>
                  <w:divsChild>
                    <w:div w:id="1203207866">
                      <w:marLeft w:val="0"/>
                      <w:marRight w:val="0"/>
                      <w:marTop w:val="0"/>
                      <w:marBottom w:val="0"/>
                      <w:divBdr>
                        <w:top w:val="none" w:sz="0" w:space="0" w:color="auto"/>
                        <w:left w:val="none" w:sz="0" w:space="0" w:color="auto"/>
                        <w:bottom w:val="none" w:sz="0" w:space="0" w:color="auto"/>
                        <w:right w:val="none" w:sz="0" w:space="0" w:color="auto"/>
                      </w:divBdr>
                    </w:div>
                    <w:div w:id="1731805003">
                      <w:marLeft w:val="0"/>
                      <w:marRight w:val="0"/>
                      <w:marTop w:val="0"/>
                      <w:marBottom w:val="0"/>
                      <w:divBdr>
                        <w:top w:val="none" w:sz="0" w:space="0" w:color="auto"/>
                        <w:left w:val="none" w:sz="0" w:space="0" w:color="auto"/>
                        <w:bottom w:val="none" w:sz="0" w:space="0" w:color="auto"/>
                        <w:right w:val="none" w:sz="0" w:space="0" w:color="auto"/>
                      </w:divBdr>
                    </w:div>
                  </w:divsChild>
                </w:div>
                <w:div w:id="1280454089">
                  <w:marLeft w:val="0"/>
                  <w:marRight w:val="0"/>
                  <w:marTop w:val="0"/>
                  <w:marBottom w:val="0"/>
                  <w:divBdr>
                    <w:top w:val="none" w:sz="0" w:space="0" w:color="auto"/>
                    <w:left w:val="none" w:sz="0" w:space="0" w:color="auto"/>
                    <w:bottom w:val="none" w:sz="0" w:space="0" w:color="auto"/>
                    <w:right w:val="none" w:sz="0" w:space="0" w:color="auto"/>
                  </w:divBdr>
                  <w:divsChild>
                    <w:div w:id="1071125825">
                      <w:marLeft w:val="0"/>
                      <w:marRight w:val="0"/>
                      <w:marTop w:val="0"/>
                      <w:marBottom w:val="0"/>
                      <w:divBdr>
                        <w:top w:val="none" w:sz="0" w:space="0" w:color="auto"/>
                        <w:left w:val="none" w:sz="0" w:space="0" w:color="auto"/>
                        <w:bottom w:val="none" w:sz="0" w:space="0" w:color="auto"/>
                        <w:right w:val="none" w:sz="0" w:space="0" w:color="auto"/>
                      </w:divBdr>
                    </w:div>
                    <w:div w:id="1547713262">
                      <w:marLeft w:val="0"/>
                      <w:marRight w:val="0"/>
                      <w:marTop w:val="0"/>
                      <w:marBottom w:val="0"/>
                      <w:divBdr>
                        <w:top w:val="none" w:sz="0" w:space="0" w:color="auto"/>
                        <w:left w:val="none" w:sz="0" w:space="0" w:color="auto"/>
                        <w:bottom w:val="none" w:sz="0" w:space="0" w:color="auto"/>
                        <w:right w:val="none" w:sz="0" w:space="0" w:color="auto"/>
                      </w:divBdr>
                    </w:div>
                  </w:divsChild>
                </w:div>
                <w:div w:id="1286236226">
                  <w:marLeft w:val="0"/>
                  <w:marRight w:val="0"/>
                  <w:marTop w:val="0"/>
                  <w:marBottom w:val="0"/>
                  <w:divBdr>
                    <w:top w:val="none" w:sz="0" w:space="0" w:color="auto"/>
                    <w:left w:val="none" w:sz="0" w:space="0" w:color="auto"/>
                    <w:bottom w:val="none" w:sz="0" w:space="0" w:color="auto"/>
                    <w:right w:val="none" w:sz="0" w:space="0" w:color="auto"/>
                  </w:divBdr>
                  <w:divsChild>
                    <w:div w:id="711422402">
                      <w:marLeft w:val="0"/>
                      <w:marRight w:val="0"/>
                      <w:marTop w:val="0"/>
                      <w:marBottom w:val="0"/>
                      <w:divBdr>
                        <w:top w:val="none" w:sz="0" w:space="0" w:color="auto"/>
                        <w:left w:val="none" w:sz="0" w:space="0" w:color="auto"/>
                        <w:bottom w:val="none" w:sz="0" w:space="0" w:color="auto"/>
                        <w:right w:val="none" w:sz="0" w:space="0" w:color="auto"/>
                      </w:divBdr>
                    </w:div>
                  </w:divsChild>
                </w:div>
                <w:div w:id="1290622409">
                  <w:marLeft w:val="0"/>
                  <w:marRight w:val="0"/>
                  <w:marTop w:val="0"/>
                  <w:marBottom w:val="0"/>
                  <w:divBdr>
                    <w:top w:val="none" w:sz="0" w:space="0" w:color="auto"/>
                    <w:left w:val="none" w:sz="0" w:space="0" w:color="auto"/>
                    <w:bottom w:val="none" w:sz="0" w:space="0" w:color="auto"/>
                    <w:right w:val="none" w:sz="0" w:space="0" w:color="auto"/>
                  </w:divBdr>
                  <w:divsChild>
                    <w:div w:id="1921867107">
                      <w:marLeft w:val="0"/>
                      <w:marRight w:val="0"/>
                      <w:marTop w:val="0"/>
                      <w:marBottom w:val="0"/>
                      <w:divBdr>
                        <w:top w:val="none" w:sz="0" w:space="0" w:color="auto"/>
                        <w:left w:val="none" w:sz="0" w:space="0" w:color="auto"/>
                        <w:bottom w:val="none" w:sz="0" w:space="0" w:color="auto"/>
                        <w:right w:val="none" w:sz="0" w:space="0" w:color="auto"/>
                      </w:divBdr>
                    </w:div>
                  </w:divsChild>
                </w:div>
                <w:div w:id="1296594443">
                  <w:marLeft w:val="0"/>
                  <w:marRight w:val="0"/>
                  <w:marTop w:val="0"/>
                  <w:marBottom w:val="0"/>
                  <w:divBdr>
                    <w:top w:val="none" w:sz="0" w:space="0" w:color="auto"/>
                    <w:left w:val="none" w:sz="0" w:space="0" w:color="auto"/>
                    <w:bottom w:val="none" w:sz="0" w:space="0" w:color="auto"/>
                    <w:right w:val="none" w:sz="0" w:space="0" w:color="auto"/>
                  </w:divBdr>
                  <w:divsChild>
                    <w:div w:id="338850389">
                      <w:marLeft w:val="0"/>
                      <w:marRight w:val="0"/>
                      <w:marTop w:val="0"/>
                      <w:marBottom w:val="0"/>
                      <w:divBdr>
                        <w:top w:val="none" w:sz="0" w:space="0" w:color="auto"/>
                        <w:left w:val="none" w:sz="0" w:space="0" w:color="auto"/>
                        <w:bottom w:val="none" w:sz="0" w:space="0" w:color="auto"/>
                        <w:right w:val="none" w:sz="0" w:space="0" w:color="auto"/>
                      </w:divBdr>
                    </w:div>
                  </w:divsChild>
                </w:div>
                <w:div w:id="1298146043">
                  <w:marLeft w:val="0"/>
                  <w:marRight w:val="0"/>
                  <w:marTop w:val="0"/>
                  <w:marBottom w:val="0"/>
                  <w:divBdr>
                    <w:top w:val="none" w:sz="0" w:space="0" w:color="auto"/>
                    <w:left w:val="none" w:sz="0" w:space="0" w:color="auto"/>
                    <w:bottom w:val="none" w:sz="0" w:space="0" w:color="auto"/>
                    <w:right w:val="none" w:sz="0" w:space="0" w:color="auto"/>
                  </w:divBdr>
                  <w:divsChild>
                    <w:div w:id="4745065">
                      <w:marLeft w:val="0"/>
                      <w:marRight w:val="0"/>
                      <w:marTop w:val="0"/>
                      <w:marBottom w:val="0"/>
                      <w:divBdr>
                        <w:top w:val="none" w:sz="0" w:space="0" w:color="auto"/>
                        <w:left w:val="none" w:sz="0" w:space="0" w:color="auto"/>
                        <w:bottom w:val="none" w:sz="0" w:space="0" w:color="auto"/>
                        <w:right w:val="none" w:sz="0" w:space="0" w:color="auto"/>
                      </w:divBdr>
                    </w:div>
                  </w:divsChild>
                </w:div>
                <w:div w:id="1326393940">
                  <w:marLeft w:val="0"/>
                  <w:marRight w:val="0"/>
                  <w:marTop w:val="0"/>
                  <w:marBottom w:val="0"/>
                  <w:divBdr>
                    <w:top w:val="none" w:sz="0" w:space="0" w:color="auto"/>
                    <w:left w:val="none" w:sz="0" w:space="0" w:color="auto"/>
                    <w:bottom w:val="none" w:sz="0" w:space="0" w:color="auto"/>
                    <w:right w:val="none" w:sz="0" w:space="0" w:color="auto"/>
                  </w:divBdr>
                  <w:divsChild>
                    <w:div w:id="601575357">
                      <w:marLeft w:val="0"/>
                      <w:marRight w:val="0"/>
                      <w:marTop w:val="0"/>
                      <w:marBottom w:val="0"/>
                      <w:divBdr>
                        <w:top w:val="none" w:sz="0" w:space="0" w:color="auto"/>
                        <w:left w:val="none" w:sz="0" w:space="0" w:color="auto"/>
                        <w:bottom w:val="none" w:sz="0" w:space="0" w:color="auto"/>
                        <w:right w:val="none" w:sz="0" w:space="0" w:color="auto"/>
                      </w:divBdr>
                    </w:div>
                    <w:div w:id="1722092794">
                      <w:marLeft w:val="0"/>
                      <w:marRight w:val="0"/>
                      <w:marTop w:val="0"/>
                      <w:marBottom w:val="0"/>
                      <w:divBdr>
                        <w:top w:val="none" w:sz="0" w:space="0" w:color="auto"/>
                        <w:left w:val="none" w:sz="0" w:space="0" w:color="auto"/>
                        <w:bottom w:val="none" w:sz="0" w:space="0" w:color="auto"/>
                        <w:right w:val="none" w:sz="0" w:space="0" w:color="auto"/>
                      </w:divBdr>
                    </w:div>
                  </w:divsChild>
                </w:div>
                <w:div w:id="1359162848">
                  <w:marLeft w:val="0"/>
                  <w:marRight w:val="0"/>
                  <w:marTop w:val="0"/>
                  <w:marBottom w:val="0"/>
                  <w:divBdr>
                    <w:top w:val="none" w:sz="0" w:space="0" w:color="auto"/>
                    <w:left w:val="none" w:sz="0" w:space="0" w:color="auto"/>
                    <w:bottom w:val="none" w:sz="0" w:space="0" w:color="auto"/>
                    <w:right w:val="none" w:sz="0" w:space="0" w:color="auto"/>
                  </w:divBdr>
                  <w:divsChild>
                    <w:div w:id="67770096">
                      <w:marLeft w:val="0"/>
                      <w:marRight w:val="0"/>
                      <w:marTop w:val="0"/>
                      <w:marBottom w:val="0"/>
                      <w:divBdr>
                        <w:top w:val="none" w:sz="0" w:space="0" w:color="auto"/>
                        <w:left w:val="none" w:sz="0" w:space="0" w:color="auto"/>
                        <w:bottom w:val="none" w:sz="0" w:space="0" w:color="auto"/>
                        <w:right w:val="none" w:sz="0" w:space="0" w:color="auto"/>
                      </w:divBdr>
                    </w:div>
                    <w:div w:id="1804304297">
                      <w:marLeft w:val="0"/>
                      <w:marRight w:val="0"/>
                      <w:marTop w:val="0"/>
                      <w:marBottom w:val="0"/>
                      <w:divBdr>
                        <w:top w:val="none" w:sz="0" w:space="0" w:color="auto"/>
                        <w:left w:val="none" w:sz="0" w:space="0" w:color="auto"/>
                        <w:bottom w:val="none" w:sz="0" w:space="0" w:color="auto"/>
                        <w:right w:val="none" w:sz="0" w:space="0" w:color="auto"/>
                      </w:divBdr>
                    </w:div>
                    <w:div w:id="2093314748">
                      <w:marLeft w:val="0"/>
                      <w:marRight w:val="0"/>
                      <w:marTop w:val="0"/>
                      <w:marBottom w:val="0"/>
                      <w:divBdr>
                        <w:top w:val="none" w:sz="0" w:space="0" w:color="auto"/>
                        <w:left w:val="none" w:sz="0" w:space="0" w:color="auto"/>
                        <w:bottom w:val="none" w:sz="0" w:space="0" w:color="auto"/>
                        <w:right w:val="none" w:sz="0" w:space="0" w:color="auto"/>
                      </w:divBdr>
                    </w:div>
                  </w:divsChild>
                </w:div>
                <w:div w:id="1368523370">
                  <w:marLeft w:val="0"/>
                  <w:marRight w:val="0"/>
                  <w:marTop w:val="0"/>
                  <w:marBottom w:val="0"/>
                  <w:divBdr>
                    <w:top w:val="none" w:sz="0" w:space="0" w:color="auto"/>
                    <w:left w:val="none" w:sz="0" w:space="0" w:color="auto"/>
                    <w:bottom w:val="none" w:sz="0" w:space="0" w:color="auto"/>
                    <w:right w:val="none" w:sz="0" w:space="0" w:color="auto"/>
                  </w:divBdr>
                  <w:divsChild>
                    <w:div w:id="918372267">
                      <w:marLeft w:val="0"/>
                      <w:marRight w:val="0"/>
                      <w:marTop w:val="0"/>
                      <w:marBottom w:val="0"/>
                      <w:divBdr>
                        <w:top w:val="none" w:sz="0" w:space="0" w:color="auto"/>
                        <w:left w:val="none" w:sz="0" w:space="0" w:color="auto"/>
                        <w:bottom w:val="none" w:sz="0" w:space="0" w:color="auto"/>
                        <w:right w:val="none" w:sz="0" w:space="0" w:color="auto"/>
                      </w:divBdr>
                    </w:div>
                    <w:div w:id="2099206446">
                      <w:marLeft w:val="0"/>
                      <w:marRight w:val="0"/>
                      <w:marTop w:val="0"/>
                      <w:marBottom w:val="0"/>
                      <w:divBdr>
                        <w:top w:val="none" w:sz="0" w:space="0" w:color="auto"/>
                        <w:left w:val="none" w:sz="0" w:space="0" w:color="auto"/>
                        <w:bottom w:val="none" w:sz="0" w:space="0" w:color="auto"/>
                        <w:right w:val="none" w:sz="0" w:space="0" w:color="auto"/>
                      </w:divBdr>
                    </w:div>
                  </w:divsChild>
                </w:div>
                <w:div w:id="1368994303">
                  <w:marLeft w:val="0"/>
                  <w:marRight w:val="0"/>
                  <w:marTop w:val="0"/>
                  <w:marBottom w:val="0"/>
                  <w:divBdr>
                    <w:top w:val="none" w:sz="0" w:space="0" w:color="auto"/>
                    <w:left w:val="none" w:sz="0" w:space="0" w:color="auto"/>
                    <w:bottom w:val="none" w:sz="0" w:space="0" w:color="auto"/>
                    <w:right w:val="none" w:sz="0" w:space="0" w:color="auto"/>
                  </w:divBdr>
                  <w:divsChild>
                    <w:div w:id="1705910803">
                      <w:marLeft w:val="0"/>
                      <w:marRight w:val="0"/>
                      <w:marTop w:val="0"/>
                      <w:marBottom w:val="0"/>
                      <w:divBdr>
                        <w:top w:val="none" w:sz="0" w:space="0" w:color="auto"/>
                        <w:left w:val="none" w:sz="0" w:space="0" w:color="auto"/>
                        <w:bottom w:val="none" w:sz="0" w:space="0" w:color="auto"/>
                        <w:right w:val="none" w:sz="0" w:space="0" w:color="auto"/>
                      </w:divBdr>
                    </w:div>
                    <w:div w:id="1962880112">
                      <w:marLeft w:val="0"/>
                      <w:marRight w:val="0"/>
                      <w:marTop w:val="0"/>
                      <w:marBottom w:val="0"/>
                      <w:divBdr>
                        <w:top w:val="none" w:sz="0" w:space="0" w:color="auto"/>
                        <w:left w:val="none" w:sz="0" w:space="0" w:color="auto"/>
                        <w:bottom w:val="none" w:sz="0" w:space="0" w:color="auto"/>
                        <w:right w:val="none" w:sz="0" w:space="0" w:color="auto"/>
                      </w:divBdr>
                    </w:div>
                    <w:div w:id="2056274791">
                      <w:marLeft w:val="0"/>
                      <w:marRight w:val="0"/>
                      <w:marTop w:val="0"/>
                      <w:marBottom w:val="0"/>
                      <w:divBdr>
                        <w:top w:val="none" w:sz="0" w:space="0" w:color="auto"/>
                        <w:left w:val="none" w:sz="0" w:space="0" w:color="auto"/>
                        <w:bottom w:val="none" w:sz="0" w:space="0" w:color="auto"/>
                        <w:right w:val="none" w:sz="0" w:space="0" w:color="auto"/>
                      </w:divBdr>
                    </w:div>
                  </w:divsChild>
                </w:div>
                <w:div w:id="1386837702">
                  <w:marLeft w:val="0"/>
                  <w:marRight w:val="0"/>
                  <w:marTop w:val="0"/>
                  <w:marBottom w:val="0"/>
                  <w:divBdr>
                    <w:top w:val="none" w:sz="0" w:space="0" w:color="auto"/>
                    <w:left w:val="none" w:sz="0" w:space="0" w:color="auto"/>
                    <w:bottom w:val="none" w:sz="0" w:space="0" w:color="auto"/>
                    <w:right w:val="none" w:sz="0" w:space="0" w:color="auto"/>
                  </w:divBdr>
                  <w:divsChild>
                    <w:div w:id="1855920956">
                      <w:marLeft w:val="0"/>
                      <w:marRight w:val="0"/>
                      <w:marTop w:val="0"/>
                      <w:marBottom w:val="0"/>
                      <w:divBdr>
                        <w:top w:val="none" w:sz="0" w:space="0" w:color="auto"/>
                        <w:left w:val="none" w:sz="0" w:space="0" w:color="auto"/>
                        <w:bottom w:val="none" w:sz="0" w:space="0" w:color="auto"/>
                        <w:right w:val="none" w:sz="0" w:space="0" w:color="auto"/>
                      </w:divBdr>
                    </w:div>
                  </w:divsChild>
                </w:div>
                <w:div w:id="1400907863">
                  <w:marLeft w:val="0"/>
                  <w:marRight w:val="0"/>
                  <w:marTop w:val="0"/>
                  <w:marBottom w:val="0"/>
                  <w:divBdr>
                    <w:top w:val="none" w:sz="0" w:space="0" w:color="auto"/>
                    <w:left w:val="none" w:sz="0" w:space="0" w:color="auto"/>
                    <w:bottom w:val="none" w:sz="0" w:space="0" w:color="auto"/>
                    <w:right w:val="none" w:sz="0" w:space="0" w:color="auto"/>
                  </w:divBdr>
                  <w:divsChild>
                    <w:div w:id="833107554">
                      <w:marLeft w:val="0"/>
                      <w:marRight w:val="0"/>
                      <w:marTop w:val="0"/>
                      <w:marBottom w:val="0"/>
                      <w:divBdr>
                        <w:top w:val="none" w:sz="0" w:space="0" w:color="auto"/>
                        <w:left w:val="none" w:sz="0" w:space="0" w:color="auto"/>
                        <w:bottom w:val="none" w:sz="0" w:space="0" w:color="auto"/>
                        <w:right w:val="none" w:sz="0" w:space="0" w:color="auto"/>
                      </w:divBdr>
                    </w:div>
                    <w:div w:id="1122574013">
                      <w:marLeft w:val="0"/>
                      <w:marRight w:val="0"/>
                      <w:marTop w:val="0"/>
                      <w:marBottom w:val="0"/>
                      <w:divBdr>
                        <w:top w:val="none" w:sz="0" w:space="0" w:color="auto"/>
                        <w:left w:val="none" w:sz="0" w:space="0" w:color="auto"/>
                        <w:bottom w:val="none" w:sz="0" w:space="0" w:color="auto"/>
                        <w:right w:val="none" w:sz="0" w:space="0" w:color="auto"/>
                      </w:divBdr>
                    </w:div>
                    <w:div w:id="1716269385">
                      <w:marLeft w:val="0"/>
                      <w:marRight w:val="0"/>
                      <w:marTop w:val="0"/>
                      <w:marBottom w:val="0"/>
                      <w:divBdr>
                        <w:top w:val="none" w:sz="0" w:space="0" w:color="auto"/>
                        <w:left w:val="none" w:sz="0" w:space="0" w:color="auto"/>
                        <w:bottom w:val="none" w:sz="0" w:space="0" w:color="auto"/>
                        <w:right w:val="none" w:sz="0" w:space="0" w:color="auto"/>
                      </w:divBdr>
                    </w:div>
                  </w:divsChild>
                </w:div>
                <w:div w:id="1412046925">
                  <w:marLeft w:val="0"/>
                  <w:marRight w:val="0"/>
                  <w:marTop w:val="0"/>
                  <w:marBottom w:val="0"/>
                  <w:divBdr>
                    <w:top w:val="none" w:sz="0" w:space="0" w:color="auto"/>
                    <w:left w:val="none" w:sz="0" w:space="0" w:color="auto"/>
                    <w:bottom w:val="none" w:sz="0" w:space="0" w:color="auto"/>
                    <w:right w:val="none" w:sz="0" w:space="0" w:color="auto"/>
                  </w:divBdr>
                  <w:divsChild>
                    <w:div w:id="221256167">
                      <w:marLeft w:val="0"/>
                      <w:marRight w:val="0"/>
                      <w:marTop w:val="0"/>
                      <w:marBottom w:val="0"/>
                      <w:divBdr>
                        <w:top w:val="none" w:sz="0" w:space="0" w:color="auto"/>
                        <w:left w:val="none" w:sz="0" w:space="0" w:color="auto"/>
                        <w:bottom w:val="none" w:sz="0" w:space="0" w:color="auto"/>
                        <w:right w:val="none" w:sz="0" w:space="0" w:color="auto"/>
                      </w:divBdr>
                    </w:div>
                  </w:divsChild>
                </w:div>
                <w:div w:id="1430931920">
                  <w:marLeft w:val="0"/>
                  <w:marRight w:val="0"/>
                  <w:marTop w:val="0"/>
                  <w:marBottom w:val="0"/>
                  <w:divBdr>
                    <w:top w:val="none" w:sz="0" w:space="0" w:color="auto"/>
                    <w:left w:val="none" w:sz="0" w:space="0" w:color="auto"/>
                    <w:bottom w:val="none" w:sz="0" w:space="0" w:color="auto"/>
                    <w:right w:val="none" w:sz="0" w:space="0" w:color="auto"/>
                  </w:divBdr>
                  <w:divsChild>
                    <w:div w:id="1369068695">
                      <w:marLeft w:val="0"/>
                      <w:marRight w:val="0"/>
                      <w:marTop w:val="0"/>
                      <w:marBottom w:val="0"/>
                      <w:divBdr>
                        <w:top w:val="none" w:sz="0" w:space="0" w:color="auto"/>
                        <w:left w:val="none" w:sz="0" w:space="0" w:color="auto"/>
                        <w:bottom w:val="none" w:sz="0" w:space="0" w:color="auto"/>
                        <w:right w:val="none" w:sz="0" w:space="0" w:color="auto"/>
                      </w:divBdr>
                    </w:div>
                  </w:divsChild>
                </w:div>
                <w:div w:id="1431317947">
                  <w:marLeft w:val="0"/>
                  <w:marRight w:val="0"/>
                  <w:marTop w:val="0"/>
                  <w:marBottom w:val="0"/>
                  <w:divBdr>
                    <w:top w:val="none" w:sz="0" w:space="0" w:color="auto"/>
                    <w:left w:val="none" w:sz="0" w:space="0" w:color="auto"/>
                    <w:bottom w:val="none" w:sz="0" w:space="0" w:color="auto"/>
                    <w:right w:val="none" w:sz="0" w:space="0" w:color="auto"/>
                  </w:divBdr>
                  <w:divsChild>
                    <w:div w:id="1926693296">
                      <w:marLeft w:val="0"/>
                      <w:marRight w:val="0"/>
                      <w:marTop w:val="0"/>
                      <w:marBottom w:val="0"/>
                      <w:divBdr>
                        <w:top w:val="none" w:sz="0" w:space="0" w:color="auto"/>
                        <w:left w:val="none" w:sz="0" w:space="0" w:color="auto"/>
                        <w:bottom w:val="none" w:sz="0" w:space="0" w:color="auto"/>
                        <w:right w:val="none" w:sz="0" w:space="0" w:color="auto"/>
                      </w:divBdr>
                    </w:div>
                  </w:divsChild>
                </w:div>
                <w:div w:id="1434935319">
                  <w:marLeft w:val="0"/>
                  <w:marRight w:val="0"/>
                  <w:marTop w:val="0"/>
                  <w:marBottom w:val="0"/>
                  <w:divBdr>
                    <w:top w:val="none" w:sz="0" w:space="0" w:color="auto"/>
                    <w:left w:val="none" w:sz="0" w:space="0" w:color="auto"/>
                    <w:bottom w:val="none" w:sz="0" w:space="0" w:color="auto"/>
                    <w:right w:val="none" w:sz="0" w:space="0" w:color="auto"/>
                  </w:divBdr>
                  <w:divsChild>
                    <w:div w:id="1195969966">
                      <w:marLeft w:val="0"/>
                      <w:marRight w:val="0"/>
                      <w:marTop w:val="0"/>
                      <w:marBottom w:val="0"/>
                      <w:divBdr>
                        <w:top w:val="none" w:sz="0" w:space="0" w:color="auto"/>
                        <w:left w:val="none" w:sz="0" w:space="0" w:color="auto"/>
                        <w:bottom w:val="none" w:sz="0" w:space="0" w:color="auto"/>
                        <w:right w:val="none" w:sz="0" w:space="0" w:color="auto"/>
                      </w:divBdr>
                    </w:div>
                  </w:divsChild>
                </w:div>
                <w:div w:id="1470437678">
                  <w:marLeft w:val="0"/>
                  <w:marRight w:val="0"/>
                  <w:marTop w:val="0"/>
                  <w:marBottom w:val="0"/>
                  <w:divBdr>
                    <w:top w:val="none" w:sz="0" w:space="0" w:color="auto"/>
                    <w:left w:val="none" w:sz="0" w:space="0" w:color="auto"/>
                    <w:bottom w:val="none" w:sz="0" w:space="0" w:color="auto"/>
                    <w:right w:val="none" w:sz="0" w:space="0" w:color="auto"/>
                  </w:divBdr>
                  <w:divsChild>
                    <w:div w:id="528227242">
                      <w:marLeft w:val="0"/>
                      <w:marRight w:val="0"/>
                      <w:marTop w:val="0"/>
                      <w:marBottom w:val="0"/>
                      <w:divBdr>
                        <w:top w:val="none" w:sz="0" w:space="0" w:color="auto"/>
                        <w:left w:val="none" w:sz="0" w:space="0" w:color="auto"/>
                        <w:bottom w:val="none" w:sz="0" w:space="0" w:color="auto"/>
                        <w:right w:val="none" w:sz="0" w:space="0" w:color="auto"/>
                      </w:divBdr>
                    </w:div>
                  </w:divsChild>
                </w:div>
                <w:div w:id="1474835322">
                  <w:marLeft w:val="0"/>
                  <w:marRight w:val="0"/>
                  <w:marTop w:val="0"/>
                  <w:marBottom w:val="0"/>
                  <w:divBdr>
                    <w:top w:val="none" w:sz="0" w:space="0" w:color="auto"/>
                    <w:left w:val="none" w:sz="0" w:space="0" w:color="auto"/>
                    <w:bottom w:val="none" w:sz="0" w:space="0" w:color="auto"/>
                    <w:right w:val="none" w:sz="0" w:space="0" w:color="auto"/>
                  </w:divBdr>
                  <w:divsChild>
                    <w:div w:id="890190384">
                      <w:marLeft w:val="0"/>
                      <w:marRight w:val="0"/>
                      <w:marTop w:val="0"/>
                      <w:marBottom w:val="0"/>
                      <w:divBdr>
                        <w:top w:val="none" w:sz="0" w:space="0" w:color="auto"/>
                        <w:left w:val="none" w:sz="0" w:space="0" w:color="auto"/>
                        <w:bottom w:val="none" w:sz="0" w:space="0" w:color="auto"/>
                        <w:right w:val="none" w:sz="0" w:space="0" w:color="auto"/>
                      </w:divBdr>
                    </w:div>
                  </w:divsChild>
                </w:div>
                <w:div w:id="1509370166">
                  <w:marLeft w:val="0"/>
                  <w:marRight w:val="0"/>
                  <w:marTop w:val="0"/>
                  <w:marBottom w:val="0"/>
                  <w:divBdr>
                    <w:top w:val="none" w:sz="0" w:space="0" w:color="auto"/>
                    <w:left w:val="none" w:sz="0" w:space="0" w:color="auto"/>
                    <w:bottom w:val="none" w:sz="0" w:space="0" w:color="auto"/>
                    <w:right w:val="none" w:sz="0" w:space="0" w:color="auto"/>
                  </w:divBdr>
                  <w:divsChild>
                    <w:div w:id="47998053">
                      <w:marLeft w:val="0"/>
                      <w:marRight w:val="0"/>
                      <w:marTop w:val="0"/>
                      <w:marBottom w:val="0"/>
                      <w:divBdr>
                        <w:top w:val="none" w:sz="0" w:space="0" w:color="auto"/>
                        <w:left w:val="none" w:sz="0" w:space="0" w:color="auto"/>
                        <w:bottom w:val="none" w:sz="0" w:space="0" w:color="auto"/>
                        <w:right w:val="none" w:sz="0" w:space="0" w:color="auto"/>
                      </w:divBdr>
                    </w:div>
                    <w:div w:id="1176843220">
                      <w:marLeft w:val="0"/>
                      <w:marRight w:val="0"/>
                      <w:marTop w:val="0"/>
                      <w:marBottom w:val="0"/>
                      <w:divBdr>
                        <w:top w:val="none" w:sz="0" w:space="0" w:color="auto"/>
                        <w:left w:val="none" w:sz="0" w:space="0" w:color="auto"/>
                        <w:bottom w:val="none" w:sz="0" w:space="0" w:color="auto"/>
                        <w:right w:val="none" w:sz="0" w:space="0" w:color="auto"/>
                      </w:divBdr>
                    </w:div>
                  </w:divsChild>
                </w:div>
                <w:div w:id="1519923905">
                  <w:marLeft w:val="0"/>
                  <w:marRight w:val="0"/>
                  <w:marTop w:val="0"/>
                  <w:marBottom w:val="0"/>
                  <w:divBdr>
                    <w:top w:val="none" w:sz="0" w:space="0" w:color="auto"/>
                    <w:left w:val="none" w:sz="0" w:space="0" w:color="auto"/>
                    <w:bottom w:val="none" w:sz="0" w:space="0" w:color="auto"/>
                    <w:right w:val="none" w:sz="0" w:space="0" w:color="auto"/>
                  </w:divBdr>
                  <w:divsChild>
                    <w:div w:id="1314524260">
                      <w:marLeft w:val="0"/>
                      <w:marRight w:val="0"/>
                      <w:marTop w:val="0"/>
                      <w:marBottom w:val="0"/>
                      <w:divBdr>
                        <w:top w:val="none" w:sz="0" w:space="0" w:color="auto"/>
                        <w:left w:val="none" w:sz="0" w:space="0" w:color="auto"/>
                        <w:bottom w:val="none" w:sz="0" w:space="0" w:color="auto"/>
                        <w:right w:val="none" w:sz="0" w:space="0" w:color="auto"/>
                      </w:divBdr>
                    </w:div>
                    <w:div w:id="1885944366">
                      <w:marLeft w:val="0"/>
                      <w:marRight w:val="0"/>
                      <w:marTop w:val="0"/>
                      <w:marBottom w:val="0"/>
                      <w:divBdr>
                        <w:top w:val="none" w:sz="0" w:space="0" w:color="auto"/>
                        <w:left w:val="none" w:sz="0" w:space="0" w:color="auto"/>
                        <w:bottom w:val="none" w:sz="0" w:space="0" w:color="auto"/>
                        <w:right w:val="none" w:sz="0" w:space="0" w:color="auto"/>
                      </w:divBdr>
                    </w:div>
                    <w:div w:id="1994292849">
                      <w:marLeft w:val="0"/>
                      <w:marRight w:val="0"/>
                      <w:marTop w:val="0"/>
                      <w:marBottom w:val="0"/>
                      <w:divBdr>
                        <w:top w:val="none" w:sz="0" w:space="0" w:color="auto"/>
                        <w:left w:val="none" w:sz="0" w:space="0" w:color="auto"/>
                        <w:bottom w:val="none" w:sz="0" w:space="0" w:color="auto"/>
                        <w:right w:val="none" w:sz="0" w:space="0" w:color="auto"/>
                      </w:divBdr>
                    </w:div>
                  </w:divsChild>
                </w:div>
                <w:div w:id="1520315216">
                  <w:marLeft w:val="0"/>
                  <w:marRight w:val="0"/>
                  <w:marTop w:val="0"/>
                  <w:marBottom w:val="0"/>
                  <w:divBdr>
                    <w:top w:val="none" w:sz="0" w:space="0" w:color="auto"/>
                    <w:left w:val="none" w:sz="0" w:space="0" w:color="auto"/>
                    <w:bottom w:val="none" w:sz="0" w:space="0" w:color="auto"/>
                    <w:right w:val="none" w:sz="0" w:space="0" w:color="auto"/>
                  </w:divBdr>
                  <w:divsChild>
                    <w:div w:id="116686058">
                      <w:marLeft w:val="0"/>
                      <w:marRight w:val="0"/>
                      <w:marTop w:val="0"/>
                      <w:marBottom w:val="0"/>
                      <w:divBdr>
                        <w:top w:val="none" w:sz="0" w:space="0" w:color="auto"/>
                        <w:left w:val="none" w:sz="0" w:space="0" w:color="auto"/>
                        <w:bottom w:val="none" w:sz="0" w:space="0" w:color="auto"/>
                        <w:right w:val="none" w:sz="0" w:space="0" w:color="auto"/>
                      </w:divBdr>
                    </w:div>
                  </w:divsChild>
                </w:div>
                <w:div w:id="1551333793">
                  <w:marLeft w:val="0"/>
                  <w:marRight w:val="0"/>
                  <w:marTop w:val="0"/>
                  <w:marBottom w:val="0"/>
                  <w:divBdr>
                    <w:top w:val="none" w:sz="0" w:space="0" w:color="auto"/>
                    <w:left w:val="none" w:sz="0" w:space="0" w:color="auto"/>
                    <w:bottom w:val="none" w:sz="0" w:space="0" w:color="auto"/>
                    <w:right w:val="none" w:sz="0" w:space="0" w:color="auto"/>
                  </w:divBdr>
                  <w:divsChild>
                    <w:div w:id="117913515">
                      <w:marLeft w:val="0"/>
                      <w:marRight w:val="0"/>
                      <w:marTop w:val="0"/>
                      <w:marBottom w:val="0"/>
                      <w:divBdr>
                        <w:top w:val="none" w:sz="0" w:space="0" w:color="auto"/>
                        <w:left w:val="none" w:sz="0" w:space="0" w:color="auto"/>
                        <w:bottom w:val="none" w:sz="0" w:space="0" w:color="auto"/>
                        <w:right w:val="none" w:sz="0" w:space="0" w:color="auto"/>
                      </w:divBdr>
                    </w:div>
                    <w:div w:id="1339040402">
                      <w:marLeft w:val="0"/>
                      <w:marRight w:val="0"/>
                      <w:marTop w:val="0"/>
                      <w:marBottom w:val="0"/>
                      <w:divBdr>
                        <w:top w:val="none" w:sz="0" w:space="0" w:color="auto"/>
                        <w:left w:val="none" w:sz="0" w:space="0" w:color="auto"/>
                        <w:bottom w:val="none" w:sz="0" w:space="0" w:color="auto"/>
                        <w:right w:val="none" w:sz="0" w:space="0" w:color="auto"/>
                      </w:divBdr>
                    </w:div>
                  </w:divsChild>
                </w:div>
                <w:div w:id="1553299757">
                  <w:marLeft w:val="0"/>
                  <w:marRight w:val="0"/>
                  <w:marTop w:val="0"/>
                  <w:marBottom w:val="0"/>
                  <w:divBdr>
                    <w:top w:val="none" w:sz="0" w:space="0" w:color="auto"/>
                    <w:left w:val="none" w:sz="0" w:space="0" w:color="auto"/>
                    <w:bottom w:val="none" w:sz="0" w:space="0" w:color="auto"/>
                    <w:right w:val="none" w:sz="0" w:space="0" w:color="auto"/>
                  </w:divBdr>
                  <w:divsChild>
                    <w:div w:id="964696881">
                      <w:marLeft w:val="0"/>
                      <w:marRight w:val="0"/>
                      <w:marTop w:val="0"/>
                      <w:marBottom w:val="0"/>
                      <w:divBdr>
                        <w:top w:val="none" w:sz="0" w:space="0" w:color="auto"/>
                        <w:left w:val="none" w:sz="0" w:space="0" w:color="auto"/>
                        <w:bottom w:val="none" w:sz="0" w:space="0" w:color="auto"/>
                        <w:right w:val="none" w:sz="0" w:space="0" w:color="auto"/>
                      </w:divBdr>
                    </w:div>
                    <w:div w:id="1712874879">
                      <w:marLeft w:val="0"/>
                      <w:marRight w:val="0"/>
                      <w:marTop w:val="0"/>
                      <w:marBottom w:val="0"/>
                      <w:divBdr>
                        <w:top w:val="none" w:sz="0" w:space="0" w:color="auto"/>
                        <w:left w:val="none" w:sz="0" w:space="0" w:color="auto"/>
                        <w:bottom w:val="none" w:sz="0" w:space="0" w:color="auto"/>
                        <w:right w:val="none" w:sz="0" w:space="0" w:color="auto"/>
                      </w:divBdr>
                    </w:div>
                  </w:divsChild>
                </w:div>
                <w:div w:id="1567107889">
                  <w:marLeft w:val="0"/>
                  <w:marRight w:val="0"/>
                  <w:marTop w:val="0"/>
                  <w:marBottom w:val="0"/>
                  <w:divBdr>
                    <w:top w:val="none" w:sz="0" w:space="0" w:color="auto"/>
                    <w:left w:val="none" w:sz="0" w:space="0" w:color="auto"/>
                    <w:bottom w:val="none" w:sz="0" w:space="0" w:color="auto"/>
                    <w:right w:val="none" w:sz="0" w:space="0" w:color="auto"/>
                  </w:divBdr>
                  <w:divsChild>
                    <w:div w:id="99304025">
                      <w:marLeft w:val="0"/>
                      <w:marRight w:val="0"/>
                      <w:marTop w:val="0"/>
                      <w:marBottom w:val="0"/>
                      <w:divBdr>
                        <w:top w:val="none" w:sz="0" w:space="0" w:color="auto"/>
                        <w:left w:val="none" w:sz="0" w:space="0" w:color="auto"/>
                        <w:bottom w:val="none" w:sz="0" w:space="0" w:color="auto"/>
                        <w:right w:val="none" w:sz="0" w:space="0" w:color="auto"/>
                      </w:divBdr>
                    </w:div>
                    <w:div w:id="1148519491">
                      <w:marLeft w:val="0"/>
                      <w:marRight w:val="0"/>
                      <w:marTop w:val="0"/>
                      <w:marBottom w:val="0"/>
                      <w:divBdr>
                        <w:top w:val="none" w:sz="0" w:space="0" w:color="auto"/>
                        <w:left w:val="none" w:sz="0" w:space="0" w:color="auto"/>
                        <w:bottom w:val="none" w:sz="0" w:space="0" w:color="auto"/>
                        <w:right w:val="none" w:sz="0" w:space="0" w:color="auto"/>
                      </w:divBdr>
                    </w:div>
                    <w:div w:id="1221209964">
                      <w:marLeft w:val="0"/>
                      <w:marRight w:val="0"/>
                      <w:marTop w:val="0"/>
                      <w:marBottom w:val="0"/>
                      <w:divBdr>
                        <w:top w:val="none" w:sz="0" w:space="0" w:color="auto"/>
                        <w:left w:val="none" w:sz="0" w:space="0" w:color="auto"/>
                        <w:bottom w:val="none" w:sz="0" w:space="0" w:color="auto"/>
                        <w:right w:val="none" w:sz="0" w:space="0" w:color="auto"/>
                      </w:divBdr>
                    </w:div>
                    <w:div w:id="1376812778">
                      <w:marLeft w:val="0"/>
                      <w:marRight w:val="0"/>
                      <w:marTop w:val="0"/>
                      <w:marBottom w:val="0"/>
                      <w:divBdr>
                        <w:top w:val="none" w:sz="0" w:space="0" w:color="auto"/>
                        <w:left w:val="none" w:sz="0" w:space="0" w:color="auto"/>
                        <w:bottom w:val="none" w:sz="0" w:space="0" w:color="auto"/>
                        <w:right w:val="none" w:sz="0" w:space="0" w:color="auto"/>
                      </w:divBdr>
                    </w:div>
                    <w:div w:id="1664049315">
                      <w:marLeft w:val="0"/>
                      <w:marRight w:val="0"/>
                      <w:marTop w:val="0"/>
                      <w:marBottom w:val="0"/>
                      <w:divBdr>
                        <w:top w:val="none" w:sz="0" w:space="0" w:color="auto"/>
                        <w:left w:val="none" w:sz="0" w:space="0" w:color="auto"/>
                        <w:bottom w:val="none" w:sz="0" w:space="0" w:color="auto"/>
                        <w:right w:val="none" w:sz="0" w:space="0" w:color="auto"/>
                      </w:divBdr>
                    </w:div>
                  </w:divsChild>
                </w:div>
                <w:div w:id="1570119521">
                  <w:marLeft w:val="0"/>
                  <w:marRight w:val="0"/>
                  <w:marTop w:val="0"/>
                  <w:marBottom w:val="0"/>
                  <w:divBdr>
                    <w:top w:val="none" w:sz="0" w:space="0" w:color="auto"/>
                    <w:left w:val="none" w:sz="0" w:space="0" w:color="auto"/>
                    <w:bottom w:val="none" w:sz="0" w:space="0" w:color="auto"/>
                    <w:right w:val="none" w:sz="0" w:space="0" w:color="auto"/>
                  </w:divBdr>
                  <w:divsChild>
                    <w:div w:id="521357483">
                      <w:marLeft w:val="0"/>
                      <w:marRight w:val="0"/>
                      <w:marTop w:val="0"/>
                      <w:marBottom w:val="0"/>
                      <w:divBdr>
                        <w:top w:val="none" w:sz="0" w:space="0" w:color="auto"/>
                        <w:left w:val="none" w:sz="0" w:space="0" w:color="auto"/>
                        <w:bottom w:val="none" w:sz="0" w:space="0" w:color="auto"/>
                        <w:right w:val="none" w:sz="0" w:space="0" w:color="auto"/>
                      </w:divBdr>
                    </w:div>
                  </w:divsChild>
                </w:div>
                <w:div w:id="1571840520">
                  <w:marLeft w:val="0"/>
                  <w:marRight w:val="0"/>
                  <w:marTop w:val="0"/>
                  <w:marBottom w:val="0"/>
                  <w:divBdr>
                    <w:top w:val="none" w:sz="0" w:space="0" w:color="auto"/>
                    <w:left w:val="none" w:sz="0" w:space="0" w:color="auto"/>
                    <w:bottom w:val="none" w:sz="0" w:space="0" w:color="auto"/>
                    <w:right w:val="none" w:sz="0" w:space="0" w:color="auto"/>
                  </w:divBdr>
                  <w:divsChild>
                    <w:div w:id="304554556">
                      <w:marLeft w:val="0"/>
                      <w:marRight w:val="0"/>
                      <w:marTop w:val="0"/>
                      <w:marBottom w:val="0"/>
                      <w:divBdr>
                        <w:top w:val="none" w:sz="0" w:space="0" w:color="auto"/>
                        <w:left w:val="none" w:sz="0" w:space="0" w:color="auto"/>
                        <w:bottom w:val="none" w:sz="0" w:space="0" w:color="auto"/>
                        <w:right w:val="none" w:sz="0" w:space="0" w:color="auto"/>
                      </w:divBdr>
                    </w:div>
                    <w:div w:id="716316115">
                      <w:marLeft w:val="0"/>
                      <w:marRight w:val="0"/>
                      <w:marTop w:val="0"/>
                      <w:marBottom w:val="0"/>
                      <w:divBdr>
                        <w:top w:val="none" w:sz="0" w:space="0" w:color="auto"/>
                        <w:left w:val="none" w:sz="0" w:space="0" w:color="auto"/>
                        <w:bottom w:val="none" w:sz="0" w:space="0" w:color="auto"/>
                        <w:right w:val="none" w:sz="0" w:space="0" w:color="auto"/>
                      </w:divBdr>
                    </w:div>
                    <w:div w:id="1840924264">
                      <w:marLeft w:val="0"/>
                      <w:marRight w:val="0"/>
                      <w:marTop w:val="0"/>
                      <w:marBottom w:val="0"/>
                      <w:divBdr>
                        <w:top w:val="none" w:sz="0" w:space="0" w:color="auto"/>
                        <w:left w:val="none" w:sz="0" w:space="0" w:color="auto"/>
                        <w:bottom w:val="none" w:sz="0" w:space="0" w:color="auto"/>
                        <w:right w:val="none" w:sz="0" w:space="0" w:color="auto"/>
                      </w:divBdr>
                    </w:div>
                  </w:divsChild>
                </w:div>
                <w:div w:id="1578977820">
                  <w:marLeft w:val="0"/>
                  <w:marRight w:val="0"/>
                  <w:marTop w:val="0"/>
                  <w:marBottom w:val="0"/>
                  <w:divBdr>
                    <w:top w:val="none" w:sz="0" w:space="0" w:color="auto"/>
                    <w:left w:val="none" w:sz="0" w:space="0" w:color="auto"/>
                    <w:bottom w:val="none" w:sz="0" w:space="0" w:color="auto"/>
                    <w:right w:val="none" w:sz="0" w:space="0" w:color="auto"/>
                  </w:divBdr>
                  <w:divsChild>
                    <w:div w:id="2137601374">
                      <w:marLeft w:val="0"/>
                      <w:marRight w:val="0"/>
                      <w:marTop w:val="0"/>
                      <w:marBottom w:val="0"/>
                      <w:divBdr>
                        <w:top w:val="none" w:sz="0" w:space="0" w:color="auto"/>
                        <w:left w:val="none" w:sz="0" w:space="0" w:color="auto"/>
                        <w:bottom w:val="none" w:sz="0" w:space="0" w:color="auto"/>
                        <w:right w:val="none" w:sz="0" w:space="0" w:color="auto"/>
                      </w:divBdr>
                    </w:div>
                  </w:divsChild>
                </w:div>
                <w:div w:id="1579513388">
                  <w:marLeft w:val="0"/>
                  <w:marRight w:val="0"/>
                  <w:marTop w:val="0"/>
                  <w:marBottom w:val="0"/>
                  <w:divBdr>
                    <w:top w:val="none" w:sz="0" w:space="0" w:color="auto"/>
                    <w:left w:val="none" w:sz="0" w:space="0" w:color="auto"/>
                    <w:bottom w:val="none" w:sz="0" w:space="0" w:color="auto"/>
                    <w:right w:val="none" w:sz="0" w:space="0" w:color="auto"/>
                  </w:divBdr>
                  <w:divsChild>
                    <w:div w:id="622536466">
                      <w:marLeft w:val="0"/>
                      <w:marRight w:val="0"/>
                      <w:marTop w:val="0"/>
                      <w:marBottom w:val="0"/>
                      <w:divBdr>
                        <w:top w:val="none" w:sz="0" w:space="0" w:color="auto"/>
                        <w:left w:val="none" w:sz="0" w:space="0" w:color="auto"/>
                        <w:bottom w:val="none" w:sz="0" w:space="0" w:color="auto"/>
                        <w:right w:val="none" w:sz="0" w:space="0" w:color="auto"/>
                      </w:divBdr>
                    </w:div>
                    <w:div w:id="650865245">
                      <w:marLeft w:val="0"/>
                      <w:marRight w:val="0"/>
                      <w:marTop w:val="0"/>
                      <w:marBottom w:val="0"/>
                      <w:divBdr>
                        <w:top w:val="none" w:sz="0" w:space="0" w:color="auto"/>
                        <w:left w:val="none" w:sz="0" w:space="0" w:color="auto"/>
                        <w:bottom w:val="none" w:sz="0" w:space="0" w:color="auto"/>
                        <w:right w:val="none" w:sz="0" w:space="0" w:color="auto"/>
                      </w:divBdr>
                    </w:div>
                    <w:div w:id="1245412797">
                      <w:marLeft w:val="0"/>
                      <w:marRight w:val="0"/>
                      <w:marTop w:val="0"/>
                      <w:marBottom w:val="0"/>
                      <w:divBdr>
                        <w:top w:val="none" w:sz="0" w:space="0" w:color="auto"/>
                        <w:left w:val="none" w:sz="0" w:space="0" w:color="auto"/>
                        <w:bottom w:val="none" w:sz="0" w:space="0" w:color="auto"/>
                        <w:right w:val="none" w:sz="0" w:space="0" w:color="auto"/>
                      </w:divBdr>
                    </w:div>
                    <w:div w:id="1962103838">
                      <w:marLeft w:val="0"/>
                      <w:marRight w:val="0"/>
                      <w:marTop w:val="0"/>
                      <w:marBottom w:val="0"/>
                      <w:divBdr>
                        <w:top w:val="none" w:sz="0" w:space="0" w:color="auto"/>
                        <w:left w:val="none" w:sz="0" w:space="0" w:color="auto"/>
                        <w:bottom w:val="none" w:sz="0" w:space="0" w:color="auto"/>
                        <w:right w:val="none" w:sz="0" w:space="0" w:color="auto"/>
                      </w:divBdr>
                    </w:div>
                  </w:divsChild>
                </w:div>
                <w:div w:id="1579706819">
                  <w:marLeft w:val="0"/>
                  <w:marRight w:val="0"/>
                  <w:marTop w:val="0"/>
                  <w:marBottom w:val="0"/>
                  <w:divBdr>
                    <w:top w:val="none" w:sz="0" w:space="0" w:color="auto"/>
                    <w:left w:val="none" w:sz="0" w:space="0" w:color="auto"/>
                    <w:bottom w:val="none" w:sz="0" w:space="0" w:color="auto"/>
                    <w:right w:val="none" w:sz="0" w:space="0" w:color="auto"/>
                  </w:divBdr>
                  <w:divsChild>
                    <w:div w:id="841580024">
                      <w:marLeft w:val="0"/>
                      <w:marRight w:val="0"/>
                      <w:marTop w:val="0"/>
                      <w:marBottom w:val="0"/>
                      <w:divBdr>
                        <w:top w:val="none" w:sz="0" w:space="0" w:color="auto"/>
                        <w:left w:val="none" w:sz="0" w:space="0" w:color="auto"/>
                        <w:bottom w:val="none" w:sz="0" w:space="0" w:color="auto"/>
                        <w:right w:val="none" w:sz="0" w:space="0" w:color="auto"/>
                      </w:divBdr>
                    </w:div>
                    <w:div w:id="1934124649">
                      <w:marLeft w:val="0"/>
                      <w:marRight w:val="0"/>
                      <w:marTop w:val="0"/>
                      <w:marBottom w:val="0"/>
                      <w:divBdr>
                        <w:top w:val="none" w:sz="0" w:space="0" w:color="auto"/>
                        <w:left w:val="none" w:sz="0" w:space="0" w:color="auto"/>
                        <w:bottom w:val="none" w:sz="0" w:space="0" w:color="auto"/>
                        <w:right w:val="none" w:sz="0" w:space="0" w:color="auto"/>
                      </w:divBdr>
                    </w:div>
                  </w:divsChild>
                </w:div>
                <w:div w:id="1582762986">
                  <w:marLeft w:val="0"/>
                  <w:marRight w:val="0"/>
                  <w:marTop w:val="0"/>
                  <w:marBottom w:val="0"/>
                  <w:divBdr>
                    <w:top w:val="none" w:sz="0" w:space="0" w:color="auto"/>
                    <w:left w:val="none" w:sz="0" w:space="0" w:color="auto"/>
                    <w:bottom w:val="none" w:sz="0" w:space="0" w:color="auto"/>
                    <w:right w:val="none" w:sz="0" w:space="0" w:color="auto"/>
                  </w:divBdr>
                  <w:divsChild>
                    <w:div w:id="95175906">
                      <w:marLeft w:val="0"/>
                      <w:marRight w:val="0"/>
                      <w:marTop w:val="0"/>
                      <w:marBottom w:val="0"/>
                      <w:divBdr>
                        <w:top w:val="none" w:sz="0" w:space="0" w:color="auto"/>
                        <w:left w:val="none" w:sz="0" w:space="0" w:color="auto"/>
                        <w:bottom w:val="none" w:sz="0" w:space="0" w:color="auto"/>
                        <w:right w:val="none" w:sz="0" w:space="0" w:color="auto"/>
                      </w:divBdr>
                    </w:div>
                    <w:div w:id="787237719">
                      <w:marLeft w:val="0"/>
                      <w:marRight w:val="0"/>
                      <w:marTop w:val="0"/>
                      <w:marBottom w:val="0"/>
                      <w:divBdr>
                        <w:top w:val="none" w:sz="0" w:space="0" w:color="auto"/>
                        <w:left w:val="none" w:sz="0" w:space="0" w:color="auto"/>
                        <w:bottom w:val="none" w:sz="0" w:space="0" w:color="auto"/>
                        <w:right w:val="none" w:sz="0" w:space="0" w:color="auto"/>
                      </w:divBdr>
                    </w:div>
                    <w:div w:id="1265189590">
                      <w:marLeft w:val="0"/>
                      <w:marRight w:val="0"/>
                      <w:marTop w:val="0"/>
                      <w:marBottom w:val="0"/>
                      <w:divBdr>
                        <w:top w:val="none" w:sz="0" w:space="0" w:color="auto"/>
                        <w:left w:val="none" w:sz="0" w:space="0" w:color="auto"/>
                        <w:bottom w:val="none" w:sz="0" w:space="0" w:color="auto"/>
                        <w:right w:val="none" w:sz="0" w:space="0" w:color="auto"/>
                      </w:divBdr>
                    </w:div>
                    <w:div w:id="1654020311">
                      <w:marLeft w:val="0"/>
                      <w:marRight w:val="0"/>
                      <w:marTop w:val="0"/>
                      <w:marBottom w:val="0"/>
                      <w:divBdr>
                        <w:top w:val="none" w:sz="0" w:space="0" w:color="auto"/>
                        <w:left w:val="none" w:sz="0" w:space="0" w:color="auto"/>
                        <w:bottom w:val="none" w:sz="0" w:space="0" w:color="auto"/>
                        <w:right w:val="none" w:sz="0" w:space="0" w:color="auto"/>
                      </w:divBdr>
                    </w:div>
                    <w:div w:id="1855725678">
                      <w:marLeft w:val="0"/>
                      <w:marRight w:val="0"/>
                      <w:marTop w:val="0"/>
                      <w:marBottom w:val="0"/>
                      <w:divBdr>
                        <w:top w:val="none" w:sz="0" w:space="0" w:color="auto"/>
                        <w:left w:val="none" w:sz="0" w:space="0" w:color="auto"/>
                        <w:bottom w:val="none" w:sz="0" w:space="0" w:color="auto"/>
                        <w:right w:val="none" w:sz="0" w:space="0" w:color="auto"/>
                      </w:divBdr>
                    </w:div>
                    <w:div w:id="2076388055">
                      <w:marLeft w:val="0"/>
                      <w:marRight w:val="0"/>
                      <w:marTop w:val="0"/>
                      <w:marBottom w:val="0"/>
                      <w:divBdr>
                        <w:top w:val="none" w:sz="0" w:space="0" w:color="auto"/>
                        <w:left w:val="none" w:sz="0" w:space="0" w:color="auto"/>
                        <w:bottom w:val="none" w:sz="0" w:space="0" w:color="auto"/>
                        <w:right w:val="none" w:sz="0" w:space="0" w:color="auto"/>
                      </w:divBdr>
                    </w:div>
                  </w:divsChild>
                </w:div>
                <w:div w:id="1610579501">
                  <w:marLeft w:val="0"/>
                  <w:marRight w:val="0"/>
                  <w:marTop w:val="0"/>
                  <w:marBottom w:val="0"/>
                  <w:divBdr>
                    <w:top w:val="none" w:sz="0" w:space="0" w:color="auto"/>
                    <w:left w:val="none" w:sz="0" w:space="0" w:color="auto"/>
                    <w:bottom w:val="none" w:sz="0" w:space="0" w:color="auto"/>
                    <w:right w:val="none" w:sz="0" w:space="0" w:color="auto"/>
                  </w:divBdr>
                  <w:divsChild>
                    <w:div w:id="70978134">
                      <w:marLeft w:val="0"/>
                      <w:marRight w:val="0"/>
                      <w:marTop w:val="0"/>
                      <w:marBottom w:val="0"/>
                      <w:divBdr>
                        <w:top w:val="none" w:sz="0" w:space="0" w:color="auto"/>
                        <w:left w:val="none" w:sz="0" w:space="0" w:color="auto"/>
                        <w:bottom w:val="none" w:sz="0" w:space="0" w:color="auto"/>
                        <w:right w:val="none" w:sz="0" w:space="0" w:color="auto"/>
                      </w:divBdr>
                    </w:div>
                    <w:div w:id="1020861715">
                      <w:marLeft w:val="0"/>
                      <w:marRight w:val="0"/>
                      <w:marTop w:val="0"/>
                      <w:marBottom w:val="0"/>
                      <w:divBdr>
                        <w:top w:val="none" w:sz="0" w:space="0" w:color="auto"/>
                        <w:left w:val="none" w:sz="0" w:space="0" w:color="auto"/>
                        <w:bottom w:val="none" w:sz="0" w:space="0" w:color="auto"/>
                        <w:right w:val="none" w:sz="0" w:space="0" w:color="auto"/>
                      </w:divBdr>
                    </w:div>
                  </w:divsChild>
                </w:div>
                <w:div w:id="1616987726">
                  <w:marLeft w:val="0"/>
                  <w:marRight w:val="0"/>
                  <w:marTop w:val="0"/>
                  <w:marBottom w:val="0"/>
                  <w:divBdr>
                    <w:top w:val="none" w:sz="0" w:space="0" w:color="auto"/>
                    <w:left w:val="none" w:sz="0" w:space="0" w:color="auto"/>
                    <w:bottom w:val="none" w:sz="0" w:space="0" w:color="auto"/>
                    <w:right w:val="none" w:sz="0" w:space="0" w:color="auto"/>
                  </w:divBdr>
                  <w:divsChild>
                    <w:div w:id="1565293125">
                      <w:marLeft w:val="0"/>
                      <w:marRight w:val="0"/>
                      <w:marTop w:val="0"/>
                      <w:marBottom w:val="0"/>
                      <w:divBdr>
                        <w:top w:val="none" w:sz="0" w:space="0" w:color="auto"/>
                        <w:left w:val="none" w:sz="0" w:space="0" w:color="auto"/>
                        <w:bottom w:val="none" w:sz="0" w:space="0" w:color="auto"/>
                        <w:right w:val="none" w:sz="0" w:space="0" w:color="auto"/>
                      </w:divBdr>
                    </w:div>
                  </w:divsChild>
                </w:div>
                <w:div w:id="1637296256">
                  <w:marLeft w:val="0"/>
                  <w:marRight w:val="0"/>
                  <w:marTop w:val="0"/>
                  <w:marBottom w:val="0"/>
                  <w:divBdr>
                    <w:top w:val="none" w:sz="0" w:space="0" w:color="auto"/>
                    <w:left w:val="none" w:sz="0" w:space="0" w:color="auto"/>
                    <w:bottom w:val="none" w:sz="0" w:space="0" w:color="auto"/>
                    <w:right w:val="none" w:sz="0" w:space="0" w:color="auto"/>
                  </w:divBdr>
                  <w:divsChild>
                    <w:div w:id="398943880">
                      <w:marLeft w:val="0"/>
                      <w:marRight w:val="0"/>
                      <w:marTop w:val="0"/>
                      <w:marBottom w:val="0"/>
                      <w:divBdr>
                        <w:top w:val="none" w:sz="0" w:space="0" w:color="auto"/>
                        <w:left w:val="none" w:sz="0" w:space="0" w:color="auto"/>
                        <w:bottom w:val="none" w:sz="0" w:space="0" w:color="auto"/>
                        <w:right w:val="none" w:sz="0" w:space="0" w:color="auto"/>
                      </w:divBdr>
                    </w:div>
                    <w:div w:id="1288394577">
                      <w:marLeft w:val="0"/>
                      <w:marRight w:val="0"/>
                      <w:marTop w:val="0"/>
                      <w:marBottom w:val="0"/>
                      <w:divBdr>
                        <w:top w:val="none" w:sz="0" w:space="0" w:color="auto"/>
                        <w:left w:val="none" w:sz="0" w:space="0" w:color="auto"/>
                        <w:bottom w:val="none" w:sz="0" w:space="0" w:color="auto"/>
                        <w:right w:val="none" w:sz="0" w:space="0" w:color="auto"/>
                      </w:divBdr>
                    </w:div>
                    <w:div w:id="1608852600">
                      <w:marLeft w:val="0"/>
                      <w:marRight w:val="0"/>
                      <w:marTop w:val="0"/>
                      <w:marBottom w:val="0"/>
                      <w:divBdr>
                        <w:top w:val="none" w:sz="0" w:space="0" w:color="auto"/>
                        <w:left w:val="none" w:sz="0" w:space="0" w:color="auto"/>
                        <w:bottom w:val="none" w:sz="0" w:space="0" w:color="auto"/>
                        <w:right w:val="none" w:sz="0" w:space="0" w:color="auto"/>
                      </w:divBdr>
                    </w:div>
                  </w:divsChild>
                </w:div>
                <w:div w:id="1656452854">
                  <w:marLeft w:val="0"/>
                  <w:marRight w:val="0"/>
                  <w:marTop w:val="0"/>
                  <w:marBottom w:val="0"/>
                  <w:divBdr>
                    <w:top w:val="none" w:sz="0" w:space="0" w:color="auto"/>
                    <w:left w:val="none" w:sz="0" w:space="0" w:color="auto"/>
                    <w:bottom w:val="none" w:sz="0" w:space="0" w:color="auto"/>
                    <w:right w:val="none" w:sz="0" w:space="0" w:color="auto"/>
                  </w:divBdr>
                  <w:divsChild>
                    <w:div w:id="389812793">
                      <w:marLeft w:val="0"/>
                      <w:marRight w:val="0"/>
                      <w:marTop w:val="0"/>
                      <w:marBottom w:val="0"/>
                      <w:divBdr>
                        <w:top w:val="none" w:sz="0" w:space="0" w:color="auto"/>
                        <w:left w:val="none" w:sz="0" w:space="0" w:color="auto"/>
                        <w:bottom w:val="none" w:sz="0" w:space="0" w:color="auto"/>
                        <w:right w:val="none" w:sz="0" w:space="0" w:color="auto"/>
                      </w:divBdr>
                    </w:div>
                    <w:div w:id="2064256280">
                      <w:marLeft w:val="0"/>
                      <w:marRight w:val="0"/>
                      <w:marTop w:val="0"/>
                      <w:marBottom w:val="0"/>
                      <w:divBdr>
                        <w:top w:val="none" w:sz="0" w:space="0" w:color="auto"/>
                        <w:left w:val="none" w:sz="0" w:space="0" w:color="auto"/>
                        <w:bottom w:val="none" w:sz="0" w:space="0" w:color="auto"/>
                        <w:right w:val="none" w:sz="0" w:space="0" w:color="auto"/>
                      </w:divBdr>
                    </w:div>
                  </w:divsChild>
                </w:div>
                <w:div w:id="1658682832">
                  <w:marLeft w:val="0"/>
                  <w:marRight w:val="0"/>
                  <w:marTop w:val="0"/>
                  <w:marBottom w:val="0"/>
                  <w:divBdr>
                    <w:top w:val="none" w:sz="0" w:space="0" w:color="auto"/>
                    <w:left w:val="none" w:sz="0" w:space="0" w:color="auto"/>
                    <w:bottom w:val="none" w:sz="0" w:space="0" w:color="auto"/>
                    <w:right w:val="none" w:sz="0" w:space="0" w:color="auto"/>
                  </w:divBdr>
                  <w:divsChild>
                    <w:div w:id="68886313">
                      <w:marLeft w:val="0"/>
                      <w:marRight w:val="0"/>
                      <w:marTop w:val="0"/>
                      <w:marBottom w:val="0"/>
                      <w:divBdr>
                        <w:top w:val="none" w:sz="0" w:space="0" w:color="auto"/>
                        <w:left w:val="none" w:sz="0" w:space="0" w:color="auto"/>
                        <w:bottom w:val="none" w:sz="0" w:space="0" w:color="auto"/>
                        <w:right w:val="none" w:sz="0" w:space="0" w:color="auto"/>
                      </w:divBdr>
                    </w:div>
                    <w:div w:id="191312238">
                      <w:marLeft w:val="0"/>
                      <w:marRight w:val="0"/>
                      <w:marTop w:val="0"/>
                      <w:marBottom w:val="0"/>
                      <w:divBdr>
                        <w:top w:val="none" w:sz="0" w:space="0" w:color="auto"/>
                        <w:left w:val="none" w:sz="0" w:space="0" w:color="auto"/>
                        <w:bottom w:val="none" w:sz="0" w:space="0" w:color="auto"/>
                        <w:right w:val="none" w:sz="0" w:space="0" w:color="auto"/>
                      </w:divBdr>
                    </w:div>
                  </w:divsChild>
                </w:div>
                <w:div w:id="1667787180">
                  <w:marLeft w:val="0"/>
                  <w:marRight w:val="0"/>
                  <w:marTop w:val="0"/>
                  <w:marBottom w:val="0"/>
                  <w:divBdr>
                    <w:top w:val="none" w:sz="0" w:space="0" w:color="auto"/>
                    <w:left w:val="none" w:sz="0" w:space="0" w:color="auto"/>
                    <w:bottom w:val="none" w:sz="0" w:space="0" w:color="auto"/>
                    <w:right w:val="none" w:sz="0" w:space="0" w:color="auto"/>
                  </w:divBdr>
                  <w:divsChild>
                    <w:div w:id="1939898289">
                      <w:marLeft w:val="0"/>
                      <w:marRight w:val="0"/>
                      <w:marTop w:val="0"/>
                      <w:marBottom w:val="0"/>
                      <w:divBdr>
                        <w:top w:val="none" w:sz="0" w:space="0" w:color="auto"/>
                        <w:left w:val="none" w:sz="0" w:space="0" w:color="auto"/>
                        <w:bottom w:val="none" w:sz="0" w:space="0" w:color="auto"/>
                        <w:right w:val="none" w:sz="0" w:space="0" w:color="auto"/>
                      </w:divBdr>
                    </w:div>
                  </w:divsChild>
                </w:div>
                <w:div w:id="1682512038">
                  <w:marLeft w:val="0"/>
                  <w:marRight w:val="0"/>
                  <w:marTop w:val="0"/>
                  <w:marBottom w:val="0"/>
                  <w:divBdr>
                    <w:top w:val="none" w:sz="0" w:space="0" w:color="auto"/>
                    <w:left w:val="none" w:sz="0" w:space="0" w:color="auto"/>
                    <w:bottom w:val="none" w:sz="0" w:space="0" w:color="auto"/>
                    <w:right w:val="none" w:sz="0" w:space="0" w:color="auto"/>
                  </w:divBdr>
                  <w:divsChild>
                    <w:div w:id="754667918">
                      <w:marLeft w:val="0"/>
                      <w:marRight w:val="0"/>
                      <w:marTop w:val="0"/>
                      <w:marBottom w:val="0"/>
                      <w:divBdr>
                        <w:top w:val="none" w:sz="0" w:space="0" w:color="auto"/>
                        <w:left w:val="none" w:sz="0" w:space="0" w:color="auto"/>
                        <w:bottom w:val="none" w:sz="0" w:space="0" w:color="auto"/>
                        <w:right w:val="none" w:sz="0" w:space="0" w:color="auto"/>
                      </w:divBdr>
                    </w:div>
                  </w:divsChild>
                </w:div>
                <w:div w:id="1695770627">
                  <w:marLeft w:val="0"/>
                  <w:marRight w:val="0"/>
                  <w:marTop w:val="0"/>
                  <w:marBottom w:val="0"/>
                  <w:divBdr>
                    <w:top w:val="none" w:sz="0" w:space="0" w:color="auto"/>
                    <w:left w:val="none" w:sz="0" w:space="0" w:color="auto"/>
                    <w:bottom w:val="none" w:sz="0" w:space="0" w:color="auto"/>
                    <w:right w:val="none" w:sz="0" w:space="0" w:color="auto"/>
                  </w:divBdr>
                  <w:divsChild>
                    <w:div w:id="586966216">
                      <w:marLeft w:val="0"/>
                      <w:marRight w:val="0"/>
                      <w:marTop w:val="0"/>
                      <w:marBottom w:val="0"/>
                      <w:divBdr>
                        <w:top w:val="none" w:sz="0" w:space="0" w:color="auto"/>
                        <w:left w:val="none" w:sz="0" w:space="0" w:color="auto"/>
                        <w:bottom w:val="none" w:sz="0" w:space="0" w:color="auto"/>
                        <w:right w:val="none" w:sz="0" w:space="0" w:color="auto"/>
                      </w:divBdr>
                    </w:div>
                    <w:div w:id="1605116728">
                      <w:marLeft w:val="0"/>
                      <w:marRight w:val="0"/>
                      <w:marTop w:val="0"/>
                      <w:marBottom w:val="0"/>
                      <w:divBdr>
                        <w:top w:val="none" w:sz="0" w:space="0" w:color="auto"/>
                        <w:left w:val="none" w:sz="0" w:space="0" w:color="auto"/>
                        <w:bottom w:val="none" w:sz="0" w:space="0" w:color="auto"/>
                        <w:right w:val="none" w:sz="0" w:space="0" w:color="auto"/>
                      </w:divBdr>
                    </w:div>
                  </w:divsChild>
                </w:div>
                <w:div w:id="1699619869">
                  <w:marLeft w:val="0"/>
                  <w:marRight w:val="0"/>
                  <w:marTop w:val="0"/>
                  <w:marBottom w:val="0"/>
                  <w:divBdr>
                    <w:top w:val="none" w:sz="0" w:space="0" w:color="auto"/>
                    <w:left w:val="none" w:sz="0" w:space="0" w:color="auto"/>
                    <w:bottom w:val="none" w:sz="0" w:space="0" w:color="auto"/>
                    <w:right w:val="none" w:sz="0" w:space="0" w:color="auto"/>
                  </w:divBdr>
                  <w:divsChild>
                    <w:div w:id="1634092561">
                      <w:marLeft w:val="0"/>
                      <w:marRight w:val="0"/>
                      <w:marTop w:val="0"/>
                      <w:marBottom w:val="0"/>
                      <w:divBdr>
                        <w:top w:val="none" w:sz="0" w:space="0" w:color="auto"/>
                        <w:left w:val="none" w:sz="0" w:space="0" w:color="auto"/>
                        <w:bottom w:val="none" w:sz="0" w:space="0" w:color="auto"/>
                        <w:right w:val="none" w:sz="0" w:space="0" w:color="auto"/>
                      </w:divBdr>
                    </w:div>
                    <w:div w:id="1721783728">
                      <w:marLeft w:val="0"/>
                      <w:marRight w:val="0"/>
                      <w:marTop w:val="0"/>
                      <w:marBottom w:val="0"/>
                      <w:divBdr>
                        <w:top w:val="none" w:sz="0" w:space="0" w:color="auto"/>
                        <w:left w:val="none" w:sz="0" w:space="0" w:color="auto"/>
                        <w:bottom w:val="none" w:sz="0" w:space="0" w:color="auto"/>
                        <w:right w:val="none" w:sz="0" w:space="0" w:color="auto"/>
                      </w:divBdr>
                    </w:div>
                  </w:divsChild>
                </w:div>
                <w:div w:id="1711030467">
                  <w:marLeft w:val="0"/>
                  <w:marRight w:val="0"/>
                  <w:marTop w:val="0"/>
                  <w:marBottom w:val="0"/>
                  <w:divBdr>
                    <w:top w:val="none" w:sz="0" w:space="0" w:color="auto"/>
                    <w:left w:val="none" w:sz="0" w:space="0" w:color="auto"/>
                    <w:bottom w:val="none" w:sz="0" w:space="0" w:color="auto"/>
                    <w:right w:val="none" w:sz="0" w:space="0" w:color="auto"/>
                  </w:divBdr>
                  <w:divsChild>
                    <w:div w:id="77098815">
                      <w:marLeft w:val="0"/>
                      <w:marRight w:val="0"/>
                      <w:marTop w:val="0"/>
                      <w:marBottom w:val="0"/>
                      <w:divBdr>
                        <w:top w:val="none" w:sz="0" w:space="0" w:color="auto"/>
                        <w:left w:val="none" w:sz="0" w:space="0" w:color="auto"/>
                        <w:bottom w:val="none" w:sz="0" w:space="0" w:color="auto"/>
                        <w:right w:val="none" w:sz="0" w:space="0" w:color="auto"/>
                      </w:divBdr>
                    </w:div>
                  </w:divsChild>
                </w:div>
                <w:div w:id="1725173388">
                  <w:marLeft w:val="0"/>
                  <w:marRight w:val="0"/>
                  <w:marTop w:val="0"/>
                  <w:marBottom w:val="0"/>
                  <w:divBdr>
                    <w:top w:val="none" w:sz="0" w:space="0" w:color="auto"/>
                    <w:left w:val="none" w:sz="0" w:space="0" w:color="auto"/>
                    <w:bottom w:val="none" w:sz="0" w:space="0" w:color="auto"/>
                    <w:right w:val="none" w:sz="0" w:space="0" w:color="auto"/>
                  </w:divBdr>
                  <w:divsChild>
                    <w:div w:id="74786828">
                      <w:marLeft w:val="0"/>
                      <w:marRight w:val="0"/>
                      <w:marTop w:val="0"/>
                      <w:marBottom w:val="0"/>
                      <w:divBdr>
                        <w:top w:val="none" w:sz="0" w:space="0" w:color="auto"/>
                        <w:left w:val="none" w:sz="0" w:space="0" w:color="auto"/>
                        <w:bottom w:val="none" w:sz="0" w:space="0" w:color="auto"/>
                        <w:right w:val="none" w:sz="0" w:space="0" w:color="auto"/>
                      </w:divBdr>
                    </w:div>
                    <w:div w:id="303969250">
                      <w:marLeft w:val="0"/>
                      <w:marRight w:val="0"/>
                      <w:marTop w:val="0"/>
                      <w:marBottom w:val="0"/>
                      <w:divBdr>
                        <w:top w:val="none" w:sz="0" w:space="0" w:color="auto"/>
                        <w:left w:val="none" w:sz="0" w:space="0" w:color="auto"/>
                        <w:bottom w:val="none" w:sz="0" w:space="0" w:color="auto"/>
                        <w:right w:val="none" w:sz="0" w:space="0" w:color="auto"/>
                      </w:divBdr>
                    </w:div>
                    <w:div w:id="832795394">
                      <w:marLeft w:val="0"/>
                      <w:marRight w:val="0"/>
                      <w:marTop w:val="0"/>
                      <w:marBottom w:val="0"/>
                      <w:divBdr>
                        <w:top w:val="none" w:sz="0" w:space="0" w:color="auto"/>
                        <w:left w:val="none" w:sz="0" w:space="0" w:color="auto"/>
                        <w:bottom w:val="none" w:sz="0" w:space="0" w:color="auto"/>
                        <w:right w:val="none" w:sz="0" w:space="0" w:color="auto"/>
                      </w:divBdr>
                    </w:div>
                    <w:div w:id="1562209364">
                      <w:marLeft w:val="0"/>
                      <w:marRight w:val="0"/>
                      <w:marTop w:val="0"/>
                      <w:marBottom w:val="0"/>
                      <w:divBdr>
                        <w:top w:val="none" w:sz="0" w:space="0" w:color="auto"/>
                        <w:left w:val="none" w:sz="0" w:space="0" w:color="auto"/>
                        <w:bottom w:val="none" w:sz="0" w:space="0" w:color="auto"/>
                        <w:right w:val="none" w:sz="0" w:space="0" w:color="auto"/>
                      </w:divBdr>
                    </w:div>
                  </w:divsChild>
                </w:div>
                <w:div w:id="1731229099">
                  <w:marLeft w:val="0"/>
                  <w:marRight w:val="0"/>
                  <w:marTop w:val="0"/>
                  <w:marBottom w:val="0"/>
                  <w:divBdr>
                    <w:top w:val="none" w:sz="0" w:space="0" w:color="auto"/>
                    <w:left w:val="none" w:sz="0" w:space="0" w:color="auto"/>
                    <w:bottom w:val="none" w:sz="0" w:space="0" w:color="auto"/>
                    <w:right w:val="none" w:sz="0" w:space="0" w:color="auto"/>
                  </w:divBdr>
                  <w:divsChild>
                    <w:div w:id="438718756">
                      <w:marLeft w:val="0"/>
                      <w:marRight w:val="0"/>
                      <w:marTop w:val="0"/>
                      <w:marBottom w:val="0"/>
                      <w:divBdr>
                        <w:top w:val="none" w:sz="0" w:space="0" w:color="auto"/>
                        <w:left w:val="none" w:sz="0" w:space="0" w:color="auto"/>
                        <w:bottom w:val="none" w:sz="0" w:space="0" w:color="auto"/>
                        <w:right w:val="none" w:sz="0" w:space="0" w:color="auto"/>
                      </w:divBdr>
                    </w:div>
                    <w:div w:id="2001304191">
                      <w:marLeft w:val="0"/>
                      <w:marRight w:val="0"/>
                      <w:marTop w:val="0"/>
                      <w:marBottom w:val="0"/>
                      <w:divBdr>
                        <w:top w:val="none" w:sz="0" w:space="0" w:color="auto"/>
                        <w:left w:val="none" w:sz="0" w:space="0" w:color="auto"/>
                        <w:bottom w:val="none" w:sz="0" w:space="0" w:color="auto"/>
                        <w:right w:val="none" w:sz="0" w:space="0" w:color="auto"/>
                      </w:divBdr>
                    </w:div>
                  </w:divsChild>
                </w:div>
                <w:div w:id="1762946712">
                  <w:marLeft w:val="0"/>
                  <w:marRight w:val="0"/>
                  <w:marTop w:val="0"/>
                  <w:marBottom w:val="0"/>
                  <w:divBdr>
                    <w:top w:val="none" w:sz="0" w:space="0" w:color="auto"/>
                    <w:left w:val="none" w:sz="0" w:space="0" w:color="auto"/>
                    <w:bottom w:val="none" w:sz="0" w:space="0" w:color="auto"/>
                    <w:right w:val="none" w:sz="0" w:space="0" w:color="auto"/>
                  </w:divBdr>
                  <w:divsChild>
                    <w:div w:id="1727339418">
                      <w:marLeft w:val="0"/>
                      <w:marRight w:val="0"/>
                      <w:marTop w:val="0"/>
                      <w:marBottom w:val="0"/>
                      <w:divBdr>
                        <w:top w:val="none" w:sz="0" w:space="0" w:color="auto"/>
                        <w:left w:val="none" w:sz="0" w:space="0" w:color="auto"/>
                        <w:bottom w:val="none" w:sz="0" w:space="0" w:color="auto"/>
                        <w:right w:val="none" w:sz="0" w:space="0" w:color="auto"/>
                      </w:divBdr>
                    </w:div>
                    <w:div w:id="2060400009">
                      <w:marLeft w:val="0"/>
                      <w:marRight w:val="0"/>
                      <w:marTop w:val="0"/>
                      <w:marBottom w:val="0"/>
                      <w:divBdr>
                        <w:top w:val="none" w:sz="0" w:space="0" w:color="auto"/>
                        <w:left w:val="none" w:sz="0" w:space="0" w:color="auto"/>
                        <w:bottom w:val="none" w:sz="0" w:space="0" w:color="auto"/>
                        <w:right w:val="none" w:sz="0" w:space="0" w:color="auto"/>
                      </w:divBdr>
                    </w:div>
                  </w:divsChild>
                </w:div>
                <w:div w:id="1768499307">
                  <w:marLeft w:val="0"/>
                  <w:marRight w:val="0"/>
                  <w:marTop w:val="0"/>
                  <w:marBottom w:val="0"/>
                  <w:divBdr>
                    <w:top w:val="none" w:sz="0" w:space="0" w:color="auto"/>
                    <w:left w:val="none" w:sz="0" w:space="0" w:color="auto"/>
                    <w:bottom w:val="none" w:sz="0" w:space="0" w:color="auto"/>
                    <w:right w:val="none" w:sz="0" w:space="0" w:color="auto"/>
                  </w:divBdr>
                  <w:divsChild>
                    <w:div w:id="766002044">
                      <w:marLeft w:val="0"/>
                      <w:marRight w:val="0"/>
                      <w:marTop w:val="0"/>
                      <w:marBottom w:val="0"/>
                      <w:divBdr>
                        <w:top w:val="none" w:sz="0" w:space="0" w:color="auto"/>
                        <w:left w:val="none" w:sz="0" w:space="0" w:color="auto"/>
                        <w:bottom w:val="none" w:sz="0" w:space="0" w:color="auto"/>
                        <w:right w:val="none" w:sz="0" w:space="0" w:color="auto"/>
                      </w:divBdr>
                    </w:div>
                    <w:div w:id="1171724589">
                      <w:marLeft w:val="0"/>
                      <w:marRight w:val="0"/>
                      <w:marTop w:val="0"/>
                      <w:marBottom w:val="0"/>
                      <w:divBdr>
                        <w:top w:val="none" w:sz="0" w:space="0" w:color="auto"/>
                        <w:left w:val="none" w:sz="0" w:space="0" w:color="auto"/>
                        <w:bottom w:val="none" w:sz="0" w:space="0" w:color="auto"/>
                        <w:right w:val="none" w:sz="0" w:space="0" w:color="auto"/>
                      </w:divBdr>
                    </w:div>
                  </w:divsChild>
                </w:div>
                <w:div w:id="1769347037">
                  <w:marLeft w:val="0"/>
                  <w:marRight w:val="0"/>
                  <w:marTop w:val="0"/>
                  <w:marBottom w:val="0"/>
                  <w:divBdr>
                    <w:top w:val="none" w:sz="0" w:space="0" w:color="auto"/>
                    <w:left w:val="none" w:sz="0" w:space="0" w:color="auto"/>
                    <w:bottom w:val="none" w:sz="0" w:space="0" w:color="auto"/>
                    <w:right w:val="none" w:sz="0" w:space="0" w:color="auto"/>
                  </w:divBdr>
                  <w:divsChild>
                    <w:div w:id="1368750198">
                      <w:marLeft w:val="0"/>
                      <w:marRight w:val="0"/>
                      <w:marTop w:val="0"/>
                      <w:marBottom w:val="0"/>
                      <w:divBdr>
                        <w:top w:val="none" w:sz="0" w:space="0" w:color="auto"/>
                        <w:left w:val="none" w:sz="0" w:space="0" w:color="auto"/>
                        <w:bottom w:val="none" w:sz="0" w:space="0" w:color="auto"/>
                        <w:right w:val="none" w:sz="0" w:space="0" w:color="auto"/>
                      </w:divBdr>
                    </w:div>
                  </w:divsChild>
                </w:div>
                <w:div w:id="1772386976">
                  <w:marLeft w:val="0"/>
                  <w:marRight w:val="0"/>
                  <w:marTop w:val="0"/>
                  <w:marBottom w:val="0"/>
                  <w:divBdr>
                    <w:top w:val="none" w:sz="0" w:space="0" w:color="auto"/>
                    <w:left w:val="none" w:sz="0" w:space="0" w:color="auto"/>
                    <w:bottom w:val="none" w:sz="0" w:space="0" w:color="auto"/>
                    <w:right w:val="none" w:sz="0" w:space="0" w:color="auto"/>
                  </w:divBdr>
                  <w:divsChild>
                    <w:div w:id="191385491">
                      <w:marLeft w:val="0"/>
                      <w:marRight w:val="0"/>
                      <w:marTop w:val="0"/>
                      <w:marBottom w:val="0"/>
                      <w:divBdr>
                        <w:top w:val="none" w:sz="0" w:space="0" w:color="auto"/>
                        <w:left w:val="none" w:sz="0" w:space="0" w:color="auto"/>
                        <w:bottom w:val="none" w:sz="0" w:space="0" w:color="auto"/>
                        <w:right w:val="none" w:sz="0" w:space="0" w:color="auto"/>
                      </w:divBdr>
                    </w:div>
                  </w:divsChild>
                </w:div>
                <w:div w:id="1776904013">
                  <w:marLeft w:val="0"/>
                  <w:marRight w:val="0"/>
                  <w:marTop w:val="0"/>
                  <w:marBottom w:val="0"/>
                  <w:divBdr>
                    <w:top w:val="none" w:sz="0" w:space="0" w:color="auto"/>
                    <w:left w:val="none" w:sz="0" w:space="0" w:color="auto"/>
                    <w:bottom w:val="none" w:sz="0" w:space="0" w:color="auto"/>
                    <w:right w:val="none" w:sz="0" w:space="0" w:color="auto"/>
                  </w:divBdr>
                  <w:divsChild>
                    <w:div w:id="1650788812">
                      <w:marLeft w:val="0"/>
                      <w:marRight w:val="0"/>
                      <w:marTop w:val="0"/>
                      <w:marBottom w:val="0"/>
                      <w:divBdr>
                        <w:top w:val="none" w:sz="0" w:space="0" w:color="auto"/>
                        <w:left w:val="none" w:sz="0" w:space="0" w:color="auto"/>
                        <w:bottom w:val="none" w:sz="0" w:space="0" w:color="auto"/>
                        <w:right w:val="none" w:sz="0" w:space="0" w:color="auto"/>
                      </w:divBdr>
                    </w:div>
                  </w:divsChild>
                </w:div>
                <w:div w:id="1777821910">
                  <w:marLeft w:val="0"/>
                  <w:marRight w:val="0"/>
                  <w:marTop w:val="0"/>
                  <w:marBottom w:val="0"/>
                  <w:divBdr>
                    <w:top w:val="none" w:sz="0" w:space="0" w:color="auto"/>
                    <w:left w:val="none" w:sz="0" w:space="0" w:color="auto"/>
                    <w:bottom w:val="none" w:sz="0" w:space="0" w:color="auto"/>
                    <w:right w:val="none" w:sz="0" w:space="0" w:color="auto"/>
                  </w:divBdr>
                  <w:divsChild>
                    <w:div w:id="1645813141">
                      <w:marLeft w:val="0"/>
                      <w:marRight w:val="0"/>
                      <w:marTop w:val="0"/>
                      <w:marBottom w:val="0"/>
                      <w:divBdr>
                        <w:top w:val="none" w:sz="0" w:space="0" w:color="auto"/>
                        <w:left w:val="none" w:sz="0" w:space="0" w:color="auto"/>
                        <w:bottom w:val="none" w:sz="0" w:space="0" w:color="auto"/>
                        <w:right w:val="none" w:sz="0" w:space="0" w:color="auto"/>
                      </w:divBdr>
                    </w:div>
                  </w:divsChild>
                </w:div>
                <w:div w:id="1845971669">
                  <w:marLeft w:val="0"/>
                  <w:marRight w:val="0"/>
                  <w:marTop w:val="0"/>
                  <w:marBottom w:val="0"/>
                  <w:divBdr>
                    <w:top w:val="none" w:sz="0" w:space="0" w:color="auto"/>
                    <w:left w:val="none" w:sz="0" w:space="0" w:color="auto"/>
                    <w:bottom w:val="none" w:sz="0" w:space="0" w:color="auto"/>
                    <w:right w:val="none" w:sz="0" w:space="0" w:color="auto"/>
                  </w:divBdr>
                  <w:divsChild>
                    <w:div w:id="290525589">
                      <w:marLeft w:val="0"/>
                      <w:marRight w:val="0"/>
                      <w:marTop w:val="0"/>
                      <w:marBottom w:val="0"/>
                      <w:divBdr>
                        <w:top w:val="none" w:sz="0" w:space="0" w:color="auto"/>
                        <w:left w:val="none" w:sz="0" w:space="0" w:color="auto"/>
                        <w:bottom w:val="none" w:sz="0" w:space="0" w:color="auto"/>
                        <w:right w:val="none" w:sz="0" w:space="0" w:color="auto"/>
                      </w:divBdr>
                    </w:div>
                    <w:div w:id="1349258277">
                      <w:marLeft w:val="0"/>
                      <w:marRight w:val="0"/>
                      <w:marTop w:val="0"/>
                      <w:marBottom w:val="0"/>
                      <w:divBdr>
                        <w:top w:val="none" w:sz="0" w:space="0" w:color="auto"/>
                        <w:left w:val="none" w:sz="0" w:space="0" w:color="auto"/>
                        <w:bottom w:val="none" w:sz="0" w:space="0" w:color="auto"/>
                        <w:right w:val="none" w:sz="0" w:space="0" w:color="auto"/>
                      </w:divBdr>
                    </w:div>
                  </w:divsChild>
                </w:div>
                <w:div w:id="1859151746">
                  <w:marLeft w:val="0"/>
                  <w:marRight w:val="0"/>
                  <w:marTop w:val="0"/>
                  <w:marBottom w:val="0"/>
                  <w:divBdr>
                    <w:top w:val="none" w:sz="0" w:space="0" w:color="auto"/>
                    <w:left w:val="none" w:sz="0" w:space="0" w:color="auto"/>
                    <w:bottom w:val="none" w:sz="0" w:space="0" w:color="auto"/>
                    <w:right w:val="none" w:sz="0" w:space="0" w:color="auto"/>
                  </w:divBdr>
                  <w:divsChild>
                    <w:div w:id="94256483">
                      <w:marLeft w:val="0"/>
                      <w:marRight w:val="0"/>
                      <w:marTop w:val="0"/>
                      <w:marBottom w:val="0"/>
                      <w:divBdr>
                        <w:top w:val="none" w:sz="0" w:space="0" w:color="auto"/>
                        <w:left w:val="none" w:sz="0" w:space="0" w:color="auto"/>
                        <w:bottom w:val="none" w:sz="0" w:space="0" w:color="auto"/>
                        <w:right w:val="none" w:sz="0" w:space="0" w:color="auto"/>
                      </w:divBdr>
                    </w:div>
                    <w:div w:id="820459579">
                      <w:marLeft w:val="0"/>
                      <w:marRight w:val="0"/>
                      <w:marTop w:val="0"/>
                      <w:marBottom w:val="0"/>
                      <w:divBdr>
                        <w:top w:val="none" w:sz="0" w:space="0" w:color="auto"/>
                        <w:left w:val="none" w:sz="0" w:space="0" w:color="auto"/>
                        <w:bottom w:val="none" w:sz="0" w:space="0" w:color="auto"/>
                        <w:right w:val="none" w:sz="0" w:space="0" w:color="auto"/>
                      </w:divBdr>
                    </w:div>
                    <w:div w:id="1224561783">
                      <w:marLeft w:val="0"/>
                      <w:marRight w:val="0"/>
                      <w:marTop w:val="0"/>
                      <w:marBottom w:val="0"/>
                      <w:divBdr>
                        <w:top w:val="none" w:sz="0" w:space="0" w:color="auto"/>
                        <w:left w:val="none" w:sz="0" w:space="0" w:color="auto"/>
                        <w:bottom w:val="none" w:sz="0" w:space="0" w:color="auto"/>
                        <w:right w:val="none" w:sz="0" w:space="0" w:color="auto"/>
                      </w:divBdr>
                    </w:div>
                  </w:divsChild>
                </w:div>
                <w:div w:id="1895312812">
                  <w:marLeft w:val="0"/>
                  <w:marRight w:val="0"/>
                  <w:marTop w:val="0"/>
                  <w:marBottom w:val="0"/>
                  <w:divBdr>
                    <w:top w:val="none" w:sz="0" w:space="0" w:color="auto"/>
                    <w:left w:val="none" w:sz="0" w:space="0" w:color="auto"/>
                    <w:bottom w:val="none" w:sz="0" w:space="0" w:color="auto"/>
                    <w:right w:val="none" w:sz="0" w:space="0" w:color="auto"/>
                  </w:divBdr>
                  <w:divsChild>
                    <w:div w:id="1568956602">
                      <w:marLeft w:val="0"/>
                      <w:marRight w:val="0"/>
                      <w:marTop w:val="0"/>
                      <w:marBottom w:val="0"/>
                      <w:divBdr>
                        <w:top w:val="none" w:sz="0" w:space="0" w:color="auto"/>
                        <w:left w:val="none" w:sz="0" w:space="0" w:color="auto"/>
                        <w:bottom w:val="none" w:sz="0" w:space="0" w:color="auto"/>
                        <w:right w:val="none" w:sz="0" w:space="0" w:color="auto"/>
                      </w:divBdr>
                    </w:div>
                  </w:divsChild>
                </w:div>
                <w:div w:id="1930196110">
                  <w:marLeft w:val="0"/>
                  <w:marRight w:val="0"/>
                  <w:marTop w:val="0"/>
                  <w:marBottom w:val="0"/>
                  <w:divBdr>
                    <w:top w:val="none" w:sz="0" w:space="0" w:color="auto"/>
                    <w:left w:val="none" w:sz="0" w:space="0" w:color="auto"/>
                    <w:bottom w:val="none" w:sz="0" w:space="0" w:color="auto"/>
                    <w:right w:val="none" w:sz="0" w:space="0" w:color="auto"/>
                  </w:divBdr>
                  <w:divsChild>
                    <w:div w:id="304092051">
                      <w:marLeft w:val="0"/>
                      <w:marRight w:val="0"/>
                      <w:marTop w:val="0"/>
                      <w:marBottom w:val="0"/>
                      <w:divBdr>
                        <w:top w:val="none" w:sz="0" w:space="0" w:color="auto"/>
                        <w:left w:val="none" w:sz="0" w:space="0" w:color="auto"/>
                        <w:bottom w:val="none" w:sz="0" w:space="0" w:color="auto"/>
                        <w:right w:val="none" w:sz="0" w:space="0" w:color="auto"/>
                      </w:divBdr>
                    </w:div>
                    <w:div w:id="1645311950">
                      <w:marLeft w:val="0"/>
                      <w:marRight w:val="0"/>
                      <w:marTop w:val="0"/>
                      <w:marBottom w:val="0"/>
                      <w:divBdr>
                        <w:top w:val="none" w:sz="0" w:space="0" w:color="auto"/>
                        <w:left w:val="none" w:sz="0" w:space="0" w:color="auto"/>
                        <w:bottom w:val="none" w:sz="0" w:space="0" w:color="auto"/>
                        <w:right w:val="none" w:sz="0" w:space="0" w:color="auto"/>
                      </w:divBdr>
                    </w:div>
                  </w:divsChild>
                </w:div>
                <w:div w:id="1979189846">
                  <w:marLeft w:val="0"/>
                  <w:marRight w:val="0"/>
                  <w:marTop w:val="0"/>
                  <w:marBottom w:val="0"/>
                  <w:divBdr>
                    <w:top w:val="none" w:sz="0" w:space="0" w:color="auto"/>
                    <w:left w:val="none" w:sz="0" w:space="0" w:color="auto"/>
                    <w:bottom w:val="none" w:sz="0" w:space="0" w:color="auto"/>
                    <w:right w:val="none" w:sz="0" w:space="0" w:color="auto"/>
                  </w:divBdr>
                  <w:divsChild>
                    <w:div w:id="514922477">
                      <w:marLeft w:val="0"/>
                      <w:marRight w:val="0"/>
                      <w:marTop w:val="0"/>
                      <w:marBottom w:val="0"/>
                      <w:divBdr>
                        <w:top w:val="none" w:sz="0" w:space="0" w:color="auto"/>
                        <w:left w:val="none" w:sz="0" w:space="0" w:color="auto"/>
                        <w:bottom w:val="none" w:sz="0" w:space="0" w:color="auto"/>
                        <w:right w:val="none" w:sz="0" w:space="0" w:color="auto"/>
                      </w:divBdr>
                    </w:div>
                  </w:divsChild>
                </w:div>
                <w:div w:id="1987010488">
                  <w:marLeft w:val="0"/>
                  <w:marRight w:val="0"/>
                  <w:marTop w:val="0"/>
                  <w:marBottom w:val="0"/>
                  <w:divBdr>
                    <w:top w:val="none" w:sz="0" w:space="0" w:color="auto"/>
                    <w:left w:val="none" w:sz="0" w:space="0" w:color="auto"/>
                    <w:bottom w:val="none" w:sz="0" w:space="0" w:color="auto"/>
                    <w:right w:val="none" w:sz="0" w:space="0" w:color="auto"/>
                  </w:divBdr>
                  <w:divsChild>
                    <w:div w:id="266357061">
                      <w:marLeft w:val="0"/>
                      <w:marRight w:val="0"/>
                      <w:marTop w:val="0"/>
                      <w:marBottom w:val="0"/>
                      <w:divBdr>
                        <w:top w:val="none" w:sz="0" w:space="0" w:color="auto"/>
                        <w:left w:val="none" w:sz="0" w:space="0" w:color="auto"/>
                        <w:bottom w:val="none" w:sz="0" w:space="0" w:color="auto"/>
                        <w:right w:val="none" w:sz="0" w:space="0" w:color="auto"/>
                      </w:divBdr>
                    </w:div>
                    <w:div w:id="2112386958">
                      <w:marLeft w:val="0"/>
                      <w:marRight w:val="0"/>
                      <w:marTop w:val="0"/>
                      <w:marBottom w:val="0"/>
                      <w:divBdr>
                        <w:top w:val="none" w:sz="0" w:space="0" w:color="auto"/>
                        <w:left w:val="none" w:sz="0" w:space="0" w:color="auto"/>
                        <w:bottom w:val="none" w:sz="0" w:space="0" w:color="auto"/>
                        <w:right w:val="none" w:sz="0" w:space="0" w:color="auto"/>
                      </w:divBdr>
                    </w:div>
                  </w:divsChild>
                </w:div>
                <w:div w:id="1998995543">
                  <w:marLeft w:val="0"/>
                  <w:marRight w:val="0"/>
                  <w:marTop w:val="0"/>
                  <w:marBottom w:val="0"/>
                  <w:divBdr>
                    <w:top w:val="none" w:sz="0" w:space="0" w:color="auto"/>
                    <w:left w:val="none" w:sz="0" w:space="0" w:color="auto"/>
                    <w:bottom w:val="none" w:sz="0" w:space="0" w:color="auto"/>
                    <w:right w:val="none" w:sz="0" w:space="0" w:color="auto"/>
                  </w:divBdr>
                  <w:divsChild>
                    <w:div w:id="41488688">
                      <w:marLeft w:val="0"/>
                      <w:marRight w:val="0"/>
                      <w:marTop w:val="0"/>
                      <w:marBottom w:val="0"/>
                      <w:divBdr>
                        <w:top w:val="none" w:sz="0" w:space="0" w:color="auto"/>
                        <w:left w:val="none" w:sz="0" w:space="0" w:color="auto"/>
                        <w:bottom w:val="none" w:sz="0" w:space="0" w:color="auto"/>
                        <w:right w:val="none" w:sz="0" w:space="0" w:color="auto"/>
                      </w:divBdr>
                    </w:div>
                  </w:divsChild>
                </w:div>
                <w:div w:id="2027249600">
                  <w:marLeft w:val="0"/>
                  <w:marRight w:val="0"/>
                  <w:marTop w:val="0"/>
                  <w:marBottom w:val="0"/>
                  <w:divBdr>
                    <w:top w:val="none" w:sz="0" w:space="0" w:color="auto"/>
                    <w:left w:val="none" w:sz="0" w:space="0" w:color="auto"/>
                    <w:bottom w:val="none" w:sz="0" w:space="0" w:color="auto"/>
                    <w:right w:val="none" w:sz="0" w:space="0" w:color="auto"/>
                  </w:divBdr>
                  <w:divsChild>
                    <w:div w:id="1632862143">
                      <w:marLeft w:val="0"/>
                      <w:marRight w:val="0"/>
                      <w:marTop w:val="0"/>
                      <w:marBottom w:val="0"/>
                      <w:divBdr>
                        <w:top w:val="none" w:sz="0" w:space="0" w:color="auto"/>
                        <w:left w:val="none" w:sz="0" w:space="0" w:color="auto"/>
                        <w:bottom w:val="none" w:sz="0" w:space="0" w:color="auto"/>
                        <w:right w:val="none" w:sz="0" w:space="0" w:color="auto"/>
                      </w:divBdr>
                    </w:div>
                  </w:divsChild>
                </w:div>
                <w:div w:id="2029213644">
                  <w:marLeft w:val="0"/>
                  <w:marRight w:val="0"/>
                  <w:marTop w:val="0"/>
                  <w:marBottom w:val="0"/>
                  <w:divBdr>
                    <w:top w:val="none" w:sz="0" w:space="0" w:color="auto"/>
                    <w:left w:val="none" w:sz="0" w:space="0" w:color="auto"/>
                    <w:bottom w:val="none" w:sz="0" w:space="0" w:color="auto"/>
                    <w:right w:val="none" w:sz="0" w:space="0" w:color="auto"/>
                  </w:divBdr>
                  <w:divsChild>
                    <w:div w:id="1096055858">
                      <w:marLeft w:val="0"/>
                      <w:marRight w:val="0"/>
                      <w:marTop w:val="0"/>
                      <w:marBottom w:val="0"/>
                      <w:divBdr>
                        <w:top w:val="none" w:sz="0" w:space="0" w:color="auto"/>
                        <w:left w:val="none" w:sz="0" w:space="0" w:color="auto"/>
                        <w:bottom w:val="none" w:sz="0" w:space="0" w:color="auto"/>
                        <w:right w:val="none" w:sz="0" w:space="0" w:color="auto"/>
                      </w:divBdr>
                    </w:div>
                    <w:div w:id="1799764085">
                      <w:marLeft w:val="0"/>
                      <w:marRight w:val="0"/>
                      <w:marTop w:val="0"/>
                      <w:marBottom w:val="0"/>
                      <w:divBdr>
                        <w:top w:val="none" w:sz="0" w:space="0" w:color="auto"/>
                        <w:left w:val="none" w:sz="0" w:space="0" w:color="auto"/>
                        <w:bottom w:val="none" w:sz="0" w:space="0" w:color="auto"/>
                        <w:right w:val="none" w:sz="0" w:space="0" w:color="auto"/>
                      </w:divBdr>
                    </w:div>
                    <w:div w:id="1903787118">
                      <w:marLeft w:val="0"/>
                      <w:marRight w:val="0"/>
                      <w:marTop w:val="0"/>
                      <w:marBottom w:val="0"/>
                      <w:divBdr>
                        <w:top w:val="none" w:sz="0" w:space="0" w:color="auto"/>
                        <w:left w:val="none" w:sz="0" w:space="0" w:color="auto"/>
                        <w:bottom w:val="none" w:sz="0" w:space="0" w:color="auto"/>
                        <w:right w:val="none" w:sz="0" w:space="0" w:color="auto"/>
                      </w:divBdr>
                    </w:div>
                  </w:divsChild>
                </w:div>
                <w:div w:id="2052144299">
                  <w:marLeft w:val="0"/>
                  <w:marRight w:val="0"/>
                  <w:marTop w:val="0"/>
                  <w:marBottom w:val="0"/>
                  <w:divBdr>
                    <w:top w:val="none" w:sz="0" w:space="0" w:color="auto"/>
                    <w:left w:val="none" w:sz="0" w:space="0" w:color="auto"/>
                    <w:bottom w:val="none" w:sz="0" w:space="0" w:color="auto"/>
                    <w:right w:val="none" w:sz="0" w:space="0" w:color="auto"/>
                  </w:divBdr>
                  <w:divsChild>
                    <w:div w:id="1102914319">
                      <w:marLeft w:val="0"/>
                      <w:marRight w:val="0"/>
                      <w:marTop w:val="0"/>
                      <w:marBottom w:val="0"/>
                      <w:divBdr>
                        <w:top w:val="none" w:sz="0" w:space="0" w:color="auto"/>
                        <w:left w:val="none" w:sz="0" w:space="0" w:color="auto"/>
                        <w:bottom w:val="none" w:sz="0" w:space="0" w:color="auto"/>
                        <w:right w:val="none" w:sz="0" w:space="0" w:color="auto"/>
                      </w:divBdr>
                    </w:div>
                    <w:div w:id="1654873953">
                      <w:marLeft w:val="0"/>
                      <w:marRight w:val="0"/>
                      <w:marTop w:val="0"/>
                      <w:marBottom w:val="0"/>
                      <w:divBdr>
                        <w:top w:val="none" w:sz="0" w:space="0" w:color="auto"/>
                        <w:left w:val="none" w:sz="0" w:space="0" w:color="auto"/>
                        <w:bottom w:val="none" w:sz="0" w:space="0" w:color="auto"/>
                        <w:right w:val="none" w:sz="0" w:space="0" w:color="auto"/>
                      </w:divBdr>
                    </w:div>
                  </w:divsChild>
                </w:div>
                <w:div w:id="2064714271">
                  <w:marLeft w:val="0"/>
                  <w:marRight w:val="0"/>
                  <w:marTop w:val="0"/>
                  <w:marBottom w:val="0"/>
                  <w:divBdr>
                    <w:top w:val="none" w:sz="0" w:space="0" w:color="auto"/>
                    <w:left w:val="none" w:sz="0" w:space="0" w:color="auto"/>
                    <w:bottom w:val="none" w:sz="0" w:space="0" w:color="auto"/>
                    <w:right w:val="none" w:sz="0" w:space="0" w:color="auto"/>
                  </w:divBdr>
                  <w:divsChild>
                    <w:div w:id="250938057">
                      <w:marLeft w:val="0"/>
                      <w:marRight w:val="0"/>
                      <w:marTop w:val="0"/>
                      <w:marBottom w:val="0"/>
                      <w:divBdr>
                        <w:top w:val="none" w:sz="0" w:space="0" w:color="auto"/>
                        <w:left w:val="none" w:sz="0" w:space="0" w:color="auto"/>
                        <w:bottom w:val="none" w:sz="0" w:space="0" w:color="auto"/>
                        <w:right w:val="none" w:sz="0" w:space="0" w:color="auto"/>
                      </w:divBdr>
                    </w:div>
                    <w:div w:id="351423683">
                      <w:marLeft w:val="0"/>
                      <w:marRight w:val="0"/>
                      <w:marTop w:val="0"/>
                      <w:marBottom w:val="0"/>
                      <w:divBdr>
                        <w:top w:val="none" w:sz="0" w:space="0" w:color="auto"/>
                        <w:left w:val="none" w:sz="0" w:space="0" w:color="auto"/>
                        <w:bottom w:val="none" w:sz="0" w:space="0" w:color="auto"/>
                        <w:right w:val="none" w:sz="0" w:space="0" w:color="auto"/>
                      </w:divBdr>
                    </w:div>
                    <w:div w:id="752432372">
                      <w:marLeft w:val="0"/>
                      <w:marRight w:val="0"/>
                      <w:marTop w:val="0"/>
                      <w:marBottom w:val="0"/>
                      <w:divBdr>
                        <w:top w:val="none" w:sz="0" w:space="0" w:color="auto"/>
                        <w:left w:val="none" w:sz="0" w:space="0" w:color="auto"/>
                        <w:bottom w:val="none" w:sz="0" w:space="0" w:color="auto"/>
                        <w:right w:val="none" w:sz="0" w:space="0" w:color="auto"/>
                      </w:divBdr>
                    </w:div>
                  </w:divsChild>
                </w:div>
                <w:div w:id="2081827232">
                  <w:marLeft w:val="0"/>
                  <w:marRight w:val="0"/>
                  <w:marTop w:val="0"/>
                  <w:marBottom w:val="0"/>
                  <w:divBdr>
                    <w:top w:val="none" w:sz="0" w:space="0" w:color="auto"/>
                    <w:left w:val="none" w:sz="0" w:space="0" w:color="auto"/>
                    <w:bottom w:val="none" w:sz="0" w:space="0" w:color="auto"/>
                    <w:right w:val="none" w:sz="0" w:space="0" w:color="auto"/>
                  </w:divBdr>
                  <w:divsChild>
                    <w:div w:id="1714690260">
                      <w:marLeft w:val="0"/>
                      <w:marRight w:val="0"/>
                      <w:marTop w:val="0"/>
                      <w:marBottom w:val="0"/>
                      <w:divBdr>
                        <w:top w:val="none" w:sz="0" w:space="0" w:color="auto"/>
                        <w:left w:val="none" w:sz="0" w:space="0" w:color="auto"/>
                        <w:bottom w:val="none" w:sz="0" w:space="0" w:color="auto"/>
                        <w:right w:val="none" w:sz="0" w:space="0" w:color="auto"/>
                      </w:divBdr>
                    </w:div>
                  </w:divsChild>
                </w:div>
                <w:div w:id="2091613611">
                  <w:marLeft w:val="0"/>
                  <w:marRight w:val="0"/>
                  <w:marTop w:val="0"/>
                  <w:marBottom w:val="0"/>
                  <w:divBdr>
                    <w:top w:val="none" w:sz="0" w:space="0" w:color="auto"/>
                    <w:left w:val="none" w:sz="0" w:space="0" w:color="auto"/>
                    <w:bottom w:val="none" w:sz="0" w:space="0" w:color="auto"/>
                    <w:right w:val="none" w:sz="0" w:space="0" w:color="auto"/>
                  </w:divBdr>
                  <w:divsChild>
                    <w:div w:id="29651145">
                      <w:marLeft w:val="0"/>
                      <w:marRight w:val="0"/>
                      <w:marTop w:val="0"/>
                      <w:marBottom w:val="0"/>
                      <w:divBdr>
                        <w:top w:val="none" w:sz="0" w:space="0" w:color="auto"/>
                        <w:left w:val="none" w:sz="0" w:space="0" w:color="auto"/>
                        <w:bottom w:val="none" w:sz="0" w:space="0" w:color="auto"/>
                        <w:right w:val="none" w:sz="0" w:space="0" w:color="auto"/>
                      </w:divBdr>
                    </w:div>
                    <w:div w:id="758059626">
                      <w:marLeft w:val="0"/>
                      <w:marRight w:val="0"/>
                      <w:marTop w:val="0"/>
                      <w:marBottom w:val="0"/>
                      <w:divBdr>
                        <w:top w:val="none" w:sz="0" w:space="0" w:color="auto"/>
                        <w:left w:val="none" w:sz="0" w:space="0" w:color="auto"/>
                        <w:bottom w:val="none" w:sz="0" w:space="0" w:color="auto"/>
                        <w:right w:val="none" w:sz="0" w:space="0" w:color="auto"/>
                      </w:divBdr>
                    </w:div>
                  </w:divsChild>
                </w:div>
                <w:div w:id="2104185184">
                  <w:marLeft w:val="0"/>
                  <w:marRight w:val="0"/>
                  <w:marTop w:val="0"/>
                  <w:marBottom w:val="0"/>
                  <w:divBdr>
                    <w:top w:val="none" w:sz="0" w:space="0" w:color="auto"/>
                    <w:left w:val="none" w:sz="0" w:space="0" w:color="auto"/>
                    <w:bottom w:val="none" w:sz="0" w:space="0" w:color="auto"/>
                    <w:right w:val="none" w:sz="0" w:space="0" w:color="auto"/>
                  </w:divBdr>
                  <w:divsChild>
                    <w:div w:id="1152211224">
                      <w:marLeft w:val="0"/>
                      <w:marRight w:val="0"/>
                      <w:marTop w:val="0"/>
                      <w:marBottom w:val="0"/>
                      <w:divBdr>
                        <w:top w:val="none" w:sz="0" w:space="0" w:color="auto"/>
                        <w:left w:val="none" w:sz="0" w:space="0" w:color="auto"/>
                        <w:bottom w:val="none" w:sz="0" w:space="0" w:color="auto"/>
                        <w:right w:val="none" w:sz="0" w:space="0" w:color="auto"/>
                      </w:divBdr>
                    </w:div>
                  </w:divsChild>
                </w:div>
                <w:div w:id="2109888303">
                  <w:marLeft w:val="0"/>
                  <w:marRight w:val="0"/>
                  <w:marTop w:val="0"/>
                  <w:marBottom w:val="0"/>
                  <w:divBdr>
                    <w:top w:val="none" w:sz="0" w:space="0" w:color="auto"/>
                    <w:left w:val="none" w:sz="0" w:space="0" w:color="auto"/>
                    <w:bottom w:val="none" w:sz="0" w:space="0" w:color="auto"/>
                    <w:right w:val="none" w:sz="0" w:space="0" w:color="auto"/>
                  </w:divBdr>
                  <w:divsChild>
                    <w:div w:id="1664967216">
                      <w:marLeft w:val="0"/>
                      <w:marRight w:val="0"/>
                      <w:marTop w:val="0"/>
                      <w:marBottom w:val="0"/>
                      <w:divBdr>
                        <w:top w:val="none" w:sz="0" w:space="0" w:color="auto"/>
                        <w:left w:val="none" w:sz="0" w:space="0" w:color="auto"/>
                        <w:bottom w:val="none" w:sz="0" w:space="0" w:color="auto"/>
                        <w:right w:val="none" w:sz="0" w:space="0" w:color="auto"/>
                      </w:divBdr>
                    </w:div>
                  </w:divsChild>
                </w:div>
                <w:div w:id="2132629808">
                  <w:marLeft w:val="0"/>
                  <w:marRight w:val="0"/>
                  <w:marTop w:val="0"/>
                  <w:marBottom w:val="0"/>
                  <w:divBdr>
                    <w:top w:val="none" w:sz="0" w:space="0" w:color="auto"/>
                    <w:left w:val="none" w:sz="0" w:space="0" w:color="auto"/>
                    <w:bottom w:val="none" w:sz="0" w:space="0" w:color="auto"/>
                    <w:right w:val="none" w:sz="0" w:space="0" w:color="auto"/>
                  </w:divBdr>
                  <w:divsChild>
                    <w:div w:id="1328359890">
                      <w:marLeft w:val="0"/>
                      <w:marRight w:val="0"/>
                      <w:marTop w:val="0"/>
                      <w:marBottom w:val="0"/>
                      <w:divBdr>
                        <w:top w:val="none" w:sz="0" w:space="0" w:color="auto"/>
                        <w:left w:val="none" w:sz="0" w:space="0" w:color="auto"/>
                        <w:bottom w:val="none" w:sz="0" w:space="0" w:color="auto"/>
                        <w:right w:val="none" w:sz="0" w:space="0" w:color="auto"/>
                      </w:divBdr>
                    </w:div>
                  </w:divsChild>
                </w:div>
                <w:div w:id="2141024934">
                  <w:marLeft w:val="0"/>
                  <w:marRight w:val="0"/>
                  <w:marTop w:val="0"/>
                  <w:marBottom w:val="0"/>
                  <w:divBdr>
                    <w:top w:val="none" w:sz="0" w:space="0" w:color="auto"/>
                    <w:left w:val="none" w:sz="0" w:space="0" w:color="auto"/>
                    <w:bottom w:val="none" w:sz="0" w:space="0" w:color="auto"/>
                    <w:right w:val="none" w:sz="0" w:space="0" w:color="auto"/>
                  </w:divBdr>
                  <w:divsChild>
                    <w:div w:id="1820879199">
                      <w:marLeft w:val="0"/>
                      <w:marRight w:val="0"/>
                      <w:marTop w:val="0"/>
                      <w:marBottom w:val="0"/>
                      <w:divBdr>
                        <w:top w:val="none" w:sz="0" w:space="0" w:color="auto"/>
                        <w:left w:val="none" w:sz="0" w:space="0" w:color="auto"/>
                        <w:bottom w:val="none" w:sz="0" w:space="0" w:color="auto"/>
                        <w:right w:val="none" w:sz="0" w:space="0" w:color="auto"/>
                      </w:divBdr>
                    </w:div>
                    <w:div w:id="18923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336362">
          <w:marLeft w:val="0"/>
          <w:marRight w:val="0"/>
          <w:marTop w:val="0"/>
          <w:marBottom w:val="0"/>
          <w:divBdr>
            <w:top w:val="none" w:sz="0" w:space="0" w:color="auto"/>
            <w:left w:val="none" w:sz="0" w:space="0" w:color="auto"/>
            <w:bottom w:val="none" w:sz="0" w:space="0" w:color="auto"/>
            <w:right w:val="none" w:sz="0" w:space="0" w:color="auto"/>
          </w:divBdr>
        </w:div>
        <w:div w:id="374696528">
          <w:marLeft w:val="0"/>
          <w:marRight w:val="0"/>
          <w:marTop w:val="0"/>
          <w:marBottom w:val="0"/>
          <w:divBdr>
            <w:top w:val="none" w:sz="0" w:space="0" w:color="auto"/>
            <w:left w:val="none" w:sz="0" w:space="0" w:color="auto"/>
            <w:bottom w:val="none" w:sz="0" w:space="0" w:color="auto"/>
            <w:right w:val="none" w:sz="0" w:space="0" w:color="auto"/>
          </w:divBdr>
        </w:div>
        <w:div w:id="399985309">
          <w:marLeft w:val="0"/>
          <w:marRight w:val="0"/>
          <w:marTop w:val="0"/>
          <w:marBottom w:val="0"/>
          <w:divBdr>
            <w:top w:val="none" w:sz="0" w:space="0" w:color="auto"/>
            <w:left w:val="none" w:sz="0" w:space="0" w:color="auto"/>
            <w:bottom w:val="none" w:sz="0" w:space="0" w:color="auto"/>
            <w:right w:val="none" w:sz="0" w:space="0" w:color="auto"/>
          </w:divBdr>
          <w:divsChild>
            <w:div w:id="1188056343">
              <w:marLeft w:val="-75"/>
              <w:marRight w:val="0"/>
              <w:marTop w:val="30"/>
              <w:marBottom w:val="30"/>
              <w:divBdr>
                <w:top w:val="none" w:sz="0" w:space="0" w:color="auto"/>
                <w:left w:val="none" w:sz="0" w:space="0" w:color="auto"/>
                <w:bottom w:val="none" w:sz="0" w:space="0" w:color="auto"/>
                <w:right w:val="none" w:sz="0" w:space="0" w:color="auto"/>
              </w:divBdr>
              <w:divsChild>
                <w:div w:id="186214407">
                  <w:marLeft w:val="0"/>
                  <w:marRight w:val="0"/>
                  <w:marTop w:val="0"/>
                  <w:marBottom w:val="0"/>
                  <w:divBdr>
                    <w:top w:val="none" w:sz="0" w:space="0" w:color="auto"/>
                    <w:left w:val="none" w:sz="0" w:space="0" w:color="auto"/>
                    <w:bottom w:val="none" w:sz="0" w:space="0" w:color="auto"/>
                    <w:right w:val="none" w:sz="0" w:space="0" w:color="auto"/>
                  </w:divBdr>
                  <w:divsChild>
                    <w:div w:id="485904660">
                      <w:marLeft w:val="0"/>
                      <w:marRight w:val="0"/>
                      <w:marTop w:val="0"/>
                      <w:marBottom w:val="0"/>
                      <w:divBdr>
                        <w:top w:val="none" w:sz="0" w:space="0" w:color="auto"/>
                        <w:left w:val="none" w:sz="0" w:space="0" w:color="auto"/>
                        <w:bottom w:val="none" w:sz="0" w:space="0" w:color="auto"/>
                        <w:right w:val="none" w:sz="0" w:space="0" w:color="auto"/>
                      </w:divBdr>
                    </w:div>
                  </w:divsChild>
                </w:div>
                <w:div w:id="232551641">
                  <w:marLeft w:val="0"/>
                  <w:marRight w:val="0"/>
                  <w:marTop w:val="0"/>
                  <w:marBottom w:val="0"/>
                  <w:divBdr>
                    <w:top w:val="none" w:sz="0" w:space="0" w:color="auto"/>
                    <w:left w:val="none" w:sz="0" w:space="0" w:color="auto"/>
                    <w:bottom w:val="none" w:sz="0" w:space="0" w:color="auto"/>
                    <w:right w:val="none" w:sz="0" w:space="0" w:color="auto"/>
                  </w:divBdr>
                  <w:divsChild>
                    <w:div w:id="824248321">
                      <w:marLeft w:val="0"/>
                      <w:marRight w:val="0"/>
                      <w:marTop w:val="0"/>
                      <w:marBottom w:val="0"/>
                      <w:divBdr>
                        <w:top w:val="none" w:sz="0" w:space="0" w:color="auto"/>
                        <w:left w:val="none" w:sz="0" w:space="0" w:color="auto"/>
                        <w:bottom w:val="none" w:sz="0" w:space="0" w:color="auto"/>
                        <w:right w:val="none" w:sz="0" w:space="0" w:color="auto"/>
                      </w:divBdr>
                    </w:div>
                  </w:divsChild>
                </w:div>
                <w:div w:id="317078586">
                  <w:marLeft w:val="0"/>
                  <w:marRight w:val="0"/>
                  <w:marTop w:val="0"/>
                  <w:marBottom w:val="0"/>
                  <w:divBdr>
                    <w:top w:val="none" w:sz="0" w:space="0" w:color="auto"/>
                    <w:left w:val="none" w:sz="0" w:space="0" w:color="auto"/>
                    <w:bottom w:val="none" w:sz="0" w:space="0" w:color="auto"/>
                    <w:right w:val="none" w:sz="0" w:space="0" w:color="auto"/>
                  </w:divBdr>
                  <w:divsChild>
                    <w:div w:id="953483388">
                      <w:marLeft w:val="0"/>
                      <w:marRight w:val="0"/>
                      <w:marTop w:val="0"/>
                      <w:marBottom w:val="0"/>
                      <w:divBdr>
                        <w:top w:val="none" w:sz="0" w:space="0" w:color="auto"/>
                        <w:left w:val="none" w:sz="0" w:space="0" w:color="auto"/>
                        <w:bottom w:val="none" w:sz="0" w:space="0" w:color="auto"/>
                        <w:right w:val="none" w:sz="0" w:space="0" w:color="auto"/>
                      </w:divBdr>
                    </w:div>
                  </w:divsChild>
                </w:div>
                <w:div w:id="358359640">
                  <w:marLeft w:val="0"/>
                  <w:marRight w:val="0"/>
                  <w:marTop w:val="0"/>
                  <w:marBottom w:val="0"/>
                  <w:divBdr>
                    <w:top w:val="none" w:sz="0" w:space="0" w:color="auto"/>
                    <w:left w:val="none" w:sz="0" w:space="0" w:color="auto"/>
                    <w:bottom w:val="none" w:sz="0" w:space="0" w:color="auto"/>
                    <w:right w:val="none" w:sz="0" w:space="0" w:color="auto"/>
                  </w:divBdr>
                  <w:divsChild>
                    <w:div w:id="1201936816">
                      <w:marLeft w:val="0"/>
                      <w:marRight w:val="0"/>
                      <w:marTop w:val="0"/>
                      <w:marBottom w:val="0"/>
                      <w:divBdr>
                        <w:top w:val="none" w:sz="0" w:space="0" w:color="auto"/>
                        <w:left w:val="none" w:sz="0" w:space="0" w:color="auto"/>
                        <w:bottom w:val="none" w:sz="0" w:space="0" w:color="auto"/>
                        <w:right w:val="none" w:sz="0" w:space="0" w:color="auto"/>
                      </w:divBdr>
                    </w:div>
                  </w:divsChild>
                </w:div>
                <w:div w:id="404842915">
                  <w:marLeft w:val="0"/>
                  <w:marRight w:val="0"/>
                  <w:marTop w:val="0"/>
                  <w:marBottom w:val="0"/>
                  <w:divBdr>
                    <w:top w:val="none" w:sz="0" w:space="0" w:color="auto"/>
                    <w:left w:val="none" w:sz="0" w:space="0" w:color="auto"/>
                    <w:bottom w:val="none" w:sz="0" w:space="0" w:color="auto"/>
                    <w:right w:val="none" w:sz="0" w:space="0" w:color="auto"/>
                  </w:divBdr>
                  <w:divsChild>
                    <w:div w:id="213975274">
                      <w:marLeft w:val="0"/>
                      <w:marRight w:val="0"/>
                      <w:marTop w:val="0"/>
                      <w:marBottom w:val="0"/>
                      <w:divBdr>
                        <w:top w:val="none" w:sz="0" w:space="0" w:color="auto"/>
                        <w:left w:val="none" w:sz="0" w:space="0" w:color="auto"/>
                        <w:bottom w:val="none" w:sz="0" w:space="0" w:color="auto"/>
                        <w:right w:val="none" w:sz="0" w:space="0" w:color="auto"/>
                      </w:divBdr>
                    </w:div>
                  </w:divsChild>
                </w:div>
                <w:div w:id="498735380">
                  <w:marLeft w:val="0"/>
                  <w:marRight w:val="0"/>
                  <w:marTop w:val="0"/>
                  <w:marBottom w:val="0"/>
                  <w:divBdr>
                    <w:top w:val="none" w:sz="0" w:space="0" w:color="auto"/>
                    <w:left w:val="none" w:sz="0" w:space="0" w:color="auto"/>
                    <w:bottom w:val="none" w:sz="0" w:space="0" w:color="auto"/>
                    <w:right w:val="none" w:sz="0" w:space="0" w:color="auto"/>
                  </w:divBdr>
                  <w:divsChild>
                    <w:div w:id="1305770590">
                      <w:marLeft w:val="0"/>
                      <w:marRight w:val="0"/>
                      <w:marTop w:val="0"/>
                      <w:marBottom w:val="0"/>
                      <w:divBdr>
                        <w:top w:val="none" w:sz="0" w:space="0" w:color="auto"/>
                        <w:left w:val="none" w:sz="0" w:space="0" w:color="auto"/>
                        <w:bottom w:val="none" w:sz="0" w:space="0" w:color="auto"/>
                        <w:right w:val="none" w:sz="0" w:space="0" w:color="auto"/>
                      </w:divBdr>
                    </w:div>
                  </w:divsChild>
                </w:div>
                <w:div w:id="718406236">
                  <w:marLeft w:val="0"/>
                  <w:marRight w:val="0"/>
                  <w:marTop w:val="0"/>
                  <w:marBottom w:val="0"/>
                  <w:divBdr>
                    <w:top w:val="none" w:sz="0" w:space="0" w:color="auto"/>
                    <w:left w:val="none" w:sz="0" w:space="0" w:color="auto"/>
                    <w:bottom w:val="none" w:sz="0" w:space="0" w:color="auto"/>
                    <w:right w:val="none" w:sz="0" w:space="0" w:color="auto"/>
                  </w:divBdr>
                  <w:divsChild>
                    <w:div w:id="1813525745">
                      <w:marLeft w:val="0"/>
                      <w:marRight w:val="0"/>
                      <w:marTop w:val="0"/>
                      <w:marBottom w:val="0"/>
                      <w:divBdr>
                        <w:top w:val="none" w:sz="0" w:space="0" w:color="auto"/>
                        <w:left w:val="none" w:sz="0" w:space="0" w:color="auto"/>
                        <w:bottom w:val="none" w:sz="0" w:space="0" w:color="auto"/>
                        <w:right w:val="none" w:sz="0" w:space="0" w:color="auto"/>
                      </w:divBdr>
                    </w:div>
                  </w:divsChild>
                </w:div>
                <w:div w:id="860969987">
                  <w:marLeft w:val="0"/>
                  <w:marRight w:val="0"/>
                  <w:marTop w:val="0"/>
                  <w:marBottom w:val="0"/>
                  <w:divBdr>
                    <w:top w:val="none" w:sz="0" w:space="0" w:color="auto"/>
                    <w:left w:val="none" w:sz="0" w:space="0" w:color="auto"/>
                    <w:bottom w:val="none" w:sz="0" w:space="0" w:color="auto"/>
                    <w:right w:val="none" w:sz="0" w:space="0" w:color="auto"/>
                  </w:divBdr>
                  <w:divsChild>
                    <w:div w:id="1267542450">
                      <w:marLeft w:val="0"/>
                      <w:marRight w:val="0"/>
                      <w:marTop w:val="0"/>
                      <w:marBottom w:val="0"/>
                      <w:divBdr>
                        <w:top w:val="none" w:sz="0" w:space="0" w:color="auto"/>
                        <w:left w:val="none" w:sz="0" w:space="0" w:color="auto"/>
                        <w:bottom w:val="none" w:sz="0" w:space="0" w:color="auto"/>
                        <w:right w:val="none" w:sz="0" w:space="0" w:color="auto"/>
                      </w:divBdr>
                    </w:div>
                  </w:divsChild>
                </w:div>
                <w:div w:id="1018849399">
                  <w:marLeft w:val="0"/>
                  <w:marRight w:val="0"/>
                  <w:marTop w:val="0"/>
                  <w:marBottom w:val="0"/>
                  <w:divBdr>
                    <w:top w:val="none" w:sz="0" w:space="0" w:color="auto"/>
                    <w:left w:val="none" w:sz="0" w:space="0" w:color="auto"/>
                    <w:bottom w:val="none" w:sz="0" w:space="0" w:color="auto"/>
                    <w:right w:val="none" w:sz="0" w:space="0" w:color="auto"/>
                  </w:divBdr>
                  <w:divsChild>
                    <w:div w:id="2115174465">
                      <w:marLeft w:val="0"/>
                      <w:marRight w:val="0"/>
                      <w:marTop w:val="0"/>
                      <w:marBottom w:val="0"/>
                      <w:divBdr>
                        <w:top w:val="none" w:sz="0" w:space="0" w:color="auto"/>
                        <w:left w:val="none" w:sz="0" w:space="0" w:color="auto"/>
                        <w:bottom w:val="none" w:sz="0" w:space="0" w:color="auto"/>
                        <w:right w:val="none" w:sz="0" w:space="0" w:color="auto"/>
                      </w:divBdr>
                    </w:div>
                  </w:divsChild>
                </w:div>
                <w:div w:id="1030450750">
                  <w:marLeft w:val="0"/>
                  <w:marRight w:val="0"/>
                  <w:marTop w:val="0"/>
                  <w:marBottom w:val="0"/>
                  <w:divBdr>
                    <w:top w:val="none" w:sz="0" w:space="0" w:color="auto"/>
                    <w:left w:val="none" w:sz="0" w:space="0" w:color="auto"/>
                    <w:bottom w:val="none" w:sz="0" w:space="0" w:color="auto"/>
                    <w:right w:val="none" w:sz="0" w:space="0" w:color="auto"/>
                  </w:divBdr>
                  <w:divsChild>
                    <w:div w:id="1368068516">
                      <w:marLeft w:val="0"/>
                      <w:marRight w:val="0"/>
                      <w:marTop w:val="0"/>
                      <w:marBottom w:val="0"/>
                      <w:divBdr>
                        <w:top w:val="none" w:sz="0" w:space="0" w:color="auto"/>
                        <w:left w:val="none" w:sz="0" w:space="0" w:color="auto"/>
                        <w:bottom w:val="none" w:sz="0" w:space="0" w:color="auto"/>
                        <w:right w:val="none" w:sz="0" w:space="0" w:color="auto"/>
                      </w:divBdr>
                    </w:div>
                  </w:divsChild>
                </w:div>
                <w:div w:id="1253852127">
                  <w:marLeft w:val="0"/>
                  <w:marRight w:val="0"/>
                  <w:marTop w:val="0"/>
                  <w:marBottom w:val="0"/>
                  <w:divBdr>
                    <w:top w:val="none" w:sz="0" w:space="0" w:color="auto"/>
                    <w:left w:val="none" w:sz="0" w:space="0" w:color="auto"/>
                    <w:bottom w:val="none" w:sz="0" w:space="0" w:color="auto"/>
                    <w:right w:val="none" w:sz="0" w:space="0" w:color="auto"/>
                  </w:divBdr>
                  <w:divsChild>
                    <w:div w:id="1238439022">
                      <w:marLeft w:val="0"/>
                      <w:marRight w:val="0"/>
                      <w:marTop w:val="0"/>
                      <w:marBottom w:val="0"/>
                      <w:divBdr>
                        <w:top w:val="none" w:sz="0" w:space="0" w:color="auto"/>
                        <w:left w:val="none" w:sz="0" w:space="0" w:color="auto"/>
                        <w:bottom w:val="none" w:sz="0" w:space="0" w:color="auto"/>
                        <w:right w:val="none" w:sz="0" w:space="0" w:color="auto"/>
                      </w:divBdr>
                    </w:div>
                  </w:divsChild>
                </w:div>
                <w:div w:id="1339625622">
                  <w:marLeft w:val="0"/>
                  <w:marRight w:val="0"/>
                  <w:marTop w:val="0"/>
                  <w:marBottom w:val="0"/>
                  <w:divBdr>
                    <w:top w:val="none" w:sz="0" w:space="0" w:color="auto"/>
                    <w:left w:val="none" w:sz="0" w:space="0" w:color="auto"/>
                    <w:bottom w:val="none" w:sz="0" w:space="0" w:color="auto"/>
                    <w:right w:val="none" w:sz="0" w:space="0" w:color="auto"/>
                  </w:divBdr>
                  <w:divsChild>
                    <w:div w:id="1341464540">
                      <w:marLeft w:val="0"/>
                      <w:marRight w:val="0"/>
                      <w:marTop w:val="0"/>
                      <w:marBottom w:val="0"/>
                      <w:divBdr>
                        <w:top w:val="none" w:sz="0" w:space="0" w:color="auto"/>
                        <w:left w:val="none" w:sz="0" w:space="0" w:color="auto"/>
                        <w:bottom w:val="none" w:sz="0" w:space="0" w:color="auto"/>
                        <w:right w:val="none" w:sz="0" w:space="0" w:color="auto"/>
                      </w:divBdr>
                    </w:div>
                  </w:divsChild>
                </w:div>
                <w:div w:id="1361473809">
                  <w:marLeft w:val="0"/>
                  <w:marRight w:val="0"/>
                  <w:marTop w:val="0"/>
                  <w:marBottom w:val="0"/>
                  <w:divBdr>
                    <w:top w:val="none" w:sz="0" w:space="0" w:color="auto"/>
                    <w:left w:val="none" w:sz="0" w:space="0" w:color="auto"/>
                    <w:bottom w:val="none" w:sz="0" w:space="0" w:color="auto"/>
                    <w:right w:val="none" w:sz="0" w:space="0" w:color="auto"/>
                  </w:divBdr>
                  <w:divsChild>
                    <w:div w:id="1465392626">
                      <w:marLeft w:val="0"/>
                      <w:marRight w:val="0"/>
                      <w:marTop w:val="0"/>
                      <w:marBottom w:val="0"/>
                      <w:divBdr>
                        <w:top w:val="none" w:sz="0" w:space="0" w:color="auto"/>
                        <w:left w:val="none" w:sz="0" w:space="0" w:color="auto"/>
                        <w:bottom w:val="none" w:sz="0" w:space="0" w:color="auto"/>
                        <w:right w:val="none" w:sz="0" w:space="0" w:color="auto"/>
                      </w:divBdr>
                    </w:div>
                  </w:divsChild>
                </w:div>
                <w:div w:id="1382512311">
                  <w:marLeft w:val="0"/>
                  <w:marRight w:val="0"/>
                  <w:marTop w:val="0"/>
                  <w:marBottom w:val="0"/>
                  <w:divBdr>
                    <w:top w:val="none" w:sz="0" w:space="0" w:color="auto"/>
                    <w:left w:val="none" w:sz="0" w:space="0" w:color="auto"/>
                    <w:bottom w:val="none" w:sz="0" w:space="0" w:color="auto"/>
                    <w:right w:val="none" w:sz="0" w:space="0" w:color="auto"/>
                  </w:divBdr>
                  <w:divsChild>
                    <w:div w:id="1693267370">
                      <w:marLeft w:val="0"/>
                      <w:marRight w:val="0"/>
                      <w:marTop w:val="0"/>
                      <w:marBottom w:val="0"/>
                      <w:divBdr>
                        <w:top w:val="none" w:sz="0" w:space="0" w:color="auto"/>
                        <w:left w:val="none" w:sz="0" w:space="0" w:color="auto"/>
                        <w:bottom w:val="none" w:sz="0" w:space="0" w:color="auto"/>
                        <w:right w:val="none" w:sz="0" w:space="0" w:color="auto"/>
                      </w:divBdr>
                    </w:div>
                  </w:divsChild>
                </w:div>
                <w:div w:id="1424646251">
                  <w:marLeft w:val="0"/>
                  <w:marRight w:val="0"/>
                  <w:marTop w:val="0"/>
                  <w:marBottom w:val="0"/>
                  <w:divBdr>
                    <w:top w:val="none" w:sz="0" w:space="0" w:color="auto"/>
                    <w:left w:val="none" w:sz="0" w:space="0" w:color="auto"/>
                    <w:bottom w:val="none" w:sz="0" w:space="0" w:color="auto"/>
                    <w:right w:val="none" w:sz="0" w:space="0" w:color="auto"/>
                  </w:divBdr>
                  <w:divsChild>
                    <w:div w:id="335813863">
                      <w:marLeft w:val="0"/>
                      <w:marRight w:val="0"/>
                      <w:marTop w:val="0"/>
                      <w:marBottom w:val="0"/>
                      <w:divBdr>
                        <w:top w:val="none" w:sz="0" w:space="0" w:color="auto"/>
                        <w:left w:val="none" w:sz="0" w:space="0" w:color="auto"/>
                        <w:bottom w:val="none" w:sz="0" w:space="0" w:color="auto"/>
                        <w:right w:val="none" w:sz="0" w:space="0" w:color="auto"/>
                      </w:divBdr>
                    </w:div>
                  </w:divsChild>
                </w:div>
                <w:div w:id="1584990719">
                  <w:marLeft w:val="0"/>
                  <w:marRight w:val="0"/>
                  <w:marTop w:val="0"/>
                  <w:marBottom w:val="0"/>
                  <w:divBdr>
                    <w:top w:val="none" w:sz="0" w:space="0" w:color="auto"/>
                    <w:left w:val="none" w:sz="0" w:space="0" w:color="auto"/>
                    <w:bottom w:val="none" w:sz="0" w:space="0" w:color="auto"/>
                    <w:right w:val="none" w:sz="0" w:space="0" w:color="auto"/>
                  </w:divBdr>
                  <w:divsChild>
                    <w:div w:id="505480431">
                      <w:marLeft w:val="0"/>
                      <w:marRight w:val="0"/>
                      <w:marTop w:val="0"/>
                      <w:marBottom w:val="0"/>
                      <w:divBdr>
                        <w:top w:val="none" w:sz="0" w:space="0" w:color="auto"/>
                        <w:left w:val="none" w:sz="0" w:space="0" w:color="auto"/>
                        <w:bottom w:val="none" w:sz="0" w:space="0" w:color="auto"/>
                        <w:right w:val="none" w:sz="0" w:space="0" w:color="auto"/>
                      </w:divBdr>
                    </w:div>
                  </w:divsChild>
                </w:div>
                <w:div w:id="1648363255">
                  <w:marLeft w:val="0"/>
                  <w:marRight w:val="0"/>
                  <w:marTop w:val="0"/>
                  <w:marBottom w:val="0"/>
                  <w:divBdr>
                    <w:top w:val="none" w:sz="0" w:space="0" w:color="auto"/>
                    <w:left w:val="none" w:sz="0" w:space="0" w:color="auto"/>
                    <w:bottom w:val="none" w:sz="0" w:space="0" w:color="auto"/>
                    <w:right w:val="none" w:sz="0" w:space="0" w:color="auto"/>
                  </w:divBdr>
                  <w:divsChild>
                    <w:div w:id="2082752172">
                      <w:marLeft w:val="0"/>
                      <w:marRight w:val="0"/>
                      <w:marTop w:val="0"/>
                      <w:marBottom w:val="0"/>
                      <w:divBdr>
                        <w:top w:val="none" w:sz="0" w:space="0" w:color="auto"/>
                        <w:left w:val="none" w:sz="0" w:space="0" w:color="auto"/>
                        <w:bottom w:val="none" w:sz="0" w:space="0" w:color="auto"/>
                        <w:right w:val="none" w:sz="0" w:space="0" w:color="auto"/>
                      </w:divBdr>
                    </w:div>
                  </w:divsChild>
                </w:div>
                <w:div w:id="1694453688">
                  <w:marLeft w:val="0"/>
                  <w:marRight w:val="0"/>
                  <w:marTop w:val="0"/>
                  <w:marBottom w:val="0"/>
                  <w:divBdr>
                    <w:top w:val="none" w:sz="0" w:space="0" w:color="auto"/>
                    <w:left w:val="none" w:sz="0" w:space="0" w:color="auto"/>
                    <w:bottom w:val="none" w:sz="0" w:space="0" w:color="auto"/>
                    <w:right w:val="none" w:sz="0" w:space="0" w:color="auto"/>
                  </w:divBdr>
                  <w:divsChild>
                    <w:div w:id="1994210935">
                      <w:marLeft w:val="0"/>
                      <w:marRight w:val="0"/>
                      <w:marTop w:val="0"/>
                      <w:marBottom w:val="0"/>
                      <w:divBdr>
                        <w:top w:val="none" w:sz="0" w:space="0" w:color="auto"/>
                        <w:left w:val="none" w:sz="0" w:space="0" w:color="auto"/>
                        <w:bottom w:val="none" w:sz="0" w:space="0" w:color="auto"/>
                        <w:right w:val="none" w:sz="0" w:space="0" w:color="auto"/>
                      </w:divBdr>
                    </w:div>
                  </w:divsChild>
                </w:div>
                <w:div w:id="1765877267">
                  <w:marLeft w:val="0"/>
                  <w:marRight w:val="0"/>
                  <w:marTop w:val="0"/>
                  <w:marBottom w:val="0"/>
                  <w:divBdr>
                    <w:top w:val="none" w:sz="0" w:space="0" w:color="auto"/>
                    <w:left w:val="none" w:sz="0" w:space="0" w:color="auto"/>
                    <w:bottom w:val="none" w:sz="0" w:space="0" w:color="auto"/>
                    <w:right w:val="none" w:sz="0" w:space="0" w:color="auto"/>
                  </w:divBdr>
                  <w:divsChild>
                    <w:div w:id="488332804">
                      <w:marLeft w:val="0"/>
                      <w:marRight w:val="0"/>
                      <w:marTop w:val="0"/>
                      <w:marBottom w:val="0"/>
                      <w:divBdr>
                        <w:top w:val="none" w:sz="0" w:space="0" w:color="auto"/>
                        <w:left w:val="none" w:sz="0" w:space="0" w:color="auto"/>
                        <w:bottom w:val="none" w:sz="0" w:space="0" w:color="auto"/>
                        <w:right w:val="none" w:sz="0" w:space="0" w:color="auto"/>
                      </w:divBdr>
                    </w:div>
                  </w:divsChild>
                </w:div>
                <w:div w:id="1832063476">
                  <w:marLeft w:val="0"/>
                  <w:marRight w:val="0"/>
                  <w:marTop w:val="0"/>
                  <w:marBottom w:val="0"/>
                  <w:divBdr>
                    <w:top w:val="none" w:sz="0" w:space="0" w:color="auto"/>
                    <w:left w:val="none" w:sz="0" w:space="0" w:color="auto"/>
                    <w:bottom w:val="none" w:sz="0" w:space="0" w:color="auto"/>
                    <w:right w:val="none" w:sz="0" w:space="0" w:color="auto"/>
                  </w:divBdr>
                  <w:divsChild>
                    <w:div w:id="568854745">
                      <w:marLeft w:val="0"/>
                      <w:marRight w:val="0"/>
                      <w:marTop w:val="0"/>
                      <w:marBottom w:val="0"/>
                      <w:divBdr>
                        <w:top w:val="none" w:sz="0" w:space="0" w:color="auto"/>
                        <w:left w:val="none" w:sz="0" w:space="0" w:color="auto"/>
                        <w:bottom w:val="none" w:sz="0" w:space="0" w:color="auto"/>
                        <w:right w:val="none" w:sz="0" w:space="0" w:color="auto"/>
                      </w:divBdr>
                    </w:div>
                  </w:divsChild>
                </w:div>
                <w:div w:id="1855417384">
                  <w:marLeft w:val="0"/>
                  <w:marRight w:val="0"/>
                  <w:marTop w:val="0"/>
                  <w:marBottom w:val="0"/>
                  <w:divBdr>
                    <w:top w:val="none" w:sz="0" w:space="0" w:color="auto"/>
                    <w:left w:val="none" w:sz="0" w:space="0" w:color="auto"/>
                    <w:bottom w:val="none" w:sz="0" w:space="0" w:color="auto"/>
                    <w:right w:val="none" w:sz="0" w:space="0" w:color="auto"/>
                  </w:divBdr>
                  <w:divsChild>
                    <w:div w:id="1907105887">
                      <w:marLeft w:val="0"/>
                      <w:marRight w:val="0"/>
                      <w:marTop w:val="0"/>
                      <w:marBottom w:val="0"/>
                      <w:divBdr>
                        <w:top w:val="none" w:sz="0" w:space="0" w:color="auto"/>
                        <w:left w:val="none" w:sz="0" w:space="0" w:color="auto"/>
                        <w:bottom w:val="none" w:sz="0" w:space="0" w:color="auto"/>
                        <w:right w:val="none" w:sz="0" w:space="0" w:color="auto"/>
                      </w:divBdr>
                    </w:div>
                  </w:divsChild>
                </w:div>
                <w:div w:id="1887060782">
                  <w:marLeft w:val="0"/>
                  <w:marRight w:val="0"/>
                  <w:marTop w:val="0"/>
                  <w:marBottom w:val="0"/>
                  <w:divBdr>
                    <w:top w:val="none" w:sz="0" w:space="0" w:color="auto"/>
                    <w:left w:val="none" w:sz="0" w:space="0" w:color="auto"/>
                    <w:bottom w:val="none" w:sz="0" w:space="0" w:color="auto"/>
                    <w:right w:val="none" w:sz="0" w:space="0" w:color="auto"/>
                  </w:divBdr>
                  <w:divsChild>
                    <w:div w:id="2102985534">
                      <w:marLeft w:val="0"/>
                      <w:marRight w:val="0"/>
                      <w:marTop w:val="0"/>
                      <w:marBottom w:val="0"/>
                      <w:divBdr>
                        <w:top w:val="none" w:sz="0" w:space="0" w:color="auto"/>
                        <w:left w:val="none" w:sz="0" w:space="0" w:color="auto"/>
                        <w:bottom w:val="none" w:sz="0" w:space="0" w:color="auto"/>
                        <w:right w:val="none" w:sz="0" w:space="0" w:color="auto"/>
                      </w:divBdr>
                    </w:div>
                  </w:divsChild>
                </w:div>
                <w:div w:id="2088139801">
                  <w:marLeft w:val="0"/>
                  <w:marRight w:val="0"/>
                  <w:marTop w:val="0"/>
                  <w:marBottom w:val="0"/>
                  <w:divBdr>
                    <w:top w:val="none" w:sz="0" w:space="0" w:color="auto"/>
                    <w:left w:val="none" w:sz="0" w:space="0" w:color="auto"/>
                    <w:bottom w:val="none" w:sz="0" w:space="0" w:color="auto"/>
                    <w:right w:val="none" w:sz="0" w:space="0" w:color="auto"/>
                  </w:divBdr>
                  <w:divsChild>
                    <w:div w:id="1803424866">
                      <w:marLeft w:val="0"/>
                      <w:marRight w:val="0"/>
                      <w:marTop w:val="0"/>
                      <w:marBottom w:val="0"/>
                      <w:divBdr>
                        <w:top w:val="none" w:sz="0" w:space="0" w:color="auto"/>
                        <w:left w:val="none" w:sz="0" w:space="0" w:color="auto"/>
                        <w:bottom w:val="none" w:sz="0" w:space="0" w:color="auto"/>
                        <w:right w:val="none" w:sz="0" w:space="0" w:color="auto"/>
                      </w:divBdr>
                    </w:div>
                  </w:divsChild>
                </w:div>
                <w:div w:id="2145351071">
                  <w:marLeft w:val="0"/>
                  <w:marRight w:val="0"/>
                  <w:marTop w:val="0"/>
                  <w:marBottom w:val="0"/>
                  <w:divBdr>
                    <w:top w:val="none" w:sz="0" w:space="0" w:color="auto"/>
                    <w:left w:val="none" w:sz="0" w:space="0" w:color="auto"/>
                    <w:bottom w:val="none" w:sz="0" w:space="0" w:color="auto"/>
                    <w:right w:val="none" w:sz="0" w:space="0" w:color="auto"/>
                  </w:divBdr>
                  <w:divsChild>
                    <w:div w:id="895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12544">
          <w:marLeft w:val="0"/>
          <w:marRight w:val="0"/>
          <w:marTop w:val="0"/>
          <w:marBottom w:val="0"/>
          <w:divBdr>
            <w:top w:val="none" w:sz="0" w:space="0" w:color="auto"/>
            <w:left w:val="none" w:sz="0" w:space="0" w:color="auto"/>
            <w:bottom w:val="none" w:sz="0" w:space="0" w:color="auto"/>
            <w:right w:val="none" w:sz="0" w:space="0" w:color="auto"/>
          </w:divBdr>
        </w:div>
        <w:div w:id="430473084">
          <w:marLeft w:val="0"/>
          <w:marRight w:val="0"/>
          <w:marTop w:val="0"/>
          <w:marBottom w:val="0"/>
          <w:divBdr>
            <w:top w:val="none" w:sz="0" w:space="0" w:color="auto"/>
            <w:left w:val="none" w:sz="0" w:space="0" w:color="auto"/>
            <w:bottom w:val="none" w:sz="0" w:space="0" w:color="auto"/>
            <w:right w:val="none" w:sz="0" w:space="0" w:color="auto"/>
          </w:divBdr>
        </w:div>
        <w:div w:id="432945435">
          <w:marLeft w:val="0"/>
          <w:marRight w:val="0"/>
          <w:marTop w:val="0"/>
          <w:marBottom w:val="0"/>
          <w:divBdr>
            <w:top w:val="none" w:sz="0" w:space="0" w:color="auto"/>
            <w:left w:val="none" w:sz="0" w:space="0" w:color="auto"/>
            <w:bottom w:val="none" w:sz="0" w:space="0" w:color="auto"/>
            <w:right w:val="none" w:sz="0" w:space="0" w:color="auto"/>
          </w:divBdr>
        </w:div>
        <w:div w:id="454829476">
          <w:marLeft w:val="0"/>
          <w:marRight w:val="0"/>
          <w:marTop w:val="0"/>
          <w:marBottom w:val="0"/>
          <w:divBdr>
            <w:top w:val="none" w:sz="0" w:space="0" w:color="auto"/>
            <w:left w:val="none" w:sz="0" w:space="0" w:color="auto"/>
            <w:bottom w:val="none" w:sz="0" w:space="0" w:color="auto"/>
            <w:right w:val="none" w:sz="0" w:space="0" w:color="auto"/>
          </w:divBdr>
        </w:div>
        <w:div w:id="458955103">
          <w:marLeft w:val="0"/>
          <w:marRight w:val="0"/>
          <w:marTop w:val="0"/>
          <w:marBottom w:val="0"/>
          <w:divBdr>
            <w:top w:val="none" w:sz="0" w:space="0" w:color="auto"/>
            <w:left w:val="none" w:sz="0" w:space="0" w:color="auto"/>
            <w:bottom w:val="none" w:sz="0" w:space="0" w:color="auto"/>
            <w:right w:val="none" w:sz="0" w:space="0" w:color="auto"/>
          </w:divBdr>
        </w:div>
        <w:div w:id="471794362">
          <w:marLeft w:val="0"/>
          <w:marRight w:val="0"/>
          <w:marTop w:val="0"/>
          <w:marBottom w:val="0"/>
          <w:divBdr>
            <w:top w:val="none" w:sz="0" w:space="0" w:color="auto"/>
            <w:left w:val="none" w:sz="0" w:space="0" w:color="auto"/>
            <w:bottom w:val="none" w:sz="0" w:space="0" w:color="auto"/>
            <w:right w:val="none" w:sz="0" w:space="0" w:color="auto"/>
          </w:divBdr>
          <w:divsChild>
            <w:div w:id="1982691157">
              <w:marLeft w:val="-75"/>
              <w:marRight w:val="0"/>
              <w:marTop w:val="30"/>
              <w:marBottom w:val="30"/>
              <w:divBdr>
                <w:top w:val="none" w:sz="0" w:space="0" w:color="auto"/>
                <w:left w:val="none" w:sz="0" w:space="0" w:color="auto"/>
                <w:bottom w:val="none" w:sz="0" w:space="0" w:color="auto"/>
                <w:right w:val="none" w:sz="0" w:space="0" w:color="auto"/>
              </w:divBdr>
              <w:divsChild>
                <w:div w:id="11886627">
                  <w:marLeft w:val="0"/>
                  <w:marRight w:val="0"/>
                  <w:marTop w:val="0"/>
                  <w:marBottom w:val="0"/>
                  <w:divBdr>
                    <w:top w:val="none" w:sz="0" w:space="0" w:color="auto"/>
                    <w:left w:val="none" w:sz="0" w:space="0" w:color="auto"/>
                    <w:bottom w:val="none" w:sz="0" w:space="0" w:color="auto"/>
                    <w:right w:val="none" w:sz="0" w:space="0" w:color="auto"/>
                  </w:divBdr>
                  <w:divsChild>
                    <w:div w:id="1785613374">
                      <w:marLeft w:val="0"/>
                      <w:marRight w:val="0"/>
                      <w:marTop w:val="0"/>
                      <w:marBottom w:val="0"/>
                      <w:divBdr>
                        <w:top w:val="none" w:sz="0" w:space="0" w:color="auto"/>
                        <w:left w:val="none" w:sz="0" w:space="0" w:color="auto"/>
                        <w:bottom w:val="none" w:sz="0" w:space="0" w:color="auto"/>
                        <w:right w:val="none" w:sz="0" w:space="0" w:color="auto"/>
                      </w:divBdr>
                    </w:div>
                  </w:divsChild>
                </w:div>
                <w:div w:id="37172222">
                  <w:marLeft w:val="0"/>
                  <w:marRight w:val="0"/>
                  <w:marTop w:val="0"/>
                  <w:marBottom w:val="0"/>
                  <w:divBdr>
                    <w:top w:val="none" w:sz="0" w:space="0" w:color="auto"/>
                    <w:left w:val="none" w:sz="0" w:space="0" w:color="auto"/>
                    <w:bottom w:val="none" w:sz="0" w:space="0" w:color="auto"/>
                    <w:right w:val="none" w:sz="0" w:space="0" w:color="auto"/>
                  </w:divBdr>
                  <w:divsChild>
                    <w:div w:id="1481342745">
                      <w:marLeft w:val="0"/>
                      <w:marRight w:val="0"/>
                      <w:marTop w:val="0"/>
                      <w:marBottom w:val="0"/>
                      <w:divBdr>
                        <w:top w:val="none" w:sz="0" w:space="0" w:color="auto"/>
                        <w:left w:val="none" w:sz="0" w:space="0" w:color="auto"/>
                        <w:bottom w:val="none" w:sz="0" w:space="0" w:color="auto"/>
                        <w:right w:val="none" w:sz="0" w:space="0" w:color="auto"/>
                      </w:divBdr>
                    </w:div>
                  </w:divsChild>
                </w:div>
                <w:div w:id="63917100">
                  <w:marLeft w:val="0"/>
                  <w:marRight w:val="0"/>
                  <w:marTop w:val="0"/>
                  <w:marBottom w:val="0"/>
                  <w:divBdr>
                    <w:top w:val="none" w:sz="0" w:space="0" w:color="auto"/>
                    <w:left w:val="none" w:sz="0" w:space="0" w:color="auto"/>
                    <w:bottom w:val="none" w:sz="0" w:space="0" w:color="auto"/>
                    <w:right w:val="none" w:sz="0" w:space="0" w:color="auto"/>
                  </w:divBdr>
                  <w:divsChild>
                    <w:div w:id="1484200832">
                      <w:marLeft w:val="0"/>
                      <w:marRight w:val="0"/>
                      <w:marTop w:val="0"/>
                      <w:marBottom w:val="0"/>
                      <w:divBdr>
                        <w:top w:val="none" w:sz="0" w:space="0" w:color="auto"/>
                        <w:left w:val="none" w:sz="0" w:space="0" w:color="auto"/>
                        <w:bottom w:val="none" w:sz="0" w:space="0" w:color="auto"/>
                        <w:right w:val="none" w:sz="0" w:space="0" w:color="auto"/>
                      </w:divBdr>
                    </w:div>
                  </w:divsChild>
                </w:div>
                <w:div w:id="97138999">
                  <w:marLeft w:val="0"/>
                  <w:marRight w:val="0"/>
                  <w:marTop w:val="0"/>
                  <w:marBottom w:val="0"/>
                  <w:divBdr>
                    <w:top w:val="none" w:sz="0" w:space="0" w:color="auto"/>
                    <w:left w:val="none" w:sz="0" w:space="0" w:color="auto"/>
                    <w:bottom w:val="none" w:sz="0" w:space="0" w:color="auto"/>
                    <w:right w:val="none" w:sz="0" w:space="0" w:color="auto"/>
                  </w:divBdr>
                  <w:divsChild>
                    <w:div w:id="835532077">
                      <w:marLeft w:val="0"/>
                      <w:marRight w:val="0"/>
                      <w:marTop w:val="0"/>
                      <w:marBottom w:val="0"/>
                      <w:divBdr>
                        <w:top w:val="none" w:sz="0" w:space="0" w:color="auto"/>
                        <w:left w:val="none" w:sz="0" w:space="0" w:color="auto"/>
                        <w:bottom w:val="none" w:sz="0" w:space="0" w:color="auto"/>
                        <w:right w:val="none" w:sz="0" w:space="0" w:color="auto"/>
                      </w:divBdr>
                    </w:div>
                  </w:divsChild>
                </w:div>
                <w:div w:id="128595196">
                  <w:marLeft w:val="0"/>
                  <w:marRight w:val="0"/>
                  <w:marTop w:val="0"/>
                  <w:marBottom w:val="0"/>
                  <w:divBdr>
                    <w:top w:val="none" w:sz="0" w:space="0" w:color="auto"/>
                    <w:left w:val="none" w:sz="0" w:space="0" w:color="auto"/>
                    <w:bottom w:val="none" w:sz="0" w:space="0" w:color="auto"/>
                    <w:right w:val="none" w:sz="0" w:space="0" w:color="auto"/>
                  </w:divBdr>
                  <w:divsChild>
                    <w:div w:id="214315942">
                      <w:marLeft w:val="0"/>
                      <w:marRight w:val="0"/>
                      <w:marTop w:val="0"/>
                      <w:marBottom w:val="0"/>
                      <w:divBdr>
                        <w:top w:val="none" w:sz="0" w:space="0" w:color="auto"/>
                        <w:left w:val="none" w:sz="0" w:space="0" w:color="auto"/>
                        <w:bottom w:val="none" w:sz="0" w:space="0" w:color="auto"/>
                        <w:right w:val="none" w:sz="0" w:space="0" w:color="auto"/>
                      </w:divBdr>
                    </w:div>
                  </w:divsChild>
                </w:div>
                <w:div w:id="202864493">
                  <w:marLeft w:val="0"/>
                  <w:marRight w:val="0"/>
                  <w:marTop w:val="0"/>
                  <w:marBottom w:val="0"/>
                  <w:divBdr>
                    <w:top w:val="none" w:sz="0" w:space="0" w:color="auto"/>
                    <w:left w:val="none" w:sz="0" w:space="0" w:color="auto"/>
                    <w:bottom w:val="none" w:sz="0" w:space="0" w:color="auto"/>
                    <w:right w:val="none" w:sz="0" w:space="0" w:color="auto"/>
                  </w:divBdr>
                  <w:divsChild>
                    <w:div w:id="846098367">
                      <w:marLeft w:val="0"/>
                      <w:marRight w:val="0"/>
                      <w:marTop w:val="0"/>
                      <w:marBottom w:val="0"/>
                      <w:divBdr>
                        <w:top w:val="none" w:sz="0" w:space="0" w:color="auto"/>
                        <w:left w:val="none" w:sz="0" w:space="0" w:color="auto"/>
                        <w:bottom w:val="none" w:sz="0" w:space="0" w:color="auto"/>
                        <w:right w:val="none" w:sz="0" w:space="0" w:color="auto"/>
                      </w:divBdr>
                    </w:div>
                  </w:divsChild>
                </w:div>
                <w:div w:id="255797046">
                  <w:marLeft w:val="0"/>
                  <w:marRight w:val="0"/>
                  <w:marTop w:val="0"/>
                  <w:marBottom w:val="0"/>
                  <w:divBdr>
                    <w:top w:val="none" w:sz="0" w:space="0" w:color="auto"/>
                    <w:left w:val="none" w:sz="0" w:space="0" w:color="auto"/>
                    <w:bottom w:val="none" w:sz="0" w:space="0" w:color="auto"/>
                    <w:right w:val="none" w:sz="0" w:space="0" w:color="auto"/>
                  </w:divBdr>
                  <w:divsChild>
                    <w:div w:id="563948647">
                      <w:marLeft w:val="0"/>
                      <w:marRight w:val="0"/>
                      <w:marTop w:val="0"/>
                      <w:marBottom w:val="0"/>
                      <w:divBdr>
                        <w:top w:val="none" w:sz="0" w:space="0" w:color="auto"/>
                        <w:left w:val="none" w:sz="0" w:space="0" w:color="auto"/>
                        <w:bottom w:val="none" w:sz="0" w:space="0" w:color="auto"/>
                        <w:right w:val="none" w:sz="0" w:space="0" w:color="auto"/>
                      </w:divBdr>
                    </w:div>
                  </w:divsChild>
                </w:div>
                <w:div w:id="262107278">
                  <w:marLeft w:val="0"/>
                  <w:marRight w:val="0"/>
                  <w:marTop w:val="0"/>
                  <w:marBottom w:val="0"/>
                  <w:divBdr>
                    <w:top w:val="none" w:sz="0" w:space="0" w:color="auto"/>
                    <w:left w:val="none" w:sz="0" w:space="0" w:color="auto"/>
                    <w:bottom w:val="none" w:sz="0" w:space="0" w:color="auto"/>
                    <w:right w:val="none" w:sz="0" w:space="0" w:color="auto"/>
                  </w:divBdr>
                  <w:divsChild>
                    <w:div w:id="1570578091">
                      <w:marLeft w:val="0"/>
                      <w:marRight w:val="0"/>
                      <w:marTop w:val="0"/>
                      <w:marBottom w:val="0"/>
                      <w:divBdr>
                        <w:top w:val="none" w:sz="0" w:space="0" w:color="auto"/>
                        <w:left w:val="none" w:sz="0" w:space="0" w:color="auto"/>
                        <w:bottom w:val="none" w:sz="0" w:space="0" w:color="auto"/>
                        <w:right w:val="none" w:sz="0" w:space="0" w:color="auto"/>
                      </w:divBdr>
                    </w:div>
                  </w:divsChild>
                </w:div>
                <w:div w:id="315035999">
                  <w:marLeft w:val="0"/>
                  <w:marRight w:val="0"/>
                  <w:marTop w:val="0"/>
                  <w:marBottom w:val="0"/>
                  <w:divBdr>
                    <w:top w:val="none" w:sz="0" w:space="0" w:color="auto"/>
                    <w:left w:val="none" w:sz="0" w:space="0" w:color="auto"/>
                    <w:bottom w:val="none" w:sz="0" w:space="0" w:color="auto"/>
                    <w:right w:val="none" w:sz="0" w:space="0" w:color="auto"/>
                  </w:divBdr>
                  <w:divsChild>
                    <w:div w:id="362250226">
                      <w:marLeft w:val="0"/>
                      <w:marRight w:val="0"/>
                      <w:marTop w:val="0"/>
                      <w:marBottom w:val="0"/>
                      <w:divBdr>
                        <w:top w:val="none" w:sz="0" w:space="0" w:color="auto"/>
                        <w:left w:val="none" w:sz="0" w:space="0" w:color="auto"/>
                        <w:bottom w:val="none" w:sz="0" w:space="0" w:color="auto"/>
                        <w:right w:val="none" w:sz="0" w:space="0" w:color="auto"/>
                      </w:divBdr>
                    </w:div>
                  </w:divsChild>
                </w:div>
                <w:div w:id="337122769">
                  <w:marLeft w:val="0"/>
                  <w:marRight w:val="0"/>
                  <w:marTop w:val="0"/>
                  <w:marBottom w:val="0"/>
                  <w:divBdr>
                    <w:top w:val="none" w:sz="0" w:space="0" w:color="auto"/>
                    <w:left w:val="none" w:sz="0" w:space="0" w:color="auto"/>
                    <w:bottom w:val="none" w:sz="0" w:space="0" w:color="auto"/>
                    <w:right w:val="none" w:sz="0" w:space="0" w:color="auto"/>
                  </w:divBdr>
                  <w:divsChild>
                    <w:div w:id="1277519586">
                      <w:marLeft w:val="0"/>
                      <w:marRight w:val="0"/>
                      <w:marTop w:val="0"/>
                      <w:marBottom w:val="0"/>
                      <w:divBdr>
                        <w:top w:val="none" w:sz="0" w:space="0" w:color="auto"/>
                        <w:left w:val="none" w:sz="0" w:space="0" w:color="auto"/>
                        <w:bottom w:val="none" w:sz="0" w:space="0" w:color="auto"/>
                        <w:right w:val="none" w:sz="0" w:space="0" w:color="auto"/>
                      </w:divBdr>
                    </w:div>
                  </w:divsChild>
                </w:div>
                <w:div w:id="339240796">
                  <w:marLeft w:val="0"/>
                  <w:marRight w:val="0"/>
                  <w:marTop w:val="0"/>
                  <w:marBottom w:val="0"/>
                  <w:divBdr>
                    <w:top w:val="none" w:sz="0" w:space="0" w:color="auto"/>
                    <w:left w:val="none" w:sz="0" w:space="0" w:color="auto"/>
                    <w:bottom w:val="none" w:sz="0" w:space="0" w:color="auto"/>
                    <w:right w:val="none" w:sz="0" w:space="0" w:color="auto"/>
                  </w:divBdr>
                  <w:divsChild>
                    <w:div w:id="1968465571">
                      <w:marLeft w:val="0"/>
                      <w:marRight w:val="0"/>
                      <w:marTop w:val="0"/>
                      <w:marBottom w:val="0"/>
                      <w:divBdr>
                        <w:top w:val="none" w:sz="0" w:space="0" w:color="auto"/>
                        <w:left w:val="none" w:sz="0" w:space="0" w:color="auto"/>
                        <w:bottom w:val="none" w:sz="0" w:space="0" w:color="auto"/>
                        <w:right w:val="none" w:sz="0" w:space="0" w:color="auto"/>
                      </w:divBdr>
                    </w:div>
                  </w:divsChild>
                </w:div>
                <w:div w:id="357196410">
                  <w:marLeft w:val="0"/>
                  <w:marRight w:val="0"/>
                  <w:marTop w:val="0"/>
                  <w:marBottom w:val="0"/>
                  <w:divBdr>
                    <w:top w:val="none" w:sz="0" w:space="0" w:color="auto"/>
                    <w:left w:val="none" w:sz="0" w:space="0" w:color="auto"/>
                    <w:bottom w:val="none" w:sz="0" w:space="0" w:color="auto"/>
                    <w:right w:val="none" w:sz="0" w:space="0" w:color="auto"/>
                  </w:divBdr>
                  <w:divsChild>
                    <w:div w:id="1762096834">
                      <w:marLeft w:val="0"/>
                      <w:marRight w:val="0"/>
                      <w:marTop w:val="0"/>
                      <w:marBottom w:val="0"/>
                      <w:divBdr>
                        <w:top w:val="none" w:sz="0" w:space="0" w:color="auto"/>
                        <w:left w:val="none" w:sz="0" w:space="0" w:color="auto"/>
                        <w:bottom w:val="none" w:sz="0" w:space="0" w:color="auto"/>
                        <w:right w:val="none" w:sz="0" w:space="0" w:color="auto"/>
                      </w:divBdr>
                    </w:div>
                  </w:divsChild>
                </w:div>
                <w:div w:id="439952344">
                  <w:marLeft w:val="0"/>
                  <w:marRight w:val="0"/>
                  <w:marTop w:val="0"/>
                  <w:marBottom w:val="0"/>
                  <w:divBdr>
                    <w:top w:val="none" w:sz="0" w:space="0" w:color="auto"/>
                    <w:left w:val="none" w:sz="0" w:space="0" w:color="auto"/>
                    <w:bottom w:val="none" w:sz="0" w:space="0" w:color="auto"/>
                    <w:right w:val="none" w:sz="0" w:space="0" w:color="auto"/>
                  </w:divBdr>
                  <w:divsChild>
                    <w:div w:id="315765884">
                      <w:marLeft w:val="0"/>
                      <w:marRight w:val="0"/>
                      <w:marTop w:val="0"/>
                      <w:marBottom w:val="0"/>
                      <w:divBdr>
                        <w:top w:val="none" w:sz="0" w:space="0" w:color="auto"/>
                        <w:left w:val="none" w:sz="0" w:space="0" w:color="auto"/>
                        <w:bottom w:val="none" w:sz="0" w:space="0" w:color="auto"/>
                        <w:right w:val="none" w:sz="0" w:space="0" w:color="auto"/>
                      </w:divBdr>
                    </w:div>
                  </w:divsChild>
                </w:div>
                <w:div w:id="443036310">
                  <w:marLeft w:val="0"/>
                  <w:marRight w:val="0"/>
                  <w:marTop w:val="0"/>
                  <w:marBottom w:val="0"/>
                  <w:divBdr>
                    <w:top w:val="none" w:sz="0" w:space="0" w:color="auto"/>
                    <w:left w:val="none" w:sz="0" w:space="0" w:color="auto"/>
                    <w:bottom w:val="none" w:sz="0" w:space="0" w:color="auto"/>
                    <w:right w:val="none" w:sz="0" w:space="0" w:color="auto"/>
                  </w:divBdr>
                  <w:divsChild>
                    <w:div w:id="798112532">
                      <w:marLeft w:val="0"/>
                      <w:marRight w:val="0"/>
                      <w:marTop w:val="0"/>
                      <w:marBottom w:val="0"/>
                      <w:divBdr>
                        <w:top w:val="none" w:sz="0" w:space="0" w:color="auto"/>
                        <w:left w:val="none" w:sz="0" w:space="0" w:color="auto"/>
                        <w:bottom w:val="none" w:sz="0" w:space="0" w:color="auto"/>
                        <w:right w:val="none" w:sz="0" w:space="0" w:color="auto"/>
                      </w:divBdr>
                    </w:div>
                  </w:divsChild>
                </w:div>
                <w:div w:id="468549365">
                  <w:marLeft w:val="0"/>
                  <w:marRight w:val="0"/>
                  <w:marTop w:val="0"/>
                  <w:marBottom w:val="0"/>
                  <w:divBdr>
                    <w:top w:val="none" w:sz="0" w:space="0" w:color="auto"/>
                    <w:left w:val="none" w:sz="0" w:space="0" w:color="auto"/>
                    <w:bottom w:val="none" w:sz="0" w:space="0" w:color="auto"/>
                    <w:right w:val="none" w:sz="0" w:space="0" w:color="auto"/>
                  </w:divBdr>
                  <w:divsChild>
                    <w:div w:id="1398937148">
                      <w:marLeft w:val="0"/>
                      <w:marRight w:val="0"/>
                      <w:marTop w:val="0"/>
                      <w:marBottom w:val="0"/>
                      <w:divBdr>
                        <w:top w:val="none" w:sz="0" w:space="0" w:color="auto"/>
                        <w:left w:val="none" w:sz="0" w:space="0" w:color="auto"/>
                        <w:bottom w:val="none" w:sz="0" w:space="0" w:color="auto"/>
                        <w:right w:val="none" w:sz="0" w:space="0" w:color="auto"/>
                      </w:divBdr>
                    </w:div>
                  </w:divsChild>
                </w:div>
                <w:div w:id="473522223">
                  <w:marLeft w:val="0"/>
                  <w:marRight w:val="0"/>
                  <w:marTop w:val="0"/>
                  <w:marBottom w:val="0"/>
                  <w:divBdr>
                    <w:top w:val="none" w:sz="0" w:space="0" w:color="auto"/>
                    <w:left w:val="none" w:sz="0" w:space="0" w:color="auto"/>
                    <w:bottom w:val="none" w:sz="0" w:space="0" w:color="auto"/>
                    <w:right w:val="none" w:sz="0" w:space="0" w:color="auto"/>
                  </w:divBdr>
                  <w:divsChild>
                    <w:div w:id="1924100808">
                      <w:marLeft w:val="0"/>
                      <w:marRight w:val="0"/>
                      <w:marTop w:val="0"/>
                      <w:marBottom w:val="0"/>
                      <w:divBdr>
                        <w:top w:val="none" w:sz="0" w:space="0" w:color="auto"/>
                        <w:left w:val="none" w:sz="0" w:space="0" w:color="auto"/>
                        <w:bottom w:val="none" w:sz="0" w:space="0" w:color="auto"/>
                        <w:right w:val="none" w:sz="0" w:space="0" w:color="auto"/>
                      </w:divBdr>
                    </w:div>
                  </w:divsChild>
                </w:div>
                <w:div w:id="480269346">
                  <w:marLeft w:val="0"/>
                  <w:marRight w:val="0"/>
                  <w:marTop w:val="0"/>
                  <w:marBottom w:val="0"/>
                  <w:divBdr>
                    <w:top w:val="none" w:sz="0" w:space="0" w:color="auto"/>
                    <w:left w:val="none" w:sz="0" w:space="0" w:color="auto"/>
                    <w:bottom w:val="none" w:sz="0" w:space="0" w:color="auto"/>
                    <w:right w:val="none" w:sz="0" w:space="0" w:color="auto"/>
                  </w:divBdr>
                  <w:divsChild>
                    <w:div w:id="215707560">
                      <w:marLeft w:val="0"/>
                      <w:marRight w:val="0"/>
                      <w:marTop w:val="0"/>
                      <w:marBottom w:val="0"/>
                      <w:divBdr>
                        <w:top w:val="none" w:sz="0" w:space="0" w:color="auto"/>
                        <w:left w:val="none" w:sz="0" w:space="0" w:color="auto"/>
                        <w:bottom w:val="none" w:sz="0" w:space="0" w:color="auto"/>
                        <w:right w:val="none" w:sz="0" w:space="0" w:color="auto"/>
                      </w:divBdr>
                    </w:div>
                  </w:divsChild>
                </w:div>
                <w:div w:id="632056854">
                  <w:marLeft w:val="0"/>
                  <w:marRight w:val="0"/>
                  <w:marTop w:val="0"/>
                  <w:marBottom w:val="0"/>
                  <w:divBdr>
                    <w:top w:val="none" w:sz="0" w:space="0" w:color="auto"/>
                    <w:left w:val="none" w:sz="0" w:space="0" w:color="auto"/>
                    <w:bottom w:val="none" w:sz="0" w:space="0" w:color="auto"/>
                    <w:right w:val="none" w:sz="0" w:space="0" w:color="auto"/>
                  </w:divBdr>
                  <w:divsChild>
                    <w:div w:id="609749597">
                      <w:marLeft w:val="0"/>
                      <w:marRight w:val="0"/>
                      <w:marTop w:val="0"/>
                      <w:marBottom w:val="0"/>
                      <w:divBdr>
                        <w:top w:val="none" w:sz="0" w:space="0" w:color="auto"/>
                        <w:left w:val="none" w:sz="0" w:space="0" w:color="auto"/>
                        <w:bottom w:val="none" w:sz="0" w:space="0" w:color="auto"/>
                        <w:right w:val="none" w:sz="0" w:space="0" w:color="auto"/>
                      </w:divBdr>
                    </w:div>
                  </w:divsChild>
                </w:div>
                <w:div w:id="651326632">
                  <w:marLeft w:val="0"/>
                  <w:marRight w:val="0"/>
                  <w:marTop w:val="0"/>
                  <w:marBottom w:val="0"/>
                  <w:divBdr>
                    <w:top w:val="none" w:sz="0" w:space="0" w:color="auto"/>
                    <w:left w:val="none" w:sz="0" w:space="0" w:color="auto"/>
                    <w:bottom w:val="none" w:sz="0" w:space="0" w:color="auto"/>
                    <w:right w:val="none" w:sz="0" w:space="0" w:color="auto"/>
                  </w:divBdr>
                  <w:divsChild>
                    <w:div w:id="1102993475">
                      <w:marLeft w:val="0"/>
                      <w:marRight w:val="0"/>
                      <w:marTop w:val="0"/>
                      <w:marBottom w:val="0"/>
                      <w:divBdr>
                        <w:top w:val="none" w:sz="0" w:space="0" w:color="auto"/>
                        <w:left w:val="none" w:sz="0" w:space="0" w:color="auto"/>
                        <w:bottom w:val="none" w:sz="0" w:space="0" w:color="auto"/>
                        <w:right w:val="none" w:sz="0" w:space="0" w:color="auto"/>
                      </w:divBdr>
                    </w:div>
                  </w:divsChild>
                </w:div>
                <w:div w:id="655299139">
                  <w:marLeft w:val="0"/>
                  <w:marRight w:val="0"/>
                  <w:marTop w:val="0"/>
                  <w:marBottom w:val="0"/>
                  <w:divBdr>
                    <w:top w:val="none" w:sz="0" w:space="0" w:color="auto"/>
                    <w:left w:val="none" w:sz="0" w:space="0" w:color="auto"/>
                    <w:bottom w:val="none" w:sz="0" w:space="0" w:color="auto"/>
                    <w:right w:val="none" w:sz="0" w:space="0" w:color="auto"/>
                  </w:divBdr>
                  <w:divsChild>
                    <w:div w:id="1901555244">
                      <w:marLeft w:val="0"/>
                      <w:marRight w:val="0"/>
                      <w:marTop w:val="0"/>
                      <w:marBottom w:val="0"/>
                      <w:divBdr>
                        <w:top w:val="none" w:sz="0" w:space="0" w:color="auto"/>
                        <w:left w:val="none" w:sz="0" w:space="0" w:color="auto"/>
                        <w:bottom w:val="none" w:sz="0" w:space="0" w:color="auto"/>
                        <w:right w:val="none" w:sz="0" w:space="0" w:color="auto"/>
                      </w:divBdr>
                    </w:div>
                  </w:divsChild>
                </w:div>
                <w:div w:id="667096436">
                  <w:marLeft w:val="0"/>
                  <w:marRight w:val="0"/>
                  <w:marTop w:val="0"/>
                  <w:marBottom w:val="0"/>
                  <w:divBdr>
                    <w:top w:val="none" w:sz="0" w:space="0" w:color="auto"/>
                    <w:left w:val="none" w:sz="0" w:space="0" w:color="auto"/>
                    <w:bottom w:val="none" w:sz="0" w:space="0" w:color="auto"/>
                    <w:right w:val="none" w:sz="0" w:space="0" w:color="auto"/>
                  </w:divBdr>
                  <w:divsChild>
                    <w:div w:id="1076130231">
                      <w:marLeft w:val="0"/>
                      <w:marRight w:val="0"/>
                      <w:marTop w:val="0"/>
                      <w:marBottom w:val="0"/>
                      <w:divBdr>
                        <w:top w:val="none" w:sz="0" w:space="0" w:color="auto"/>
                        <w:left w:val="none" w:sz="0" w:space="0" w:color="auto"/>
                        <w:bottom w:val="none" w:sz="0" w:space="0" w:color="auto"/>
                        <w:right w:val="none" w:sz="0" w:space="0" w:color="auto"/>
                      </w:divBdr>
                    </w:div>
                  </w:divsChild>
                </w:div>
                <w:div w:id="688526810">
                  <w:marLeft w:val="0"/>
                  <w:marRight w:val="0"/>
                  <w:marTop w:val="0"/>
                  <w:marBottom w:val="0"/>
                  <w:divBdr>
                    <w:top w:val="none" w:sz="0" w:space="0" w:color="auto"/>
                    <w:left w:val="none" w:sz="0" w:space="0" w:color="auto"/>
                    <w:bottom w:val="none" w:sz="0" w:space="0" w:color="auto"/>
                    <w:right w:val="none" w:sz="0" w:space="0" w:color="auto"/>
                  </w:divBdr>
                  <w:divsChild>
                    <w:div w:id="1204168">
                      <w:marLeft w:val="0"/>
                      <w:marRight w:val="0"/>
                      <w:marTop w:val="0"/>
                      <w:marBottom w:val="0"/>
                      <w:divBdr>
                        <w:top w:val="none" w:sz="0" w:space="0" w:color="auto"/>
                        <w:left w:val="none" w:sz="0" w:space="0" w:color="auto"/>
                        <w:bottom w:val="none" w:sz="0" w:space="0" w:color="auto"/>
                        <w:right w:val="none" w:sz="0" w:space="0" w:color="auto"/>
                      </w:divBdr>
                    </w:div>
                  </w:divsChild>
                </w:div>
                <w:div w:id="697580855">
                  <w:marLeft w:val="0"/>
                  <w:marRight w:val="0"/>
                  <w:marTop w:val="0"/>
                  <w:marBottom w:val="0"/>
                  <w:divBdr>
                    <w:top w:val="none" w:sz="0" w:space="0" w:color="auto"/>
                    <w:left w:val="none" w:sz="0" w:space="0" w:color="auto"/>
                    <w:bottom w:val="none" w:sz="0" w:space="0" w:color="auto"/>
                    <w:right w:val="none" w:sz="0" w:space="0" w:color="auto"/>
                  </w:divBdr>
                  <w:divsChild>
                    <w:div w:id="1663004591">
                      <w:marLeft w:val="0"/>
                      <w:marRight w:val="0"/>
                      <w:marTop w:val="0"/>
                      <w:marBottom w:val="0"/>
                      <w:divBdr>
                        <w:top w:val="none" w:sz="0" w:space="0" w:color="auto"/>
                        <w:left w:val="none" w:sz="0" w:space="0" w:color="auto"/>
                        <w:bottom w:val="none" w:sz="0" w:space="0" w:color="auto"/>
                        <w:right w:val="none" w:sz="0" w:space="0" w:color="auto"/>
                      </w:divBdr>
                    </w:div>
                  </w:divsChild>
                </w:div>
                <w:div w:id="706218404">
                  <w:marLeft w:val="0"/>
                  <w:marRight w:val="0"/>
                  <w:marTop w:val="0"/>
                  <w:marBottom w:val="0"/>
                  <w:divBdr>
                    <w:top w:val="none" w:sz="0" w:space="0" w:color="auto"/>
                    <w:left w:val="none" w:sz="0" w:space="0" w:color="auto"/>
                    <w:bottom w:val="none" w:sz="0" w:space="0" w:color="auto"/>
                    <w:right w:val="none" w:sz="0" w:space="0" w:color="auto"/>
                  </w:divBdr>
                  <w:divsChild>
                    <w:div w:id="225458328">
                      <w:marLeft w:val="0"/>
                      <w:marRight w:val="0"/>
                      <w:marTop w:val="0"/>
                      <w:marBottom w:val="0"/>
                      <w:divBdr>
                        <w:top w:val="none" w:sz="0" w:space="0" w:color="auto"/>
                        <w:left w:val="none" w:sz="0" w:space="0" w:color="auto"/>
                        <w:bottom w:val="none" w:sz="0" w:space="0" w:color="auto"/>
                        <w:right w:val="none" w:sz="0" w:space="0" w:color="auto"/>
                      </w:divBdr>
                    </w:div>
                  </w:divsChild>
                </w:div>
                <w:div w:id="799373515">
                  <w:marLeft w:val="0"/>
                  <w:marRight w:val="0"/>
                  <w:marTop w:val="0"/>
                  <w:marBottom w:val="0"/>
                  <w:divBdr>
                    <w:top w:val="none" w:sz="0" w:space="0" w:color="auto"/>
                    <w:left w:val="none" w:sz="0" w:space="0" w:color="auto"/>
                    <w:bottom w:val="none" w:sz="0" w:space="0" w:color="auto"/>
                    <w:right w:val="none" w:sz="0" w:space="0" w:color="auto"/>
                  </w:divBdr>
                  <w:divsChild>
                    <w:div w:id="1785613252">
                      <w:marLeft w:val="0"/>
                      <w:marRight w:val="0"/>
                      <w:marTop w:val="0"/>
                      <w:marBottom w:val="0"/>
                      <w:divBdr>
                        <w:top w:val="none" w:sz="0" w:space="0" w:color="auto"/>
                        <w:left w:val="none" w:sz="0" w:space="0" w:color="auto"/>
                        <w:bottom w:val="none" w:sz="0" w:space="0" w:color="auto"/>
                        <w:right w:val="none" w:sz="0" w:space="0" w:color="auto"/>
                      </w:divBdr>
                    </w:div>
                  </w:divsChild>
                </w:div>
                <w:div w:id="808327410">
                  <w:marLeft w:val="0"/>
                  <w:marRight w:val="0"/>
                  <w:marTop w:val="0"/>
                  <w:marBottom w:val="0"/>
                  <w:divBdr>
                    <w:top w:val="none" w:sz="0" w:space="0" w:color="auto"/>
                    <w:left w:val="none" w:sz="0" w:space="0" w:color="auto"/>
                    <w:bottom w:val="none" w:sz="0" w:space="0" w:color="auto"/>
                    <w:right w:val="none" w:sz="0" w:space="0" w:color="auto"/>
                  </w:divBdr>
                  <w:divsChild>
                    <w:div w:id="108555219">
                      <w:marLeft w:val="0"/>
                      <w:marRight w:val="0"/>
                      <w:marTop w:val="0"/>
                      <w:marBottom w:val="0"/>
                      <w:divBdr>
                        <w:top w:val="none" w:sz="0" w:space="0" w:color="auto"/>
                        <w:left w:val="none" w:sz="0" w:space="0" w:color="auto"/>
                        <w:bottom w:val="none" w:sz="0" w:space="0" w:color="auto"/>
                        <w:right w:val="none" w:sz="0" w:space="0" w:color="auto"/>
                      </w:divBdr>
                    </w:div>
                  </w:divsChild>
                </w:div>
                <w:div w:id="829711210">
                  <w:marLeft w:val="0"/>
                  <w:marRight w:val="0"/>
                  <w:marTop w:val="0"/>
                  <w:marBottom w:val="0"/>
                  <w:divBdr>
                    <w:top w:val="none" w:sz="0" w:space="0" w:color="auto"/>
                    <w:left w:val="none" w:sz="0" w:space="0" w:color="auto"/>
                    <w:bottom w:val="none" w:sz="0" w:space="0" w:color="auto"/>
                    <w:right w:val="none" w:sz="0" w:space="0" w:color="auto"/>
                  </w:divBdr>
                  <w:divsChild>
                    <w:div w:id="1258827710">
                      <w:marLeft w:val="0"/>
                      <w:marRight w:val="0"/>
                      <w:marTop w:val="0"/>
                      <w:marBottom w:val="0"/>
                      <w:divBdr>
                        <w:top w:val="none" w:sz="0" w:space="0" w:color="auto"/>
                        <w:left w:val="none" w:sz="0" w:space="0" w:color="auto"/>
                        <w:bottom w:val="none" w:sz="0" w:space="0" w:color="auto"/>
                        <w:right w:val="none" w:sz="0" w:space="0" w:color="auto"/>
                      </w:divBdr>
                    </w:div>
                  </w:divsChild>
                </w:div>
                <w:div w:id="920984274">
                  <w:marLeft w:val="0"/>
                  <w:marRight w:val="0"/>
                  <w:marTop w:val="0"/>
                  <w:marBottom w:val="0"/>
                  <w:divBdr>
                    <w:top w:val="none" w:sz="0" w:space="0" w:color="auto"/>
                    <w:left w:val="none" w:sz="0" w:space="0" w:color="auto"/>
                    <w:bottom w:val="none" w:sz="0" w:space="0" w:color="auto"/>
                    <w:right w:val="none" w:sz="0" w:space="0" w:color="auto"/>
                  </w:divBdr>
                  <w:divsChild>
                    <w:div w:id="38750521">
                      <w:marLeft w:val="0"/>
                      <w:marRight w:val="0"/>
                      <w:marTop w:val="0"/>
                      <w:marBottom w:val="0"/>
                      <w:divBdr>
                        <w:top w:val="none" w:sz="0" w:space="0" w:color="auto"/>
                        <w:left w:val="none" w:sz="0" w:space="0" w:color="auto"/>
                        <w:bottom w:val="none" w:sz="0" w:space="0" w:color="auto"/>
                        <w:right w:val="none" w:sz="0" w:space="0" w:color="auto"/>
                      </w:divBdr>
                    </w:div>
                  </w:divsChild>
                </w:div>
                <w:div w:id="947782756">
                  <w:marLeft w:val="0"/>
                  <w:marRight w:val="0"/>
                  <w:marTop w:val="0"/>
                  <w:marBottom w:val="0"/>
                  <w:divBdr>
                    <w:top w:val="none" w:sz="0" w:space="0" w:color="auto"/>
                    <w:left w:val="none" w:sz="0" w:space="0" w:color="auto"/>
                    <w:bottom w:val="none" w:sz="0" w:space="0" w:color="auto"/>
                    <w:right w:val="none" w:sz="0" w:space="0" w:color="auto"/>
                  </w:divBdr>
                  <w:divsChild>
                    <w:div w:id="1459448417">
                      <w:marLeft w:val="0"/>
                      <w:marRight w:val="0"/>
                      <w:marTop w:val="0"/>
                      <w:marBottom w:val="0"/>
                      <w:divBdr>
                        <w:top w:val="none" w:sz="0" w:space="0" w:color="auto"/>
                        <w:left w:val="none" w:sz="0" w:space="0" w:color="auto"/>
                        <w:bottom w:val="none" w:sz="0" w:space="0" w:color="auto"/>
                        <w:right w:val="none" w:sz="0" w:space="0" w:color="auto"/>
                      </w:divBdr>
                    </w:div>
                  </w:divsChild>
                </w:div>
                <w:div w:id="1064643134">
                  <w:marLeft w:val="0"/>
                  <w:marRight w:val="0"/>
                  <w:marTop w:val="0"/>
                  <w:marBottom w:val="0"/>
                  <w:divBdr>
                    <w:top w:val="none" w:sz="0" w:space="0" w:color="auto"/>
                    <w:left w:val="none" w:sz="0" w:space="0" w:color="auto"/>
                    <w:bottom w:val="none" w:sz="0" w:space="0" w:color="auto"/>
                    <w:right w:val="none" w:sz="0" w:space="0" w:color="auto"/>
                  </w:divBdr>
                  <w:divsChild>
                    <w:div w:id="455221766">
                      <w:marLeft w:val="0"/>
                      <w:marRight w:val="0"/>
                      <w:marTop w:val="0"/>
                      <w:marBottom w:val="0"/>
                      <w:divBdr>
                        <w:top w:val="none" w:sz="0" w:space="0" w:color="auto"/>
                        <w:left w:val="none" w:sz="0" w:space="0" w:color="auto"/>
                        <w:bottom w:val="none" w:sz="0" w:space="0" w:color="auto"/>
                        <w:right w:val="none" w:sz="0" w:space="0" w:color="auto"/>
                      </w:divBdr>
                    </w:div>
                  </w:divsChild>
                </w:div>
                <w:div w:id="1069838633">
                  <w:marLeft w:val="0"/>
                  <w:marRight w:val="0"/>
                  <w:marTop w:val="0"/>
                  <w:marBottom w:val="0"/>
                  <w:divBdr>
                    <w:top w:val="none" w:sz="0" w:space="0" w:color="auto"/>
                    <w:left w:val="none" w:sz="0" w:space="0" w:color="auto"/>
                    <w:bottom w:val="none" w:sz="0" w:space="0" w:color="auto"/>
                    <w:right w:val="none" w:sz="0" w:space="0" w:color="auto"/>
                  </w:divBdr>
                  <w:divsChild>
                    <w:div w:id="1700276535">
                      <w:marLeft w:val="0"/>
                      <w:marRight w:val="0"/>
                      <w:marTop w:val="0"/>
                      <w:marBottom w:val="0"/>
                      <w:divBdr>
                        <w:top w:val="none" w:sz="0" w:space="0" w:color="auto"/>
                        <w:left w:val="none" w:sz="0" w:space="0" w:color="auto"/>
                        <w:bottom w:val="none" w:sz="0" w:space="0" w:color="auto"/>
                        <w:right w:val="none" w:sz="0" w:space="0" w:color="auto"/>
                      </w:divBdr>
                    </w:div>
                  </w:divsChild>
                </w:div>
                <w:div w:id="1075006959">
                  <w:marLeft w:val="0"/>
                  <w:marRight w:val="0"/>
                  <w:marTop w:val="0"/>
                  <w:marBottom w:val="0"/>
                  <w:divBdr>
                    <w:top w:val="none" w:sz="0" w:space="0" w:color="auto"/>
                    <w:left w:val="none" w:sz="0" w:space="0" w:color="auto"/>
                    <w:bottom w:val="none" w:sz="0" w:space="0" w:color="auto"/>
                    <w:right w:val="none" w:sz="0" w:space="0" w:color="auto"/>
                  </w:divBdr>
                  <w:divsChild>
                    <w:div w:id="1326780946">
                      <w:marLeft w:val="0"/>
                      <w:marRight w:val="0"/>
                      <w:marTop w:val="0"/>
                      <w:marBottom w:val="0"/>
                      <w:divBdr>
                        <w:top w:val="none" w:sz="0" w:space="0" w:color="auto"/>
                        <w:left w:val="none" w:sz="0" w:space="0" w:color="auto"/>
                        <w:bottom w:val="none" w:sz="0" w:space="0" w:color="auto"/>
                        <w:right w:val="none" w:sz="0" w:space="0" w:color="auto"/>
                      </w:divBdr>
                    </w:div>
                  </w:divsChild>
                </w:div>
                <w:div w:id="1113597474">
                  <w:marLeft w:val="0"/>
                  <w:marRight w:val="0"/>
                  <w:marTop w:val="0"/>
                  <w:marBottom w:val="0"/>
                  <w:divBdr>
                    <w:top w:val="none" w:sz="0" w:space="0" w:color="auto"/>
                    <w:left w:val="none" w:sz="0" w:space="0" w:color="auto"/>
                    <w:bottom w:val="none" w:sz="0" w:space="0" w:color="auto"/>
                    <w:right w:val="none" w:sz="0" w:space="0" w:color="auto"/>
                  </w:divBdr>
                  <w:divsChild>
                    <w:div w:id="1137181898">
                      <w:marLeft w:val="0"/>
                      <w:marRight w:val="0"/>
                      <w:marTop w:val="0"/>
                      <w:marBottom w:val="0"/>
                      <w:divBdr>
                        <w:top w:val="none" w:sz="0" w:space="0" w:color="auto"/>
                        <w:left w:val="none" w:sz="0" w:space="0" w:color="auto"/>
                        <w:bottom w:val="none" w:sz="0" w:space="0" w:color="auto"/>
                        <w:right w:val="none" w:sz="0" w:space="0" w:color="auto"/>
                      </w:divBdr>
                    </w:div>
                  </w:divsChild>
                </w:div>
                <w:div w:id="1199119853">
                  <w:marLeft w:val="0"/>
                  <w:marRight w:val="0"/>
                  <w:marTop w:val="0"/>
                  <w:marBottom w:val="0"/>
                  <w:divBdr>
                    <w:top w:val="none" w:sz="0" w:space="0" w:color="auto"/>
                    <w:left w:val="none" w:sz="0" w:space="0" w:color="auto"/>
                    <w:bottom w:val="none" w:sz="0" w:space="0" w:color="auto"/>
                    <w:right w:val="none" w:sz="0" w:space="0" w:color="auto"/>
                  </w:divBdr>
                  <w:divsChild>
                    <w:div w:id="649948249">
                      <w:marLeft w:val="0"/>
                      <w:marRight w:val="0"/>
                      <w:marTop w:val="0"/>
                      <w:marBottom w:val="0"/>
                      <w:divBdr>
                        <w:top w:val="none" w:sz="0" w:space="0" w:color="auto"/>
                        <w:left w:val="none" w:sz="0" w:space="0" w:color="auto"/>
                        <w:bottom w:val="none" w:sz="0" w:space="0" w:color="auto"/>
                        <w:right w:val="none" w:sz="0" w:space="0" w:color="auto"/>
                      </w:divBdr>
                    </w:div>
                  </w:divsChild>
                </w:div>
                <w:div w:id="1219588759">
                  <w:marLeft w:val="0"/>
                  <w:marRight w:val="0"/>
                  <w:marTop w:val="0"/>
                  <w:marBottom w:val="0"/>
                  <w:divBdr>
                    <w:top w:val="none" w:sz="0" w:space="0" w:color="auto"/>
                    <w:left w:val="none" w:sz="0" w:space="0" w:color="auto"/>
                    <w:bottom w:val="none" w:sz="0" w:space="0" w:color="auto"/>
                    <w:right w:val="none" w:sz="0" w:space="0" w:color="auto"/>
                  </w:divBdr>
                  <w:divsChild>
                    <w:div w:id="2086295737">
                      <w:marLeft w:val="0"/>
                      <w:marRight w:val="0"/>
                      <w:marTop w:val="0"/>
                      <w:marBottom w:val="0"/>
                      <w:divBdr>
                        <w:top w:val="none" w:sz="0" w:space="0" w:color="auto"/>
                        <w:left w:val="none" w:sz="0" w:space="0" w:color="auto"/>
                        <w:bottom w:val="none" w:sz="0" w:space="0" w:color="auto"/>
                        <w:right w:val="none" w:sz="0" w:space="0" w:color="auto"/>
                      </w:divBdr>
                    </w:div>
                  </w:divsChild>
                </w:div>
                <w:div w:id="1391490715">
                  <w:marLeft w:val="0"/>
                  <w:marRight w:val="0"/>
                  <w:marTop w:val="0"/>
                  <w:marBottom w:val="0"/>
                  <w:divBdr>
                    <w:top w:val="none" w:sz="0" w:space="0" w:color="auto"/>
                    <w:left w:val="none" w:sz="0" w:space="0" w:color="auto"/>
                    <w:bottom w:val="none" w:sz="0" w:space="0" w:color="auto"/>
                    <w:right w:val="none" w:sz="0" w:space="0" w:color="auto"/>
                  </w:divBdr>
                  <w:divsChild>
                    <w:div w:id="1698506510">
                      <w:marLeft w:val="0"/>
                      <w:marRight w:val="0"/>
                      <w:marTop w:val="0"/>
                      <w:marBottom w:val="0"/>
                      <w:divBdr>
                        <w:top w:val="none" w:sz="0" w:space="0" w:color="auto"/>
                        <w:left w:val="none" w:sz="0" w:space="0" w:color="auto"/>
                        <w:bottom w:val="none" w:sz="0" w:space="0" w:color="auto"/>
                        <w:right w:val="none" w:sz="0" w:space="0" w:color="auto"/>
                      </w:divBdr>
                    </w:div>
                  </w:divsChild>
                </w:div>
                <w:div w:id="1391928457">
                  <w:marLeft w:val="0"/>
                  <w:marRight w:val="0"/>
                  <w:marTop w:val="0"/>
                  <w:marBottom w:val="0"/>
                  <w:divBdr>
                    <w:top w:val="none" w:sz="0" w:space="0" w:color="auto"/>
                    <w:left w:val="none" w:sz="0" w:space="0" w:color="auto"/>
                    <w:bottom w:val="none" w:sz="0" w:space="0" w:color="auto"/>
                    <w:right w:val="none" w:sz="0" w:space="0" w:color="auto"/>
                  </w:divBdr>
                  <w:divsChild>
                    <w:div w:id="954558470">
                      <w:marLeft w:val="0"/>
                      <w:marRight w:val="0"/>
                      <w:marTop w:val="0"/>
                      <w:marBottom w:val="0"/>
                      <w:divBdr>
                        <w:top w:val="none" w:sz="0" w:space="0" w:color="auto"/>
                        <w:left w:val="none" w:sz="0" w:space="0" w:color="auto"/>
                        <w:bottom w:val="none" w:sz="0" w:space="0" w:color="auto"/>
                        <w:right w:val="none" w:sz="0" w:space="0" w:color="auto"/>
                      </w:divBdr>
                    </w:div>
                  </w:divsChild>
                </w:div>
                <w:div w:id="1401252805">
                  <w:marLeft w:val="0"/>
                  <w:marRight w:val="0"/>
                  <w:marTop w:val="0"/>
                  <w:marBottom w:val="0"/>
                  <w:divBdr>
                    <w:top w:val="none" w:sz="0" w:space="0" w:color="auto"/>
                    <w:left w:val="none" w:sz="0" w:space="0" w:color="auto"/>
                    <w:bottom w:val="none" w:sz="0" w:space="0" w:color="auto"/>
                    <w:right w:val="none" w:sz="0" w:space="0" w:color="auto"/>
                  </w:divBdr>
                  <w:divsChild>
                    <w:div w:id="34477296">
                      <w:marLeft w:val="0"/>
                      <w:marRight w:val="0"/>
                      <w:marTop w:val="0"/>
                      <w:marBottom w:val="0"/>
                      <w:divBdr>
                        <w:top w:val="none" w:sz="0" w:space="0" w:color="auto"/>
                        <w:left w:val="none" w:sz="0" w:space="0" w:color="auto"/>
                        <w:bottom w:val="none" w:sz="0" w:space="0" w:color="auto"/>
                        <w:right w:val="none" w:sz="0" w:space="0" w:color="auto"/>
                      </w:divBdr>
                    </w:div>
                  </w:divsChild>
                </w:div>
                <w:div w:id="1469323437">
                  <w:marLeft w:val="0"/>
                  <w:marRight w:val="0"/>
                  <w:marTop w:val="0"/>
                  <w:marBottom w:val="0"/>
                  <w:divBdr>
                    <w:top w:val="none" w:sz="0" w:space="0" w:color="auto"/>
                    <w:left w:val="none" w:sz="0" w:space="0" w:color="auto"/>
                    <w:bottom w:val="none" w:sz="0" w:space="0" w:color="auto"/>
                    <w:right w:val="none" w:sz="0" w:space="0" w:color="auto"/>
                  </w:divBdr>
                  <w:divsChild>
                    <w:div w:id="1773741368">
                      <w:marLeft w:val="0"/>
                      <w:marRight w:val="0"/>
                      <w:marTop w:val="0"/>
                      <w:marBottom w:val="0"/>
                      <w:divBdr>
                        <w:top w:val="none" w:sz="0" w:space="0" w:color="auto"/>
                        <w:left w:val="none" w:sz="0" w:space="0" w:color="auto"/>
                        <w:bottom w:val="none" w:sz="0" w:space="0" w:color="auto"/>
                        <w:right w:val="none" w:sz="0" w:space="0" w:color="auto"/>
                      </w:divBdr>
                    </w:div>
                  </w:divsChild>
                </w:div>
                <w:div w:id="1538197718">
                  <w:marLeft w:val="0"/>
                  <w:marRight w:val="0"/>
                  <w:marTop w:val="0"/>
                  <w:marBottom w:val="0"/>
                  <w:divBdr>
                    <w:top w:val="none" w:sz="0" w:space="0" w:color="auto"/>
                    <w:left w:val="none" w:sz="0" w:space="0" w:color="auto"/>
                    <w:bottom w:val="none" w:sz="0" w:space="0" w:color="auto"/>
                    <w:right w:val="none" w:sz="0" w:space="0" w:color="auto"/>
                  </w:divBdr>
                  <w:divsChild>
                    <w:div w:id="870192762">
                      <w:marLeft w:val="0"/>
                      <w:marRight w:val="0"/>
                      <w:marTop w:val="0"/>
                      <w:marBottom w:val="0"/>
                      <w:divBdr>
                        <w:top w:val="none" w:sz="0" w:space="0" w:color="auto"/>
                        <w:left w:val="none" w:sz="0" w:space="0" w:color="auto"/>
                        <w:bottom w:val="none" w:sz="0" w:space="0" w:color="auto"/>
                        <w:right w:val="none" w:sz="0" w:space="0" w:color="auto"/>
                      </w:divBdr>
                    </w:div>
                  </w:divsChild>
                </w:div>
                <w:div w:id="1665933534">
                  <w:marLeft w:val="0"/>
                  <w:marRight w:val="0"/>
                  <w:marTop w:val="0"/>
                  <w:marBottom w:val="0"/>
                  <w:divBdr>
                    <w:top w:val="none" w:sz="0" w:space="0" w:color="auto"/>
                    <w:left w:val="none" w:sz="0" w:space="0" w:color="auto"/>
                    <w:bottom w:val="none" w:sz="0" w:space="0" w:color="auto"/>
                    <w:right w:val="none" w:sz="0" w:space="0" w:color="auto"/>
                  </w:divBdr>
                  <w:divsChild>
                    <w:div w:id="984316946">
                      <w:marLeft w:val="0"/>
                      <w:marRight w:val="0"/>
                      <w:marTop w:val="0"/>
                      <w:marBottom w:val="0"/>
                      <w:divBdr>
                        <w:top w:val="none" w:sz="0" w:space="0" w:color="auto"/>
                        <w:left w:val="none" w:sz="0" w:space="0" w:color="auto"/>
                        <w:bottom w:val="none" w:sz="0" w:space="0" w:color="auto"/>
                        <w:right w:val="none" w:sz="0" w:space="0" w:color="auto"/>
                      </w:divBdr>
                    </w:div>
                  </w:divsChild>
                </w:div>
                <w:div w:id="1691488689">
                  <w:marLeft w:val="0"/>
                  <w:marRight w:val="0"/>
                  <w:marTop w:val="0"/>
                  <w:marBottom w:val="0"/>
                  <w:divBdr>
                    <w:top w:val="none" w:sz="0" w:space="0" w:color="auto"/>
                    <w:left w:val="none" w:sz="0" w:space="0" w:color="auto"/>
                    <w:bottom w:val="none" w:sz="0" w:space="0" w:color="auto"/>
                    <w:right w:val="none" w:sz="0" w:space="0" w:color="auto"/>
                  </w:divBdr>
                  <w:divsChild>
                    <w:div w:id="95487679">
                      <w:marLeft w:val="0"/>
                      <w:marRight w:val="0"/>
                      <w:marTop w:val="0"/>
                      <w:marBottom w:val="0"/>
                      <w:divBdr>
                        <w:top w:val="none" w:sz="0" w:space="0" w:color="auto"/>
                        <w:left w:val="none" w:sz="0" w:space="0" w:color="auto"/>
                        <w:bottom w:val="none" w:sz="0" w:space="0" w:color="auto"/>
                        <w:right w:val="none" w:sz="0" w:space="0" w:color="auto"/>
                      </w:divBdr>
                    </w:div>
                  </w:divsChild>
                </w:div>
                <w:div w:id="1712412992">
                  <w:marLeft w:val="0"/>
                  <w:marRight w:val="0"/>
                  <w:marTop w:val="0"/>
                  <w:marBottom w:val="0"/>
                  <w:divBdr>
                    <w:top w:val="none" w:sz="0" w:space="0" w:color="auto"/>
                    <w:left w:val="none" w:sz="0" w:space="0" w:color="auto"/>
                    <w:bottom w:val="none" w:sz="0" w:space="0" w:color="auto"/>
                    <w:right w:val="none" w:sz="0" w:space="0" w:color="auto"/>
                  </w:divBdr>
                  <w:divsChild>
                    <w:div w:id="855539260">
                      <w:marLeft w:val="0"/>
                      <w:marRight w:val="0"/>
                      <w:marTop w:val="0"/>
                      <w:marBottom w:val="0"/>
                      <w:divBdr>
                        <w:top w:val="none" w:sz="0" w:space="0" w:color="auto"/>
                        <w:left w:val="none" w:sz="0" w:space="0" w:color="auto"/>
                        <w:bottom w:val="none" w:sz="0" w:space="0" w:color="auto"/>
                        <w:right w:val="none" w:sz="0" w:space="0" w:color="auto"/>
                      </w:divBdr>
                    </w:div>
                  </w:divsChild>
                </w:div>
                <w:div w:id="1717579884">
                  <w:marLeft w:val="0"/>
                  <w:marRight w:val="0"/>
                  <w:marTop w:val="0"/>
                  <w:marBottom w:val="0"/>
                  <w:divBdr>
                    <w:top w:val="none" w:sz="0" w:space="0" w:color="auto"/>
                    <w:left w:val="none" w:sz="0" w:space="0" w:color="auto"/>
                    <w:bottom w:val="none" w:sz="0" w:space="0" w:color="auto"/>
                    <w:right w:val="none" w:sz="0" w:space="0" w:color="auto"/>
                  </w:divBdr>
                  <w:divsChild>
                    <w:div w:id="711031492">
                      <w:marLeft w:val="0"/>
                      <w:marRight w:val="0"/>
                      <w:marTop w:val="0"/>
                      <w:marBottom w:val="0"/>
                      <w:divBdr>
                        <w:top w:val="none" w:sz="0" w:space="0" w:color="auto"/>
                        <w:left w:val="none" w:sz="0" w:space="0" w:color="auto"/>
                        <w:bottom w:val="none" w:sz="0" w:space="0" w:color="auto"/>
                        <w:right w:val="none" w:sz="0" w:space="0" w:color="auto"/>
                      </w:divBdr>
                    </w:div>
                  </w:divsChild>
                </w:div>
                <w:div w:id="1720084275">
                  <w:marLeft w:val="0"/>
                  <w:marRight w:val="0"/>
                  <w:marTop w:val="0"/>
                  <w:marBottom w:val="0"/>
                  <w:divBdr>
                    <w:top w:val="none" w:sz="0" w:space="0" w:color="auto"/>
                    <w:left w:val="none" w:sz="0" w:space="0" w:color="auto"/>
                    <w:bottom w:val="none" w:sz="0" w:space="0" w:color="auto"/>
                    <w:right w:val="none" w:sz="0" w:space="0" w:color="auto"/>
                  </w:divBdr>
                  <w:divsChild>
                    <w:div w:id="706835036">
                      <w:marLeft w:val="0"/>
                      <w:marRight w:val="0"/>
                      <w:marTop w:val="0"/>
                      <w:marBottom w:val="0"/>
                      <w:divBdr>
                        <w:top w:val="none" w:sz="0" w:space="0" w:color="auto"/>
                        <w:left w:val="none" w:sz="0" w:space="0" w:color="auto"/>
                        <w:bottom w:val="none" w:sz="0" w:space="0" w:color="auto"/>
                        <w:right w:val="none" w:sz="0" w:space="0" w:color="auto"/>
                      </w:divBdr>
                    </w:div>
                  </w:divsChild>
                </w:div>
                <w:div w:id="1734767525">
                  <w:marLeft w:val="0"/>
                  <w:marRight w:val="0"/>
                  <w:marTop w:val="0"/>
                  <w:marBottom w:val="0"/>
                  <w:divBdr>
                    <w:top w:val="none" w:sz="0" w:space="0" w:color="auto"/>
                    <w:left w:val="none" w:sz="0" w:space="0" w:color="auto"/>
                    <w:bottom w:val="none" w:sz="0" w:space="0" w:color="auto"/>
                    <w:right w:val="none" w:sz="0" w:space="0" w:color="auto"/>
                  </w:divBdr>
                  <w:divsChild>
                    <w:div w:id="1827352522">
                      <w:marLeft w:val="0"/>
                      <w:marRight w:val="0"/>
                      <w:marTop w:val="0"/>
                      <w:marBottom w:val="0"/>
                      <w:divBdr>
                        <w:top w:val="none" w:sz="0" w:space="0" w:color="auto"/>
                        <w:left w:val="none" w:sz="0" w:space="0" w:color="auto"/>
                        <w:bottom w:val="none" w:sz="0" w:space="0" w:color="auto"/>
                        <w:right w:val="none" w:sz="0" w:space="0" w:color="auto"/>
                      </w:divBdr>
                    </w:div>
                  </w:divsChild>
                </w:div>
                <w:div w:id="1795715213">
                  <w:marLeft w:val="0"/>
                  <w:marRight w:val="0"/>
                  <w:marTop w:val="0"/>
                  <w:marBottom w:val="0"/>
                  <w:divBdr>
                    <w:top w:val="none" w:sz="0" w:space="0" w:color="auto"/>
                    <w:left w:val="none" w:sz="0" w:space="0" w:color="auto"/>
                    <w:bottom w:val="none" w:sz="0" w:space="0" w:color="auto"/>
                    <w:right w:val="none" w:sz="0" w:space="0" w:color="auto"/>
                  </w:divBdr>
                  <w:divsChild>
                    <w:div w:id="1141460733">
                      <w:marLeft w:val="0"/>
                      <w:marRight w:val="0"/>
                      <w:marTop w:val="0"/>
                      <w:marBottom w:val="0"/>
                      <w:divBdr>
                        <w:top w:val="none" w:sz="0" w:space="0" w:color="auto"/>
                        <w:left w:val="none" w:sz="0" w:space="0" w:color="auto"/>
                        <w:bottom w:val="none" w:sz="0" w:space="0" w:color="auto"/>
                        <w:right w:val="none" w:sz="0" w:space="0" w:color="auto"/>
                      </w:divBdr>
                    </w:div>
                  </w:divsChild>
                </w:div>
                <w:div w:id="1827740825">
                  <w:marLeft w:val="0"/>
                  <w:marRight w:val="0"/>
                  <w:marTop w:val="0"/>
                  <w:marBottom w:val="0"/>
                  <w:divBdr>
                    <w:top w:val="none" w:sz="0" w:space="0" w:color="auto"/>
                    <w:left w:val="none" w:sz="0" w:space="0" w:color="auto"/>
                    <w:bottom w:val="none" w:sz="0" w:space="0" w:color="auto"/>
                    <w:right w:val="none" w:sz="0" w:space="0" w:color="auto"/>
                  </w:divBdr>
                  <w:divsChild>
                    <w:div w:id="896866228">
                      <w:marLeft w:val="0"/>
                      <w:marRight w:val="0"/>
                      <w:marTop w:val="0"/>
                      <w:marBottom w:val="0"/>
                      <w:divBdr>
                        <w:top w:val="none" w:sz="0" w:space="0" w:color="auto"/>
                        <w:left w:val="none" w:sz="0" w:space="0" w:color="auto"/>
                        <w:bottom w:val="none" w:sz="0" w:space="0" w:color="auto"/>
                        <w:right w:val="none" w:sz="0" w:space="0" w:color="auto"/>
                      </w:divBdr>
                    </w:div>
                  </w:divsChild>
                </w:div>
                <w:div w:id="1857421383">
                  <w:marLeft w:val="0"/>
                  <w:marRight w:val="0"/>
                  <w:marTop w:val="0"/>
                  <w:marBottom w:val="0"/>
                  <w:divBdr>
                    <w:top w:val="none" w:sz="0" w:space="0" w:color="auto"/>
                    <w:left w:val="none" w:sz="0" w:space="0" w:color="auto"/>
                    <w:bottom w:val="none" w:sz="0" w:space="0" w:color="auto"/>
                    <w:right w:val="none" w:sz="0" w:space="0" w:color="auto"/>
                  </w:divBdr>
                  <w:divsChild>
                    <w:div w:id="617100077">
                      <w:marLeft w:val="0"/>
                      <w:marRight w:val="0"/>
                      <w:marTop w:val="0"/>
                      <w:marBottom w:val="0"/>
                      <w:divBdr>
                        <w:top w:val="none" w:sz="0" w:space="0" w:color="auto"/>
                        <w:left w:val="none" w:sz="0" w:space="0" w:color="auto"/>
                        <w:bottom w:val="none" w:sz="0" w:space="0" w:color="auto"/>
                        <w:right w:val="none" w:sz="0" w:space="0" w:color="auto"/>
                      </w:divBdr>
                    </w:div>
                  </w:divsChild>
                </w:div>
                <w:div w:id="1980957281">
                  <w:marLeft w:val="0"/>
                  <w:marRight w:val="0"/>
                  <w:marTop w:val="0"/>
                  <w:marBottom w:val="0"/>
                  <w:divBdr>
                    <w:top w:val="none" w:sz="0" w:space="0" w:color="auto"/>
                    <w:left w:val="none" w:sz="0" w:space="0" w:color="auto"/>
                    <w:bottom w:val="none" w:sz="0" w:space="0" w:color="auto"/>
                    <w:right w:val="none" w:sz="0" w:space="0" w:color="auto"/>
                  </w:divBdr>
                  <w:divsChild>
                    <w:div w:id="389232647">
                      <w:marLeft w:val="0"/>
                      <w:marRight w:val="0"/>
                      <w:marTop w:val="0"/>
                      <w:marBottom w:val="0"/>
                      <w:divBdr>
                        <w:top w:val="none" w:sz="0" w:space="0" w:color="auto"/>
                        <w:left w:val="none" w:sz="0" w:space="0" w:color="auto"/>
                        <w:bottom w:val="none" w:sz="0" w:space="0" w:color="auto"/>
                        <w:right w:val="none" w:sz="0" w:space="0" w:color="auto"/>
                      </w:divBdr>
                    </w:div>
                  </w:divsChild>
                </w:div>
                <w:div w:id="2010675907">
                  <w:marLeft w:val="0"/>
                  <w:marRight w:val="0"/>
                  <w:marTop w:val="0"/>
                  <w:marBottom w:val="0"/>
                  <w:divBdr>
                    <w:top w:val="none" w:sz="0" w:space="0" w:color="auto"/>
                    <w:left w:val="none" w:sz="0" w:space="0" w:color="auto"/>
                    <w:bottom w:val="none" w:sz="0" w:space="0" w:color="auto"/>
                    <w:right w:val="none" w:sz="0" w:space="0" w:color="auto"/>
                  </w:divBdr>
                  <w:divsChild>
                    <w:div w:id="898828618">
                      <w:marLeft w:val="0"/>
                      <w:marRight w:val="0"/>
                      <w:marTop w:val="0"/>
                      <w:marBottom w:val="0"/>
                      <w:divBdr>
                        <w:top w:val="none" w:sz="0" w:space="0" w:color="auto"/>
                        <w:left w:val="none" w:sz="0" w:space="0" w:color="auto"/>
                        <w:bottom w:val="none" w:sz="0" w:space="0" w:color="auto"/>
                        <w:right w:val="none" w:sz="0" w:space="0" w:color="auto"/>
                      </w:divBdr>
                    </w:div>
                  </w:divsChild>
                </w:div>
                <w:div w:id="2024164113">
                  <w:marLeft w:val="0"/>
                  <w:marRight w:val="0"/>
                  <w:marTop w:val="0"/>
                  <w:marBottom w:val="0"/>
                  <w:divBdr>
                    <w:top w:val="none" w:sz="0" w:space="0" w:color="auto"/>
                    <w:left w:val="none" w:sz="0" w:space="0" w:color="auto"/>
                    <w:bottom w:val="none" w:sz="0" w:space="0" w:color="auto"/>
                    <w:right w:val="none" w:sz="0" w:space="0" w:color="auto"/>
                  </w:divBdr>
                  <w:divsChild>
                    <w:div w:id="2016685743">
                      <w:marLeft w:val="0"/>
                      <w:marRight w:val="0"/>
                      <w:marTop w:val="0"/>
                      <w:marBottom w:val="0"/>
                      <w:divBdr>
                        <w:top w:val="none" w:sz="0" w:space="0" w:color="auto"/>
                        <w:left w:val="none" w:sz="0" w:space="0" w:color="auto"/>
                        <w:bottom w:val="none" w:sz="0" w:space="0" w:color="auto"/>
                        <w:right w:val="none" w:sz="0" w:space="0" w:color="auto"/>
                      </w:divBdr>
                    </w:div>
                  </w:divsChild>
                </w:div>
                <w:div w:id="2035811090">
                  <w:marLeft w:val="0"/>
                  <w:marRight w:val="0"/>
                  <w:marTop w:val="0"/>
                  <w:marBottom w:val="0"/>
                  <w:divBdr>
                    <w:top w:val="none" w:sz="0" w:space="0" w:color="auto"/>
                    <w:left w:val="none" w:sz="0" w:space="0" w:color="auto"/>
                    <w:bottom w:val="none" w:sz="0" w:space="0" w:color="auto"/>
                    <w:right w:val="none" w:sz="0" w:space="0" w:color="auto"/>
                  </w:divBdr>
                  <w:divsChild>
                    <w:div w:id="1356299189">
                      <w:marLeft w:val="0"/>
                      <w:marRight w:val="0"/>
                      <w:marTop w:val="0"/>
                      <w:marBottom w:val="0"/>
                      <w:divBdr>
                        <w:top w:val="none" w:sz="0" w:space="0" w:color="auto"/>
                        <w:left w:val="none" w:sz="0" w:space="0" w:color="auto"/>
                        <w:bottom w:val="none" w:sz="0" w:space="0" w:color="auto"/>
                        <w:right w:val="none" w:sz="0" w:space="0" w:color="auto"/>
                      </w:divBdr>
                    </w:div>
                  </w:divsChild>
                </w:div>
                <w:div w:id="2038235815">
                  <w:marLeft w:val="0"/>
                  <w:marRight w:val="0"/>
                  <w:marTop w:val="0"/>
                  <w:marBottom w:val="0"/>
                  <w:divBdr>
                    <w:top w:val="none" w:sz="0" w:space="0" w:color="auto"/>
                    <w:left w:val="none" w:sz="0" w:space="0" w:color="auto"/>
                    <w:bottom w:val="none" w:sz="0" w:space="0" w:color="auto"/>
                    <w:right w:val="none" w:sz="0" w:space="0" w:color="auto"/>
                  </w:divBdr>
                  <w:divsChild>
                    <w:div w:id="1990593833">
                      <w:marLeft w:val="0"/>
                      <w:marRight w:val="0"/>
                      <w:marTop w:val="0"/>
                      <w:marBottom w:val="0"/>
                      <w:divBdr>
                        <w:top w:val="none" w:sz="0" w:space="0" w:color="auto"/>
                        <w:left w:val="none" w:sz="0" w:space="0" w:color="auto"/>
                        <w:bottom w:val="none" w:sz="0" w:space="0" w:color="auto"/>
                        <w:right w:val="none" w:sz="0" w:space="0" w:color="auto"/>
                      </w:divBdr>
                    </w:div>
                  </w:divsChild>
                </w:div>
                <w:div w:id="2059039257">
                  <w:marLeft w:val="0"/>
                  <w:marRight w:val="0"/>
                  <w:marTop w:val="0"/>
                  <w:marBottom w:val="0"/>
                  <w:divBdr>
                    <w:top w:val="none" w:sz="0" w:space="0" w:color="auto"/>
                    <w:left w:val="none" w:sz="0" w:space="0" w:color="auto"/>
                    <w:bottom w:val="none" w:sz="0" w:space="0" w:color="auto"/>
                    <w:right w:val="none" w:sz="0" w:space="0" w:color="auto"/>
                  </w:divBdr>
                  <w:divsChild>
                    <w:div w:id="56507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73030">
          <w:marLeft w:val="0"/>
          <w:marRight w:val="0"/>
          <w:marTop w:val="0"/>
          <w:marBottom w:val="0"/>
          <w:divBdr>
            <w:top w:val="none" w:sz="0" w:space="0" w:color="auto"/>
            <w:left w:val="none" w:sz="0" w:space="0" w:color="auto"/>
            <w:bottom w:val="none" w:sz="0" w:space="0" w:color="auto"/>
            <w:right w:val="none" w:sz="0" w:space="0" w:color="auto"/>
          </w:divBdr>
        </w:div>
        <w:div w:id="483009891">
          <w:marLeft w:val="0"/>
          <w:marRight w:val="0"/>
          <w:marTop w:val="0"/>
          <w:marBottom w:val="0"/>
          <w:divBdr>
            <w:top w:val="none" w:sz="0" w:space="0" w:color="auto"/>
            <w:left w:val="none" w:sz="0" w:space="0" w:color="auto"/>
            <w:bottom w:val="none" w:sz="0" w:space="0" w:color="auto"/>
            <w:right w:val="none" w:sz="0" w:space="0" w:color="auto"/>
          </w:divBdr>
        </w:div>
        <w:div w:id="500973629">
          <w:marLeft w:val="0"/>
          <w:marRight w:val="0"/>
          <w:marTop w:val="0"/>
          <w:marBottom w:val="0"/>
          <w:divBdr>
            <w:top w:val="none" w:sz="0" w:space="0" w:color="auto"/>
            <w:left w:val="none" w:sz="0" w:space="0" w:color="auto"/>
            <w:bottom w:val="none" w:sz="0" w:space="0" w:color="auto"/>
            <w:right w:val="none" w:sz="0" w:space="0" w:color="auto"/>
          </w:divBdr>
        </w:div>
        <w:div w:id="523443907">
          <w:marLeft w:val="0"/>
          <w:marRight w:val="0"/>
          <w:marTop w:val="0"/>
          <w:marBottom w:val="0"/>
          <w:divBdr>
            <w:top w:val="none" w:sz="0" w:space="0" w:color="auto"/>
            <w:left w:val="none" w:sz="0" w:space="0" w:color="auto"/>
            <w:bottom w:val="none" w:sz="0" w:space="0" w:color="auto"/>
            <w:right w:val="none" w:sz="0" w:space="0" w:color="auto"/>
          </w:divBdr>
        </w:div>
        <w:div w:id="536743975">
          <w:marLeft w:val="0"/>
          <w:marRight w:val="0"/>
          <w:marTop w:val="0"/>
          <w:marBottom w:val="0"/>
          <w:divBdr>
            <w:top w:val="none" w:sz="0" w:space="0" w:color="auto"/>
            <w:left w:val="none" w:sz="0" w:space="0" w:color="auto"/>
            <w:bottom w:val="none" w:sz="0" w:space="0" w:color="auto"/>
            <w:right w:val="none" w:sz="0" w:space="0" w:color="auto"/>
          </w:divBdr>
          <w:divsChild>
            <w:div w:id="1602369350">
              <w:marLeft w:val="-75"/>
              <w:marRight w:val="0"/>
              <w:marTop w:val="30"/>
              <w:marBottom w:val="30"/>
              <w:divBdr>
                <w:top w:val="none" w:sz="0" w:space="0" w:color="auto"/>
                <w:left w:val="none" w:sz="0" w:space="0" w:color="auto"/>
                <w:bottom w:val="none" w:sz="0" w:space="0" w:color="auto"/>
                <w:right w:val="none" w:sz="0" w:space="0" w:color="auto"/>
              </w:divBdr>
              <w:divsChild>
                <w:div w:id="184754248">
                  <w:marLeft w:val="0"/>
                  <w:marRight w:val="0"/>
                  <w:marTop w:val="0"/>
                  <w:marBottom w:val="0"/>
                  <w:divBdr>
                    <w:top w:val="none" w:sz="0" w:space="0" w:color="auto"/>
                    <w:left w:val="none" w:sz="0" w:space="0" w:color="auto"/>
                    <w:bottom w:val="none" w:sz="0" w:space="0" w:color="auto"/>
                    <w:right w:val="none" w:sz="0" w:space="0" w:color="auto"/>
                  </w:divBdr>
                  <w:divsChild>
                    <w:div w:id="701595140">
                      <w:marLeft w:val="0"/>
                      <w:marRight w:val="0"/>
                      <w:marTop w:val="0"/>
                      <w:marBottom w:val="0"/>
                      <w:divBdr>
                        <w:top w:val="none" w:sz="0" w:space="0" w:color="auto"/>
                        <w:left w:val="none" w:sz="0" w:space="0" w:color="auto"/>
                        <w:bottom w:val="none" w:sz="0" w:space="0" w:color="auto"/>
                        <w:right w:val="none" w:sz="0" w:space="0" w:color="auto"/>
                      </w:divBdr>
                    </w:div>
                  </w:divsChild>
                </w:div>
                <w:div w:id="215893622">
                  <w:marLeft w:val="0"/>
                  <w:marRight w:val="0"/>
                  <w:marTop w:val="0"/>
                  <w:marBottom w:val="0"/>
                  <w:divBdr>
                    <w:top w:val="none" w:sz="0" w:space="0" w:color="auto"/>
                    <w:left w:val="none" w:sz="0" w:space="0" w:color="auto"/>
                    <w:bottom w:val="none" w:sz="0" w:space="0" w:color="auto"/>
                    <w:right w:val="none" w:sz="0" w:space="0" w:color="auto"/>
                  </w:divBdr>
                  <w:divsChild>
                    <w:div w:id="116535456">
                      <w:marLeft w:val="0"/>
                      <w:marRight w:val="0"/>
                      <w:marTop w:val="0"/>
                      <w:marBottom w:val="0"/>
                      <w:divBdr>
                        <w:top w:val="none" w:sz="0" w:space="0" w:color="auto"/>
                        <w:left w:val="none" w:sz="0" w:space="0" w:color="auto"/>
                        <w:bottom w:val="none" w:sz="0" w:space="0" w:color="auto"/>
                        <w:right w:val="none" w:sz="0" w:space="0" w:color="auto"/>
                      </w:divBdr>
                    </w:div>
                  </w:divsChild>
                </w:div>
                <w:div w:id="324674115">
                  <w:marLeft w:val="0"/>
                  <w:marRight w:val="0"/>
                  <w:marTop w:val="0"/>
                  <w:marBottom w:val="0"/>
                  <w:divBdr>
                    <w:top w:val="none" w:sz="0" w:space="0" w:color="auto"/>
                    <w:left w:val="none" w:sz="0" w:space="0" w:color="auto"/>
                    <w:bottom w:val="none" w:sz="0" w:space="0" w:color="auto"/>
                    <w:right w:val="none" w:sz="0" w:space="0" w:color="auto"/>
                  </w:divBdr>
                  <w:divsChild>
                    <w:div w:id="1574001277">
                      <w:marLeft w:val="0"/>
                      <w:marRight w:val="0"/>
                      <w:marTop w:val="0"/>
                      <w:marBottom w:val="0"/>
                      <w:divBdr>
                        <w:top w:val="none" w:sz="0" w:space="0" w:color="auto"/>
                        <w:left w:val="none" w:sz="0" w:space="0" w:color="auto"/>
                        <w:bottom w:val="none" w:sz="0" w:space="0" w:color="auto"/>
                        <w:right w:val="none" w:sz="0" w:space="0" w:color="auto"/>
                      </w:divBdr>
                    </w:div>
                  </w:divsChild>
                </w:div>
                <w:div w:id="517542169">
                  <w:marLeft w:val="0"/>
                  <w:marRight w:val="0"/>
                  <w:marTop w:val="0"/>
                  <w:marBottom w:val="0"/>
                  <w:divBdr>
                    <w:top w:val="none" w:sz="0" w:space="0" w:color="auto"/>
                    <w:left w:val="none" w:sz="0" w:space="0" w:color="auto"/>
                    <w:bottom w:val="none" w:sz="0" w:space="0" w:color="auto"/>
                    <w:right w:val="none" w:sz="0" w:space="0" w:color="auto"/>
                  </w:divBdr>
                  <w:divsChild>
                    <w:div w:id="329330745">
                      <w:marLeft w:val="0"/>
                      <w:marRight w:val="0"/>
                      <w:marTop w:val="0"/>
                      <w:marBottom w:val="0"/>
                      <w:divBdr>
                        <w:top w:val="none" w:sz="0" w:space="0" w:color="auto"/>
                        <w:left w:val="none" w:sz="0" w:space="0" w:color="auto"/>
                        <w:bottom w:val="none" w:sz="0" w:space="0" w:color="auto"/>
                        <w:right w:val="none" w:sz="0" w:space="0" w:color="auto"/>
                      </w:divBdr>
                    </w:div>
                  </w:divsChild>
                </w:div>
                <w:div w:id="571812050">
                  <w:marLeft w:val="0"/>
                  <w:marRight w:val="0"/>
                  <w:marTop w:val="0"/>
                  <w:marBottom w:val="0"/>
                  <w:divBdr>
                    <w:top w:val="none" w:sz="0" w:space="0" w:color="auto"/>
                    <w:left w:val="none" w:sz="0" w:space="0" w:color="auto"/>
                    <w:bottom w:val="none" w:sz="0" w:space="0" w:color="auto"/>
                    <w:right w:val="none" w:sz="0" w:space="0" w:color="auto"/>
                  </w:divBdr>
                  <w:divsChild>
                    <w:div w:id="989096751">
                      <w:marLeft w:val="0"/>
                      <w:marRight w:val="0"/>
                      <w:marTop w:val="0"/>
                      <w:marBottom w:val="0"/>
                      <w:divBdr>
                        <w:top w:val="none" w:sz="0" w:space="0" w:color="auto"/>
                        <w:left w:val="none" w:sz="0" w:space="0" w:color="auto"/>
                        <w:bottom w:val="none" w:sz="0" w:space="0" w:color="auto"/>
                        <w:right w:val="none" w:sz="0" w:space="0" w:color="auto"/>
                      </w:divBdr>
                    </w:div>
                  </w:divsChild>
                </w:div>
                <w:div w:id="707143010">
                  <w:marLeft w:val="0"/>
                  <w:marRight w:val="0"/>
                  <w:marTop w:val="0"/>
                  <w:marBottom w:val="0"/>
                  <w:divBdr>
                    <w:top w:val="none" w:sz="0" w:space="0" w:color="auto"/>
                    <w:left w:val="none" w:sz="0" w:space="0" w:color="auto"/>
                    <w:bottom w:val="none" w:sz="0" w:space="0" w:color="auto"/>
                    <w:right w:val="none" w:sz="0" w:space="0" w:color="auto"/>
                  </w:divBdr>
                  <w:divsChild>
                    <w:div w:id="607666018">
                      <w:marLeft w:val="0"/>
                      <w:marRight w:val="0"/>
                      <w:marTop w:val="0"/>
                      <w:marBottom w:val="0"/>
                      <w:divBdr>
                        <w:top w:val="none" w:sz="0" w:space="0" w:color="auto"/>
                        <w:left w:val="none" w:sz="0" w:space="0" w:color="auto"/>
                        <w:bottom w:val="none" w:sz="0" w:space="0" w:color="auto"/>
                        <w:right w:val="none" w:sz="0" w:space="0" w:color="auto"/>
                      </w:divBdr>
                    </w:div>
                  </w:divsChild>
                </w:div>
                <w:div w:id="863133968">
                  <w:marLeft w:val="0"/>
                  <w:marRight w:val="0"/>
                  <w:marTop w:val="0"/>
                  <w:marBottom w:val="0"/>
                  <w:divBdr>
                    <w:top w:val="none" w:sz="0" w:space="0" w:color="auto"/>
                    <w:left w:val="none" w:sz="0" w:space="0" w:color="auto"/>
                    <w:bottom w:val="none" w:sz="0" w:space="0" w:color="auto"/>
                    <w:right w:val="none" w:sz="0" w:space="0" w:color="auto"/>
                  </w:divBdr>
                  <w:divsChild>
                    <w:div w:id="2004694838">
                      <w:marLeft w:val="0"/>
                      <w:marRight w:val="0"/>
                      <w:marTop w:val="0"/>
                      <w:marBottom w:val="0"/>
                      <w:divBdr>
                        <w:top w:val="none" w:sz="0" w:space="0" w:color="auto"/>
                        <w:left w:val="none" w:sz="0" w:space="0" w:color="auto"/>
                        <w:bottom w:val="none" w:sz="0" w:space="0" w:color="auto"/>
                        <w:right w:val="none" w:sz="0" w:space="0" w:color="auto"/>
                      </w:divBdr>
                    </w:div>
                  </w:divsChild>
                </w:div>
                <w:div w:id="1049374742">
                  <w:marLeft w:val="0"/>
                  <w:marRight w:val="0"/>
                  <w:marTop w:val="0"/>
                  <w:marBottom w:val="0"/>
                  <w:divBdr>
                    <w:top w:val="none" w:sz="0" w:space="0" w:color="auto"/>
                    <w:left w:val="none" w:sz="0" w:space="0" w:color="auto"/>
                    <w:bottom w:val="none" w:sz="0" w:space="0" w:color="auto"/>
                    <w:right w:val="none" w:sz="0" w:space="0" w:color="auto"/>
                  </w:divBdr>
                  <w:divsChild>
                    <w:div w:id="1941527059">
                      <w:marLeft w:val="0"/>
                      <w:marRight w:val="0"/>
                      <w:marTop w:val="0"/>
                      <w:marBottom w:val="0"/>
                      <w:divBdr>
                        <w:top w:val="none" w:sz="0" w:space="0" w:color="auto"/>
                        <w:left w:val="none" w:sz="0" w:space="0" w:color="auto"/>
                        <w:bottom w:val="none" w:sz="0" w:space="0" w:color="auto"/>
                        <w:right w:val="none" w:sz="0" w:space="0" w:color="auto"/>
                      </w:divBdr>
                    </w:div>
                  </w:divsChild>
                </w:div>
                <w:div w:id="1225682016">
                  <w:marLeft w:val="0"/>
                  <w:marRight w:val="0"/>
                  <w:marTop w:val="0"/>
                  <w:marBottom w:val="0"/>
                  <w:divBdr>
                    <w:top w:val="none" w:sz="0" w:space="0" w:color="auto"/>
                    <w:left w:val="none" w:sz="0" w:space="0" w:color="auto"/>
                    <w:bottom w:val="none" w:sz="0" w:space="0" w:color="auto"/>
                    <w:right w:val="none" w:sz="0" w:space="0" w:color="auto"/>
                  </w:divBdr>
                  <w:divsChild>
                    <w:div w:id="802625830">
                      <w:marLeft w:val="0"/>
                      <w:marRight w:val="0"/>
                      <w:marTop w:val="0"/>
                      <w:marBottom w:val="0"/>
                      <w:divBdr>
                        <w:top w:val="none" w:sz="0" w:space="0" w:color="auto"/>
                        <w:left w:val="none" w:sz="0" w:space="0" w:color="auto"/>
                        <w:bottom w:val="none" w:sz="0" w:space="0" w:color="auto"/>
                        <w:right w:val="none" w:sz="0" w:space="0" w:color="auto"/>
                      </w:divBdr>
                    </w:div>
                  </w:divsChild>
                </w:div>
                <w:div w:id="1487436299">
                  <w:marLeft w:val="0"/>
                  <w:marRight w:val="0"/>
                  <w:marTop w:val="0"/>
                  <w:marBottom w:val="0"/>
                  <w:divBdr>
                    <w:top w:val="none" w:sz="0" w:space="0" w:color="auto"/>
                    <w:left w:val="none" w:sz="0" w:space="0" w:color="auto"/>
                    <w:bottom w:val="none" w:sz="0" w:space="0" w:color="auto"/>
                    <w:right w:val="none" w:sz="0" w:space="0" w:color="auto"/>
                  </w:divBdr>
                  <w:divsChild>
                    <w:div w:id="1980761281">
                      <w:marLeft w:val="0"/>
                      <w:marRight w:val="0"/>
                      <w:marTop w:val="0"/>
                      <w:marBottom w:val="0"/>
                      <w:divBdr>
                        <w:top w:val="none" w:sz="0" w:space="0" w:color="auto"/>
                        <w:left w:val="none" w:sz="0" w:space="0" w:color="auto"/>
                        <w:bottom w:val="none" w:sz="0" w:space="0" w:color="auto"/>
                        <w:right w:val="none" w:sz="0" w:space="0" w:color="auto"/>
                      </w:divBdr>
                    </w:div>
                  </w:divsChild>
                </w:div>
                <w:div w:id="1500467380">
                  <w:marLeft w:val="0"/>
                  <w:marRight w:val="0"/>
                  <w:marTop w:val="0"/>
                  <w:marBottom w:val="0"/>
                  <w:divBdr>
                    <w:top w:val="none" w:sz="0" w:space="0" w:color="auto"/>
                    <w:left w:val="none" w:sz="0" w:space="0" w:color="auto"/>
                    <w:bottom w:val="none" w:sz="0" w:space="0" w:color="auto"/>
                    <w:right w:val="none" w:sz="0" w:space="0" w:color="auto"/>
                  </w:divBdr>
                  <w:divsChild>
                    <w:div w:id="1517310447">
                      <w:marLeft w:val="0"/>
                      <w:marRight w:val="0"/>
                      <w:marTop w:val="0"/>
                      <w:marBottom w:val="0"/>
                      <w:divBdr>
                        <w:top w:val="none" w:sz="0" w:space="0" w:color="auto"/>
                        <w:left w:val="none" w:sz="0" w:space="0" w:color="auto"/>
                        <w:bottom w:val="none" w:sz="0" w:space="0" w:color="auto"/>
                        <w:right w:val="none" w:sz="0" w:space="0" w:color="auto"/>
                      </w:divBdr>
                    </w:div>
                  </w:divsChild>
                </w:div>
                <w:div w:id="1605845087">
                  <w:marLeft w:val="0"/>
                  <w:marRight w:val="0"/>
                  <w:marTop w:val="0"/>
                  <w:marBottom w:val="0"/>
                  <w:divBdr>
                    <w:top w:val="none" w:sz="0" w:space="0" w:color="auto"/>
                    <w:left w:val="none" w:sz="0" w:space="0" w:color="auto"/>
                    <w:bottom w:val="none" w:sz="0" w:space="0" w:color="auto"/>
                    <w:right w:val="none" w:sz="0" w:space="0" w:color="auto"/>
                  </w:divBdr>
                  <w:divsChild>
                    <w:div w:id="1191606763">
                      <w:marLeft w:val="0"/>
                      <w:marRight w:val="0"/>
                      <w:marTop w:val="0"/>
                      <w:marBottom w:val="0"/>
                      <w:divBdr>
                        <w:top w:val="none" w:sz="0" w:space="0" w:color="auto"/>
                        <w:left w:val="none" w:sz="0" w:space="0" w:color="auto"/>
                        <w:bottom w:val="none" w:sz="0" w:space="0" w:color="auto"/>
                        <w:right w:val="none" w:sz="0" w:space="0" w:color="auto"/>
                      </w:divBdr>
                    </w:div>
                  </w:divsChild>
                </w:div>
                <w:div w:id="1908832478">
                  <w:marLeft w:val="0"/>
                  <w:marRight w:val="0"/>
                  <w:marTop w:val="0"/>
                  <w:marBottom w:val="0"/>
                  <w:divBdr>
                    <w:top w:val="none" w:sz="0" w:space="0" w:color="auto"/>
                    <w:left w:val="none" w:sz="0" w:space="0" w:color="auto"/>
                    <w:bottom w:val="none" w:sz="0" w:space="0" w:color="auto"/>
                    <w:right w:val="none" w:sz="0" w:space="0" w:color="auto"/>
                  </w:divBdr>
                  <w:divsChild>
                    <w:div w:id="2119640553">
                      <w:marLeft w:val="0"/>
                      <w:marRight w:val="0"/>
                      <w:marTop w:val="0"/>
                      <w:marBottom w:val="0"/>
                      <w:divBdr>
                        <w:top w:val="none" w:sz="0" w:space="0" w:color="auto"/>
                        <w:left w:val="none" w:sz="0" w:space="0" w:color="auto"/>
                        <w:bottom w:val="none" w:sz="0" w:space="0" w:color="auto"/>
                        <w:right w:val="none" w:sz="0" w:space="0" w:color="auto"/>
                      </w:divBdr>
                    </w:div>
                  </w:divsChild>
                </w:div>
                <w:div w:id="2054382342">
                  <w:marLeft w:val="0"/>
                  <w:marRight w:val="0"/>
                  <w:marTop w:val="0"/>
                  <w:marBottom w:val="0"/>
                  <w:divBdr>
                    <w:top w:val="none" w:sz="0" w:space="0" w:color="auto"/>
                    <w:left w:val="none" w:sz="0" w:space="0" w:color="auto"/>
                    <w:bottom w:val="none" w:sz="0" w:space="0" w:color="auto"/>
                    <w:right w:val="none" w:sz="0" w:space="0" w:color="auto"/>
                  </w:divBdr>
                  <w:divsChild>
                    <w:div w:id="1195073953">
                      <w:marLeft w:val="0"/>
                      <w:marRight w:val="0"/>
                      <w:marTop w:val="0"/>
                      <w:marBottom w:val="0"/>
                      <w:divBdr>
                        <w:top w:val="none" w:sz="0" w:space="0" w:color="auto"/>
                        <w:left w:val="none" w:sz="0" w:space="0" w:color="auto"/>
                        <w:bottom w:val="none" w:sz="0" w:space="0" w:color="auto"/>
                        <w:right w:val="none" w:sz="0" w:space="0" w:color="auto"/>
                      </w:divBdr>
                    </w:div>
                  </w:divsChild>
                </w:div>
                <w:div w:id="2068185130">
                  <w:marLeft w:val="0"/>
                  <w:marRight w:val="0"/>
                  <w:marTop w:val="0"/>
                  <w:marBottom w:val="0"/>
                  <w:divBdr>
                    <w:top w:val="none" w:sz="0" w:space="0" w:color="auto"/>
                    <w:left w:val="none" w:sz="0" w:space="0" w:color="auto"/>
                    <w:bottom w:val="none" w:sz="0" w:space="0" w:color="auto"/>
                    <w:right w:val="none" w:sz="0" w:space="0" w:color="auto"/>
                  </w:divBdr>
                  <w:divsChild>
                    <w:div w:id="341248274">
                      <w:marLeft w:val="0"/>
                      <w:marRight w:val="0"/>
                      <w:marTop w:val="0"/>
                      <w:marBottom w:val="0"/>
                      <w:divBdr>
                        <w:top w:val="none" w:sz="0" w:space="0" w:color="auto"/>
                        <w:left w:val="none" w:sz="0" w:space="0" w:color="auto"/>
                        <w:bottom w:val="none" w:sz="0" w:space="0" w:color="auto"/>
                        <w:right w:val="none" w:sz="0" w:space="0" w:color="auto"/>
                      </w:divBdr>
                    </w:div>
                  </w:divsChild>
                </w:div>
                <w:div w:id="2111394155">
                  <w:marLeft w:val="0"/>
                  <w:marRight w:val="0"/>
                  <w:marTop w:val="0"/>
                  <w:marBottom w:val="0"/>
                  <w:divBdr>
                    <w:top w:val="none" w:sz="0" w:space="0" w:color="auto"/>
                    <w:left w:val="none" w:sz="0" w:space="0" w:color="auto"/>
                    <w:bottom w:val="none" w:sz="0" w:space="0" w:color="auto"/>
                    <w:right w:val="none" w:sz="0" w:space="0" w:color="auto"/>
                  </w:divBdr>
                  <w:divsChild>
                    <w:div w:id="4449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859691">
          <w:marLeft w:val="0"/>
          <w:marRight w:val="0"/>
          <w:marTop w:val="0"/>
          <w:marBottom w:val="0"/>
          <w:divBdr>
            <w:top w:val="none" w:sz="0" w:space="0" w:color="auto"/>
            <w:left w:val="none" w:sz="0" w:space="0" w:color="auto"/>
            <w:bottom w:val="none" w:sz="0" w:space="0" w:color="auto"/>
            <w:right w:val="none" w:sz="0" w:space="0" w:color="auto"/>
          </w:divBdr>
        </w:div>
        <w:div w:id="554002076">
          <w:marLeft w:val="0"/>
          <w:marRight w:val="0"/>
          <w:marTop w:val="0"/>
          <w:marBottom w:val="0"/>
          <w:divBdr>
            <w:top w:val="none" w:sz="0" w:space="0" w:color="auto"/>
            <w:left w:val="none" w:sz="0" w:space="0" w:color="auto"/>
            <w:bottom w:val="none" w:sz="0" w:space="0" w:color="auto"/>
            <w:right w:val="none" w:sz="0" w:space="0" w:color="auto"/>
          </w:divBdr>
          <w:divsChild>
            <w:div w:id="715859735">
              <w:marLeft w:val="-75"/>
              <w:marRight w:val="0"/>
              <w:marTop w:val="30"/>
              <w:marBottom w:val="30"/>
              <w:divBdr>
                <w:top w:val="none" w:sz="0" w:space="0" w:color="auto"/>
                <w:left w:val="none" w:sz="0" w:space="0" w:color="auto"/>
                <w:bottom w:val="none" w:sz="0" w:space="0" w:color="auto"/>
                <w:right w:val="none" w:sz="0" w:space="0" w:color="auto"/>
              </w:divBdr>
              <w:divsChild>
                <w:div w:id="252395115">
                  <w:marLeft w:val="0"/>
                  <w:marRight w:val="0"/>
                  <w:marTop w:val="0"/>
                  <w:marBottom w:val="0"/>
                  <w:divBdr>
                    <w:top w:val="none" w:sz="0" w:space="0" w:color="auto"/>
                    <w:left w:val="none" w:sz="0" w:space="0" w:color="auto"/>
                    <w:bottom w:val="none" w:sz="0" w:space="0" w:color="auto"/>
                    <w:right w:val="none" w:sz="0" w:space="0" w:color="auto"/>
                  </w:divBdr>
                  <w:divsChild>
                    <w:div w:id="141125629">
                      <w:marLeft w:val="0"/>
                      <w:marRight w:val="0"/>
                      <w:marTop w:val="0"/>
                      <w:marBottom w:val="0"/>
                      <w:divBdr>
                        <w:top w:val="none" w:sz="0" w:space="0" w:color="auto"/>
                        <w:left w:val="none" w:sz="0" w:space="0" w:color="auto"/>
                        <w:bottom w:val="none" w:sz="0" w:space="0" w:color="auto"/>
                        <w:right w:val="none" w:sz="0" w:space="0" w:color="auto"/>
                      </w:divBdr>
                    </w:div>
                  </w:divsChild>
                </w:div>
                <w:div w:id="1471633736">
                  <w:marLeft w:val="0"/>
                  <w:marRight w:val="0"/>
                  <w:marTop w:val="0"/>
                  <w:marBottom w:val="0"/>
                  <w:divBdr>
                    <w:top w:val="none" w:sz="0" w:space="0" w:color="auto"/>
                    <w:left w:val="none" w:sz="0" w:space="0" w:color="auto"/>
                    <w:bottom w:val="none" w:sz="0" w:space="0" w:color="auto"/>
                    <w:right w:val="none" w:sz="0" w:space="0" w:color="auto"/>
                  </w:divBdr>
                  <w:divsChild>
                    <w:div w:id="1365129722">
                      <w:marLeft w:val="0"/>
                      <w:marRight w:val="0"/>
                      <w:marTop w:val="0"/>
                      <w:marBottom w:val="0"/>
                      <w:divBdr>
                        <w:top w:val="none" w:sz="0" w:space="0" w:color="auto"/>
                        <w:left w:val="none" w:sz="0" w:space="0" w:color="auto"/>
                        <w:bottom w:val="none" w:sz="0" w:space="0" w:color="auto"/>
                        <w:right w:val="none" w:sz="0" w:space="0" w:color="auto"/>
                      </w:divBdr>
                    </w:div>
                  </w:divsChild>
                </w:div>
                <w:div w:id="1750076767">
                  <w:marLeft w:val="0"/>
                  <w:marRight w:val="0"/>
                  <w:marTop w:val="0"/>
                  <w:marBottom w:val="0"/>
                  <w:divBdr>
                    <w:top w:val="none" w:sz="0" w:space="0" w:color="auto"/>
                    <w:left w:val="none" w:sz="0" w:space="0" w:color="auto"/>
                    <w:bottom w:val="none" w:sz="0" w:space="0" w:color="auto"/>
                    <w:right w:val="none" w:sz="0" w:space="0" w:color="auto"/>
                  </w:divBdr>
                  <w:divsChild>
                    <w:div w:id="917177150">
                      <w:marLeft w:val="0"/>
                      <w:marRight w:val="0"/>
                      <w:marTop w:val="0"/>
                      <w:marBottom w:val="0"/>
                      <w:divBdr>
                        <w:top w:val="none" w:sz="0" w:space="0" w:color="auto"/>
                        <w:left w:val="none" w:sz="0" w:space="0" w:color="auto"/>
                        <w:bottom w:val="none" w:sz="0" w:space="0" w:color="auto"/>
                        <w:right w:val="none" w:sz="0" w:space="0" w:color="auto"/>
                      </w:divBdr>
                    </w:div>
                  </w:divsChild>
                </w:div>
                <w:div w:id="1781609351">
                  <w:marLeft w:val="0"/>
                  <w:marRight w:val="0"/>
                  <w:marTop w:val="0"/>
                  <w:marBottom w:val="0"/>
                  <w:divBdr>
                    <w:top w:val="none" w:sz="0" w:space="0" w:color="auto"/>
                    <w:left w:val="none" w:sz="0" w:space="0" w:color="auto"/>
                    <w:bottom w:val="none" w:sz="0" w:space="0" w:color="auto"/>
                    <w:right w:val="none" w:sz="0" w:space="0" w:color="auto"/>
                  </w:divBdr>
                  <w:divsChild>
                    <w:div w:id="800809563">
                      <w:marLeft w:val="0"/>
                      <w:marRight w:val="0"/>
                      <w:marTop w:val="0"/>
                      <w:marBottom w:val="0"/>
                      <w:divBdr>
                        <w:top w:val="none" w:sz="0" w:space="0" w:color="auto"/>
                        <w:left w:val="none" w:sz="0" w:space="0" w:color="auto"/>
                        <w:bottom w:val="none" w:sz="0" w:space="0" w:color="auto"/>
                        <w:right w:val="none" w:sz="0" w:space="0" w:color="auto"/>
                      </w:divBdr>
                    </w:div>
                  </w:divsChild>
                </w:div>
                <w:div w:id="1944066250">
                  <w:marLeft w:val="0"/>
                  <w:marRight w:val="0"/>
                  <w:marTop w:val="0"/>
                  <w:marBottom w:val="0"/>
                  <w:divBdr>
                    <w:top w:val="none" w:sz="0" w:space="0" w:color="auto"/>
                    <w:left w:val="none" w:sz="0" w:space="0" w:color="auto"/>
                    <w:bottom w:val="none" w:sz="0" w:space="0" w:color="auto"/>
                    <w:right w:val="none" w:sz="0" w:space="0" w:color="auto"/>
                  </w:divBdr>
                  <w:divsChild>
                    <w:div w:id="325792371">
                      <w:marLeft w:val="0"/>
                      <w:marRight w:val="0"/>
                      <w:marTop w:val="0"/>
                      <w:marBottom w:val="0"/>
                      <w:divBdr>
                        <w:top w:val="none" w:sz="0" w:space="0" w:color="auto"/>
                        <w:left w:val="none" w:sz="0" w:space="0" w:color="auto"/>
                        <w:bottom w:val="none" w:sz="0" w:space="0" w:color="auto"/>
                        <w:right w:val="none" w:sz="0" w:space="0" w:color="auto"/>
                      </w:divBdr>
                    </w:div>
                  </w:divsChild>
                </w:div>
                <w:div w:id="2027949584">
                  <w:marLeft w:val="0"/>
                  <w:marRight w:val="0"/>
                  <w:marTop w:val="0"/>
                  <w:marBottom w:val="0"/>
                  <w:divBdr>
                    <w:top w:val="none" w:sz="0" w:space="0" w:color="auto"/>
                    <w:left w:val="none" w:sz="0" w:space="0" w:color="auto"/>
                    <w:bottom w:val="none" w:sz="0" w:space="0" w:color="auto"/>
                    <w:right w:val="none" w:sz="0" w:space="0" w:color="auto"/>
                  </w:divBdr>
                  <w:divsChild>
                    <w:div w:id="3193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19201">
          <w:marLeft w:val="0"/>
          <w:marRight w:val="0"/>
          <w:marTop w:val="0"/>
          <w:marBottom w:val="0"/>
          <w:divBdr>
            <w:top w:val="none" w:sz="0" w:space="0" w:color="auto"/>
            <w:left w:val="none" w:sz="0" w:space="0" w:color="auto"/>
            <w:bottom w:val="none" w:sz="0" w:space="0" w:color="auto"/>
            <w:right w:val="none" w:sz="0" w:space="0" w:color="auto"/>
          </w:divBdr>
        </w:div>
        <w:div w:id="563954442">
          <w:marLeft w:val="0"/>
          <w:marRight w:val="0"/>
          <w:marTop w:val="0"/>
          <w:marBottom w:val="0"/>
          <w:divBdr>
            <w:top w:val="none" w:sz="0" w:space="0" w:color="auto"/>
            <w:left w:val="none" w:sz="0" w:space="0" w:color="auto"/>
            <w:bottom w:val="none" w:sz="0" w:space="0" w:color="auto"/>
            <w:right w:val="none" w:sz="0" w:space="0" w:color="auto"/>
          </w:divBdr>
        </w:div>
        <w:div w:id="566959867">
          <w:marLeft w:val="0"/>
          <w:marRight w:val="0"/>
          <w:marTop w:val="0"/>
          <w:marBottom w:val="0"/>
          <w:divBdr>
            <w:top w:val="none" w:sz="0" w:space="0" w:color="auto"/>
            <w:left w:val="none" w:sz="0" w:space="0" w:color="auto"/>
            <w:bottom w:val="none" w:sz="0" w:space="0" w:color="auto"/>
            <w:right w:val="none" w:sz="0" w:space="0" w:color="auto"/>
          </w:divBdr>
          <w:divsChild>
            <w:div w:id="78714792">
              <w:marLeft w:val="-75"/>
              <w:marRight w:val="0"/>
              <w:marTop w:val="30"/>
              <w:marBottom w:val="30"/>
              <w:divBdr>
                <w:top w:val="none" w:sz="0" w:space="0" w:color="auto"/>
                <w:left w:val="none" w:sz="0" w:space="0" w:color="auto"/>
                <w:bottom w:val="none" w:sz="0" w:space="0" w:color="auto"/>
                <w:right w:val="none" w:sz="0" w:space="0" w:color="auto"/>
              </w:divBdr>
              <w:divsChild>
                <w:div w:id="61297513">
                  <w:marLeft w:val="0"/>
                  <w:marRight w:val="0"/>
                  <w:marTop w:val="0"/>
                  <w:marBottom w:val="0"/>
                  <w:divBdr>
                    <w:top w:val="none" w:sz="0" w:space="0" w:color="auto"/>
                    <w:left w:val="none" w:sz="0" w:space="0" w:color="auto"/>
                    <w:bottom w:val="none" w:sz="0" w:space="0" w:color="auto"/>
                    <w:right w:val="none" w:sz="0" w:space="0" w:color="auto"/>
                  </w:divBdr>
                  <w:divsChild>
                    <w:div w:id="1951550299">
                      <w:marLeft w:val="0"/>
                      <w:marRight w:val="0"/>
                      <w:marTop w:val="0"/>
                      <w:marBottom w:val="0"/>
                      <w:divBdr>
                        <w:top w:val="none" w:sz="0" w:space="0" w:color="auto"/>
                        <w:left w:val="none" w:sz="0" w:space="0" w:color="auto"/>
                        <w:bottom w:val="none" w:sz="0" w:space="0" w:color="auto"/>
                        <w:right w:val="none" w:sz="0" w:space="0" w:color="auto"/>
                      </w:divBdr>
                    </w:div>
                  </w:divsChild>
                </w:div>
                <w:div w:id="171533055">
                  <w:marLeft w:val="0"/>
                  <w:marRight w:val="0"/>
                  <w:marTop w:val="0"/>
                  <w:marBottom w:val="0"/>
                  <w:divBdr>
                    <w:top w:val="none" w:sz="0" w:space="0" w:color="auto"/>
                    <w:left w:val="none" w:sz="0" w:space="0" w:color="auto"/>
                    <w:bottom w:val="none" w:sz="0" w:space="0" w:color="auto"/>
                    <w:right w:val="none" w:sz="0" w:space="0" w:color="auto"/>
                  </w:divBdr>
                  <w:divsChild>
                    <w:div w:id="1810782474">
                      <w:marLeft w:val="0"/>
                      <w:marRight w:val="0"/>
                      <w:marTop w:val="0"/>
                      <w:marBottom w:val="0"/>
                      <w:divBdr>
                        <w:top w:val="none" w:sz="0" w:space="0" w:color="auto"/>
                        <w:left w:val="none" w:sz="0" w:space="0" w:color="auto"/>
                        <w:bottom w:val="none" w:sz="0" w:space="0" w:color="auto"/>
                        <w:right w:val="none" w:sz="0" w:space="0" w:color="auto"/>
                      </w:divBdr>
                    </w:div>
                  </w:divsChild>
                </w:div>
                <w:div w:id="201291313">
                  <w:marLeft w:val="0"/>
                  <w:marRight w:val="0"/>
                  <w:marTop w:val="0"/>
                  <w:marBottom w:val="0"/>
                  <w:divBdr>
                    <w:top w:val="none" w:sz="0" w:space="0" w:color="auto"/>
                    <w:left w:val="none" w:sz="0" w:space="0" w:color="auto"/>
                    <w:bottom w:val="none" w:sz="0" w:space="0" w:color="auto"/>
                    <w:right w:val="none" w:sz="0" w:space="0" w:color="auto"/>
                  </w:divBdr>
                  <w:divsChild>
                    <w:div w:id="616135318">
                      <w:marLeft w:val="0"/>
                      <w:marRight w:val="0"/>
                      <w:marTop w:val="0"/>
                      <w:marBottom w:val="0"/>
                      <w:divBdr>
                        <w:top w:val="none" w:sz="0" w:space="0" w:color="auto"/>
                        <w:left w:val="none" w:sz="0" w:space="0" w:color="auto"/>
                        <w:bottom w:val="none" w:sz="0" w:space="0" w:color="auto"/>
                        <w:right w:val="none" w:sz="0" w:space="0" w:color="auto"/>
                      </w:divBdr>
                    </w:div>
                  </w:divsChild>
                </w:div>
                <w:div w:id="285278830">
                  <w:marLeft w:val="0"/>
                  <w:marRight w:val="0"/>
                  <w:marTop w:val="0"/>
                  <w:marBottom w:val="0"/>
                  <w:divBdr>
                    <w:top w:val="none" w:sz="0" w:space="0" w:color="auto"/>
                    <w:left w:val="none" w:sz="0" w:space="0" w:color="auto"/>
                    <w:bottom w:val="none" w:sz="0" w:space="0" w:color="auto"/>
                    <w:right w:val="none" w:sz="0" w:space="0" w:color="auto"/>
                  </w:divBdr>
                  <w:divsChild>
                    <w:div w:id="82340231">
                      <w:marLeft w:val="0"/>
                      <w:marRight w:val="0"/>
                      <w:marTop w:val="0"/>
                      <w:marBottom w:val="0"/>
                      <w:divBdr>
                        <w:top w:val="none" w:sz="0" w:space="0" w:color="auto"/>
                        <w:left w:val="none" w:sz="0" w:space="0" w:color="auto"/>
                        <w:bottom w:val="none" w:sz="0" w:space="0" w:color="auto"/>
                        <w:right w:val="none" w:sz="0" w:space="0" w:color="auto"/>
                      </w:divBdr>
                    </w:div>
                  </w:divsChild>
                </w:div>
                <w:div w:id="533005280">
                  <w:marLeft w:val="0"/>
                  <w:marRight w:val="0"/>
                  <w:marTop w:val="0"/>
                  <w:marBottom w:val="0"/>
                  <w:divBdr>
                    <w:top w:val="none" w:sz="0" w:space="0" w:color="auto"/>
                    <w:left w:val="none" w:sz="0" w:space="0" w:color="auto"/>
                    <w:bottom w:val="none" w:sz="0" w:space="0" w:color="auto"/>
                    <w:right w:val="none" w:sz="0" w:space="0" w:color="auto"/>
                  </w:divBdr>
                  <w:divsChild>
                    <w:div w:id="1147624121">
                      <w:marLeft w:val="0"/>
                      <w:marRight w:val="0"/>
                      <w:marTop w:val="0"/>
                      <w:marBottom w:val="0"/>
                      <w:divBdr>
                        <w:top w:val="none" w:sz="0" w:space="0" w:color="auto"/>
                        <w:left w:val="none" w:sz="0" w:space="0" w:color="auto"/>
                        <w:bottom w:val="none" w:sz="0" w:space="0" w:color="auto"/>
                        <w:right w:val="none" w:sz="0" w:space="0" w:color="auto"/>
                      </w:divBdr>
                    </w:div>
                  </w:divsChild>
                </w:div>
                <w:div w:id="638150911">
                  <w:marLeft w:val="0"/>
                  <w:marRight w:val="0"/>
                  <w:marTop w:val="0"/>
                  <w:marBottom w:val="0"/>
                  <w:divBdr>
                    <w:top w:val="none" w:sz="0" w:space="0" w:color="auto"/>
                    <w:left w:val="none" w:sz="0" w:space="0" w:color="auto"/>
                    <w:bottom w:val="none" w:sz="0" w:space="0" w:color="auto"/>
                    <w:right w:val="none" w:sz="0" w:space="0" w:color="auto"/>
                  </w:divBdr>
                  <w:divsChild>
                    <w:div w:id="260262871">
                      <w:marLeft w:val="0"/>
                      <w:marRight w:val="0"/>
                      <w:marTop w:val="0"/>
                      <w:marBottom w:val="0"/>
                      <w:divBdr>
                        <w:top w:val="none" w:sz="0" w:space="0" w:color="auto"/>
                        <w:left w:val="none" w:sz="0" w:space="0" w:color="auto"/>
                        <w:bottom w:val="none" w:sz="0" w:space="0" w:color="auto"/>
                        <w:right w:val="none" w:sz="0" w:space="0" w:color="auto"/>
                      </w:divBdr>
                    </w:div>
                  </w:divsChild>
                </w:div>
                <w:div w:id="665016732">
                  <w:marLeft w:val="0"/>
                  <w:marRight w:val="0"/>
                  <w:marTop w:val="0"/>
                  <w:marBottom w:val="0"/>
                  <w:divBdr>
                    <w:top w:val="none" w:sz="0" w:space="0" w:color="auto"/>
                    <w:left w:val="none" w:sz="0" w:space="0" w:color="auto"/>
                    <w:bottom w:val="none" w:sz="0" w:space="0" w:color="auto"/>
                    <w:right w:val="none" w:sz="0" w:space="0" w:color="auto"/>
                  </w:divBdr>
                  <w:divsChild>
                    <w:div w:id="1675915019">
                      <w:marLeft w:val="0"/>
                      <w:marRight w:val="0"/>
                      <w:marTop w:val="0"/>
                      <w:marBottom w:val="0"/>
                      <w:divBdr>
                        <w:top w:val="none" w:sz="0" w:space="0" w:color="auto"/>
                        <w:left w:val="none" w:sz="0" w:space="0" w:color="auto"/>
                        <w:bottom w:val="none" w:sz="0" w:space="0" w:color="auto"/>
                        <w:right w:val="none" w:sz="0" w:space="0" w:color="auto"/>
                      </w:divBdr>
                    </w:div>
                  </w:divsChild>
                </w:div>
                <w:div w:id="697776309">
                  <w:marLeft w:val="0"/>
                  <w:marRight w:val="0"/>
                  <w:marTop w:val="0"/>
                  <w:marBottom w:val="0"/>
                  <w:divBdr>
                    <w:top w:val="none" w:sz="0" w:space="0" w:color="auto"/>
                    <w:left w:val="none" w:sz="0" w:space="0" w:color="auto"/>
                    <w:bottom w:val="none" w:sz="0" w:space="0" w:color="auto"/>
                    <w:right w:val="none" w:sz="0" w:space="0" w:color="auto"/>
                  </w:divBdr>
                  <w:divsChild>
                    <w:div w:id="906451545">
                      <w:marLeft w:val="0"/>
                      <w:marRight w:val="0"/>
                      <w:marTop w:val="0"/>
                      <w:marBottom w:val="0"/>
                      <w:divBdr>
                        <w:top w:val="none" w:sz="0" w:space="0" w:color="auto"/>
                        <w:left w:val="none" w:sz="0" w:space="0" w:color="auto"/>
                        <w:bottom w:val="none" w:sz="0" w:space="0" w:color="auto"/>
                        <w:right w:val="none" w:sz="0" w:space="0" w:color="auto"/>
                      </w:divBdr>
                    </w:div>
                  </w:divsChild>
                </w:div>
                <w:div w:id="758915950">
                  <w:marLeft w:val="0"/>
                  <w:marRight w:val="0"/>
                  <w:marTop w:val="0"/>
                  <w:marBottom w:val="0"/>
                  <w:divBdr>
                    <w:top w:val="none" w:sz="0" w:space="0" w:color="auto"/>
                    <w:left w:val="none" w:sz="0" w:space="0" w:color="auto"/>
                    <w:bottom w:val="none" w:sz="0" w:space="0" w:color="auto"/>
                    <w:right w:val="none" w:sz="0" w:space="0" w:color="auto"/>
                  </w:divBdr>
                  <w:divsChild>
                    <w:div w:id="52509805">
                      <w:marLeft w:val="0"/>
                      <w:marRight w:val="0"/>
                      <w:marTop w:val="0"/>
                      <w:marBottom w:val="0"/>
                      <w:divBdr>
                        <w:top w:val="none" w:sz="0" w:space="0" w:color="auto"/>
                        <w:left w:val="none" w:sz="0" w:space="0" w:color="auto"/>
                        <w:bottom w:val="none" w:sz="0" w:space="0" w:color="auto"/>
                        <w:right w:val="none" w:sz="0" w:space="0" w:color="auto"/>
                      </w:divBdr>
                    </w:div>
                  </w:divsChild>
                </w:div>
                <w:div w:id="806826004">
                  <w:marLeft w:val="0"/>
                  <w:marRight w:val="0"/>
                  <w:marTop w:val="0"/>
                  <w:marBottom w:val="0"/>
                  <w:divBdr>
                    <w:top w:val="none" w:sz="0" w:space="0" w:color="auto"/>
                    <w:left w:val="none" w:sz="0" w:space="0" w:color="auto"/>
                    <w:bottom w:val="none" w:sz="0" w:space="0" w:color="auto"/>
                    <w:right w:val="none" w:sz="0" w:space="0" w:color="auto"/>
                  </w:divBdr>
                  <w:divsChild>
                    <w:div w:id="1958903498">
                      <w:marLeft w:val="0"/>
                      <w:marRight w:val="0"/>
                      <w:marTop w:val="0"/>
                      <w:marBottom w:val="0"/>
                      <w:divBdr>
                        <w:top w:val="none" w:sz="0" w:space="0" w:color="auto"/>
                        <w:left w:val="none" w:sz="0" w:space="0" w:color="auto"/>
                        <w:bottom w:val="none" w:sz="0" w:space="0" w:color="auto"/>
                        <w:right w:val="none" w:sz="0" w:space="0" w:color="auto"/>
                      </w:divBdr>
                    </w:div>
                  </w:divsChild>
                </w:div>
                <w:div w:id="953437258">
                  <w:marLeft w:val="0"/>
                  <w:marRight w:val="0"/>
                  <w:marTop w:val="0"/>
                  <w:marBottom w:val="0"/>
                  <w:divBdr>
                    <w:top w:val="none" w:sz="0" w:space="0" w:color="auto"/>
                    <w:left w:val="none" w:sz="0" w:space="0" w:color="auto"/>
                    <w:bottom w:val="none" w:sz="0" w:space="0" w:color="auto"/>
                    <w:right w:val="none" w:sz="0" w:space="0" w:color="auto"/>
                  </w:divBdr>
                  <w:divsChild>
                    <w:div w:id="1009676040">
                      <w:marLeft w:val="0"/>
                      <w:marRight w:val="0"/>
                      <w:marTop w:val="0"/>
                      <w:marBottom w:val="0"/>
                      <w:divBdr>
                        <w:top w:val="none" w:sz="0" w:space="0" w:color="auto"/>
                        <w:left w:val="none" w:sz="0" w:space="0" w:color="auto"/>
                        <w:bottom w:val="none" w:sz="0" w:space="0" w:color="auto"/>
                        <w:right w:val="none" w:sz="0" w:space="0" w:color="auto"/>
                      </w:divBdr>
                    </w:div>
                  </w:divsChild>
                </w:div>
                <w:div w:id="1002708699">
                  <w:marLeft w:val="0"/>
                  <w:marRight w:val="0"/>
                  <w:marTop w:val="0"/>
                  <w:marBottom w:val="0"/>
                  <w:divBdr>
                    <w:top w:val="none" w:sz="0" w:space="0" w:color="auto"/>
                    <w:left w:val="none" w:sz="0" w:space="0" w:color="auto"/>
                    <w:bottom w:val="none" w:sz="0" w:space="0" w:color="auto"/>
                    <w:right w:val="none" w:sz="0" w:space="0" w:color="auto"/>
                  </w:divBdr>
                  <w:divsChild>
                    <w:div w:id="813181526">
                      <w:marLeft w:val="0"/>
                      <w:marRight w:val="0"/>
                      <w:marTop w:val="0"/>
                      <w:marBottom w:val="0"/>
                      <w:divBdr>
                        <w:top w:val="none" w:sz="0" w:space="0" w:color="auto"/>
                        <w:left w:val="none" w:sz="0" w:space="0" w:color="auto"/>
                        <w:bottom w:val="none" w:sz="0" w:space="0" w:color="auto"/>
                        <w:right w:val="none" w:sz="0" w:space="0" w:color="auto"/>
                      </w:divBdr>
                    </w:div>
                  </w:divsChild>
                </w:div>
                <w:div w:id="1079717403">
                  <w:marLeft w:val="0"/>
                  <w:marRight w:val="0"/>
                  <w:marTop w:val="0"/>
                  <w:marBottom w:val="0"/>
                  <w:divBdr>
                    <w:top w:val="none" w:sz="0" w:space="0" w:color="auto"/>
                    <w:left w:val="none" w:sz="0" w:space="0" w:color="auto"/>
                    <w:bottom w:val="none" w:sz="0" w:space="0" w:color="auto"/>
                    <w:right w:val="none" w:sz="0" w:space="0" w:color="auto"/>
                  </w:divBdr>
                  <w:divsChild>
                    <w:div w:id="863398778">
                      <w:marLeft w:val="0"/>
                      <w:marRight w:val="0"/>
                      <w:marTop w:val="0"/>
                      <w:marBottom w:val="0"/>
                      <w:divBdr>
                        <w:top w:val="none" w:sz="0" w:space="0" w:color="auto"/>
                        <w:left w:val="none" w:sz="0" w:space="0" w:color="auto"/>
                        <w:bottom w:val="none" w:sz="0" w:space="0" w:color="auto"/>
                        <w:right w:val="none" w:sz="0" w:space="0" w:color="auto"/>
                      </w:divBdr>
                    </w:div>
                  </w:divsChild>
                </w:div>
                <w:div w:id="1098520715">
                  <w:marLeft w:val="0"/>
                  <w:marRight w:val="0"/>
                  <w:marTop w:val="0"/>
                  <w:marBottom w:val="0"/>
                  <w:divBdr>
                    <w:top w:val="none" w:sz="0" w:space="0" w:color="auto"/>
                    <w:left w:val="none" w:sz="0" w:space="0" w:color="auto"/>
                    <w:bottom w:val="none" w:sz="0" w:space="0" w:color="auto"/>
                    <w:right w:val="none" w:sz="0" w:space="0" w:color="auto"/>
                  </w:divBdr>
                  <w:divsChild>
                    <w:div w:id="1346324320">
                      <w:marLeft w:val="0"/>
                      <w:marRight w:val="0"/>
                      <w:marTop w:val="0"/>
                      <w:marBottom w:val="0"/>
                      <w:divBdr>
                        <w:top w:val="none" w:sz="0" w:space="0" w:color="auto"/>
                        <w:left w:val="none" w:sz="0" w:space="0" w:color="auto"/>
                        <w:bottom w:val="none" w:sz="0" w:space="0" w:color="auto"/>
                        <w:right w:val="none" w:sz="0" w:space="0" w:color="auto"/>
                      </w:divBdr>
                    </w:div>
                  </w:divsChild>
                </w:div>
                <w:div w:id="1102725253">
                  <w:marLeft w:val="0"/>
                  <w:marRight w:val="0"/>
                  <w:marTop w:val="0"/>
                  <w:marBottom w:val="0"/>
                  <w:divBdr>
                    <w:top w:val="none" w:sz="0" w:space="0" w:color="auto"/>
                    <w:left w:val="none" w:sz="0" w:space="0" w:color="auto"/>
                    <w:bottom w:val="none" w:sz="0" w:space="0" w:color="auto"/>
                    <w:right w:val="none" w:sz="0" w:space="0" w:color="auto"/>
                  </w:divBdr>
                  <w:divsChild>
                    <w:div w:id="1246261114">
                      <w:marLeft w:val="0"/>
                      <w:marRight w:val="0"/>
                      <w:marTop w:val="0"/>
                      <w:marBottom w:val="0"/>
                      <w:divBdr>
                        <w:top w:val="none" w:sz="0" w:space="0" w:color="auto"/>
                        <w:left w:val="none" w:sz="0" w:space="0" w:color="auto"/>
                        <w:bottom w:val="none" w:sz="0" w:space="0" w:color="auto"/>
                        <w:right w:val="none" w:sz="0" w:space="0" w:color="auto"/>
                      </w:divBdr>
                    </w:div>
                  </w:divsChild>
                </w:div>
                <w:div w:id="1266577694">
                  <w:marLeft w:val="0"/>
                  <w:marRight w:val="0"/>
                  <w:marTop w:val="0"/>
                  <w:marBottom w:val="0"/>
                  <w:divBdr>
                    <w:top w:val="none" w:sz="0" w:space="0" w:color="auto"/>
                    <w:left w:val="none" w:sz="0" w:space="0" w:color="auto"/>
                    <w:bottom w:val="none" w:sz="0" w:space="0" w:color="auto"/>
                    <w:right w:val="none" w:sz="0" w:space="0" w:color="auto"/>
                  </w:divBdr>
                  <w:divsChild>
                    <w:div w:id="748041985">
                      <w:marLeft w:val="0"/>
                      <w:marRight w:val="0"/>
                      <w:marTop w:val="0"/>
                      <w:marBottom w:val="0"/>
                      <w:divBdr>
                        <w:top w:val="none" w:sz="0" w:space="0" w:color="auto"/>
                        <w:left w:val="none" w:sz="0" w:space="0" w:color="auto"/>
                        <w:bottom w:val="none" w:sz="0" w:space="0" w:color="auto"/>
                        <w:right w:val="none" w:sz="0" w:space="0" w:color="auto"/>
                      </w:divBdr>
                    </w:div>
                  </w:divsChild>
                </w:div>
                <w:div w:id="1295525655">
                  <w:marLeft w:val="0"/>
                  <w:marRight w:val="0"/>
                  <w:marTop w:val="0"/>
                  <w:marBottom w:val="0"/>
                  <w:divBdr>
                    <w:top w:val="none" w:sz="0" w:space="0" w:color="auto"/>
                    <w:left w:val="none" w:sz="0" w:space="0" w:color="auto"/>
                    <w:bottom w:val="none" w:sz="0" w:space="0" w:color="auto"/>
                    <w:right w:val="none" w:sz="0" w:space="0" w:color="auto"/>
                  </w:divBdr>
                  <w:divsChild>
                    <w:div w:id="1344239089">
                      <w:marLeft w:val="0"/>
                      <w:marRight w:val="0"/>
                      <w:marTop w:val="0"/>
                      <w:marBottom w:val="0"/>
                      <w:divBdr>
                        <w:top w:val="none" w:sz="0" w:space="0" w:color="auto"/>
                        <w:left w:val="none" w:sz="0" w:space="0" w:color="auto"/>
                        <w:bottom w:val="none" w:sz="0" w:space="0" w:color="auto"/>
                        <w:right w:val="none" w:sz="0" w:space="0" w:color="auto"/>
                      </w:divBdr>
                    </w:div>
                  </w:divsChild>
                </w:div>
                <w:div w:id="1370108123">
                  <w:marLeft w:val="0"/>
                  <w:marRight w:val="0"/>
                  <w:marTop w:val="0"/>
                  <w:marBottom w:val="0"/>
                  <w:divBdr>
                    <w:top w:val="none" w:sz="0" w:space="0" w:color="auto"/>
                    <w:left w:val="none" w:sz="0" w:space="0" w:color="auto"/>
                    <w:bottom w:val="none" w:sz="0" w:space="0" w:color="auto"/>
                    <w:right w:val="none" w:sz="0" w:space="0" w:color="auto"/>
                  </w:divBdr>
                  <w:divsChild>
                    <w:div w:id="1448770484">
                      <w:marLeft w:val="0"/>
                      <w:marRight w:val="0"/>
                      <w:marTop w:val="0"/>
                      <w:marBottom w:val="0"/>
                      <w:divBdr>
                        <w:top w:val="none" w:sz="0" w:space="0" w:color="auto"/>
                        <w:left w:val="none" w:sz="0" w:space="0" w:color="auto"/>
                        <w:bottom w:val="none" w:sz="0" w:space="0" w:color="auto"/>
                        <w:right w:val="none" w:sz="0" w:space="0" w:color="auto"/>
                      </w:divBdr>
                    </w:div>
                  </w:divsChild>
                </w:div>
                <w:div w:id="1580363274">
                  <w:marLeft w:val="0"/>
                  <w:marRight w:val="0"/>
                  <w:marTop w:val="0"/>
                  <w:marBottom w:val="0"/>
                  <w:divBdr>
                    <w:top w:val="none" w:sz="0" w:space="0" w:color="auto"/>
                    <w:left w:val="none" w:sz="0" w:space="0" w:color="auto"/>
                    <w:bottom w:val="none" w:sz="0" w:space="0" w:color="auto"/>
                    <w:right w:val="none" w:sz="0" w:space="0" w:color="auto"/>
                  </w:divBdr>
                  <w:divsChild>
                    <w:div w:id="1949193117">
                      <w:marLeft w:val="0"/>
                      <w:marRight w:val="0"/>
                      <w:marTop w:val="0"/>
                      <w:marBottom w:val="0"/>
                      <w:divBdr>
                        <w:top w:val="none" w:sz="0" w:space="0" w:color="auto"/>
                        <w:left w:val="none" w:sz="0" w:space="0" w:color="auto"/>
                        <w:bottom w:val="none" w:sz="0" w:space="0" w:color="auto"/>
                        <w:right w:val="none" w:sz="0" w:space="0" w:color="auto"/>
                      </w:divBdr>
                    </w:div>
                  </w:divsChild>
                </w:div>
                <w:div w:id="1608073322">
                  <w:marLeft w:val="0"/>
                  <w:marRight w:val="0"/>
                  <w:marTop w:val="0"/>
                  <w:marBottom w:val="0"/>
                  <w:divBdr>
                    <w:top w:val="none" w:sz="0" w:space="0" w:color="auto"/>
                    <w:left w:val="none" w:sz="0" w:space="0" w:color="auto"/>
                    <w:bottom w:val="none" w:sz="0" w:space="0" w:color="auto"/>
                    <w:right w:val="none" w:sz="0" w:space="0" w:color="auto"/>
                  </w:divBdr>
                  <w:divsChild>
                    <w:div w:id="909314281">
                      <w:marLeft w:val="0"/>
                      <w:marRight w:val="0"/>
                      <w:marTop w:val="0"/>
                      <w:marBottom w:val="0"/>
                      <w:divBdr>
                        <w:top w:val="none" w:sz="0" w:space="0" w:color="auto"/>
                        <w:left w:val="none" w:sz="0" w:space="0" w:color="auto"/>
                        <w:bottom w:val="none" w:sz="0" w:space="0" w:color="auto"/>
                        <w:right w:val="none" w:sz="0" w:space="0" w:color="auto"/>
                      </w:divBdr>
                    </w:div>
                  </w:divsChild>
                </w:div>
                <w:div w:id="1641307495">
                  <w:marLeft w:val="0"/>
                  <w:marRight w:val="0"/>
                  <w:marTop w:val="0"/>
                  <w:marBottom w:val="0"/>
                  <w:divBdr>
                    <w:top w:val="none" w:sz="0" w:space="0" w:color="auto"/>
                    <w:left w:val="none" w:sz="0" w:space="0" w:color="auto"/>
                    <w:bottom w:val="none" w:sz="0" w:space="0" w:color="auto"/>
                    <w:right w:val="none" w:sz="0" w:space="0" w:color="auto"/>
                  </w:divBdr>
                  <w:divsChild>
                    <w:div w:id="1160270359">
                      <w:marLeft w:val="0"/>
                      <w:marRight w:val="0"/>
                      <w:marTop w:val="0"/>
                      <w:marBottom w:val="0"/>
                      <w:divBdr>
                        <w:top w:val="none" w:sz="0" w:space="0" w:color="auto"/>
                        <w:left w:val="none" w:sz="0" w:space="0" w:color="auto"/>
                        <w:bottom w:val="none" w:sz="0" w:space="0" w:color="auto"/>
                        <w:right w:val="none" w:sz="0" w:space="0" w:color="auto"/>
                      </w:divBdr>
                    </w:div>
                  </w:divsChild>
                </w:div>
                <w:div w:id="1702364242">
                  <w:marLeft w:val="0"/>
                  <w:marRight w:val="0"/>
                  <w:marTop w:val="0"/>
                  <w:marBottom w:val="0"/>
                  <w:divBdr>
                    <w:top w:val="none" w:sz="0" w:space="0" w:color="auto"/>
                    <w:left w:val="none" w:sz="0" w:space="0" w:color="auto"/>
                    <w:bottom w:val="none" w:sz="0" w:space="0" w:color="auto"/>
                    <w:right w:val="none" w:sz="0" w:space="0" w:color="auto"/>
                  </w:divBdr>
                  <w:divsChild>
                    <w:div w:id="1440368834">
                      <w:marLeft w:val="0"/>
                      <w:marRight w:val="0"/>
                      <w:marTop w:val="0"/>
                      <w:marBottom w:val="0"/>
                      <w:divBdr>
                        <w:top w:val="none" w:sz="0" w:space="0" w:color="auto"/>
                        <w:left w:val="none" w:sz="0" w:space="0" w:color="auto"/>
                        <w:bottom w:val="none" w:sz="0" w:space="0" w:color="auto"/>
                        <w:right w:val="none" w:sz="0" w:space="0" w:color="auto"/>
                      </w:divBdr>
                    </w:div>
                  </w:divsChild>
                </w:div>
                <w:div w:id="1727414735">
                  <w:marLeft w:val="0"/>
                  <w:marRight w:val="0"/>
                  <w:marTop w:val="0"/>
                  <w:marBottom w:val="0"/>
                  <w:divBdr>
                    <w:top w:val="none" w:sz="0" w:space="0" w:color="auto"/>
                    <w:left w:val="none" w:sz="0" w:space="0" w:color="auto"/>
                    <w:bottom w:val="none" w:sz="0" w:space="0" w:color="auto"/>
                    <w:right w:val="none" w:sz="0" w:space="0" w:color="auto"/>
                  </w:divBdr>
                  <w:divsChild>
                    <w:div w:id="941911734">
                      <w:marLeft w:val="0"/>
                      <w:marRight w:val="0"/>
                      <w:marTop w:val="0"/>
                      <w:marBottom w:val="0"/>
                      <w:divBdr>
                        <w:top w:val="none" w:sz="0" w:space="0" w:color="auto"/>
                        <w:left w:val="none" w:sz="0" w:space="0" w:color="auto"/>
                        <w:bottom w:val="none" w:sz="0" w:space="0" w:color="auto"/>
                        <w:right w:val="none" w:sz="0" w:space="0" w:color="auto"/>
                      </w:divBdr>
                    </w:div>
                  </w:divsChild>
                </w:div>
                <w:div w:id="1824617237">
                  <w:marLeft w:val="0"/>
                  <w:marRight w:val="0"/>
                  <w:marTop w:val="0"/>
                  <w:marBottom w:val="0"/>
                  <w:divBdr>
                    <w:top w:val="none" w:sz="0" w:space="0" w:color="auto"/>
                    <w:left w:val="none" w:sz="0" w:space="0" w:color="auto"/>
                    <w:bottom w:val="none" w:sz="0" w:space="0" w:color="auto"/>
                    <w:right w:val="none" w:sz="0" w:space="0" w:color="auto"/>
                  </w:divBdr>
                  <w:divsChild>
                    <w:div w:id="2033411075">
                      <w:marLeft w:val="0"/>
                      <w:marRight w:val="0"/>
                      <w:marTop w:val="0"/>
                      <w:marBottom w:val="0"/>
                      <w:divBdr>
                        <w:top w:val="none" w:sz="0" w:space="0" w:color="auto"/>
                        <w:left w:val="none" w:sz="0" w:space="0" w:color="auto"/>
                        <w:bottom w:val="none" w:sz="0" w:space="0" w:color="auto"/>
                        <w:right w:val="none" w:sz="0" w:space="0" w:color="auto"/>
                      </w:divBdr>
                    </w:div>
                  </w:divsChild>
                </w:div>
                <w:div w:id="1858305592">
                  <w:marLeft w:val="0"/>
                  <w:marRight w:val="0"/>
                  <w:marTop w:val="0"/>
                  <w:marBottom w:val="0"/>
                  <w:divBdr>
                    <w:top w:val="none" w:sz="0" w:space="0" w:color="auto"/>
                    <w:left w:val="none" w:sz="0" w:space="0" w:color="auto"/>
                    <w:bottom w:val="none" w:sz="0" w:space="0" w:color="auto"/>
                    <w:right w:val="none" w:sz="0" w:space="0" w:color="auto"/>
                  </w:divBdr>
                  <w:divsChild>
                    <w:div w:id="1561598143">
                      <w:marLeft w:val="0"/>
                      <w:marRight w:val="0"/>
                      <w:marTop w:val="0"/>
                      <w:marBottom w:val="0"/>
                      <w:divBdr>
                        <w:top w:val="none" w:sz="0" w:space="0" w:color="auto"/>
                        <w:left w:val="none" w:sz="0" w:space="0" w:color="auto"/>
                        <w:bottom w:val="none" w:sz="0" w:space="0" w:color="auto"/>
                        <w:right w:val="none" w:sz="0" w:space="0" w:color="auto"/>
                      </w:divBdr>
                    </w:div>
                  </w:divsChild>
                </w:div>
                <w:div w:id="1931694534">
                  <w:marLeft w:val="0"/>
                  <w:marRight w:val="0"/>
                  <w:marTop w:val="0"/>
                  <w:marBottom w:val="0"/>
                  <w:divBdr>
                    <w:top w:val="none" w:sz="0" w:space="0" w:color="auto"/>
                    <w:left w:val="none" w:sz="0" w:space="0" w:color="auto"/>
                    <w:bottom w:val="none" w:sz="0" w:space="0" w:color="auto"/>
                    <w:right w:val="none" w:sz="0" w:space="0" w:color="auto"/>
                  </w:divBdr>
                  <w:divsChild>
                    <w:div w:id="532419678">
                      <w:marLeft w:val="0"/>
                      <w:marRight w:val="0"/>
                      <w:marTop w:val="0"/>
                      <w:marBottom w:val="0"/>
                      <w:divBdr>
                        <w:top w:val="none" w:sz="0" w:space="0" w:color="auto"/>
                        <w:left w:val="none" w:sz="0" w:space="0" w:color="auto"/>
                        <w:bottom w:val="none" w:sz="0" w:space="0" w:color="auto"/>
                        <w:right w:val="none" w:sz="0" w:space="0" w:color="auto"/>
                      </w:divBdr>
                    </w:div>
                  </w:divsChild>
                </w:div>
                <w:div w:id="1978534006">
                  <w:marLeft w:val="0"/>
                  <w:marRight w:val="0"/>
                  <w:marTop w:val="0"/>
                  <w:marBottom w:val="0"/>
                  <w:divBdr>
                    <w:top w:val="none" w:sz="0" w:space="0" w:color="auto"/>
                    <w:left w:val="none" w:sz="0" w:space="0" w:color="auto"/>
                    <w:bottom w:val="none" w:sz="0" w:space="0" w:color="auto"/>
                    <w:right w:val="none" w:sz="0" w:space="0" w:color="auto"/>
                  </w:divBdr>
                  <w:divsChild>
                    <w:div w:id="751314549">
                      <w:marLeft w:val="0"/>
                      <w:marRight w:val="0"/>
                      <w:marTop w:val="0"/>
                      <w:marBottom w:val="0"/>
                      <w:divBdr>
                        <w:top w:val="none" w:sz="0" w:space="0" w:color="auto"/>
                        <w:left w:val="none" w:sz="0" w:space="0" w:color="auto"/>
                        <w:bottom w:val="none" w:sz="0" w:space="0" w:color="auto"/>
                        <w:right w:val="none" w:sz="0" w:space="0" w:color="auto"/>
                      </w:divBdr>
                    </w:div>
                  </w:divsChild>
                </w:div>
                <w:div w:id="1985314600">
                  <w:marLeft w:val="0"/>
                  <w:marRight w:val="0"/>
                  <w:marTop w:val="0"/>
                  <w:marBottom w:val="0"/>
                  <w:divBdr>
                    <w:top w:val="none" w:sz="0" w:space="0" w:color="auto"/>
                    <w:left w:val="none" w:sz="0" w:space="0" w:color="auto"/>
                    <w:bottom w:val="none" w:sz="0" w:space="0" w:color="auto"/>
                    <w:right w:val="none" w:sz="0" w:space="0" w:color="auto"/>
                  </w:divBdr>
                  <w:divsChild>
                    <w:div w:id="354423295">
                      <w:marLeft w:val="0"/>
                      <w:marRight w:val="0"/>
                      <w:marTop w:val="0"/>
                      <w:marBottom w:val="0"/>
                      <w:divBdr>
                        <w:top w:val="none" w:sz="0" w:space="0" w:color="auto"/>
                        <w:left w:val="none" w:sz="0" w:space="0" w:color="auto"/>
                        <w:bottom w:val="none" w:sz="0" w:space="0" w:color="auto"/>
                        <w:right w:val="none" w:sz="0" w:space="0" w:color="auto"/>
                      </w:divBdr>
                    </w:div>
                  </w:divsChild>
                </w:div>
                <w:div w:id="1991014104">
                  <w:marLeft w:val="0"/>
                  <w:marRight w:val="0"/>
                  <w:marTop w:val="0"/>
                  <w:marBottom w:val="0"/>
                  <w:divBdr>
                    <w:top w:val="none" w:sz="0" w:space="0" w:color="auto"/>
                    <w:left w:val="none" w:sz="0" w:space="0" w:color="auto"/>
                    <w:bottom w:val="none" w:sz="0" w:space="0" w:color="auto"/>
                    <w:right w:val="none" w:sz="0" w:space="0" w:color="auto"/>
                  </w:divBdr>
                  <w:divsChild>
                    <w:div w:id="1637954823">
                      <w:marLeft w:val="0"/>
                      <w:marRight w:val="0"/>
                      <w:marTop w:val="0"/>
                      <w:marBottom w:val="0"/>
                      <w:divBdr>
                        <w:top w:val="none" w:sz="0" w:space="0" w:color="auto"/>
                        <w:left w:val="none" w:sz="0" w:space="0" w:color="auto"/>
                        <w:bottom w:val="none" w:sz="0" w:space="0" w:color="auto"/>
                        <w:right w:val="none" w:sz="0" w:space="0" w:color="auto"/>
                      </w:divBdr>
                    </w:div>
                  </w:divsChild>
                </w:div>
                <w:div w:id="2008053569">
                  <w:marLeft w:val="0"/>
                  <w:marRight w:val="0"/>
                  <w:marTop w:val="0"/>
                  <w:marBottom w:val="0"/>
                  <w:divBdr>
                    <w:top w:val="none" w:sz="0" w:space="0" w:color="auto"/>
                    <w:left w:val="none" w:sz="0" w:space="0" w:color="auto"/>
                    <w:bottom w:val="none" w:sz="0" w:space="0" w:color="auto"/>
                    <w:right w:val="none" w:sz="0" w:space="0" w:color="auto"/>
                  </w:divBdr>
                  <w:divsChild>
                    <w:div w:id="131101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51191">
          <w:marLeft w:val="0"/>
          <w:marRight w:val="0"/>
          <w:marTop w:val="0"/>
          <w:marBottom w:val="0"/>
          <w:divBdr>
            <w:top w:val="none" w:sz="0" w:space="0" w:color="auto"/>
            <w:left w:val="none" w:sz="0" w:space="0" w:color="auto"/>
            <w:bottom w:val="none" w:sz="0" w:space="0" w:color="auto"/>
            <w:right w:val="none" w:sz="0" w:space="0" w:color="auto"/>
          </w:divBdr>
        </w:div>
        <w:div w:id="617562179">
          <w:marLeft w:val="0"/>
          <w:marRight w:val="0"/>
          <w:marTop w:val="0"/>
          <w:marBottom w:val="0"/>
          <w:divBdr>
            <w:top w:val="none" w:sz="0" w:space="0" w:color="auto"/>
            <w:left w:val="none" w:sz="0" w:space="0" w:color="auto"/>
            <w:bottom w:val="none" w:sz="0" w:space="0" w:color="auto"/>
            <w:right w:val="none" w:sz="0" w:space="0" w:color="auto"/>
          </w:divBdr>
        </w:div>
        <w:div w:id="627004974">
          <w:marLeft w:val="0"/>
          <w:marRight w:val="0"/>
          <w:marTop w:val="0"/>
          <w:marBottom w:val="0"/>
          <w:divBdr>
            <w:top w:val="none" w:sz="0" w:space="0" w:color="auto"/>
            <w:left w:val="none" w:sz="0" w:space="0" w:color="auto"/>
            <w:bottom w:val="none" w:sz="0" w:space="0" w:color="auto"/>
            <w:right w:val="none" w:sz="0" w:space="0" w:color="auto"/>
          </w:divBdr>
        </w:div>
        <w:div w:id="668992139">
          <w:marLeft w:val="0"/>
          <w:marRight w:val="0"/>
          <w:marTop w:val="0"/>
          <w:marBottom w:val="0"/>
          <w:divBdr>
            <w:top w:val="none" w:sz="0" w:space="0" w:color="auto"/>
            <w:left w:val="none" w:sz="0" w:space="0" w:color="auto"/>
            <w:bottom w:val="none" w:sz="0" w:space="0" w:color="auto"/>
            <w:right w:val="none" w:sz="0" w:space="0" w:color="auto"/>
          </w:divBdr>
        </w:div>
        <w:div w:id="695429314">
          <w:marLeft w:val="0"/>
          <w:marRight w:val="0"/>
          <w:marTop w:val="0"/>
          <w:marBottom w:val="0"/>
          <w:divBdr>
            <w:top w:val="none" w:sz="0" w:space="0" w:color="auto"/>
            <w:left w:val="none" w:sz="0" w:space="0" w:color="auto"/>
            <w:bottom w:val="none" w:sz="0" w:space="0" w:color="auto"/>
            <w:right w:val="none" w:sz="0" w:space="0" w:color="auto"/>
          </w:divBdr>
        </w:div>
        <w:div w:id="709958128">
          <w:marLeft w:val="0"/>
          <w:marRight w:val="0"/>
          <w:marTop w:val="0"/>
          <w:marBottom w:val="0"/>
          <w:divBdr>
            <w:top w:val="none" w:sz="0" w:space="0" w:color="auto"/>
            <w:left w:val="none" w:sz="0" w:space="0" w:color="auto"/>
            <w:bottom w:val="none" w:sz="0" w:space="0" w:color="auto"/>
            <w:right w:val="none" w:sz="0" w:space="0" w:color="auto"/>
          </w:divBdr>
        </w:div>
        <w:div w:id="736905968">
          <w:marLeft w:val="0"/>
          <w:marRight w:val="0"/>
          <w:marTop w:val="0"/>
          <w:marBottom w:val="0"/>
          <w:divBdr>
            <w:top w:val="none" w:sz="0" w:space="0" w:color="auto"/>
            <w:left w:val="none" w:sz="0" w:space="0" w:color="auto"/>
            <w:bottom w:val="none" w:sz="0" w:space="0" w:color="auto"/>
            <w:right w:val="none" w:sz="0" w:space="0" w:color="auto"/>
          </w:divBdr>
        </w:div>
        <w:div w:id="756442135">
          <w:marLeft w:val="0"/>
          <w:marRight w:val="0"/>
          <w:marTop w:val="0"/>
          <w:marBottom w:val="0"/>
          <w:divBdr>
            <w:top w:val="none" w:sz="0" w:space="0" w:color="auto"/>
            <w:left w:val="none" w:sz="0" w:space="0" w:color="auto"/>
            <w:bottom w:val="none" w:sz="0" w:space="0" w:color="auto"/>
            <w:right w:val="none" w:sz="0" w:space="0" w:color="auto"/>
          </w:divBdr>
        </w:div>
        <w:div w:id="769207335">
          <w:marLeft w:val="0"/>
          <w:marRight w:val="0"/>
          <w:marTop w:val="0"/>
          <w:marBottom w:val="0"/>
          <w:divBdr>
            <w:top w:val="none" w:sz="0" w:space="0" w:color="auto"/>
            <w:left w:val="none" w:sz="0" w:space="0" w:color="auto"/>
            <w:bottom w:val="none" w:sz="0" w:space="0" w:color="auto"/>
            <w:right w:val="none" w:sz="0" w:space="0" w:color="auto"/>
          </w:divBdr>
        </w:div>
        <w:div w:id="786125133">
          <w:marLeft w:val="0"/>
          <w:marRight w:val="0"/>
          <w:marTop w:val="0"/>
          <w:marBottom w:val="0"/>
          <w:divBdr>
            <w:top w:val="none" w:sz="0" w:space="0" w:color="auto"/>
            <w:left w:val="none" w:sz="0" w:space="0" w:color="auto"/>
            <w:bottom w:val="none" w:sz="0" w:space="0" w:color="auto"/>
            <w:right w:val="none" w:sz="0" w:space="0" w:color="auto"/>
          </w:divBdr>
        </w:div>
        <w:div w:id="801462973">
          <w:marLeft w:val="0"/>
          <w:marRight w:val="0"/>
          <w:marTop w:val="0"/>
          <w:marBottom w:val="0"/>
          <w:divBdr>
            <w:top w:val="none" w:sz="0" w:space="0" w:color="auto"/>
            <w:left w:val="none" w:sz="0" w:space="0" w:color="auto"/>
            <w:bottom w:val="none" w:sz="0" w:space="0" w:color="auto"/>
            <w:right w:val="none" w:sz="0" w:space="0" w:color="auto"/>
          </w:divBdr>
        </w:div>
        <w:div w:id="836381243">
          <w:marLeft w:val="0"/>
          <w:marRight w:val="0"/>
          <w:marTop w:val="0"/>
          <w:marBottom w:val="0"/>
          <w:divBdr>
            <w:top w:val="none" w:sz="0" w:space="0" w:color="auto"/>
            <w:left w:val="none" w:sz="0" w:space="0" w:color="auto"/>
            <w:bottom w:val="none" w:sz="0" w:space="0" w:color="auto"/>
            <w:right w:val="none" w:sz="0" w:space="0" w:color="auto"/>
          </w:divBdr>
        </w:div>
        <w:div w:id="842360514">
          <w:marLeft w:val="0"/>
          <w:marRight w:val="0"/>
          <w:marTop w:val="0"/>
          <w:marBottom w:val="0"/>
          <w:divBdr>
            <w:top w:val="none" w:sz="0" w:space="0" w:color="auto"/>
            <w:left w:val="none" w:sz="0" w:space="0" w:color="auto"/>
            <w:bottom w:val="none" w:sz="0" w:space="0" w:color="auto"/>
            <w:right w:val="none" w:sz="0" w:space="0" w:color="auto"/>
          </w:divBdr>
        </w:div>
        <w:div w:id="846142457">
          <w:marLeft w:val="0"/>
          <w:marRight w:val="0"/>
          <w:marTop w:val="0"/>
          <w:marBottom w:val="0"/>
          <w:divBdr>
            <w:top w:val="none" w:sz="0" w:space="0" w:color="auto"/>
            <w:left w:val="none" w:sz="0" w:space="0" w:color="auto"/>
            <w:bottom w:val="none" w:sz="0" w:space="0" w:color="auto"/>
            <w:right w:val="none" w:sz="0" w:space="0" w:color="auto"/>
          </w:divBdr>
        </w:div>
        <w:div w:id="868179961">
          <w:marLeft w:val="0"/>
          <w:marRight w:val="0"/>
          <w:marTop w:val="0"/>
          <w:marBottom w:val="0"/>
          <w:divBdr>
            <w:top w:val="none" w:sz="0" w:space="0" w:color="auto"/>
            <w:left w:val="none" w:sz="0" w:space="0" w:color="auto"/>
            <w:bottom w:val="none" w:sz="0" w:space="0" w:color="auto"/>
            <w:right w:val="none" w:sz="0" w:space="0" w:color="auto"/>
          </w:divBdr>
        </w:div>
        <w:div w:id="873736772">
          <w:marLeft w:val="0"/>
          <w:marRight w:val="0"/>
          <w:marTop w:val="0"/>
          <w:marBottom w:val="0"/>
          <w:divBdr>
            <w:top w:val="none" w:sz="0" w:space="0" w:color="auto"/>
            <w:left w:val="none" w:sz="0" w:space="0" w:color="auto"/>
            <w:bottom w:val="none" w:sz="0" w:space="0" w:color="auto"/>
            <w:right w:val="none" w:sz="0" w:space="0" w:color="auto"/>
          </w:divBdr>
        </w:div>
        <w:div w:id="910430376">
          <w:marLeft w:val="0"/>
          <w:marRight w:val="0"/>
          <w:marTop w:val="0"/>
          <w:marBottom w:val="0"/>
          <w:divBdr>
            <w:top w:val="none" w:sz="0" w:space="0" w:color="auto"/>
            <w:left w:val="none" w:sz="0" w:space="0" w:color="auto"/>
            <w:bottom w:val="none" w:sz="0" w:space="0" w:color="auto"/>
            <w:right w:val="none" w:sz="0" w:space="0" w:color="auto"/>
          </w:divBdr>
          <w:divsChild>
            <w:div w:id="44068064">
              <w:marLeft w:val="0"/>
              <w:marRight w:val="0"/>
              <w:marTop w:val="0"/>
              <w:marBottom w:val="0"/>
              <w:divBdr>
                <w:top w:val="none" w:sz="0" w:space="0" w:color="auto"/>
                <w:left w:val="none" w:sz="0" w:space="0" w:color="auto"/>
                <w:bottom w:val="none" w:sz="0" w:space="0" w:color="auto"/>
                <w:right w:val="none" w:sz="0" w:space="0" w:color="auto"/>
              </w:divBdr>
            </w:div>
            <w:div w:id="96369604">
              <w:marLeft w:val="0"/>
              <w:marRight w:val="0"/>
              <w:marTop w:val="0"/>
              <w:marBottom w:val="0"/>
              <w:divBdr>
                <w:top w:val="none" w:sz="0" w:space="0" w:color="auto"/>
                <w:left w:val="none" w:sz="0" w:space="0" w:color="auto"/>
                <w:bottom w:val="none" w:sz="0" w:space="0" w:color="auto"/>
                <w:right w:val="none" w:sz="0" w:space="0" w:color="auto"/>
              </w:divBdr>
            </w:div>
            <w:div w:id="104693405">
              <w:marLeft w:val="0"/>
              <w:marRight w:val="0"/>
              <w:marTop w:val="0"/>
              <w:marBottom w:val="0"/>
              <w:divBdr>
                <w:top w:val="none" w:sz="0" w:space="0" w:color="auto"/>
                <w:left w:val="none" w:sz="0" w:space="0" w:color="auto"/>
                <w:bottom w:val="none" w:sz="0" w:space="0" w:color="auto"/>
                <w:right w:val="none" w:sz="0" w:space="0" w:color="auto"/>
              </w:divBdr>
            </w:div>
            <w:div w:id="130751776">
              <w:marLeft w:val="0"/>
              <w:marRight w:val="0"/>
              <w:marTop w:val="0"/>
              <w:marBottom w:val="0"/>
              <w:divBdr>
                <w:top w:val="none" w:sz="0" w:space="0" w:color="auto"/>
                <w:left w:val="none" w:sz="0" w:space="0" w:color="auto"/>
                <w:bottom w:val="none" w:sz="0" w:space="0" w:color="auto"/>
                <w:right w:val="none" w:sz="0" w:space="0" w:color="auto"/>
              </w:divBdr>
            </w:div>
            <w:div w:id="247469027">
              <w:marLeft w:val="0"/>
              <w:marRight w:val="0"/>
              <w:marTop w:val="0"/>
              <w:marBottom w:val="0"/>
              <w:divBdr>
                <w:top w:val="none" w:sz="0" w:space="0" w:color="auto"/>
                <w:left w:val="none" w:sz="0" w:space="0" w:color="auto"/>
                <w:bottom w:val="none" w:sz="0" w:space="0" w:color="auto"/>
                <w:right w:val="none" w:sz="0" w:space="0" w:color="auto"/>
              </w:divBdr>
            </w:div>
            <w:div w:id="297760186">
              <w:marLeft w:val="0"/>
              <w:marRight w:val="0"/>
              <w:marTop w:val="0"/>
              <w:marBottom w:val="0"/>
              <w:divBdr>
                <w:top w:val="none" w:sz="0" w:space="0" w:color="auto"/>
                <w:left w:val="none" w:sz="0" w:space="0" w:color="auto"/>
                <w:bottom w:val="none" w:sz="0" w:space="0" w:color="auto"/>
                <w:right w:val="none" w:sz="0" w:space="0" w:color="auto"/>
              </w:divBdr>
            </w:div>
            <w:div w:id="343092413">
              <w:marLeft w:val="0"/>
              <w:marRight w:val="0"/>
              <w:marTop w:val="0"/>
              <w:marBottom w:val="0"/>
              <w:divBdr>
                <w:top w:val="none" w:sz="0" w:space="0" w:color="auto"/>
                <w:left w:val="none" w:sz="0" w:space="0" w:color="auto"/>
                <w:bottom w:val="none" w:sz="0" w:space="0" w:color="auto"/>
                <w:right w:val="none" w:sz="0" w:space="0" w:color="auto"/>
              </w:divBdr>
            </w:div>
            <w:div w:id="414982274">
              <w:marLeft w:val="0"/>
              <w:marRight w:val="0"/>
              <w:marTop w:val="0"/>
              <w:marBottom w:val="0"/>
              <w:divBdr>
                <w:top w:val="none" w:sz="0" w:space="0" w:color="auto"/>
                <w:left w:val="none" w:sz="0" w:space="0" w:color="auto"/>
                <w:bottom w:val="none" w:sz="0" w:space="0" w:color="auto"/>
                <w:right w:val="none" w:sz="0" w:space="0" w:color="auto"/>
              </w:divBdr>
            </w:div>
            <w:div w:id="473572750">
              <w:marLeft w:val="0"/>
              <w:marRight w:val="0"/>
              <w:marTop w:val="0"/>
              <w:marBottom w:val="0"/>
              <w:divBdr>
                <w:top w:val="none" w:sz="0" w:space="0" w:color="auto"/>
                <w:left w:val="none" w:sz="0" w:space="0" w:color="auto"/>
                <w:bottom w:val="none" w:sz="0" w:space="0" w:color="auto"/>
                <w:right w:val="none" w:sz="0" w:space="0" w:color="auto"/>
              </w:divBdr>
            </w:div>
            <w:div w:id="718287417">
              <w:marLeft w:val="0"/>
              <w:marRight w:val="0"/>
              <w:marTop w:val="0"/>
              <w:marBottom w:val="0"/>
              <w:divBdr>
                <w:top w:val="none" w:sz="0" w:space="0" w:color="auto"/>
                <w:left w:val="none" w:sz="0" w:space="0" w:color="auto"/>
                <w:bottom w:val="none" w:sz="0" w:space="0" w:color="auto"/>
                <w:right w:val="none" w:sz="0" w:space="0" w:color="auto"/>
              </w:divBdr>
            </w:div>
            <w:div w:id="1037706152">
              <w:marLeft w:val="0"/>
              <w:marRight w:val="0"/>
              <w:marTop w:val="0"/>
              <w:marBottom w:val="0"/>
              <w:divBdr>
                <w:top w:val="none" w:sz="0" w:space="0" w:color="auto"/>
                <w:left w:val="none" w:sz="0" w:space="0" w:color="auto"/>
                <w:bottom w:val="none" w:sz="0" w:space="0" w:color="auto"/>
                <w:right w:val="none" w:sz="0" w:space="0" w:color="auto"/>
              </w:divBdr>
            </w:div>
            <w:div w:id="1199465090">
              <w:marLeft w:val="0"/>
              <w:marRight w:val="0"/>
              <w:marTop w:val="0"/>
              <w:marBottom w:val="0"/>
              <w:divBdr>
                <w:top w:val="none" w:sz="0" w:space="0" w:color="auto"/>
                <w:left w:val="none" w:sz="0" w:space="0" w:color="auto"/>
                <w:bottom w:val="none" w:sz="0" w:space="0" w:color="auto"/>
                <w:right w:val="none" w:sz="0" w:space="0" w:color="auto"/>
              </w:divBdr>
            </w:div>
            <w:div w:id="1469282312">
              <w:marLeft w:val="0"/>
              <w:marRight w:val="0"/>
              <w:marTop w:val="0"/>
              <w:marBottom w:val="0"/>
              <w:divBdr>
                <w:top w:val="none" w:sz="0" w:space="0" w:color="auto"/>
                <w:left w:val="none" w:sz="0" w:space="0" w:color="auto"/>
                <w:bottom w:val="none" w:sz="0" w:space="0" w:color="auto"/>
                <w:right w:val="none" w:sz="0" w:space="0" w:color="auto"/>
              </w:divBdr>
            </w:div>
            <w:div w:id="1685783856">
              <w:marLeft w:val="0"/>
              <w:marRight w:val="0"/>
              <w:marTop w:val="0"/>
              <w:marBottom w:val="0"/>
              <w:divBdr>
                <w:top w:val="none" w:sz="0" w:space="0" w:color="auto"/>
                <w:left w:val="none" w:sz="0" w:space="0" w:color="auto"/>
                <w:bottom w:val="none" w:sz="0" w:space="0" w:color="auto"/>
                <w:right w:val="none" w:sz="0" w:space="0" w:color="auto"/>
              </w:divBdr>
            </w:div>
            <w:div w:id="1766267171">
              <w:marLeft w:val="0"/>
              <w:marRight w:val="0"/>
              <w:marTop w:val="0"/>
              <w:marBottom w:val="0"/>
              <w:divBdr>
                <w:top w:val="none" w:sz="0" w:space="0" w:color="auto"/>
                <w:left w:val="none" w:sz="0" w:space="0" w:color="auto"/>
                <w:bottom w:val="none" w:sz="0" w:space="0" w:color="auto"/>
                <w:right w:val="none" w:sz="0" w:space="0" w:color="auto"/>
              </w:divBdr>
            </w:div>
            <w:div w:id="1890191124">
              <w:marLeft w:val="0"/>
              <w:marRight w:val="0"/>
              <w:marTop w:val="0"/>
              <w:marBottom w:val="0"/>
              <w:divBdr>
                <w:top w:val="none" w:sz="0" w:space="0" w:color="auto"/>
                <w:left w:val="none" w:sz="0" w:space="0" w:color="auto"/>
                <w:bottom w:val="none" w:sz="0" w:space="0" w:color="auto"/>
                <w:right w:val="none" w:sz="0" w:space="0" w:color="auto"/>
              </w:divBdr>
            </w:div>
            <w:div w:id="1971015065">
              <w:marLeft w:val="0"/>
              <w:marRight w:val="0"/>
              <w:marTop w:val="0"/>
              <w:marBottom w:val="0"/>
              <w:divBdr>
                <w:top w:val="none" w:sz="0" w:space="0" w:color="auto"/>
                <w:left w:val="none" w:sz="0" w:space="0" w:color="auto"/>
                <w:bottom w:val="none" w:sz="0" w:space="0" w:color="auto"/>
                <w:right w:val="none" w:sz="0" w:space="0" w:color="auto"/>
              </w:divBdr>
            </w:div>
            <w:div w:id="2024672954">
              <w:marLeft w:val="0"/>
              <w:marRight w:val="0"/>
              <w:marTop w:val="0"/>
              <w:marBottom w:val="0"/>
              <w:divBdr>
                <w:top w:val="none" w:sz="0" w:space="0" w:color="auto"/>
                <w:left w:val="none" w:sz="0" w:space="0" w:color="auto"/>
                <w:bottom w:val="none" w:sz="0" w:space="0" w:color="auto"/>
                <w:right w:val="none" w:sz="0" w:space="0" w:color="auto"/>
              </w:divBdr>
            </w:div>
            <w:div w:id="2107726981">
              <w:marLeft w:val="0"/>
              <w:marRight w:val="0"/>
              <w:marTop w:val="0"/>
              <w:marBottom w:val="0"/>
              <w:divBdr>
                <w:top w:val="none" w:sz="0" w:space="0" w:color="auto"/>
                <w:left w:val="none" w:sz="0" w:space="0" w:color="auto"/>
                <w:bottom w:val="none" w:sz="0" w:space="0" w:color="auto"/>
                <w:right w:val="none" w:sz="0" w:space="0" w:color="auto"/>
              </w:divBdr>
            </w:div>
            <w:div w:id="2123456355">
              <w:marLeft w:val="0"/>
              <w:marRight w:val="0"/>
              <w:marTop w:val="0"/>
              <w:marBottom w:val="0"/>
              <w:divBdr>
                <w:top w:val="none" w:sz="0" w:space="0" w:color="auto"/>
                <w:left w:val="none" w:sz="0" w:space="0" w:color="auto"/>
                <w:bottom w:val="none" w:sz="0" w:space="0" w:color="auto"/>
                <w:right w:val="none" w:sz="0" w:space="0" w:color="auto"/>
              </w:divBdr>
            </w:div>
          </w:divsChild>
        </w:div>
        <w:div w:id="950010520">
          <w:marLeft w:val="0"/>
          <w:marRight w:val="0"/>
          <w:marTop w:val="0"/>
          <w:marBottom w:val="0"/>
          <w:divBdr>
            <w:top w:val="none" w:sz="0" w:space="0" w:color="auto"/>
            <w:left w:val="none" w:sz="0" w:space="0" w:color="auto"/>
            <w:bottom w:val="none" w:sz="0" w:space="0" w:color="auto"/>
            <w:right w:val="none" w:sz="0" w:space="0" w:color="auto"/>
          </w:divBdr>
        </w:div>
        <w:div w:id="972637557">
          <w:marLeft w:val="0"/>
          <w:marRight w:val="0"/>
          <w:marTop w:val="0"/>
          <w:marBottom w:val="0"/>
          <w:divBdr>
            <w:top w:val="none" w:sz="0" w:space="0" w:color="auto"/>
            <w:left w:val="none" w:sz="0" w:space="0" w:color="auto"/>
            <w:bottom w:val="none" w:sz="0" w:space="0" w:color="auto"/>
            <w:right w:val="none" w:sz="0" w:space="0" w:color="auto"/>
          </w:divBdr>
        </w:div>
        <w:div w:id="992951514">
          <w:marLeft w:val="0"/>
          <w:marRight w:val="0"/>
          <w:marTop w:val="0"/>
          <w:marBottom w:val="0"/>
          <w:divBdr>
            <w:top w:val="none" w:sz="0" w:space="0" w:color="auto"/>
            <w:left w:val="none" w:sz="0" w:space="0" w:color="auto"/>
            <w:bottom w:val="none" w:sz="0" w:space="0" w:color="auto"/>
            <w:right w:val="none" w:sz="0" w:space="0" w:color="auto"/>
          </w:divBdr>
        </w:div>
        <w:div w:id="1031106611">
          <w:marLeft w:val="0"/>
          <w:marRight w:val="0"/>
          <w:marTop w:val="0"/>
          <w:marBottom w:val="0"/>
          <w:divBdr>
            <w:top w:val="none" w:sz="0" w:space="0" w:color="auto"/>
            <w:left w:val="none" w:sz="0" w:space="0" w:color="auto"/>
            <w:bottom w:val="none" w:sz="0" w:space="0" w:color="auto"/>
            <w:right w:val="none" w:sz="0" w:space="0" w:color="auto"/>
          </w:divBdr>
        </w:div>
        <w:div w:id="1051536784">
          <w:marLeft w:val="0"/>
          <w:marRight w:val="0"/>
          <w:marTop w:val="0"/>
          <w:marBottom w:val="0"/>
          <w:divBdr>
            <w:top w:val="none" w:sz="0" w:space="0" w:color="auto"/>
            <w:left w:val="none" w:sz="0" w:space="0" w:color="auto"/>
            <w:bottom w:val="none" w:sz="0" w:space="0" w:color="auto"/>
            <w:right w:val="none" w:sz="0" w:space="0" w:color="auto"/>
          </w:divBdr>
        </w:div>
        <w:div w:id="1059596411">
          <w:marLeft w:val="0"/>
          <w:marRight w:val="0"/>
          <w:marTop w:val="0"/>
          <w:marBottom w:val="0"/>
          <w:divBdr>
            <w:top w:val="none" w:sz="0" w:space="0" w:color="auto"/>
            <w:left w:val="none" w:sz="0" w:space="0" w:color="auto"/>
            <w:bottom w:val="none" w:sz="0" w:space="0" w:color="auto"/>
            <w:right w:val="none" w:sz="0" w:space="0" w:color="auto"/>
          </w:divBdr>
          <w:divsChild>
            <w:div w:id="1549024031">
              <w:marLeft w:val="-75"/>
              <w:marRight w:val="0"/>
              <w:marTop w:val="30"/>
              <w:marBottom w:val="30"/>
              <w:divBdr>
                <w:top w:val="none" w:sz="0" w:space="0" w:color="auto"/>
                <w:left w:val="none" w:sz="0" w:space="0" w:color="auto"/>
                <w:bottom w:val="none" w:sz="0" w:space="0" w:color="auto"/>
                <w:right w:val="none" w:sz="0" w:space="0" w:color="auto"/>
              </w:divBdr>
              <w:divsChild>
                <w:div w:id="293877407">
                  <w:marLeft w:val="0"/>
                  <w:marRight w:val="0"/>
                  <w:marTop w:val="0"/>
                  <w:marBottom w:val="0"/>
                  <w:divBdr>
                    <w:top w:val="none" w:sz="0" w:space="0" w:color="auto"/>
                    <w:left w:val="none" w:sz="0" w:space="0" w:color="auto"/>
                    <w:bottom w:val="none" w:sz="0" w:space="0" w:color="auto"/>
                    <w:right w:val="none" w:sz="0" w:space="0" w:color="auto"/>
                  </w:divBdr>
                  <w:divsChild>
                    <w:div w:id="1141993650">
                      <w:marLeft w:val="0"/>
                      <w:marRight w:val="0"/>
                      <w:marTop w:val="0"/>
                      <w:marBottom w:val="0"/>
                      <w:divBdr>
                        <w:top w:val="none" w:sz="0" w:space="0" w:color="auto"/>
                        <w:left w:val="none" w:sz="0" w:space="0" w:color="auto"/>
                        <w:bottom w:val="none" w:sz="0" w:space="0" w:color="auto"/>
                        <w:right w:val="none" w:sz="0" w:space="0" w:color="auto"/>
                      </w:divBdr>
                    </w:div>
                  </w:divsChild>
                </w:div>
                <w:div w:id="362246670">
                  <w:marLeft w:val="0"/>
                  <w:marRight w:val="0"/>
                  <w:marTop w:val="0"/>
                  <w:marBottom w:val="0"/>
                  <w:divBdr>
                    <w:top w:val="none" w:sz="0" w:space="0" w:color="auto"/>
                    <w:left w:val="none" w:sz="0" w:space="0" w:color="auto"/>
                    <w:bottom w:val="none" w:sz="0" w:space="0" w:color="auto"/>
                    <w:right w:val="none" w:sz="0" w:space="0" w:color="auto"/>
                  </w:divBdr>
                  <w:divsChild>
                    <w:div w:id="1160270851">
                      <w:marLeft w:val="0"/>
                      <w:marRight w:val="0"/>
                      <w:marTop w:val="0"/>
                      <w:marBottom w:val="0"/>
                      <w:divBdr>
                        <w:top w:val="none" w:sz="0" w:space="0" w:color="auto"/>
                        <w:left w:val="none" w:sz="0" w:space="0" w:color="auto"/>
                        <w:bottom w:val="none" w:sz="0" w:space="0" w:color="auto"/>
                        <w:right w:val="none" w:sz="0" w:space="0" w:color="auto"/>
                      </w:divBdr>
                    </w:div>
                  </w:divsChild>
                </w:div>
                <w:div w:id="368996914">
                  <w:marLeft w:val="0"/>
                  <w:marRight w:val="0"/>
                  <w:marTop w:val="0"/>
                  <w:marBottom w:val="0"/>
                  <w:divBdr>
                    <w:top w:val="none" w:sz="0" w:space="0" w:color="auto"/>
                    <w:left w:val="none" w:sz="0" w:space="0" w:color="auto"/>
                    <w:bottom w:val="none" w:sz="0" w:space="0" w:color="auto"/>
                    <w:right w:val="none" w:sz="0" w:space="0" w:color="auto"/>
                  </w:divBdr>
                  <w:divsChild>
                    <w:div w:id="634218627">
                      <w:marLeft w:val="0"/>
                      <w:marRight w:val="0"/>
                      <w:marTop w:val="0"/>
                      <w:marBottom w:val="0"/>
                      <w:divBdr>
                        <w:top w:val="none" w:sz="0" w:space="0" w:color="auto"/>
                        <w:left w:val="none" w:sz="0" w:space="0" w:color="auto"/>
                        <w:bottom w:val="none" w:sz="0" w:space="0" w:color="auto"/>
                        <w:right w:val="none" w:sz="0" w:space="0" w:color="auto"/>
                      </w:divBdr>
                    </w:div>
                  </w:divsChild>
                </w:div>
                <w:div w:id="381100663">
                  <w:marLeft w:val="0"/>
                  <w:marRight w:val="0"/>
                  <w:marTop w:val="0"/>
                  <w:marBottom w:val="0"/>
                  <w:divBdr>
                    <w:top w:val="none" w:sz="0" w:space="0" w:color="auto"/>
                    <w:left w:val="none" w:sz="0" w:space="0" w:color="auto"/>
                    <w:bottom w:val="none" w:sz="0" w:space="0" w:color="auto"/>
                    <w:right w:val="none" w:sz="0" w:space="0" w:color="auto"/>
                  </w:divBdr>
                  <w:divsChild>
                    <w:div w:id="2029521494">
                      <w:marLeft w:val="0"/>
                      <w:marRight w:val="0"/>
                      <w:marTop w:val="0"/>
                      <w:marBottom w:val="0"/>
                      <w:divBdr>
                        <w:top w:val="none" w:sz="0" w:space="0" w:color="auto"/>
                        <w:left w:val="none" w:sz="0" w:space="0" w:color="auto"/>
                        <w:bottom w:val="none" w:sz="0" w:space="0" w:color="auto"/>
                        <w:right w:val="none" w:sz="0" w:space="0" w:color="auto"/>
                      </w:divBdr>
                    </w:div>
                  </w:divsChild>
                </w:div>
                <w:div w:id="547765891">
                  <w:marLeft w:val="0"/>
                  <w:marRight w:val="0"/>
                  <w:marTop w:val="0"/>
                  <w:marBottom w:val="0"/>
                  <w:divBdr>
                    <w:top w:val="none" w:sz="0" w:space="0" w:color="auto"/>
                    <w:left w:val="none" w:sz="0" w:space="0" w:color="auto"/>
                    <w:bottom w:val="none" w:sz="0" w:space="0" w:color="auto"/>
                    <w:right w:val="none" w:sz="0" w:space="0" w:color="auto"/>
                  </w:divBdr>
                  <w:divsChild>
                    <w:div w:id="130294230">
                      <w:marLeft w:val="0"/>
                      <w:marRight w:val="0"/>
                      <w:marTop w:val="0"/>
                      <w:marBottom w:val="0"/>
                      <w:divBdr>
                        <w:top w:val="none" w:sz="0" w:space="0" w:color="auto"/>
                        <w:left w:val="none" w:sz="0" w:space="0" w:color="auto"/>
                        <w:bottom w:val="none" w:sz="0" w:space="0" w:color="auto"/>
                        <w:right w:val="none" w:sz="0" w:space="0" w:color="auto"/>
                      </w:divBdr>
                    </w:div>
                  </w:divsChild>
                </w:div>
                <w:div w:id="553734799">
                  <w:marLeft w:val="0"/>
                  <w:marRight w:val="0"/>
                  <w:marTop w:val="0"/>
                  <w:marBottom w:val="0"/>
                  <w:divBdr>
                    <w:top w:val="none" w:sz="0" w:space="0" w:color="auto"/>
                    <w:left w:val="none" w:sz="0" w:space="0" w:color="auto"/>
                    <w:bottom w:val="none" w:sz="0" w:space="0" w:color="auto"/>
                    <w:right w:val="none" w:sz="0" w:space="0" w:color="auto"/>
                  </w:divBdr>
                  <w:divsChild>
                    <w:div w:id="1483234581">
                      <w:marLeft w:val="0"/>
                      <w:marRight w:val="0"/>
                      <w:marTop w:val="0"/>
                      <w:marBottom w:val="0"/>
                      <w:divBdr>
                        <w:top w:val="none" w:sz="0" w:space="0" w:color="auto"/>
                        <w:left w:val="none" w:sz="0" w:space="0" w:color="auto"/>
                        <w:bottom w:val="none" w:sz="0" w:space="0" w:color="auto"/>
                        <w:right w:val="none" w:sz="0" w:space="0" w:color="auto"/>
                      </w:divBdr>
                    </w:div>
                  </w:divsChild>
                </w:div>
                <w:div w:id="558786096">
                  <w:marLeft w:val="0"/>
                  <w:marRight w:val="0"/>
                  <w:marTop w:val="0"/>
                  <w:marBottom w:val="0"/>
                  <w:divBdr>
                    <w:top w:val="none" w:sz="0" w:space="0" w:color="auto"/>
                    <w:left w:val="none" w:sz="0" w:space="0" w:color="auto"/>
                    <w:bottom w:val="none" w:sz="0" w:space="0" w:color="auto"/>
                    <w:right w:val="none" w:sz="0" w:space="0" w:color="auto"/>
                  </w:divBdr>
                  <w:divsChild>
                    <w:div w:id="664630388">
                      <w:marLeft w:val="0"/>
                      <w:marRight w:val="0"/>
                      <w:marTop w:val="0"/>
                      <w:marBottom w:val="0"/>
                      <w:divBdr>
                        <w:top w:val="none" w:sz="0" w:space="0" w:color="auto"/>
                        <w:left w:val="none" w:sz="0" w:space="0" w:color="auto"/>
                        <w:bottom w:val="none" w:sz="0" w:space="0" w:color="auto"/>
                        <w:right w:val="none" w:sz="0" w:space="0" w:color="auto"/>
                      </w:divBdr>
                    </w:div>
                  </w:divsChild>
                </w:div>
                <w:div w:id="563806734">
                  <w:marLeft w:val="0"/>
                  <w:marRight w:val="0"/>
                  <w:marTop w:val="0"/>
                  <w:marBottom w:val="0"/>
                  <w:divBdr>
                    <w:top w:val="none" w:sz="0" w:space="0" w:color="auto"/>
                    <w:left w:val="none" w:sz="0" w:space="0" w:color="auto"/>
                    <w:bottom w:val="none" w:sz="0" w:space="0" w:color="auto"/>
                    <w:right w:val="none" w:sz="0" w:space="0" w:color="auto"/>
                  </w:divBdr>
                  <w:divsChild>
                    <w:div w:id="1054230554">
                      <w:marLeft w:val="0"/>
                      <w:marRight w:val="0"/>
                      <w:marTop w:val="0"/>
                      <w:marBottom w:val="0"/>
                      <w:divBdr>
                        <w:top w:val="none" w:sz="0" w:space="0" w:color="auto"/>
                        <w:left w:val="none" w:sz="0" w:space="0" w:color="auto"/>
                        <w:bottom w:val="none" w:sz="0" w:space="0" w:color="auto"/>
                        <w:right w:val="none" w:sz="0" w:space="0" w:color="auto"/>
                      </w:divBdr>
                    </w:div>
                  </w:divsChild>
                </w:div>
                <w:div w:id="597904650">
                  <w:marLeft w:val="0"/>
                  <w:marRight w:val="0"/>
                  <w:marTop w:val="0"/>
                  <w:marBottom w:val="0"/>
                  <w:divBdr>
                    <w:top w:val="none" w:sz="0" w:space="0" w:color="auto"/>
                    <w:left w:val="none" w:sz="0" w:space="0" w:color="auto"/>
                    <w:bottom w:val="none" w:sz="0" w:space="0" w:color="auto"/>
                    <w:right w:val="none" w:sz="0" w:space="0" w:color="auto"/>
                  </w:divBdr>
                  <w:divsChild>
                    <w:div w:id="2047634837">
                      <w:marLeft w:val="0"/>
                      <w:marRight w:val="0"/>
                      <w:marTop w:val="0"/>
                      <w:marBottom w:val="0"/>
                      <w:divBdr>
                        <w:top w:val="none" w:sz="0" w:space="0" w:color="auto"/>
                        <w:left w:val="none" w:sz="0" w:space="0" w:color="auto"/>
                        <w:bottom w:val="none" w:sz="0" w:space="0" w:color="auto"/>
                        <w:right w:val="none" w:sz="0" w:space="0" w:color="auto"/>
                      </w:divBdr>
                    </w:div>
                  </w:divsChild>
                </w:div>
                <w:div w:id="624655997">
                  <w:marLeft w:val="0"/>
                  <w:marRight w:val="0"/>
                  <w:marTop w:val="0"/>
                  <w:marBottom w:val="0"/>
                  <w:divBdr>
                    <w:top w:val="none" w:sz="0" w:space="0" w:color="auto"/>
                    <w:left w:val="none" w:sz="0" w:space="0" w:color="auto"/>
                    <w:bottom w:val="none" w:sz="0" w:space="0" w:color="auto"/>
                    <w:right w:val="none" w:sz="0" w:space="0" w:color="auto"/>
                  </w:divBdr>
                  <w:divsChild>
                    <w:div w:id="1378894126">
                      <w:marLeft w:val="0"/>
                      <w:marRight w:val="0"/>
                      <w:marTop w:val="0"/>
                      <w:marBottom w:val="0"/>
                      <w:divBdr>
                        <w:top w:val="none" w:sz="0" w:space="0" w:color="auto"/>
                        <w:left w:val="none" w:sz="0" w:space="0" w:color="auto"/>
                        <w:bottom w:val="none" w:sz="0" w:space="0" w:color="auto"/>
                        <w:right w:val="none" w:sz="0" w:space="0" w:color="auto"/>
                      </w:divBdr>
                    </w:div>
                  </w:divsChild>
                </w:div>
                <w:div w:id="703677870">
                  <w:marLeft w:val="0"/>
                  <w:marRight w:val="0"/>
                  <w:marTop w:val="0"/>
                  <w:marBottom w:val="0"/>
                  <w:divBdr>
                    <w:top w:val="none" w:sz="0" w:space="0" w:color="auto"/>
                    <w:left w:val="none" w:sz="0" w:space="0" w:color="auto"/>
                    <w:bottom w:val="none" w:sz="0" w:space="0" w:color="auto"/>
                    <w:right w:val="none" w:sz="0" w:space="0" w:color="auto"/>
                  </w:divBdr>
                  <w:divsChild>
                    <w:div w:id="1783842869">
                      <w:marLeft w:val="0"/>
                      <w:marRight w:val="0"/>
                      <w:marTop w:val="0"/>
                      <w:marBottom w:val="0"/>
                      <w:divBdr>
                        <w:top w:val="none" w:sz="0" w:space="0" w:color="auto"/>
                        <w:left w:val="none" w:sz="0" w:space="0" w:color="auto"/>
                        <w:bottom w:val="none" w:sz="0" w:space="0" w:color="auto"/>
                        <w:right w:val="none" w:sz="0" w:space="0" w:color="auto"/>
                      </w:divBdr>
                    </w:div>
                  </w:divsChild>
                </w:div>
                <w:div w:id="819226743">
                  <w:marLeft w:val="0"/>
                  <w:marRight w:val="0"/>
                  <w:marTop w:val="0"/>
                  <w:marBottom w:val="0"/>
                  <w:divBdr>
                    <w:top w:val="none" w:sz="0" w:space="0" w:color="auto"/>
                    <w:left w:val="none" w:sz="0" w:space="0" w:color="auto"/>
                    <w:bottom w:val="none" w:sz="0" w:space="0" w:color="auto"/>
                    <w:right w:val="none" w:sz="0" w:space="0" w:color="auto"/>
                  </w:divBdr>
                  <w:divsChild>
                    <w:div w:id="1765809288">
                      <w:marLeft w:val="0"/>
                      <w:marRight w:val="0"/>
                      <w:marTop w:val="0"/>
                      <w:marBottom w:val="0"/>
                      <w:divBdr>
                        <w:top w:val="none" w:sz="0" w:space="0" w:color="auto"/>
                        <w:left w:val="none" w:sz="0" w:space="0" w:color="auto"/>
                        <w:bottom w:val="none" w:sz="0" w:space="0" w:color="auto"/>
                        <w:right w:val="none" w:sz="0" w:space="0" w:color="auto"/>
                      </w:divBdr>
                    </w:div>
                  </w:divsChild>
                </w:div>
                <w:div w:id="820923392">
                  <w:marLeft w:val="0"/>
                  <w:marRight w:val="0"/>
                  <w:marTop w:val="0"/>
                  <w:marBottom w:val="0"/>
                  <w:divBdr>
                    <w:top w:val="none" w:sz="0" w:space="0" w:color="auto"/>
                    <w:left w:val="none" w:sz="0" w:space="0" w:color="auto"/>
                    <w:bottom w:val="none" w:sz="0" w:space="0" w:color="auto"/>
                    <w:right w:val="none" w:sz="0" w:space="0" w:color="auto"/>
                  </w:divBdr>
                  <w:divsChild>
                    <w:div w:id="934824486">
                      <w:marLeft w:val="0"/>
                      <w:marRight w:val="0"/>
                      <w:marTop w:val="0"/>
                      <w:marBottom w:val="0"/>
                      <w:divBdr>
                        <w:top w:val="none" w:sz="0" w:space="0" w:color="auto"/>
                        <w:left w:val="none" w:sz="0" w:space="0" w:color="auto"/>
                        <w:bottom w:val="none" w:sz="0" w:space="0" w:color="auto"/>
                        <w:right w:val="none" w:sz="0" w:space="0" w:color="auto"/>
                      </w:divBdr>
                    </w:div>
                  </w:divsChild>
                </w:div>
                <w:div w:id="825784767">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65017997">
                  <w:marLeft w:val="0"/>
                  <w:marRight w:val="0"/>
                  <w:marTop w:val="0"/>
                  <w:marBottom w:val="0"/>
                  <w:divBdr>
                    <w:top w:val="none" w:sz="0" w:space="0" w:color="auto"/>
                    <w:left w:val="none" w:sz="0" w:space="0" w:color="auto"/>
                    <w:bottom w:val="none" w:sz="0" w:space="0" w:color="auto"/>
                    <w:right w:val="none" w:sz="0" w:space="0" w:color="auto"/>
                  </w:divBdr>
                  <w:divsChild>
                    <w:div w:id="1478106816">
                      <w:marLeft w:val="0"/>
                      <w:marRight w:val="0"/>
                      <w:marTop w:val="0"/>
                      <w:marBottom w:val="0"/>
                      <w:divBdr>
                        <w:top w:val="none" w:sz="0" w:space="0" w:color="auto"/>
                        <w:left w:val="none" w:sz="0" w:space="0" w:color="auto"/>
                        <w:bottom w:val="none" w:sz="0" w:space="0" w:color="auto"/>
                        <w:right w:val="none" w:sz="0" w:space="0" w:color="auto"/>
                      </w:divBdr>
                    </w:div>
                  </w:divsChild>
                </w:div>
                <w:div w:id="893006736">
                  <w:marLeft w:val="0"/>
                  <w:marRight w:val="0"/>
                  <w:marTop w:val="0"/>
                  <w:marBottom w:val="0"/>
                  <w:divBdr>
                    <w:top w:val="none" w:sz="0" w:space="0" w:color="auto"/>
                    <w:left w:val="none" w:sz="0" w:space="0" w:color="auto"/>
                    <w:bottom w:val="none" w:sz="0" w:space="0" w:color="auto"/>
                    <w:right w:val="none" w:sz="0" w:space="0" w:color="auto"/>
                  </w:divBdr>
                  <w:divsChild>
                    <w:div w:id="319582210">
                      <w:marLeft w:val="0"/>
                      <w:marRight w:val="0"/>
                      <w:marTop w:val="0"/>
                      <w:marBottom w:val="0"/>
                      <w:divBdr>
                        <w:top w:val="none" w:sz="0" w:space="0" w:color="auto"/>
                        <w:left w:val="none" w:sz="0" w:space="0" w:color="auto"/>
                        <w:bottom w:val="none" w:sz="0" w:space="0" w:color="auto"/>
                        <w:right w:val="none" w:sz="0" w:space="0" w:color="auto"/>
                      </w:divBdr>
                    </w:div>
                  </w:divsChild>
                </w:div>
                <w:div w:id="935330467">
                  <w:marLeft w:val="0"/>
                  <w:marRight w:val="0"/>
                  <w:marTop w:val="0"/>
                  <w:marBottom w:val="0"/>
                  <w:divBdr>
                    <w:top w:val="none" w:sz="0" w:space="0" w:color="auto"/>
                    <w:left w:val="none" w:sz="0" w:space="0" w:color="auto"/>
                    <w:bottom w:val="none" w:sz="0" w:space="0" w:color="auto"/>
                    <w:right w:val="none" w:sz="0" w:space="0" w:color="auto"/>
                  </w:divBdr>
                  <w:divsChild>
                    <w:div w:id="1882984364">
                      <w:marLeft w:val="0"/>
                      <w:marRight w:val="0"/>
                      <w:marTop w:val="0"/>
                      <w:marBottom w:val="0"/>
                      <w:divBdr>
                        <w:top w:val="none" w:sz="0" w:space="0" w:color="auto"/>
                        <w:left w:val="none" w:sz="0" w:space="0" w:color="auto"/>
                        <w:bottom w:val="none" w:sz="0" w:space="0" w:color="auto"/>
                        <w:right w:val="none" w:sz="0" w:space="0" w:color="auto"/>
                      </w:divBdr>
                    </w:div>
                  </w:divsChild>
                </w:div>
                <w:div w:id="1107432904">
                  <w:marLeft w:val="0"/>
                  <w:marRight w:val="0"/>
                  <w:marTop w:val="0"/>
                  <w:marBottom w:val="0"/>
                  <w:divBdr>
                    <w:top w:val="none" w:sz="0" w:space="0" w:color="auto"/>
                    <w:left w:val="none" w:sz="0" w:space="0" w:color="auto"/>
                    <w:bottom w:val="none" w:sz="0" w:space="0" w:color="auto"/>
                    <w:right w:val="none" w:sz="0" w:space="0" w:color="auto"/>
                  </w:divBdr>
                  <w:divsChild>
                    <w:div w:id="1060176824">
                      <w:marLeft w:val="0"/>
                      <w:marRight w:val="0"/>
                      <w:marTop w:val="0"/>
                      <w:marBottom w:val="0"/>
                      <w:divBdr>
                        <w:top w:val="none" w:sz="0" w:space="0" w:color="auto"/>
                        <w:left w:val="none" w:sz="0" w:space="0" w:color="auto"/>
                        <w:bottom w:val="none" w:sz="0" w:space="0" w:color="auto"/>
                        <w:right w:val="none" w:sz="0" w:space="0" w:color="auto"/>
                      </w:divBdr>
                    </w:div>
                  </w:divsChild>
                </w:div>
                <w:div w:id="1178469632">
                  <w:marLeft w:val="0"/>
                  <w:marRight w:val="0"/>
                  <w:marTop w:val="0"/>
                  <w:marBottom w:val="0"/>
                  <w:divBdr>
                    <w:top w:val="none" w:sz="0" w:space="0" w:color="auto"/>
                    <w:left w:val="none" w:sz="0" w:space="0" w:color="auto"/>
                    <w:bottom w:val="none" w:sz="0" w:space="0" w:color="auto"/>
                    <w:right w:val="none" w:sz="0" w:space="0" w:color="auto"/>
                  </w:divBdr>
                  <w:divsChild>
                    <w:div w:id="489490007">
                      <w:marLeft w:val="0"/>
                      <w:marRight w:val="0"/>
                      <w:marTop w:val="0"/>
                      <w:marBottom w:val="0"/>
                      <w:divBdr>
                        <w:top w:val="none" w:sz="0" w:space="0" w:color="auto"/>
                        <w:left w:val="none" w:sz="0" w:space="0" w:color="auto"/>
                        <w:bottom w:val="none" w:sz="0" w:space="0" w:color="auto"/>
                        <w:right w:val="none" w:sz="0" w:space="0" w:color="auto"/>
                      </w:divBdr>
                    </w:div>
                  </w:divsChild>
                </w:div>
                <w:div w:id="1294827175">
                  <w:marLeft w:val="0"/>
                  <w:marRight w:val="0"/>
                  <w:marTop w:val="0"/>
                  <w:marBottom w:val="0"/>
                  <w:divBdr>
                    <w:top w:val="none" w:sz="0" w:space="0" w:color="auto"/>
                    <w:left w:val="none" w:sz="0" w:space="0" w:color="auto"/>
                    <w:bottom w:val="none" w:sz="0" w:space="0" w:color="auto"/>
                    <w:right w:val="none" w:sz="0" w:space="0" w:color="auto"/>
                  </w:divBdr>
                  <w:divsChild>
                    <w:div w:id="193076081">
                      <w:marLeft w:val="0"/>
                      <w:marRight w:val="0"/>
                      <w:marTop w:val="0"/>
                      <w:marBottom w:val="0"/>
                      <w:divBdr>
                        <w:top w:val="none" w:sz="0" w:space="0" w:color="auto"/>
                        <w:left w:val="none" w:sz="0" w:space="0" w:color="auto"/>
                        <w:bottom w:val="none" w:sz="0" w:space="0" w:color="auto"/>
                        <w:right w:val="none" w:sz="0" w:space="0" w:color="auto"/>
                      </w:divBdr>
                    </w:div>
                  </w:divsChild>
                </w:div>
                <w:div w:id="1376388993">
                  <w:marLeft w:val="0"/>
                  <w:marRight w:val="0"/>
                  <w:marTop w:val="0"/>
                  <w:marBottom w:val="0"/>
                  <w:divBdr>
                    <w:top w:val="none" w:sz="0" w:space="0" w:color="auto"/>
                    <w:left w:val="none" w:sz="0" w:space="0" w:color="auto"/>
                    <w:bottom w:val="none" w:sz="0" w:space="0" w:color="auto"/>
                    <w:right w:val="none" w:sz="0" w:space="0" w:color="auto"/>
                  </w:divBdr>
                  <w:divsChild>
                    <w:div w:id="760682359">
                      <w:marLeft w:val="0"/>
                      <w:marRight w:val="0"/>
                      <w:marTop w:val="0"/>
                      <w:marBottom w:val="0"/>
                      <w:divBdr>
                        <w:top w:val="none" w:sz="0" w:space="0" w:color="auto"/>
                        <w:left w:val="none" w:sz="0" w:space="0" w:color="auto"/>
                        <w:bottom w:val="none" w:sz="0" w:space="0" w:color="auto"/>
                        <w:right w:val="none" w:sz="0" w:space="0" w:color="auto"/>
                      </w:divBdr>
                    </w:div>
                  </w:divsChild>
                </w:div>
                <w:div w:id="1403794225">
                  <w:marLeft w:val="0"/>
                  <w:marRight w:val="0"/>
                  <w:marTop w:val="0"/>
                  <w:marBottom w:val="0"/>
                  <w:divBdr>
                    <w:top w:val="none" w:sz="0" w:space="0" w:color="auto"/>
                    <w:left w:val="none" w:sz="0" w:space="0" w:color="auto"/>
                    <w:bottom w:val="none" w:sz="0" w:space="0" w:color="auto"/>
                    <w:right w:val="none" w:sz="0" w:space="0" w:color="auto"/>
                  </w:divBdr>
                  <w:divsChild>
                    <w:div w:id="2104571216">
                      <w:marLeft w:val="0"/>
                      <w:marRight w:val="0"/>
                      <w:marTop w:val="0"/>
                      <w:marBottom w:val="0"/>
                      <w:divBdr>
                        <w:top w:val="none" w:sz="0" w:space="0" w:color="auto"/>
                        <w:left w:val="none" w:sz="0" w:space="0" w:color="auto"/>
                        <w:bottom w:val="none" w:sz="0" w:space="0" w:color="auto"/>
                        <w:right w:val="none" w:sz="0" w:space="0" w:color="auto"/>
                      </w:divBdr>
                    </w:div>
                  </w:divsChild>
                </w:div>
                <w:div w:id="1452289246">
                  <w:marLeft w:val="0"/>
                  <w:marRight w:val="0"/>
                  <w:marTop w:val="0"/>
                  <w:marBottom w:val="0"/>
                  <w:divBdr>
                    <w:top w:val="none" w:sz="0" w:space="0" w:color="auto"/>
                    <w:left w:val="none" w:sz="0" w:space="0" w:color="auto"/>
                    <w:bottom w:val="none" w:sz="0" w:space="0" w:color="auto"/>
                    <w:right w:val="none" w:sz="0" w:space="0" w:color="auto"/>
                  </w:divBdr>
                  <w:divsChild>
                    <w:div w:id="655257436">
                      <w:marLeft w:val="0"/>
                      <w:marRight w:val="0"/>
                      <w:marTop w:val="0"/>
                      <w:marBottom w:val="0"/>
                      <w:divBdr>
                        <w:top w:val="none" w:sz="0" w:space="0" w:color="auto"/>
                        <w:left w:val="none" w:sz="0" w:space="0" w:color="auto"/>
                        <w:bottom w:val="none" w:sz="0" w:space="0" w:color="auto"/>
                        <w:right w:val="none" w:sz="0" w:space="0" w:color="auto"/>
                      </w:divBdr>
                    </w:div>
                  </w:divsChild>
                </w:div>
                <w:div w:id="1870874778">
                  <w:marLeft w:val="0"/>
                  <w:marRight w:val="0"/>
                  <w:marTop w:val="0"/>
                  <w:marBottom w:val="0"/>
                  <w:divBdr>
                    <w:top w:val="none" w:sz="0" w:space="0" w:color="auto"/>
                    <w:left w:val="none" w:sz="0" w:space="0" w:color="auto"/>
                    <w:bottom w:val="none" w:sz="0" w:space="0" w:color="auto"/>
                    <w:right w:val="none" w:sz="0" w:space="0" w:color="auto"/>
                  </w:divBdr>
                  <w:divsChild>
                    <w:div w:id="1318877612">
                      <w:marLeft w:val="0"/>
                      <w:marRight w:val="0"/>
                      <w:marTop w:val="0"/>
                      <w:marBottom w:val="0"/>
                      <w:divBdr>
                        <w:top w:val="none" w:sz="0" w:space="0" w:color="auto"/>
                        <w:left w:val="none" w:sz="0" w:space="0" w:color="auto"/>
                        <w:bottom w:val="none" w:sz="0" w:space="0" w:color="auto"/>
                        <w:right w:val="none" w:sz="0" w:space="0" w:color="auto"/>
                      </w:divBdr>
                    </w:div>
                  </w:divsChild>
                </w:div>
                <w:div w:id="1954169222">
                  <w:marLeft w:val="0"/>
                  <w:marRight w:val="0"/>
                  <w:marTop w:val="0"/>
                  <w:marBottom w:val="0"/>
                  <w:divBdr>
                    <w:top w:val="none" w:sz="0" w:space="0" w:color="auto"/>
                    <w:left w:val="none" w:sz="0" w:space="0" w:color="auto"/>
                    <w:bottom w:val="none" w:sz="0" w:space="0" w:color="auto"/>
                    <w:right w:val="none" w:sz="0" w:space="0" w:color="auto"/>
                  </w:divBdr>
                  <w:divsChild>
                    <w:div w:id="788545397">
                      <w:marLeft w:val="0"/>
                      <w:marRight w:val="0"/>
                      <w:marTop w:val="0"/>
                      <w:marBottom w:val="0"/>
                      <w:divBdr>
                        <w:top w:val="none" w:sz="0" w:space="0" w:color="auto"/>
                        <w:left w:val="none" w:sz="0" w:space="0" w:color="auto"/>
                        <w:bottom w:val="none" w:sz="0" w:space="0" w:color="auto"/>
                        <w:right w:val="none" w:sz="0" w:space="0" w:color="auto"/>
                      </w:divBdr>
                    </w:div>
                  </w:divsChild>
                </w:div>
                <w:div w:id="1987585556">
                  <w:marLeft w:val="0"/>
                  <w:marRight w:val="0"/>
                  <w:marTop w:val="0"/>
                  <w:marBottom w:val="0"/>
                  <w:divBdr>
                    <w:top w:val="none" w:sz="0" w:space="0" w:color="auto"/>
                    <w:left w:val="none" w:sz="0" w:space="0" w:color="auto"/>
                    <w:bottom w:val="none" w:sz="0" w:space="0" w:color="auto"/>
                    <w:right w:val="none" w:sz="0" w:space="0" w:color="auto"/>
                  </w:divBdr>
                  <w:divsChild>
                    <w:div w:id="1256397378">
                      <w:marLeft w:val="0"/>
                      <w:marRight w:val="0"/>
                      <w:marTop w:val="0"/>
                      <w:marBottom w:val="0"/>
                      <w:divBdr>
                        <w:top w:val="none" w:sz="0" w:space="0" w:color="auto"/>
                        <w:left w:val="none" w:sz="0" w:space="0" w:color="auto"/>
                        <w:bottom w:val="none" w:sz="0" w:space="0" w:color="auto"/>
                        <w:right w:val="none" w:sz="0" w:space="0" w:color="auto"/>
                      </w:divBdr>
                    </w:div>
                  </w:divsChild>
                </w:div>
                <w:div w:id="2007392245">
                  <w:marLeft w:val="0"/>
                  <w:marRight w:val="0"/>
                  <w:marTop w:val="0"/>
                  <w:marBottom w:val="0"/>
                  <w:divBdr>
                    <w:top w:val="none" w:sz="0" w:space="0" w:color="auto"/>
                    <w:left w:val="none" w:sz="0" w:space="0" w:color="auto"/>
                    <w:bottom w:val="none" w:sz="0" w:space="0" w:color="auto"/>
                    <w:right w:val="none" w:sz="0" w:space="0" w:color="auto"/>
                  </w:divBdr>
                  <w:divsChild>
                    <w:div w:id="1066802171">
                      <w:marLeft w:val="0"/>
                      <w:marRight w:val="0"/>
                      <w:marTop w:val="0"/>
                      <w:marBottom w:val="0"/>
                      <w:divBdr>
                        <w:top w:val="none" w:sz="0" w:space="0" w:color="auto"/>
                        <w:left w:val="none" w:sz="0" w:space="0" w:color="auto"/>
                        <w:bottom w:val="none" w:sz="0" w:space="0" w:color="auto"/>
                        <w:right w:val="none" w:sz="0" w:space="0" w:color="auto"/>
                      </w:divBdr>
                    </w:div>
                  </w:divsChild>
                </w:div>
                <w:div w:id="2010399751">
                  <w:marLeft w:val="0"/>
                  <w:marRight w:val="0"/>
                  <w:marTop w:val="0"/>
                  <w:marBottom w:val="0"/>
                  <w:divBdr>
                    <w:top w:val="none" w:sz="0" w:space="0" w:color="auto"/>
                    <w:left w:val="none" w:sz="0" w:space="0" w:color="auto"/>
                    <w:bottom w:val="none" w:sz="0" w:space="0" w:color="auto"/>
                    <w:right w:val="none" w:sz="0" w:space="0" w:color="auto"/>
                  </w:divBdr>
                  <w:divsChild>
                    <w:div w:id="1724057076">
                      <w:marLeft w:val="0"/>
                      <w:marRight w:val="0"/>
                      <w:marTop w:val="0"/>
                      <w:marBottom w:val="0"/>
                      <w:divBdr>
                        <w:top w:val="none" w:sz="0" w:space="0" w:color="auto"/>
                        <w:left w:val="none" w:sz="0" w:space="0" w:color="auto"/>
                        <w:bottom w:val="none" w:sz="0" w:space="0" w:color="auto"/>
                        <w:right w:val="none" w:sz="0" w:space="0" w:color="auto"/>
                      </w:divBdr>
                    </w:div>
                  </w:divsChild>
                </w:div>
                <w:div w:id="2011061451">
                  <w:marLeft w:val="0"/>
                  <w:marRight w:val="0"/>
                  <w:marTop w:val="0"/>
                  <w:marBottom w:val="0"/>
                  <w:divBdr>
                    <w:top w:val="none" w:sz="0" w:space="0" w:color="auto"/>
                    <w:left w:val="none" w:sz="0" w:space="0" w:color="auto"/>
                    <w:bottom w:val="none" w:sz="0" w:space="0" w:color="auto"/>
                    <w:right w:val="none" w:sz="0" w:space="0" w:color="auto"/>
                  </w:divBdr>
                  <w:divsChild>
                    <w:div w:id="1335524090">
                      <w:marLeft w:val="0"/>
                      <w:marRight w:val="0"/>
                      <w:marTop w:val="0"/>
                      <w:marBottom w:val="0"/>
                      <w:divBdr>
                        <w:top w:val="none" w:sz="0" w:space="0" w:color="auto"/>
                        <w:left w:val="none" w:sz="0" w:space="0" w:color="auto"/>
                        <w:bottom w:val="none" w:sz="0" w:space="0" w:color="auto"/>
                        <w:right w:val="none" w:sz="0" w:space="0" w:color="auto"/>
                      </w:divBdr>
                    </w:div>
                  </w:divsChild>
                </w:div>
                <w:div w:id="2061245971">
                  <w:marLeft w:val="0"/>
                  <w:marRight w:val="0"/>
                  <w:marTop w:val="0"/>
                  <w:marBottom w:val="0"/>
                  <w:divBdr>
                    <w:top w:val="none" w:sz="0" w:space="0" w:color="auto"/>
                    <w:left w:val="none" w:sz="0" w:space="0" w:color="auto"/>
                    <w:bottom w:val="none" w:sz="0" w:space="0" w:color="auto"/>
                    <w:right w:val="none" w:sz="0" w:space="0" w:color="auto"/>
                  </w:divBdr>
                  <w:divsChild>
                    <w:div w:id="1465153888">
                      <w:marLeft w:val="0"/>
                      <w:marRight w:val="0"/>
                      <w:marTop w:val="0"/>
                      <w:marBottom w:val="0"/>
                      <w:divBdr>
                        <w:top w:val="none" w:sz="0" w:space="0" w:color="auto"/>
                        <w:left w:val="none" w:sz="0" w:space="0" w:color="auto"/>
                        <w:bottom w:val="none" w:sz="0" w:space="0" w:color="auto"/>
                        <w:right w:val="none" w:sz="0" w:space="0" w:color="auto"/>
                      </w:divBdr>
                    </w:div>
                  </w:divsChild>
                </w:div>
                <w:div w:id="2086342997">
                  <w:marLeft w:val="0"/>
                  <w:marRight w:val="0"/>
                  <w:marTop w:val="0"/>
                  <w:marBottom w:val="0"/>
                  <w:divBdr>
                    <w:top w:val="none" w:sz="0" w:space="0" w:color="auto"/>
                    <w:left w:val="none" w:sz="0" w:space="0" w:color="auto"/>
                    <w:bottom w:val="none" w:sz="0" w:space="0" w:color="auto"/>
                    <w:right w:val="none" w:sz="0" w:space="0" w:color="auto"/>
                  </w:divBdr>
                  <w:divsChild>
                    <w:div w:id="1899824291">
                      <w:marLeft w:val="0"/>
                      <w:marRight w:val="0"/>
                      <w:marTop w:val="0"/>
                      <w:marBottom w:val="0"/>
                      <w:divBdr>
                        <w:top w:val="none" w:sz="0" w:space="0" w:color="auto"/>
                        <w:left w:val="none" w:sz="0" w:space="0" w:color="auto"/>
                        <w:bottom w:val="none" w:sz="0" w:space="0" w:color="auto"/>
                        <w:right w:val="none" w:sz="0" w:space="0" w:color="auto"/>
                      </w:divBdr>
                    </w:div>
                  </w:divsChild>
                </w:div>
                <w:div w:id="2119718569">
                  <w:marLeft w:val="0"/>
                  <w:marRight w:val="0"/>
                  <w:marTop w:val="0"/>
                  <w:marBottom w:val="0"/>
                  <w:divBdr>
                    <w:top w:val="none" w:sz="0" w:space="0" w:color="auto"/>
                    <w:left w:val="none" w:sz="0" w:space="0" w:color="auto"/>
                    <w:bottom w:val="none" w:sz="0" w:space="0" w:color="auto"/>
                    <w:right w:val="none" w:sz="0" w:space="0" w:color="auto"/>
                  </w:divBdr>
                  <w:divsChild>
                    <w:div w:id="12539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7994">
          <w:marLeft w:val="0"/>
          <w:marRight w:val="0"/>
          <w:marTop w:val="0"/>
          <w:marBottom w:val="0"/>
          <w:divBdr>
            <w:top w:val="none" w:sz="0" w:space="0" w:color="auto"/>
            <w:left w:val="none" w:sz="0" w:space="0" w:color="auto"/>
            <w:bottom w:val="none" w:sz="0" w:space="0" w:color="auto"/>
            <w:right w:val="none" w:sz="0" w:space="0" w:color="auto"/>
          </w:divBdr>
        </w:div>
        <w:div w:id="1090469167">
          <w:marLeft w:val="0"/>
          <w:marRight w:val="0"/>
          <w:marTop w:val="0"/>
          <w:marBottom w:val="0"/>
          <w:divBdr>
            <w:top w:val="none" w:sz="0" w:space="0" w:color="auto"/>
            <w:left w:val="none" w:sz="0" w:space="0" w:color="auto"/>
            <w:bottom w:val="none" w:sz="0" w:space="0" w:color="auto"/>
            <w:right w:val="none" w:sz="0" w:space="0" w:color="auto"/>
          </w:divBdr>
        </w:div>
        <w:div w:id="1099565022">
          <w:marLeft w:val="0"/>
          <w:marRight w:val="0"/>
          <w:marTop w:val="0"/>
          <w:marBottom w:val="0"/>
          <w:divBdr>
            <w:top w:val="none" w:sz="0" w:space="0" w:color="auto"/>
            <w:left w:val="none" w:sz="0" w:space="0" w:color="auto"/>
            <w:bottom w:val="none" w:sz="0" w:space="0" w:color="auto"/>
            <w:right w:val="none" w:sz="0" w:space="0" w:color="auto"/>
          </w:divBdr>
        </w:div>
        <w:div w:id="1106199116">
          <w:marLeft w:val="0"/>
          <w:marRight w:val="0"/>
          <w:marTop w:val="0"/>
          <w:marBottom w:val="0"/>
          <w:divBdr>
            <w:top w:val="none" w:sz="0" w:space="0" w:color="auto"/>
            <w:left w:val="none" w:sz="0" w:space="0" w:color="auto"/>
            <w:bottom w:val="none" w:sz="0" w:space="0" w:color="auto"/>
            <w:right w:val="none" w:sz="0" w:space="0" w:color="auto"/>
          </w:divBdr>
        </w:div>
        <w:div w:id="1110126169">
          <w:marLeft w:val="0"/>
          <w:marRight w:val="0"/>
          <w:marTop w:val="0"/>
          <w:marBottom w:val="0"/>
          <w:divBdr>
            <w:top w:val="none" w:sz="0" w:space="0" w:color="auto"/>
            <w:left w:val="none" w:sz="0" w:space="0" w:color="auto"/>
            <w:bottom w:val="none" w:sz="0" w:space="0" w:color="auto"/>
            <w:right w:val="none" w:sz="0" w:space="0" w:color="auto"/>
          </w:divBdr>
        </w:div>
        <w:div w:id="1131048367">
          <w:marLeft w:val="0"/>
          <w:marRight w:val="0"/>
          <w:marTop w:val="0"/>
          <w:marBottom w:val="0"/>
          <w:divBdr>
            <w:top w:val="none" w:sz="0" w:space="0" w:color="auto"/>
            <w:left w:val="none" w:sz="0" w:space="0" w:color="auto"/>
            <w:bottom w:val="none" w:sz="0" w:space="0" w:color="auto"/>
            <w:right w:val="none" w:sz="0" w:space="0" w:color="auto"/>
          </w:divBdr>
        </w:div>
        <w:div w:id="1145008240">
          <w:marLeft w:val="0"/>
          <w:marRight w:val="0"/>
          <w:marTop w:val="0"/>
          <w:marBottom w:val="0"/>
          <w:divBdr>
            <w:top w:val="none" w:sz="0" w:space="0" w:color="auto"/>
            <w:left w:val="none" w:sz="0" w:space="0" w:color="auto"/>
            <w:bottom w:val="none" w:sz="0" w:space="0" w:color="auto"/>
            <w:right w:val="none" w:sz="0" w:space="0" w:color="auto"/>
          </w:divBdr>
        </w:div>
        <w:div w:id="1155337675">
          <w:marLeft w:val="0"/>
          <w:marRight w:val="0"/>
          <w:marTop w:val="0"/>
          <w:marBottom w:val="0"/>
          <w:divBdr>
            <w:top w:val="none" w:sz="0" w:space="0" w:color="auto"/>
            <w:left w:val="none" w:sz="0" w:space="0" w:color="auto"/>
            <w:bottom w:val="none" w:sz="0" w:space="0" w:color="auto"/>
            <w:right w:val="none" w:sz="0" w:space="0" w:color="auto"/>
          </w:divBdr>
        </w:div>
        <w:div w:id="1193349751">
          <w:marLeft w:val="0"/>
          <w:marRight w:val="0"/>
          <w:marTop w:val="0"/>
          <w:marBottom w:val="0"/>
          <w:divBdr>
            <w:top w:val="none" w:sz="0" w:space="0" w:color="auto"/>
            <w:left w:val="none" w:sz="0" w:space="0" w:color="auto"/>
            <w:bottom w:val="none" w:sz="0" w:space="0" w:color="auto"/>
            <w:right w:val="none" w:sz="0" w:space="0" w:color="auto"/>
          </w:divBdr>
          <w:divsChild>
            <w:div w:id="343945958">
              <w:marLeft w:val="-75"/>
              <w:marRight w:val="0"/>
              <w:marTop w:val="30"/>
              <w:marBottom w:val="30"/>
              <w:divBdr>
                <w:top w:val="none" w:sz="0" w:space="0" w:color="auto"/>
                <w:left w:val="none" w:sz="0" w:space="0" w:color="auto"/>
                <w:bottom w:val="none" w:sz="0" w:space="0" w:color="auto"/>
                <w:right w:val="none" w:sz="0" w:space="0" w:color="auto"/>
              </w:divBdr>
              <w:divsChild>
                <w:div w:id="1860391">
                  <w:marLeft w:val="0"/>
                  <w:marRight w:val="0"/>
                  <w:marTop w:val="0"/>
                  <w:marBottom w:val="0"/>
                  <w:divBdr>
                    <w:top w:val="none" w:sz="0" w:space="0" w:color="auto"/>
                    <w:left w:val="none" w:sz="0" w:space="0" w:color="auto"/>
                    <w:bottom w:val="none" w:sz="0" w:space="0" w:color="auto"/>
                    <w:right w:val="none" w:sz="0" w:space="0" w:color="auto"/>
                  </w:divBdr>
                  <w:divsChild>
                    <w:div w:id="1656253798">
                      <w:marLeft w:val="0"/>
                      <w:marRight w:val="0"/>
                      <w:marTop w:val="0"/>
                      <w:marBottom w:val="0"/>
                      <w:divBdr>
                        <w:top w:val="none" w:sz="0" w:space="0" w:color="auto"/>
                        <w:left w:val="none" w:sz="0" w:space="0" w:color="auto"/>
                        <w:bottom w:val="none" w:sz="0" w:space="0" w:color="auto"/>
                        <w:right w:val="none" w:sz="0" w:space="0" w:color="auto"/>
                      </w:divBdr>
                    </w:div>
                  </w:divsChild>
                </w:div>
                <w:div w:id="6256731">
                  <w:marLeft w:val="0"/>
                  <w:marRight w:val="0"/>
                  <w:marTop w:val="0"/>
                  <w:marBottom w:val="0"/>
                  <w:divBdr>
                    <w:top w:val="none" w:sz="0" w:space="0" w:color="auto"/>
                    <w:left w:val="none" w:sz="0" w:space="0" w:color="auto"/>
                    <w:bottom w:val="none" w:sz="0" w:space="0" w:color="auto"/>
                    <w:right w:val="none" w:sz="0" w:space="0" w:color="auto"/>
                  </w:divBdr>
                  <w:divsChild>
                    <w:div w:id="98448945">
                      <w:marLeft w:val="0"/>
                      <w:marRight w:val="0"/>
                      <w:marTop w:val="0"/>
                      <w:marBottom w:val="0"/>
                      <w:divBdr>
                        <w:top w:val="none" w:sz="0" w:space="0" w:color="auto"/>
                        <w:left w:val="none" w:sz="0" w:space="0" w:color="auto"/>
                        <w:bottom w:val="none" w:sz="0" w:space="0" w:color="auto"/>
                        <w:right w:val="none" w:sz="0" w:space="0" w:color="auto"/>
                      </w:divBdr>
                    </w:div>
                  </w:divsChild>
                </w:div>
                <w:div w:id="40639664">
                  <w:marLeft w:val="0"/>
                  <w:marRight w:val="0"/>
                  <w:marTop w:val="0"/>
                  <w:marBottom w:val="0"/>
                  <w:divBdr>
                    <w:top w:val="none" w:sz="0" w:space="0" w:color="auto"/>
                    <w:left w:val="none" w:sz="0" w:space="0" w:color="auto"/>
                    <w:bottom w:val="none" w:sz="0" w:space="0" w:color="auto"/>
                    <w:right w:val="none" w:sz="0" w:space="0" w:color="auto"/>
                  </w:divBdr>
                  <w:divsChild>
                    <w:div w:id="1068847487">
                      <w:marLeft w:val="0"/>
                      <w:marRight w:val="0"/>
                      <w:marTop w:val="0"/>
                      <w:marBottom w:val="0"/>
                      <w:divBdr>
                        <w:top w:val="none" w:sz="0" w:space="0" w:color="auto"/>
                        <w:left w:val="none" w:sz="0" w:space="0" w:color="auto"/>
                        <w:bottom w:val="none" w:sz="0" w:space="0" w:color="auto"/>
                        <w:right w:val="none" w:sz="0" w:space="0" w:color="auto"/>
                      </w:divBdr>
                    </w:div>
                  </w:divsChild>
                </w:div>
                <w:div w:id="50273600">
                  <w:marLeft w:val="0"/>
                  <w:marRight w:val="0"/>
                  <w:marTop w:val="0"/>
                  <w:marBottom w:val="0"/>
                  <w:divBdr>
                    <w:top w:val="none" w:sz="0" w:space="0" w:color="auto"/>
                    <w:left w:val="none" w:sz="0" w:space="0" w:color="auto"/>
                    <w:bottom w:val="none" w:sz="0" w:space="0" w:color="auto"/>
                    <w:right w:val="none" w:sz="0" w:space="0" w:color="auto"/>
                  </w:divBdr>
                  <w:divsChild>
                    <w:div w:id="1916355011">
                      <w:marLeft w:val="0"/>
                      <w:marRight w:val="0"/>
                      <w:marTop w:val="0"/>
                      <w:marBottom w:val="0"/>
                      <w:divBdr>
                        <w:top w:val="none" w:sz="0" w:space="0" w:color="auto"/>
                        <w:left w:val="none" w:sz="0" w:space="0" w:color="auto"/>
                        <w:bottom w:val="none" w:sz="0" w:space="0" w:color="auto"/>
                        <w:right w:val="none" w:sz="0" w:space="0" w:color="auto"/>
                      </w:divBdr>
                    </w:div>
                  </w:divsChild>
                </w:div>
                <w:div w:id="54595607">
                  <w:marLeft w:val="0"/>
                  <w:marRight w:val="0"/>
                  <w:marTop w:val="0"/>
                  <w:marBottom w:val="0"/>
                  <w:divBdr>
                    <w:top w:val="none" w:sz="0" w:space="0" w:color="auto"/>
                    <w:left w:val="none" w:sz="0" w:space="0" w:color="auto"/>
                    <w:bottom w:val="none" w:sz="0" w:space="0" w:color="auto"/>
                    <w:right w:val="none" w:sz="0" w:space="0" w:color="auto"/>
                  </w:divBdr>
                  <w:divsChild>
                    <w:div w:id="321130200">
                      <w:marLeft w:val="0"/>
                      <w:marRight w:val="0"/>
                      <w:marTop w:val="0"/>
                      <w:marBottom w:val="0"/>
                      <w:divBdr>
                        <w:top w:val="none" w:sz="0" w:space="0" w:color="auto"/>
                        <w:left w:val="none" w:sz="0" w:space="0" w:color="auto"/>
                        <w:bottom w:val="none" w:sz="0" w:space="0" w:color="auto"/>
                        <w:right w:val="none" w:sz="0" w:space="0" w:color="auto"/>
                      </w:divBdr>
                    </w:div>
                  </w:divsChild>
                </w:div>
                <w:div w:id="109471857">
                  <w:marLeft w:val="0"/>
                  <w:marRight w:val="0"/>
                  <w:marTop w:val="0"/>
                  <w:marBottom w:val="0"/>
                  <w:divBdr>
                    <w:top w:val="none" w:sz="0" w:space="0" w:color="auto"/>
                    <w:left w:val="none" w:sz="0" w:space="0" w:color="auto"/>
                    <w:bottom w:val="none" w:sz="0" w:space="0" w:color="auto"/>
                    <w:right w:val="none" w:sz="0" w:space="0" w:color="auto"/>
                  </w:divBdr>
                  <w:divsChild>
                    <w:div w:id="1705060972">
                      <w:marLeft w:val="0"/>
                      <w:marRight w:val="0"/>
                      <w:marTop w:val="0"/>
                      <w:marBottom w:val="0"/>
                      <w:divBdr>
                        <w:top w:val="none" w:sz="0" w:space="0" w:color="auto"/>
                        <w:left w:val="none" w:sz="0" w:space="0" w:color="auto"/>
                        <w:bottom w:val="none" w:sz="0" w:space="0" w:color="auto"/>
                        <w:right w:val="none" w:sz="0" w:space="0" w:color="auto"/>
                      </w:divBdr>
                    </w:div>
                  </w:divsChild>
                </w:div>
                <w:div w:id="210122079">
                  <w:marLeft w:val="0"/>
                  <w:marRight w:val="0"/>
                  <w:marTop w:val="0"/>
                  <w:marBottom w:val="0"/>
                  <w:divBdr>
                    <w:top w:val="none" w:sz="0" w:space="0" w:color="auto"/>
                    <w:left w:val="none" w:sz="0" w:space="0" w:color="auto"/>
                    <w:bottom w:val="none" w:sz="0" w:space="0" w:color="auto"/>
                    <w:right w:val="none" w:sz="0" w:space="0" w:color="auto"/>
                  </w:divBdr>
                  <w:divsChild>
                    <w:div w:id="1260601829">
                      <w:marLeft w:val="0"/>
                      <w:marRight w:val="0"/>
                      <w:marTop w:val="0"/>
                      <w:marBottom w:val="0"/>
                      <w:divBdr>
                        <w:top w:val="none" w:sz="0" w:space="0" w:color="auto"/>
                        <w:left w:val="none" w:sz="0" w:space="0" w:color="auto"/>
                        <w:bottom w:val="none" w:sz="0" w:space="0" w:color="auto"/>
                        <w:right w:val="none" w:sz="0" w:space="0" w:color="auto"/>
                      </w:divBdr>
                    </w:div>
                  </w:divsChild>
                </w:div>
                <w:div w:id="284702514">
                  <w:marLeft w:val="0"/>
                  <w:marRight w:val="0"/>
                  <w:marTop w:val="0"/>
                  <w:marBottom w:val="0"/>
                  <w:divBdr>
                    <w:top w:val="none" w:sz="0" w:space="0" w:color="auto"/>
                    <w:left w:val="none" w:sz="0" w:space="0" w:color="auto"/>
                    <w:bottom w:val="none" w:sz="0" w:space="0" w:color="auto"/>
                    <w:right w:val="none" w:sz="0" w:space="0" w:color="auto"/>
                  </w:divBdr>
                  <w:divsChild>
                    <w:div w:id="380790208">
                      <w:marLeft w:val="0"/>
                      <w:marRight w:val="0"/>
                      <w:marTop w:val="0"/>
                      <w:marBottom w:val="0"/>
                      <w:divBdr>
                        <w:top w:val="none" w:sz="0" w:space="0" w:color="auto"/>
                        <w:left w:val="none" w:sz="0" w:space="0" w:color="auto"/>
                        <w:bottom w:val="none" w:sz="0" w:space="0" w:color="auto"/>
                        <w:right w:val="none" w:sz="0" w:space="0" w:color="auto"/>
                      </w:divBdr>
                    </w:div>
                  </w:divsChild>
                </w:div>
                <w:div w:id="333336860">
                  <w:marLeft w:val="0"/>
                  <w:marRight w:val="0"/>
                  <w:marTop w:val="0"/>
                  <w:marBottom w:val="0"/>
                  <w:divBdr>
                    <w:top w:val="none" w:sz="0" w:space="0" w:color="auto"/>
                    <w:left w:val="none" w:sz="0" w:space="0" w:color="auto"/>
                    <w:bottom w:val="none" w:sz="0" w:space="0" w:color="auto"/>
                    <w:right w:val="none" w:sz="0" w:space="0" w:color="auto"/>
                  </w:divBdr>
                  <w:divsChild>
                    <w:div w:id="1436093531">
                      <w:marLeft w:val="0"/>
                      <w:marRight w:val="0"/>
                      <w:marTop w:val="0"/>
                      <w:marBottom w:val="0"/>
                      <w:divBdr>
                        <w:top w:val="none" w:sz="0" w:space="0" w:color="auto"/>
                        <w:left w:val="none" w:sz="0" w:space="0" w:color="auto"/>
                        <w:bottom w:val="none" w:sz="0" w:space="0" w:color="auto"/>
                        <w:right w:val="none" w:sz="0" w:space="0" w:color="auto"/>
                      </w:divBdr>
                    </w:div>
                  </w:divsChild>
                </w:div>
                <w:div w:id="365176063">
                  <w:marLeft w:val="0"/>
                  <w:marRight w:val="0"/>
                  <w:marTop w:val="0"/>
                  <w:marBottom w:val="0"/>
                  <w:divBdr>
                    <w:top w:val="none" w:sz="0" w:space="0" w:color="auto"/>
                    <w:left w:val="none" w:sz="0" w:space="0" w:color="auto"/>
                    <w:bottom w:val="none" w:sz="0" w:space="0" w:color="auto"/>
                    <w:right w:val="none" w:sz="0" w:space="0" w:color="auto"/>
                  </w:divBdr>
                  <w:divsChild>
                    <w:div w:id="2130313480">
                      <w:marLeft w:val="0"/>
                      <w:marRight w:val="0"/>
                      <w:marTop w:val="0"/>
                      <w:marBottom w:val="0"/>
                      <w:divBdr>
                        <w:top w:val="none" w:sz="0" w:space="0" w:color="auto"/>
                        <w:left w:val="none" w:sz="0" w:space="0" w:color="auto"/>
                        <w:bottom w:val="none" w:sz="0" w:space="0" w:color="auto"/>
                        <w:right w:val="none" w:sz="0" w:space="0" w:color="auto"/>
                      </w:divBdr>
                    </w:div>
                  </w:divsChild>
                </w:div>
                <w:div w:id="377555552">
                  <w:marLeft w:val="0"/>
                  <w:marRight w:val="0"/>
                  <w:marTop w:val="0"/>
                  <w:marBottom w:val="0"/>
                  <w:divBdr>
                    <w:top w:val="none" w:sz="0" w:space="0" w:color="auto"/>
                    <w:left w:val="none" w:sz="0" w:space="0" w:color="auto"/>
                    <w:bottom w:val="none" w:sz="0" w:space="0" w:color="auto"/>
                    <w:right w:val="none" w:sz="0" w:space="0" w:color="auto"/>
                  </w:divBdr>
                  <w:divsChild>
                    <w:div w:id="2038193459">
                      <w:marLeft w:val="0"/>
                      <w:marRight w:val="0"/>
                      <w:marTop w:val="0"/>
                      <w:marBottom w:val="0"/>
                      <w:divBdr>
                        <w:top w:val="none" w:sz="0" w:space="0" w:color="auto"/>
                        <w:left w:val="none" w:sz="0" w:space="0" w:color="auto"/>
                        <w:bottom w:val="none" w:sz="0" w:space="0" w:color="auto"/>
                        <w:right w:val="none" w:sz="0" w:space="0" w:color="auto"/>
                      </w:divBdr>
                    </w:div>
                  </w:divsChild>
                </w:div>
                <w:div w:id="432436139">
                  <w:marLeft w:val="0"/>
                  <w:marRight w:val="0"/>
                  <w:marTop w:val="0"/>
                  <w:marBottom w:val="0"/>
                  <w:divBdr>
                    <w:top w:val="none" w:sz="0" w:space="0" w:color="auto"/>
                    <w:left w:val="none" w:sz="0" w:space="0" w:color="auto"/>
                    <w:bottom w:val="none" w:sz="0" w:space="0" w:color="auto"/>
                    <w:right w:val="none" w:sz="0" w:space="0" w:color="auto"/>
                  </w:divBdr>
                  <w:divsChild>
                    <w:div w:id="1843349426">
                      <w:marLeft w:val="0"/>
                      <w:marRight w:val="0"/>
                      <w:marTop w:val="0"/>
                      <w:marBottom w:val="0"/>
                      <w:divBdr>
                        <w:top w:val="none" w:sz="0" w:space="0" w:color="auto"/>
                        <w:left w:val="none" w:sz="0" w:space="0" w:color="auto"/>
                        <w:bottom w:val="none" w:sz="0" w:space="0" w:color="auto"/>
                        <w:right w:val="none" w:sz="0" w:space="0" w:color="auto"/>
                      </w:divBdr>
                    </w:div>
                  </w:divsChild>
                </w:div>
                <w:div w:id="535968533">
                  <w:marLeft w:val="0"/>
                  <w:marRight w:val="0"/>
                  <w:marTop w:val="0"/>
                  <w:marBottom w:val="0"/>
                  <w:divBdr>
                    <w:top w:val="none" w:sz="0" w:space="0" w:color="auto"/>
                    <w:left w:val="none" w:sz="0" w:space="0" w:color="auto"/>
                    <w:bottom w:val="none" w:sz="0" w:space="0" w:color="auto"/>
                    <w:right w:val="none" w:sz="0" w:space="0" w:color="auto"/>
                  </w:divBdr>
                  <w:divsChild>
                    <w:div w:id="1946570765">
                      <w:marLeft w:val="0"/>
                      <w:marRight w:val="0"/>
                      <w:marTop w:val="0"/>
                      <w:marBottom w:val="0"/>
                      <w:divBdr>
                        <w:top w:val="none" w:sz="0" w:space="0" w:color="auto"/>
                        <w:left w:val="none" w:sz="0" w:space="0" w:color="auto"/>
                        <w:bottom w:val="none" w:sz="0" w:space="0" w:color="auto"/>
                        <w:right w:val="none" w:sz="0" w:space="0" w:color="auto"/>
                      </w:divBdr>
                    </w:div>
                  </w:divsChild>
                </w:div>
                <w:div w:id="539247318">
                  <w:marLeft w:val="0"/>
                  <w:marRight w:val="0"/>
                  <w:marTop w:val="0"/>
                  <w:marBottom w:val="0"/>
                  <w:divBdr>
                    <w:top w:val="none" w:sz="0" w:space="0" w:color="auto"/>
                    <w:left w:val="none" w:sz="0" w:space="0" w:color="auto"/>
                    <w:bottom w:val="none" w:sz="0" w:space="0" w:color="auto"/>
                    <w:right w:val="none" w:sz="0" w:space="0" w:color="auto"/>
                  </w:divBdr>
                  <w:divsChild>
                    <w:div w:id="2118255917">
                      <w:marLeft w:val="0"/>
                      <w:marRight w:val="0"/>
                      <w:marTop w:val="0"/>
                      <w:marBottom w:val="0"/>
                      <w:divBdr>
                        <w:top w:val="none" w:sz="0" w:space="0" w:color="auto"/>
                        <w:left w:val="none" w:sz="0" w:space="0" w:color="auto"/>
                        <w:bottom w:val="none" w:sz="0" w:space="0" w:color="auto"/>
                        <w:right w:val="none" w:sz="0" w:space="0" w:color="auto"/>
                      </w:divBdr>
                    </w:div>
                  </w:divsChild>
                </w:div>
                <w:div w:id="550534799">
                  <w:marLeft w:val="0"/>
                  <w:marRight w:val="0"/>
                  <w:marTop w:val="0"/>
                  <w:marBottom w:val="0"/>
                  <w:divBdr>
                    <w:top w:val="none" w:sz="0" w:space="0" w:color="auto"/>
                    <w:left w:val="none" w:sz="0" w:space="0" w:color="auto"/>
                    <w:bottom w:val="none" w:sz="0" w:space="0" w:color="auto"/>
                    <w:right w:val="none" w:sz="0" w:space="0" w:color="auto"/>
                  </w:divBdr>
                  <w:divsChild>
                    <w:div w:id="888371850">
                      <w:marLeft w:val="0"/>
                      <w:marRight w:val="0"/>
                      <w:marTop w:val="0"/>
                      <w:marBottom w:val="0"/>
                      <w:divBdr>
                        <w:top w:val="none" w:sz="0" w:space="0" w:color="auto"/>
                        <w:left w:val="none" w:sz="0" w:space="0" w:color="auto"/>
                        <w:bottom w:val="none" w:sz="0" w:space="0" w:color="auto"/>
                        <w:right w:val="none" w:sz="0" w:space="0" w:color="auto"/>
                      </w:divBdr>
                    </w:div>
                  </w:divsChild>
                </w:div>
                <w:div w:id="552690722">
                  <w:marLeft w:val="0"/>
                  <w:marRight w:val="0"/>
                  <w:marTop w:val="0"/>
                  <w:marBottom w:val="0"/>
                  <w:divBdr>
                    <w:top w:val="none" w:sz="0" w:space="0" w:color="auto"/>
                    <w:left w:val="none" w:sz="0" w:space="0" w:color="auto"/>
                    <w:bottom w:val="none" w:sz="0" w:space="0" w:color="auto"/>
                    <w:right w:val="none" w:sz="0" w:space="0" w:color="auto"/>
                  </w:divBdr>
                  <w:divsChild>
                    <w:div w:id="248851003">
                      <w:marLeft w:val="0"/>
                      <w:marRight w:val="0"/>
                      <w:marTop w:val="0"/>
                      <w:marBottom w:val="0"/>
                      <w:divBdr>
                        <w:top w:val="none" w:sz="0" w:space="0" w:color="auto"/>
                        <w:left w:val="none" w:sz="0" w:space="0" w:color="auto"/>
                        <w:bottom w:val="none" w:sz="0" w:space="0" w:color="auto"/>
                        <w:right w:val="none" w:sz="0" w:space="0" w:color="auto"/>
                      </w:divBdr>
                    </w:div>
                  </w:divsChild>
                </w:div>
                <w:div w:id="664667301">
                  <w:marLeft w:val="0"/>
                  <w:marRight w:val="0"/>
                  <w:marTop w:val="0"/>
                  <w:marBottom w:val="0"/>
                  <w:divBdr>
                    <w:top w:val="none" w:sz="0" w:space="0" w:color="auto"/>
                    <w:left w:val="none" w:sz="0" w:space="0" w:color="auto"/>
                    <w:bottom w:val="none" w:sz="0" w:space="0" w:color="auto"/>
                    <w:right w:val="none" w:sz="0" w:space="0" w:color="auto"/>
                  </w:divBdr>
                  <w:divsChild>
                    <w:div w:id="986398819">
                      <w:marLeft w:val="0"/>
                      <w:marRight w:val="0"/>
                      <w:marTop w:val="0"/>
                      <w:marBottom w:val="0"/>
                      <w:divBdr>
                        <w:top w:val="none" w:sz="0" w:space="0" w:color="auto"/>
                        <w:left w:val="none" w:sz="0" w:space="0" w:color="auto"/>
                        <w:bottom w:val="none" w:sz="0" w:space="0" w:color="auto"/>
                        <w:right w:val="none" w:sz="0" w:space="0" w:color="auto"/>
                      </w:divBdr>
                    </w:div>
                  </w:divsChild>
                </w:div>
                <w:div w:id="687489858">
                  <w:marLeft w:val="0"/>
                  <w:marRight w:val="0"/>
                  <w:marTop w:val="0"/>
                  <w:marBottom w:val="0"/>
                  <w:divBdr>
                    <w:top w:val="none" w:sz="0" w:space="0" w:color="auto"/>
                    <w:left w:val="none" w:sz="0" w:space="0" w:color="auto"/>
                    <w:bottom w:val="none" w:sz="0" w:space="0" w:color="auto"/>
                    <w:right w:val="none" w:sz="0" w:space="0" w:color="auto"/>
                  </w:divBdr>
                  <w:divsChild>
                    <w:div w:id="1125663106">
                      <w:marLeft w:val="0"/>
                      <w:marRight w:val="0"/>
                      <w:marTop w:val="0"/>
                      <w:marBottom w:val="0"/>
                      <w:divBdr>
                        <w:top w:val="none" w:sz="0" w:space="0" w:color="auto"/>
                        <w:left w:val="none" w:sz="0" w:space="0" w:color="auto"/>
                        <w:bottom w:val="none" w:sz="0" w:space="0" w:color="auto"/>
                        <w:right w:val="none" w:sz="0" w:space="0" w:color="auto"/>
                      </w:divBdr>
                    </w:div>
                  </w:divsChild>
                </w:div>
                <w:div w:id="703020568">
                  <w:marLeft w:val="0"/>
                  <w:marRight w:val="0"/>
                  <w:marTop w:val="0"/>
                  <w:marBottom w:val="0"/>
                  <w:divBdr>
                    <w:top w:val="none" w:sz="0" w:space="0" w:color="auto"/>
                    <w:left w:val="none" w:sz="0" w:space="0" w:color="auto"/>
                    <w:bottom w:val="none" w:sz="0" w:space="0" w:color="auto"/>
                    <w:right w:val="none" w:sz="0" w:space="0" w:color="auto"/>
                  </w:divBdr>
                  <w:divsChild>
                    <w:div w:id="1425031590">
                      <w:marLeft w:val="0"/>
                      <w:marRight w:val="0"/>
                      <w:marTop w:val="0"/>
                      <w:marBottom w:val="0"/>
                      <w:divBdr>
                        <w:top w:val="none" w:sz="0" w:space="0" w:color="auto"/>
                        <w:left w:val="none" w:sz="0" w:space="0" w:color="auto"/>
                        <w:bottom w:val="none" w:sz="0" w:space="0" w:color="auto"/>
                        <w:right w:val="none" w:sz="0" w:space="0" w:color="auto"/>
                      </w:divBdr>
                    </w:div>
                  </w:divsChild>
                </w:div>
                <w:div w:id="748163259">
                  <w:marLeft w:val="0"/>
                  <w:marRight w:val="0"/>
                  <w:marTop w:val="0"/>
                  <w:marBottom w:val="0"/>
                  <w:divBdr>
                    <w:top w:val="none" w:sz="0" w:space="0" w:color="auto"/>
                    <w:left w:val="none" w:sz="0" w:space="0" w:color="auto"/>
                    <w:bottom w:val="none" w:sz="0" w:space="0" w:color="auto"/>
                    <w:right w:val="none" w:sz="0" w:space="0" w:color="auto"/>
                  </w:divBdr>
                  <w:divsChild>
                    <w:div w:id="690179439">
                      <w:marLeft w:val="0"/>
                      <w:marRight w:val="0"/>
                      <w:marTop w:val="0"/>
                      <w:marBottom w:val="0"/>
                      <w:divBdr>
                        <w:top w:val="none" w:sz="0" w:space="0" w:color="auto"/>
                        <w:left w:val="none" w:sz="0" w:space="0" w:color="auto"/>
                        <w:bottom w:val="none" w:sz="0" w:space="0" w:color="auto"/>
                        <w:right w:val="none" w:sz="0" w:space="0" w:color="auto"/>
                      </w:divBdr>
                    </w:div>
                  </w:divsChild>
                </w:div>
                <w:div w:id="751585573">
                  <w:marLeft w:val="0"/>
                  <w:marRight w:val="0"/>
                  <w:marTop w:val="0"/>
                  <w:marBottom w:val="0"/>
                  <w:divBdr>
                    <w:top w:val="none" w:sz="0" w:space="0" w:color="auto"/>
                    <w:left w:val="none" w:sz="0" w:space="0" w:color="auto"/>
                    <w:bottom w:val="none" w:sz="0" w:space="0" w:color="auto"/>
                    <w:right w:val="none" w:sz="0" w:space="0" w:color="auto"/>
                  </w:divBdr>
                  <w:divsChild>
                    <w:div w:id="466356853">
                      <w:marLeft w:val="0"/>
                      <w:marRight w:val="0"/>
                      <w:marTop w:val="0"/>
                      <w:marBottom w:val="0"/>
                      <w:divBdr>
                        <w:top w:val="none" w:sz="0" w:space="0" w:color="auto"/>
                        <w:left w:val="none" w:sz="0" w:space="0" w:color="auto"/>
                        <w:bottom w:val="none" w:sz="0" w:space="0" w:color="auto"/>
                        <w:right w:val="none" w:sz="0" w:space="0" w:color="auto"/>
                      </w:divBdr>
                    </w:div>
                  </w:divsChild>
                </w:div>
                <w:div w:id="753552169">
                  <w:marLeft w:val="0"/>
                  <w:marRight w:val="0"/>
                  <w:marTop w:val="0"/>
                  <w:marBottom w:val="0"/>
                  <w:divBdr>
                    <w:top w:val="none" w:sz="0" w:space="0" w:color="auto"/>
                    <w:left w:val="none" w:sz="0" w:space="0" w:color="auto"/>
                    <w:bottom w:val="none" w:sz="0" w:space="0" w:color="auto"/>
                    <w:right w:val="none" w:sz="0" w:space="0" w:color="auto"/>
                  </w:divBdr>
                  <w:divsChild>
                    <w:div w:id="905141739">
                      <w:marLeft w:val="0"/>
                      <w:marRight w:val="0"/>
                      <w:marTop w:val="0"/>
                      <w:marBottom w:val="0"/>
                      <w:divBdr>
                        <w:top w:val="none" w:sz="0" w:space="0" w:color="auto"/>
                        <w:left w:val="none" w:sz="0" w:space="0" w:color="auto"/>
                        <w:bottom w:val="none" w:sz="0" w:space="0" w:color="auto"/>
                        <w:right w:val="none" w:sz="0" w:space="0" w:color="auto"/>
                      </w:divBdr>
                    </w:div>
                  </w:divsChild>
                </w:div>
                <w:div w:id="872963005">
                  <w:marLeft w:val="0"/>
                  <w:marRight w:val="0"/>
                  <w:marTop w:val="0"/>
                  <w:marBottom w:val="0"/>
                  <w:divBdr>
                    <w:top w:val="none" w:sz="0" w:space="0" w:color="auto"/>
                    <w:left w:val="none" w:sz="0" w:space="0" w:color="auto"/>
                    <w:bottom w:val="none" w:sz="0" w:space="0" w:color="auto"/>
                    <w:right w:val="none" w:sz="0" w:space="0" w:color="auto"/>
                  </w:divBdr>
                  <w:divsChild>
                    <w:div w:id="684669690">
                      <w:marLeft w:val="0"/>
                      <w:marRight w:val="0"/>
                      <w:marTop w:val="0"/>
                      <w:marBottom w:val="0"/>
                      <w:divBdr>
                        <w:top w:val="none" w:sz="0" w:space="0" w:color="auto"/>
                        <w:left w:val="none" w:sz="0" w:space="0" w:color="auto"/>
                        <w:bottom w:val="none" w:sz="0" w:space="0" w:color="auto"/>
                        <w:right w:val="none" w:sz="0" w:space="0" w:color="auto"/>
                      </w:divBdr>
                    </w:div>
                  </w:divsChild>
                </w:div>
                <w:div w:id="880552177">
                  <w:marLeft w:val="0"/>
                  <w:marRight w:val="0"/>
                  <w:marTop w:val="0"/>
                  <w:marBottom w:val="0"/>
                  <w:divBdr>
                    <w:top w:val="none" w:sz="0" w:space="0" w:color="auto"/>
                    <w:left w:val="none" w:sz="0" w:space="0" w:color="auto"/>
                    <w:bottom w:val="none" w:sz="0" w:space="0" w:color="auto"/>
                    <w:right w:val="none" w:sz="0" w:space="0" w:color="auto"/>
                  </w:divBdr>
                  <w:divsChild>
                    <w:div w:id="530261506">
                      <w:marLeft w:val="0"/>
                      <w:marRight w:val="0"/>
                      <w:marTop w:val="0"/>
                      <w:marBottom w:val="0"/>
                      <w:divBdr>
                        <w:top w:val="none" w:sz="0" w:space="0" w:color="auto"/>
                        <w:left w:val="none" w:sz="0" w:space="0" w:color="auto"/>
                        <w:bottom w:val="none" w:sz="0" w:space="0" w:color="auto"/>
                        <w:right w:val="none" w:sz="0" w:space="0" w:color="auto"/>
                      </w:divBdr>
                    </w:div>
                  </w:divsChild>
                </w:div>
                <w:div w:id="905067992">
                  <w:marLeft w:val="0"/>
                  <w:marRight w:val="0"/>
                  <w:marTop w:val="0"/>
                  <w:marBottom w:val="0"/>
                  <w:divBdr>
                    <w:top w:val="none" w:sz="0" w:space="0" w:color="auto"/>
                    <w:left w:val="none" w:sz="0" w:space="0" w:color="auto"/>
                    <w:bottom w:val="none" w:sz="0" w:space="0" w:color="auto"/>
                    <w:right w:val="none" w:sz="0" w:space="0" w:color="auto"/>
                  </w:divBdr>
                  <w:divsChild>
                    <w:div w:id="1022052325">
                      <w:marLeft w:val="0"/>
                      <w:marRight w:val="0"/>
                      <w:marTop w:val="0"/>
                      <w:marBottom w:val="0"/>
                      <w:divBdr>
                        <w:top w:val="none" w:sz="0" w:space="0" w:color="auto"/>
                        <w:left w:val="none" w:sz="0" w:space="0" w:color="auto"/>
                        <w:bottom w:val="none" w:sz="0" w:space="0" w:color="auto"/>
                        <w:right w:val="none" w:sz="0" w:space="0" w:color="auto"/>
                      </w:divBdr>
                    </w:div>
                  </w:divsChild>
                </w:div>
                <w:div w:id="919145029">
                  <w:marLeft w:val="0"/>
                  <w:marRight w:val="0"/>
                  <w:marTop w:val="0"/>
                  <w:marBottom w:val="0"/>
                  <w:divBdr>
                    <w:top w:val="none" w:sz="0" w:space="0" w:color="auto"/>
                    <w:left w:val="none" w:sz="0" w:space="0" w:color="auto"/>
                    <w:bottom w:val="none" w:sz="0" w:space="0" w:color="auto"/>
                    <w:right w:val="none" w:sz="0" w:space="0" w:color="auto"/>
                  </w:divBdr>
                  <w:divsChild>
                    <w:div w:id="943609607">
                      <w:marLeft w:val="0"/>
                      <w:marRight w:val="0"/>
                      <w:marTop w:val="0"/>
                      <w:marBottom w:val="0"/>
                      <w:divBdr>
                        <w:top w:val="none" w:sz="0" w:space="0" w:color="auto"/>
                        <w:left w:val="none" w:sz="0" w:space="0" w:color="auto"/>
                        <w:bottom w:val="none" w:sz="0" w:space="0" w:color="auto"/>
                        <w:right w:val="none" w:sz="0" w:space="0" w:color="auto"/>
                      </w:divBdr>
                    </w:div>
                  </w:divsChild>
                </w:div>
                <w:div w:id="955329828">
                  <w:marLeft w:val="0"/>
                  <w:marRight w:val="0"/>
                  <w:marTop w:val="0"/>
                  <w:marBottom w:val="0"/>
                  <w:divBdr>
                    <w:top w:val="none" w:sz="0" w:space="0" w:color="auto"/>
                    <w:left w:val="none" w:sz="0" w:space="0" w:color="auto"/>
                    <w:bottom w:val="none" w:sz="0" w:space="0" w:color="auto"/>
                    <w:right w:val="none" w:sz="0" w:space="0" w:color="auto"/>
                  </w:divBdr>
                  <w:divsChild>
                    <w:div w:id="982272433">
                      <w:marLeft w:val="0"/>
                      <w:marRight w:val="0"/>
                      <w:marTop w:val="0"/>
                      <w:marBottom w:val="0"/>
                      <w:divBdr>
                        <w:top w:val="none" w:sz="0" w:space="0" w:color="auto"/>
                        <w:left w:val="none" w:sz="0" w:space="0" w:color="auto"/>
                        <w:bottom w:val="none" w:sz="0" w:space="0" w:color="auto"/>
                        <w:right w:val="none" w:sz="0" w:space="0" w:color="auto"/>
                      </w:divBdr>
                    </w:div>
                  </w:divsChild>
                </w:div>
                <w:div w:id="965506222">
                  <w:marLeft w:val="0"/>
                  <w:marRight w:val="0"/>
                  <w:marTop w:val="0"/>
                  <w:marBottom w:val="0"/>
                  <w:divBdr>
                    <w:top w:val="none" w:sz="0" w:space="0" w:color="auto"/>
                    <w:left w:val="none" w:sz="0" w:space="0" w:color="auto"/>
                    <w:bottom w:val="none" w:sz="0" w:space="0" w:color="auto"/>
                    <w:right w:val="none" w:sz="0" w:space="0" w:color="auto"/>
                  </w:divBdr>
                  <w:divsChild>
                    <w:div w:id="1676568815">
                      <w:marLeft w:val="0"/>
                      <w:marRight w:val="0"/>
                      <w:marTop w:val="0"/>
                      <w:marBottom w:val="0"/>
                      <w:divBdr>
                        <w:top w:val="none" w:sz="0" w:space="0" w:color="auto"/>
                        <w:left w:val="none" w:sz="0" w:space="0" w:color="auto"/>
                        <w:bottom w:val="none" w:sz="0" w:space="0" w:color="auto"/>
                        <w:right w:val="none" w:sz="0" w:space="0" w:color="auto"/>
                      </w:divBdr>
                    </w:div>
                  </w:divsChild>
                </w:div>
                <w:div w:id="987440114">
                  <w:marLeft w:val="0"/>
                  <w:marRight w:val="0"/>
                  <w:marTop w:val="0"/>
                  <w:marBottom w:val="0"/>
                  <w:divBdr>
                    <w:top w:val="none" w:sz="0" w:space="0" w:color="auto"/>
                    <w:left w:val="none" w:sz="0" w:space="0" w:color="auto"/>
                    <w:bottom w:val="none" w:sz="0" w:space="0" w:color="auto"/>
                    <w:right w:val="none" w:sz="0" w:space="0" w:color="auto"/>
                  </w:divBdr>
                  <w:divsChild>
                    <w:div w:id="148404577">
                      <w:marLeft w:val="0"/>
                      <w:marRight w:val="0"/>
                      <w:marTop w:val="0"/>
                      <w:marBottom w:val="0"/>
                      <w:divBdr>
                        <w:top w:val="none" w:sz="0" w:space="0" w:color="auto"/>
                        <w:left w:val="none" w:sz="0" w:space="0" w:color="auto"/>
                        <w:bottom w:val="none" w:sz="0" w:space="0" w:color="auto"/>
                        <w:right w:val="none" w:sz="0" w:space="0" w:color="auto"/>
                      </w:divBdr>
                    </w:div>
                  </w:divsChild>
                </w:div>
                <w:div w:id="999384258">
                  <w:marLeft w:val="0"/>
                  <w:marRight w:val="0"/>
                  <w:marTop w:val="0"/>
                  <w:marBottom w:val="0"/>
                  <w:divBdr>
                    <w:top w:val="none" w:sz="0" w:space="0" w:color="auto"/>
                    <w:left w:val="none" w:sz="0" w:space="0" w:color="auto"/>
                    <w:bottom w:val="none" w:sz="0" w:space="0" w:color="auto"/>
                    <w:right w:val="none" w:sz="0" w:space="0" w:color="auto"/>
                  </w:divBdr>
                  <w:divsChild>
                    <w:div w:id="991645156">
                      <w:marLeft w:val="0"/>
                      <w:marRight w:val="0"/>
                      <w:marTop w:val="0"/>
                      <w:marBottom w:val="0"/>
                      <w:divBdr>
                        <w:top w:val="none" w:sz="0" w:space="0" w:color="auto"/>
                        <w:left w:val="none" w:sz="0" w:space="0" w:color="auto"/>
                        <w:bottom w:val="none" w:sz="0" w:space="0" w:color="auto"/>
                        <w:right w:val="none" w:sz="0" w:space="0" w:color="auto"/>
                      </w:divBdr>
                    </w:div>
                  </w:divsChild>
                </w:div>
                <w:div w:id="1022628935">
                  <w:marLeft w:val="0"/>
                  <w:marRight w:val="0"/>
                  <w:marTop w:val="0"/>
                  <w:marBottom w:val="0"/>
                  <w:divBdr>
                    <w:top w:val="none" w:sz="0" w:space="0" w:color="auto"/>
                    <w:left w:val="none" w:sz="0" w:space="0" w:color="auto"/>
                    <w:bottom w:val="none" w:sz="0" w:space="0" w:color="auto"/>
                    <w:right w:val="none" w:sz="0" w:space="0" w:color="auto"/>
                  </w:divBdr>
                  <w:divsChild>
                    <w:div w:id="1724871383">
                      <w:marLeft w:val="0"/>
                      <w:marRight w:val="0"/>
                      <w:marTop w:val="0"/>
                      <w:marBottom w:val="0"/>
                      <w:divBdr>
                        <w:top w:val="none" w:sz="0" w:space="0" w:color="auto"/>
                        <w:left w:val="none" w:sz="0" w:space="0" w:color="auto"/>
                        <w:bottom w:val="none" w:sz="0" w:space="0" w:color="auto"/>
                        <w:right w:val="none" w:sz="0" w:space="0" w:color="auto"/>
                      </w:divBdr>
                    </w:div>
                  </w:divsChild>
                </w:div>
                <w:div w:id="1030838715">
                  <w:marLeft w:val="0"/>
                  <w:marRight w:val="0"/>
                  <w:marTop w:val="0"/>
                  <w:marBottom w:val="0"/>
                  <w:divBdr>
                    <w:top w:val="none" w:sz="0" w:space="0" w:color="auto"/>
                    <w:left w:val="none" w:sz="0" w:space="0" w:color="auto"/>
                    <w:bottom w:val="none" w:sz="0" w:space="0" w:color="auto"/>
                    <w:right w:val="none" w:sz="0" w:space="0" w:color="auto"/>
                  </w:divBdr>
                  <w:divsChild>
                    <w:div w:id="318466614">
                      <w:marLeft w:val="0"/>
                      <w:marRight w:val="0"/>
                      <w:marTop w:val="0"/>
                      <w:marBottom w:val="0"/>
                      <w:divBdr>
                        <w:top w:val="none" w:sz="0" w:space="0" w:color="auto"/>
                        <w:left w:val="none" w:sz="0" w:space="0" w:color="auto"/>
                        <w:bottom w:val="none" w:sz="0" w:space="0" w:color="auto"/>
                        <w:right w:val="none" w:sz="0" w:space="0" w:color="auto"/>
                      </w:divBdr>
                    </w:div>
                  </w:divsChild>
                </w:div>
                <w:div w:id="1052997530">
                  <w:marLeft w:val="0"/>
                  <w:marRight w:val="0"/>
                  <w:marTop w:val="0"/>
                  <w:marBottom w:val="0"/>
                  <w:divBdr>
                    <w:top w:val="none" w:sz="0" w:space="0" w:color="auto"/>
                    <w:left w:val="none" w:sz="0" w:space="0" w:color="auto"/>
                    <w:bottom w:val="none" w:sz="0" w:space="0" w:color="auto"/>
                    <w:right w:val="none" w:sz="0" w:space="0" w:color="auto"/>
                  </w:divBdr>
                  <w:divsChild>
                    <w:div w:id="1835342211">
                      <w:marLeft w:val="0"/>
                      <w:marRight w:val="0"/>
                      <w:marTop w:val="0"/>
                      <w:marBottom w:val="0"/>
                      <w:divBdr>
                        <w:top w:val="none" w:sz="0" w:space="0" w:color="auto"/>
                        <w:left w:val="none" w:sz="0" w:space="0" w:color="auto"/>
                        <w:bottom w:val="none" w:sz="0" w:space="0" w:color="auto"/>
                        <w:right w:val="none" w:sz="0" w:space="0" w:color="auto"/>
                      </w:divBdr>
                    </w:div>
                  </w:divsChild>
                </w:div>
                <w:div w:id="1068268667">
                  <w:marLeft w:val="0"/>
                  <w:marRight w:val="0"/>
                  <w:marTop w:val="0"/>
                  <w:marBottom w:val="0"/>
                  <w:divBdr>
                    <w:top w:val="none" w:sz="0" w:space="0" w:color="auto"/>
                    <w:left w:val="none" w:sz="0" w:space="0" w:color="auto"/>
                    <w:bottom w:val="none" w:sz="0" w:space="0" w:color="auto"/>
                    <w:right w:val="none" w:sz="0" w:space="0" w:color="auto"/>
                  </w:divBdr>
                  <w:divsChild>
                    <w:div w:id="1932473266">
                      <w:marLeft w:val="0"/>
                      <w:marRight w:val="0"/>
                      <w:marTop w:val="0"/>
                      <w:marBottom w:val="0"/>
                      <w:divBdr>
                        <w:top w:val="none" w:sz="0" w:space="0" w:color="auto"/>
                        <w:left w:val="none" w:sz="0" w:space="0" w:color="auto"/>
                        <w:bottom w:val="none" w:sz="0" w:space="0" w:color="auto"/>
                        <w:right w:val="none" w:sz="0" w:space="0" w:color="auto"/>
                      </w:divBdr>
                    </w:div>
                  </w:divsChild>
                </w:div>
                <w:div w:id="1069108899">
                  <w:marLeft w:val="0"/>
                  <w:marRight w:val="0"/>
                  <w:marTop w:val="0"/>
                  <w:marBottom w:val="0"/>
                  <w:divBdr>
                    <w:top w:val="none" w:sz="0" w:space="0" w:color="auto"/>
                    <w:left w:val="none" w:sz="0" w:space="0" w:color="auto"/>
                    <w:bottom w:val="none" w:sz="0" w:space="0" w:color="auto"/>
                    <w:right w:val="none" w:sz="0" w:space="0" w:color="auto"/>
                  </w:divBdr>
                  <w:divsChild>
                    <w:div w:id="722825756">
                      <w:marLeft w:val="0"/>
                      <w:marRight w:val="0"/>
                      <w:marTop w:val="0"/>
                      <w:marBottom w:val="0"/>
                      <w:divBdr>
                        <w:top w:val="none" w:sz="0" w:space="0" w:color="auto"/>
                        <w:left w:val="none" w:sz="0" w:space="0" w:color="auto"/>
                        <w:bottom w:val="none" w:sz="0" w:space="0" w:color="auto"/>
                        <w:right w:val="none" w:sz="0" w:space="0" w:color="auto"/>
                      </w:divBdr>
                    </w:div>
                  </w:divsChild>
                </w:div>
                <w:div w:id="1093283924">
                  <w:marLeft w:val="0"/>
                  <w:marRight w:val="0"/>
                  <w:marTop w:val="0"/>
                  <w:marBottom w:val="0"/>
                  <w:divBdr>
                    <w:top w:val="none" w:sz="0" w:space="0" w:color="auto"/>
                    <w:left w:val="none" w:sz="0" w:space="0" w:color="auto"/>
                    <w:bottom w:val="none" w:sz="0" w:space="0" w:color="auto"/>
                    <w:right w:val="none" w:sz="0" w:space="0" w:color="auto"/>
                  </w:divBdr>
                  <w:divsChild>
                    <w:div w:id="1745448332">
                      <w:marLeft w:val="0"/>
                      <w:marRight w:val="0"/>
                      <w:marTop w:val="0"/>
                      <w:marBottom w:val="0"/>
                      <w:divBdr>
                        <w:top w:val="none" w:sz="0" w:space="0" w:color="auto"/>
                        <w:left w:val="none" w:sz="0" w:space="0" w:color="auto"/>
                        <w:bottom w:val="none" w:sz="0" w:space="0" w:color="auto"/>
                        <w:right w:val="none" w:sz="0" w:space="0" w:color="auto"/>
                      </w:divBdr>
                    </w:div>
                  </w:divsChild>
                </w:div>
                <w:div w:id="1114250537">
                  <w:marLeft w:val="0"/>
                  <w:marRight w:val="0"/>
                  <w:marTop w:val="0"/>
                  <w:marBottom w:val="0"/>
                  <w:divBdr>
                    <w:top w:val="none" w:sz="0" w:space="0" w:color="auto"/>
                    <w:left w:val="none" w:sz="0" w:space="0" w:color="auto"/>
                    <w:bottom w:val="none" w:sz="0" w:space="0" w:color="auto"/>
                    <w:right w:val="none" w:sz="0" w:space="0" w:color="auto"/>
                  </w:divBdr>
                  <w:divsChild>
                    <w:div w:id="1151094097">
                      <w:marLeft w:val="0"/>
                      <w:marRight w:val="0"/>
                      <w:marTop w:val="0"/>
                      <w:marBottom w:val="0"/>
                      <w:divBdr>
                        <w:top w:val="none" w:sz="0" w:space="0" w:color="auto"/>
                        <w:left w:val="none" w:sz="0" w:space="0" w:color="auto"/>
                        <w:bottom w:val="none" w:sz="0" w:space="0" w:color="auto"/>
                        <w:right w:val="none" w:sz="0" w:space="0" w:color="auto"/>
                      </w:divBdr>
                    </w:div>
                  </w:divsChild>
                </w:div>
                <w:div w:id="1125199460">
                  <w:marLeft w:val="0"/>
                  <w:marRight w:val="0"/>
                  <w:marTop w:val="0"/>
                  <w:marBottom w:val="0"/>
                  <w:divBdr>
                    <w:top w:val="none" w:sz="0" w:space="0" w:color="auto"/>
                    <w:left w:val="none" w:sz="0" w:space="0" w:color="auto"/>
                    <w:bottom w:val="none" w:sz="0" w:space="0" w:color="auto"/>
                    <w:right w:val="none" w:sz="0" w:space="0" w:color="auto"/>
                  </w:divBdr>
                  <w:divsChild>
                    <w:div w:id="725682221">
                      <w:marLeft w:val="0"/>
                      <w:marRight w:val="0"/>
                      <w:marTop w:val="0"/>
                      <w:marBottom w:val="0"/>
                      <w:divBdr>
                        <w:top w:val="none" w:sz="0" w:space="0" w:color="auto"/>
                        <w:left w:val="none" w:sz="0" w:space="0" w:color="auto"/>
                        <w:bottom w:val="none" w:sz="0" w:space="0" w:color="auto"/>
                        <w:right w:val="none" w:sz="0" w:space="0" w:color="auto"/>
                      </w:divBdr>
                    </w:div>
                  </w:divsChild>
                </w:div>
                <w:div w:id="1159888384">
                  <w:marLeft w:val="0"/>
                  <w:marRight w:val="0"/>
                  <w:marTop w:val="0"/>
                  <w:marBottom w:val="0"/>
                  <w:divBdr>
                    <w:top w:val="none" w:sz="0" w:space="0" w:color="auto"/>
                    <w:left w:val="none" w:sz="0" w:space="0" w:color="auto"/>
                    <w:bottom w:val="none" w:sz="0" w:space="0" w:color="auto"/>
                    <w:right w:val="none" w:sz="0" w:space="0" w:color="auto"/>
                  </w:divBdr>
                  <w:divsChild>
                    <w:div w:id="1326587311">
                      <w:marLeft w:val="0"/>
                      <w:marRight w:val="0"/>
                      <w:marTop w:val="0"/>
                      <w:marBottom w:val="0"/>
                      <w:divBdr>
                        <w:top w:val="none" w:sz="0" w:space="0" w:color="auto"/>
                        <w:left w:val="none" w:sz="0" w:space="0" w:color="auto"/>
                        <w:bottom w:val="none" w:sz="0" w:space="0" w:color="auto"/>
                        <w:right w:val="none" w:sz="0" w:space="0" w:color="auto"/>
                      </w:divBdr>
                    </w:div>
                  </w:divsChild>
                </w:div>
                <w:div w:id="1221215232">
                  <w:marLeft w:val="0"/>
                  <w:marRight w:val="0"/>
                  <w:marTop w:val="0"/>
                  <w:marBottom w:val="0"/>
                  <w:divBdr>
                    <w:top w:val="none" w:sz="0" w:space="0" w:color="auto"/>
                    <w:left w:val="none" w:sz="0" w:space="0" w:color="auto"/>
                    <w:bottom w:val="none" w:sz="0" w:space="0" w:color="auto"/>
                    <w:right w:val="none" w:sz="0" w:space="0" w:color="auto"/>
                  </w:divBdr>
                  <w:divsChild>
                    <w:div w:id="758021154">
                      <w:marLeft w:val="0"/>
                      <w:marRight w:val="0"/>
                      <w:marTop w:val="0"/>
                      <w:marBottom w:val="0"/>
                      <w:divBdr>
                        <w:top w:val="none" w:sz="0" w:space="0" w:color="auto"/>
                        <w:left w:val="none" w:sz="0" w:space="0" w:color="auto"/>
                        <w:bottom w:val="none" w:sz="0" w:space="0" w:color="auto"/>
                        <w:right w:val="none" w:sz="0" w:space="0" w:color="auto"/>
                      </w:divBdr>
                    </w:div>
                  </w:divsChild>
                </w:div>
                <w:div w:id="1240941504">
                  <w:marLeft w:val="0"/>
                  <w:marRight w:val="0"/>
                  <w:marTop w:val="0"/>
                  <w:marBottom w:val="0"/>
                  <w:divBdr>
                    <w:top w:val="none" w:sz="0" w:space="0" w:color="auto"/>
                    <w:left w:val="none" w:sz="0" w:space="0" w:color="auto"/>
                    <w:bottom w:val="none" w:sz="0" w:space="0" w:color="auto"/>
                    <w:right w:val="none" w:sz="0" w:space="0" w:color="auto"/>
                  </w:divBdr>
                  <w:divsChild>
                    <w:div w:id="2084988390">
                      <w:marLeft w:val="0"/>
                      <w:marRight w:val="0"/>
                      <w:marTop w:val="0"/>
                      <w:marBottom w:val="0"/>
                      <w:divBdr>
                        <w:top w:val="none" w:sz="0" w:space="0" w:color="auto"/>
                        <w:left w:val="none" w:sz="0" w:space="0" w:color="auto"/>
                        <w:bottom w:val="none" w:sz="0" w:space="0" w:color="auto"/>
                        <w:right w:val="none" w:sz="0" w:space="0" w:color="auto"/>
                      </w:divBdr>
                    </w:div>
                  </w:divsChild>
                </w:div>
                <w:div w:id="1244224112">
                  <w:marLeft w:val="0"/>
                  <w:marRight w:val="0"/>
                  <w:marTop w:val="0"/>
                  <w:marBottom w:val="0"/>
                  <w:divBdr>
                    <w:top w:val="none" w:sz="0" w:space="0" w:color="auto"/>
                    <w:left w:val="none" w:sz="0" w:space="0" w:color="auto"/>
                    <w:bottom w:val="none" w:sz="0" w:space="0" w:color="auto"/>
                    <w:right w:val="none" w:sz="0" w:space="0" w:color="auto"/>
                  </w:divBdr>
                  <w:divsChild>
                    <w:div w:id="624504283">
                      <w:marLeft w:val="0"/>
                      <w:marRight w:val="0"/>
                      <w:marTop w:val="0"/>
                      <w:marBottom w:val="0"/>
                      <w:divBdr>
                        <w:top w:val="none" w:sz="0" w:space="0" w:color="auto"/>
                        <w:left w:val="none" w:sz="0" w:space="0" w:color="auto"/>
                        <w:bottom w:val="none" w:sz="0" w:space="0" w:color="auto"/>
                        <w:right w:val="none" w:sz="0" w:space="0" w:color="auto"/>
                      </w:divBdr>
                    </w:div>
                  </w:divsChild>
                </w:div>
                <w:div w:id="1275361125">
                  <w:marLeft w:val="0"/>
                  <w:marRight w:val="0"/>
                  <w:marTop w:val="0"/>
                  <w:marBottom w:val="0"/>
                  <w:divBdr>
                    <w:top w:val="none" w:sz="0" w:space="0" w:color="auto"/>
                    <w:left w:val="none" w:sz="0" w:space="0" w:color="auto"/>
                    <w:bottom w:val="none" w:sz="0" w:space="0" w:color="auto"/>
                    <w:right w:val="none" w:sz="0" w:space="0" w:color="auto"/>
                  </w:divBdr>
                  <w:divsChild>
                    <w:div w:id="1356539678">
                      <w:marLeft w:val="0"/>
                      <w:marRight w:val="0"/>
                      <w:marTop w:val="0"/>
                      <w:marBottom w:val="0"/>
                      <w:divBdr>
                        <w:top w:val="none" w:sz="0" w:space="0" w:color="auto"/>
                        <w:left w:val="none" w:sz="0" w:space="0" w:color="auto"/>
                        <w:bottom w:val="none" w:sz="0" w:space="0" w:color="auto"/>
                        <w:right w:val="none" w:sz="0" w:space="0" w:color="auto"/>
                      </w:divBdr>
                    </w:div>
                  </w:divsChild>
                </w:div>
                <w:div w:id="1281375536">
                  <w:marLeft w:val="0"/>
                  <w:marRight w:val="0"/>
                  <w:marTop w:val="0"/>
                  <w:marBottom w:val="0"/>
                  <w:divBdr>
                    <w:top w:val="none" w:sz="0" w:space="0" w:color="auto"/>
                    <w:left w:val="none" w:sz="0" w:space="0" w:color="auto"/>
                    <w:bottom w:val="none" w:sz="0" w:space="0" w:color="auto"/>
                    <w:right w:val="none" w:sz="0" w:space="0" w:color="auto"/>
                  </w:divBdr>
                  <w:divsChild>
                    <w:div w:id="1933510318">
                      <w:marLeft w:val="0"/>
                      <w:marRight w:val="0"/>
                      <w:marTop w:val="0"/>
                      <w:marBottom w:val="0"/>
                      <w:divBdr>
                        <w:top w:val="none" w:sz="0" w:space="0" w:color="auto"/>
                        <w:left w:val="none" w:sz="0" w:space="0" w:color="auto"/>
                        <w:bottom w:val="none" w:sz="0" w:space="0" w:color="auto"/>
                        <w:right w:val="none" w:sz="0" w:space="0" w:color="auto"/>
                      </w:divBdr>
                    </w:div>
                  </w:divsChild>
                </w:div>
                <w:div w:id="1300498702">
                  <w:marLeft w:val="0"/>
                  <w:marRight w:val="0"/>
                  <w:marTop w:val="0"/>
                  <w:marBottom w:val="0"/>
                  <w:divBdr>
                    <w:top w:val="none" w:sz="0" w:space="0" w:color="auto"/>
                    <w:left w:val="none" w:sz="0" w:space="0" w:color="auto"/>
                    <w:bottom w:val="none" w:sz="0" w:space="0" w:color="auto"/>
                    <w:right w:val="none" w:sz="0" w:space="0" w:color="auto"/>
                  </w:divBdr>
                  <w:divsChild>
                    <w:div w:id="1225139535">
                      <w:marLeft w:val="0"/>
                      <w:marRight w:val="0"/>
                      <w:marTop w:val="0"/>
                      <w:marBottom w:val="0"/>
                      <w:divBdr>
                        <w:top w:val="none" w:sz="0" w:space="0" w:color="auto"/>
                        <w:left w:val="none" w:sz="0" w:space="0" w:color="auto"/>
                        <w:bottom w:val="none" w:sz="0" w:space="0" w:color="auto"/>
                        <w:right w:val="none" w:sz="0" w:space="0" w:color="auto"/>
                      </w:divBdr>
                    </w:div>
                  </w:divsChild>
                </w:div>
                <w:div w:id="1302810242">
                  <w:marLeft w:val="0"/>
                  <w:marRight w:val="0"/>
                  <w:marTop w:val="0"/>
                  <w:marBottom w:val="0"/>
                  <w:divBdr>
                    <w:top w:val="none" w:sz="0" w:space="0" w:color="auto"/>
                    <w:left w:val="none" w:sz="0" w:space="0" w:color="auto"/>
                    <w:bottom w:val="none" w:sz="0" w:space="0" w:color="auto"/>
                    <w:right w:val="none" w:sz="0" w:space="0" w:color="auto"/>
                  </w:divBdr>
                  <w:divsChild>
                    <w:div w:id="624501671">
                      <w:marLeft w:val="0"/>
                      <w:marRight w:val="0"/>
                      <w:marTop w:val="0"/>
                      <w:marBottom w:val="0"/>
                      <w:divBdr>
                        <w:top w:val="none" w:sz="0" w:space="0" w:color="auto"/>
                        <w:left w:val="none" w:sz="0" w:space="0" w:color="auto"/>
                        <w:bottom w:val="none" w:sz="0" w:space="0" w:color="auto"/>
                        <w:right w:val="none" w:sz="0" w:space="0" w:color="auto"/>
                      </w:divBdr>
                    </w:div>
                  </w:divsChild>
                </w:div>
                <w:div w:id="1303076552">
                  <w:marLeft w:val="0"/>
                  <w:marRight w:val="0"/>
                  <w:marTop w:val="0"/>
                  <w:marBottom w:val="0"/>
                  <w:divBdr>
                    <w:top w:val="none" w:sz="0" w:space="0" w:color="auto"/>
                    <w:left w:val="none" w:sz="0" w:space="0" w:color="auto"/>
                    <w:bottom w:val="none" w:sz="0" w:space="0" w:color="auto"/>
                    <w:right w:val="none" w:sz="0" w:space="0" w:color="auto"/>
                  </w:divBdr>
                  <w:divsChild>
                    <w:div w:id="1377657171">
                      <w:marLeft w:val="0"/>
                      <w:marRight w:val="0"/>
                      <w:marTop w:val="0"/>
                      <w:marBottom w:val="0"/>
                      <w:divBdr>
                        <w:top w:val="none" w:sz="0" w:space="0" w:color="auto"/>
                        <w:left w:val="none" w:sz="0" w:space="0" w:color="auto"/>
                        <w:bottom w:val="none" w:sz="0" w:space="0" w:color="auto"/>
                        <w:right w:val="none" w:sz="0" w:space="0" w:color="auto"/>
                      </w:divBdr>
                    </w:div>
                  </w:divsChild>
                </w:div>
                <w:div w:id="1351879238">
                  <w:marLeft w:val="0"/>
                  <w:marRight w:val="0"/>
                  <w:marTop w:val="0"/>
                  <w:marBottom w:val="0"/>
                  <w:divBdr>
                    <w:top w:val="none" w:sz="0" w:space="0" w:color="auto"/>
                    <w:left w:val="none" w:sz="0" w:space="0" w:color="auto"/>
                    <w:bottom w:val="none" w:sz="0" w:space="0" w:color="auto"/>
                    <w:right w:val="none" w:sz="0" w:space="0" w:color="auto"/>
                  </w:divBdr>
                  <w:divsChild>
                    <w:div w:id="1250506755">
                      <w:marLeft w:val="0"/>
                      <w:marRight w:val="0"/>
                      <w:marTop w:val="0"/>
                      <w:marBottom w:val="0"/>
                      <w:divBdr>
                        <w:top w:val="none" w:sz="0" w:space="0" w:color="auto"/>
                        <w:left w:val="none" w:sz="0" w:space="0" w:color="auto"/>
                        <w:bottom w:val="none" w:sz="0" w:space="0" w:color="auto"/>
                        <w:right w:val="none" w:sz="0" w:space="0" w:color="auto"/>
                      </w:divBdr>
                    </w:div>
                  </w:divsChild>
                </w:div>
                <w:div w:id="1352143311">
                  <w:marLeft w:val="0"/>
                  <w:marRight w:val="0"/>
                  <w:marTop w:val="0"/>
                  <w:marBottom w:val="0"/>
                  <w:divBdr>
                    <w:top w:val="none" w:sz="0" w:space="0" w:color="auto"/>
                    <w:left w:val="none" w:sz="0" w:space="0" w:color="auto"/>
                    <w:bottom w:val="none" w:sz="0" w:space="0" w:color="auto"/>
                    <w:right w:val="none" w:sz="0" w:space="0" w:color="auto"/>
                  </w:divBdr>
                  <w:divsChild>
                    <w:div w:id="525486671">
                      <w:marLeft w:val="0"/>
                      <w:marRight w:val="0"/>
                      <w:marTop w:val="0"/>
                      <w:marBottom w:val="0"/>
                      <w:divBdr>
                        <w:top w:val="none" w:sz="0" w:space="0" w:color="auto"/>
                        <w:left w:val="none" w:sz="0" w:space="0" w:color="auto"/>
                        <w:bottom w:val="none" w:sz="0" w:space="0" w:color="auto"/>
                        <w:right w:val="none" w:sz="0" w:space="0" w:color="auto"/>
                      </w:divBdr>
                    </w:div>
                  </w:divsChild>
                </w:div>
                <w:div w:id="1382172774">
                  <w:marLeft w:val="0"/>
                  <w:marRight w:val="0"/>
                  <w:marTop w:val="0"/>
                  <w:marBottom w:val="0"/>
                  <w:divBdr>
                    <w:top w:val="none" w:sz="0" w:space="0" w:color="auto"/>
                    <w:left w:val="none" w:sz="0" w:space="0" w:color="auto"/>
                    <w:bottom w:val="none" w:sz="0" w:space="0" w:color="auto"/>
                    <w:right w:val="none" w:sz="0" w:space="0" w:color="auto"/>
                  </w:divBdr>
                  <w:divsChild>
                    <w:div w:id="1085617151">
                      <w:marLeft w:val="0"/>
                      <w:marRight w:val="0"/>
                      <w:marTop w:val="0"/>
                      <w:marBottom w:val="0"/>
                      <w:divBdr>
                        <w:top w:val="none" w:sz="0" w:space="0" w:color="auto"/>
                        <w:left w:val="none" w:sz="0" w:space="0" w:color="auto"/>
                        <w:bottom w:val="none" w:sz="0" w:space="0" w:color="auto"/>
                        <w:right w:val="none" w:sz="0" w:space="0" w:color="auto"/>
                      </w:divBdr>
                    </w:div>
                  </w:divsChild>
                </w:div>
                <w:div w:id="1416318118">
                  <w:marLeft w:val="0"/>
                  <w:marRight w:val="0"/>
                  <w:marTop w:val="0"/>
                  <w:marBottom w:val="0"/>
                  <w:divBdr>
                    <w:top w:val="none" w:sz="0" w:space="0" w:color="auto"/>
                    <w:left w:val="none" w:sz="0" w:space="0" w:color="auto"/>
                    <w:bottom w:val="none" w:sz="0" w:space="0" w:color="auto"/>
                    <w:right w:val="none" w:sz="0" w:space="0" w:color="auto"/>
                  </w:divBdr>
                  <w:divsChild>
                    <w:div w:id="2141915105">
                      <w:marLeft w:val="0"/>
                      <w:marRight w:val="0"/>
                      <w:marTop w:val="0"/>
                      <w:marBottom w:val="0"/>
                      <w:divBdr>
                        <w:top w:val="none" w:sz="0" w:space="0" w:color="auto"/>
                        <w:left w:val="none" w:sz="0" w:space="0" w:color="auto"/>
                        <w:bottom w:val="none" w:sz="0" w:space="0" w:color="auto"/>
                        <w:right w:val="none" w:sz="0" w:space="0" w:color="auto"/>
                      </w:divBdr>
                    </w:div>
                  </w:divsChild>
                </w:div>
                <w:div w:id="1456947014">
                  <w:marLeft w:val="0"/>
                  <w:marRight w:val="0"/>
                  <w:marTop w:val="0"/>
                  <w:marBottom w:val="0"/>
                  <w:divBdr>
                    <w:top w:val="none" w:sz="0" w:space="0" w:color="auto"/>
                    <w:left w:val="none" w:sz="0" w:space="0" w:color="auto"/>
                    <w:bottom w:val="none" w:sz="0" w:space="0" w:color="auto"/>
                    <w:right w:val="none" w:sz="0" w:space="0" w:color="auto"/>
                  </w:divBdr>
                  <w:divsChild>
                    <w:div w:id="2075616128">
                      <w:marLeft w:val="0"/>
                      <w:marRight w:val="0"/>
                      <w:marTop w:val="0"/>
                      <w:marBottom w:val="0"/>
                      <w:divBdr>
                        <w:top w:val="none" w:sz="0" w:space="0" w:color="auto"/>
                        <w:left w:val="none" w:sz="0" w:space="0" w:color="auto"/>
                        <w:bottom w:val="none" w:sz="0" w:space="0" w:color="auto"/>
                        <w:right w:val="none" w:sz="0" w:space="0" w:color="auto"/>
                      </w:divBdr>
                    </w:div>
                  </w:divsChild>
                </w:div>
                <w:div w:id="1497574156">
                  <w:marLeft w:val="0"/>
                  <w:marRight w:val="0"/>
                  <w:marTop w:val="0"/>
                  <w:marBottom w:val="0"/>
                  <w:divBdr>
                    <w:top w:val="none" w:sz="0" w:space="0" w:color="auto"/>
                    <w:left w:val="none" w:sz="0" w:space="0" w:color="auto"/>
                    <w:bottom w:val="none" w:sz="0" w:space="0" w:color="auto"/>
                    <w:right w:val="none" w:sz="0" w:space="0" w:color="auto"/>
                  </w:divBdr>
                  <w:divsChild>
                    <w:div w:id="549222054">
                      <w:marLeft w:val="0"/>
                      <w:marRight w:val="0"/>
                      <w:marTop w:val="0"/>
                      <w:marBottom w:val="0"/>
                      <w:divBdr>
                        <w:top w:val="none" w:sz="0" w:space="0" w:color="auto"/>
                        <w:left w:val="none" w:sz="0" w:space="0" w:color="auto"/>
                        <w:bottom w:val="none" w:sz="0" w:space="0" w:color="auto"/>
                        <w:right w:val="none" w:sz="0" w:space="0" w:color="auto"/>
                      </w:divBdr>
                    </w:div>
                  </w:divsChild>
                </w:div>
                <w:div w:id="1523132680">
                  <w:marLeft w:val="0"/>
                  <w:marRight w:val="0"/>
                  <w:marTop w:val="0"/>
                  <w:marBottom w:val="0"/>
                  <w:divBdr>
                    <w:top w:val="none" w:sz="0" w:space="0" w:color="auto"/>
                    <w:left w:val="none" w:sz="0" w:space="0" w:color="auto"/>
                    <w:bottom w:val="none" w:sz="0" w:space="0" w:color="auto"/>
                    <w:right w:val="none" w:sz="0" w:space="0" w:color="auto"/>
                  </w:divBdr>
                  <w:divsChild>
                    <w:div w:id="1512375645">
                      <w:marLeft w:val="0"/>
                      <w:marRight w:val="0"/>
                      <w:marTop w:val="0"/>
                      <w:marBottom w:val="0"/>
                      <w:divBdr>
                        <w:top w:val="none" w:sz="0" w:space="0" w:color="auto"/>
                        <w:left w:val="none" w:sz="0" w:space="0" w:color="auto"/>
                        <w:bottom w:val="none" w:sz="0" w:space="0" w:color="auto"/>
                        <w:right w:val="none" w:sz="0" w:space="0" w:color="auto"/>
                      </w:divBdr>
                    </w:div>
                  </w:divsChild>
                </w:div>
                <w:div w:id="1527911688">
                  <w:marLeft w:val="0"/>
                  <w:marRight w:val="0"/>
                  <w:marTop w:val="0"/>
                  <w:marBottom w:val="0"/>
                  <w:divBdr>
                    <w:top w:val="none" w:sz="0" w:space="0" w:color="auto"/>
                    <w:left w:val="none" w:sz="0" w:space="0" w:color="auto"/>
                    <w:bottom w:val="none" w:sz="0" w:space="0" w:color="auto"/>
                    <w:right w:val="none" w:sz="0" w:space="0" w:color="auto"/>
                  </w:divBdr>
                  <w:divsChild>
                    <w:div w:id="470908609">
                      <w:marLeft w:val="0"/>
                      <w:marRight w:val="0"/>
                      <w:marTop w:val="0"/>
                      <w:marBottom w:val="0"/>
                      <w:divBdr>
                        <w:top w:val="none" w:sz="0" w:space="0" w:color="auto"/>
                        <w:left w:val="none" w:sz="0" w:space="0" w:color="auto"/>
                        <w:bottom w:val="none" w:sz="0" w:space="0" w:color="auto"/>
                        <w:right w:val="none" w:sz="0" w:space="0" w:color="auto"/>
                      </w:divBdr>
                    </w:div>
                  </w:divsChild>
                </w:div>
                <w:div w:id="1634093000">
                  <w:marLeft w:val="0"/>
                  <w:marRight w:val="0"/>
                  <w:marTop w:val="0"/>
                  <w:marBottom w:val="0"/>
                  <w:divBdr>
                    <w:top w:val="none" w:sz="0" w:space="0" w:color="auto"/>
                    <w:left w:val="none" w:sz="0" w:space="0" w:color="auto"/>
                    <w:bottom w:val="none" w:sz="0" w:space="0" w:color="auto"/>
                    <w:right w:val="none" w:sz="0" w:space="0" w:color="auto"/>
                  </w:divBdr>
                  <w:divsChild>
                    <w:div w:id="471140402">
                      <w:marLeft w:val="0"/>
                      <w:marRight w:val="0"/>
                      <w:marTop w:val="0"/>
                      <w:marBottom w:val="0"/>
                      <w:divBdr>
                        <w:top w:val="none" w:sz="0" w:space="0" w:color="auto"/>
                        <w:left w:val="none" w:sz="0" w:space="0" w:color="auto"/>
                        <w:bottom w:val="none" w:sz="0" w:space="0" w:color="auto"/>
                        <w:right w:val="none" w:sz="0" w:space="0" w:color="auto"/>
                      </w:divBdr>
                    </w:div>
                  </w:divsChild>
                </w:div>
                <w:div w:id="1651516409">
                  <w:marLeft w:val="0"/>
                  <w:marRight w:val="0"/>
                  <w:marTop w:val="0"/>
                  <w:marBottom w:val="0"/>
                  <w:divBdr>
                    <w:top w:val="none" w:sz="0" w:space="0" w:color="auto"/>
                    <w:left w:val="none" w:sz="0" w:space="0" w:color="auto"/>
                    <w:bottom w:val="none" w:sz="0" w:space="0" w:color="auto"/>
                    <w:right w:val="none" w:sz="0" w:space="0" w:color="auto"/>
                  </w:divBdr>
                  <w:divsChild>
                    <w:div w:id="635138125">
                      <w:marLeft w:val="0"/>
                      <w:marRight w:val="0"/>
                      <w:marTop w:val="0"/>
                      <w:marBottom w:val="0"/>
                      <w:divBdr>
                        <w:top w:val="none" w:sz="0" w:space="0" w:color="auto"/>
                        <w:left w:val="none" w:sz="0" w:space="0" w:color="auto"/>
                        <w:bottom w:val="none" w:sz="0" w:space="0" w:color="auto"/>
                        <w:right w:val="none" w:sz="0" w:space="0" w:color="auto"/>
                      </w:divBdr>
                    </w:div>
                  </w:divsChild>
                </w:div>
                <w:div w:id="1670215428">
                  <w:marLeft w:val="0"/>
                  <w:marRight w:val="0"/>
                  <w:marTop w:val="0"/>
                  <w:marBottom w:val="0"/>
                  <w:divBdr>
                    <w:top w:val="none" w:sz="0" w:space="0" w:color="auto"/>
                    <w:left w:val="none" w:sz="0" w:space="0" w:color="auto"/>
                    <w:bottom w:val="none" w:sz="0" w:space="0" w:color="auto"/>
                    <w:right w:val="none" w:sz="0" w:space="0" w:color="auto"/>
                  </w:divBdr>
                  <w:divsChild>
                    <w:div w:id="1478759488">
                      <w:marLeft w:val="0"/>
                      <w:marRight w:val="0"/>
                      <w:marTop w:val="0"/>
                      <w:marBottom w:val="0"/>
                      <w:divBdr>
                        <w:top w:val="none" w:sz="0" w:space="0" w:color="auto"/>
                        <w:left w:val="none" w:sz="0" w:space="0" w:color="auto"/>
                        <w:bottom w:val="none" w:sz="0" w:space="0" w:color="auto"/>
                        <w:right w:val="none" w:sz="0" w:space="0" w:color="auto"/>
                      </w:divBdr>
                    </w:div>
                  </w:divsChild>
                </w:div>
                <w:div w:id="1834834666">
                  <w:marLeft w:val="0"/>
                  <w:marRight w:val="0"/>
                  <w:marTop w:val="0"/>
                  <w:marBottom w:val="0"/>
                  <w:divBdr>
                    <w:top w:val="none" w:sz="0" w:space="0" w:color="auto"/>
                    <w:left w:val="none" w:sz="0" w:space="0" w:color="auto"/>
                    <w:bottom w:val="none" w:sz="0" w:space="0" w:color="auto"/>
                    <w:right w:val="none" w:sz="0" w:space="0" w:color="auto"/>
                  </w:divBdr>
                  <w:divsChild>
                    <w:div w:id="189029635">
                      <w:marLeft w:val="0"/>
                      <w:marRight w:val="0"/>
                      <w:marTop w:val="0"/>
                      <w:marBottom w:val="0"/>
                      <w:divBdr>
                        <w:top w:val="none" w:sz="0" w:space="0" w:color="auto"/>
                        <w:left w:val="none" w:sz="0" w:space="0" w:color="auto"/>
                        <w:bottom w:val="none" w:sz="0" w:space="0" w:color="auto"/>
                        <w:right w:val="none" w:sz="0" w:space="0" w:color="auto"/>
                      </w:divBdr>
                    </w:div>
                  </w:divsChild>
                </w:div>
                <w:div w:id="1963074393">
                  <w:marLeft w:val="0"/>
                  <w:marRight w:val="0"/>
                  <w:marTop w:val="0"/>
                  <w:marBottom w:val="0"/>
                  <w:divBdr>
                    <w:top w:val="none" w:sz="0" w:space="0" w:color="auto"/>
                    <w:left w:val="none" w:sz="0" w:space="0" w:color="auto"/>
                    <w:bottom w:val="none" w:sz="0" w:space="0" w:color="auto"/>
                    <w:right w:val="none" w:sz="0" w:space="0" w:color="auto"/>
                  </w:divBdr>
                  <w:divsChild>
                    <w:div w:id="469904467">
                      <w:marLeft w:val="0"/>
                      <w:marRight w:val="0"/>
                      <w:marTop w:val="0"/>
                      <w:marBottom w:val="0"/>
                      <w:divBdr>
                        <w:top w:val="none" w:sz="0" w:space="0" w:color="auto"/>
                        <w:left w:val="none" w:sz="0" w:space="0" w:color="auto"/>
                        <w:bottom w:val="none" w:sz="0" w:space="0" w:color="auto"/>
                        <w:right w:val="none" w:sz="0" w:space="0" w:color="auto"/>
                      </w:divBdr>
                    </w:div>
                  </w:divsChild>
                </w:div>
                <w:div w:id="2096391399">
                  <w:marLeft w:val="0"/>
                  <w:marRight w:val="0"/>
                  <w:marTop w:val="0"/>
                  <w:marBottom w:val="0"/>
                  <w:divBdr>
                    <w:top w:val="none" w:sz="0" w:space="0" w:color="auto"/>
                    <w:left w:val="none" w:sz="0" w:space="0" w:color="auto"/>
                    <w:bottom w:val="none" w:sz="0" w:space="0" w:color="auto"/>
                    <w:right w:val="none" w:sz="0" w:space="0" w:color="auto"/>
                  </w:divBdr>
                  <w:divsChild>
                    <w:div w:id="185024526">
                      <w:marLeft w:val="0"/>
                      <w:marRight w:val="0"/>
                      <w:marTop w:val="0"/>
                      <w:marBottom w:val="0"/>
                      <w:divBdr>
                        <w:top w:val="none" w:sz="0" w:space="0" w:color="auto"/>
                        <w:left w:val="none" w:sz="0" w:space="0" w:color="auto"/>
                        <w:bottom w:val="none" w:sz="0" w:space="0" w:color="auto"/>
                        <w:right w:val="none" w:sz="0" w:space="0" w:color="auto"/>
                      </w:divBdr>
                    </w:div>
                  </w:divsChild>
                </w:div>
                <w:div w:id="2129927398">
                  <w:marLeft w:val="0"/>
                  <w:marRight w:val="0"/>
                  <w:marTop w:val="0"/>
                  <w:marBottom w:val="0"/>
                  <w:divBdr>
                    <w:top w:val="none" w:sz="0" w:space="0" w:color="auto"/>
                    <w:left w:val="none" w:sz="0" w:space="0" w:color="auto"/>
                    <w:bottom w:val="none" w:sz="0" w:space="0" w:color="auto"/>
                    <w:right w:val="none" w:sz="0" w:space="0" w:color="auto"/>
                  </w:divBdr>
                  <w:divsChild>
                    <w:div w:id="2107339397">
                      <w:marLeft w:val="0"/>
                      <w:marRight w:val="0"/>
                      <w:marTop w:val="0"/>
                      <w:marBottom w:val="0"/>
                      <w:divBdr>
                        <w:top w:val="none" w:sz="0" w:space="0" w:color="auto"/>
                        <w:left w:val="none" w:sz="0" w:space="0" w:color="auto"/>
                        <w:bottom w:val="none" w:sz="0" w:space="0" w:color="auto"/>
                        <w:right w:val="none" w:sz="0" w:space="0" w:color="auto"/>
                      </w:divBdr>
                    </w:div>
                  </w:divsChild>
                </w:div>
                <w:div w:id="2143766832">
                  <w:marLeft w:val="0"/>
                  <w:marRight w:val="0"/>
                  <w:marTop w:val="0"/>
                  <w:marBottom w:val="0"/>
                  <w:divBdr>
                    <w:top w:val="none" w:sz="0" w:space="0" w:color="auto"/>
                    <w:left w:val="none" w:sz="0" w:space="0" w:color="auto"/>
                    <w:bottom w:val="none" w:sz="0" w:space="0" w:color="auto"/>
                    <w:right w:val="none" w:sz="0" w:space="0" w:color="auto"/>
                  </w:divBdr>
                  <w:divsChild>
                    <w:div w:id="879318192">
                      <w:marLeft w:val="0"/>
                      <w:marRight w:val="0"/>
                      <w:marTop w:val="0"/>
                      <w:marBottom w:val="0"/>
                      <w:divBdr>
                        <w:top w:val="none" w:sz="0" w:space="0" w:color="auto"/>
                        <w:left w:val="none" w:sz="0" w:space="0" w:color="auto"/>
                        <w:bottom w:val="none" w:sz="0" w:space="0" w:color="auto"/>
                        <w:right w:val="none" w:sz="0" w:space="0" w:color="auto"/>
                      </w:divBdr>
                    </w:div>
                  </w:divsChild>
                </w:div>
                <w:div w:id="2145148452">
                  <w:marLeft w:val="0"/>
                  <w:marRight w:val="0"/>
                  <w:marTop w:val="0"/>
                  <w:marBottom w:val="0"/>
                  <w:divBdr>
                    <w:top w:val="none" w:sz="0" w:space="0" w:color="auto"/>
                    <w:left w:val="none" w:sz="0" w:space="0" w:color="auto"/>
                    <w:bottom w:val="none" w:sz="0" w:space="0" w:color="auto"/>
                    <w:right w:val="none" w:sz="0" w:space="0" w:color="auto"/>
                  </w:divBdr>
                  <w:divsChild>
                    <w:div w:id="20047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955483">
          <w:marLeft w:val="0"/>
          <w:marRight w:val="0"/>
          <w:marTop w:val="0"/>
          <w:marBottom w:val="0"/>
          <w:divBdr>
            <w:top w:val="none" w:sz="0" w:space="0" w:color="auto"/>
            <w:left w:val="none" w:sz="0" w:space="0" w:color="auto"/>
            <w:bottom w:val="none" w:sz="0" w:space="0" w:color="auto"/>
            <w:right w:val="none" w:sz="0" w:space="0" w:color="auto"/>
          </w:divBdr>
        </w:div>
        <w:div w:id="1195314187">
          <w:marLeft w:val="0"/>
          <w:marRight w:val="0"/>
          <w:marTop w:val="0"/>
          <w:marBottom w:val="0"/>
          <w:divBdr>
            <w:top w:val="none" w:sz="0" w:space="0" w:color="auto"/>
            <w:left w:val="none" w:sz="0" w:space="0" w:color="auto"/>
            <w:bottom w:val="none" w:sz="0" w:space="0" w:color="auto"/>
            <w:right w:val="none" w:sz="0" w:space="0" w:color="auto"/>
          </w:divBdr>
        </w:div>
        <w:div w:id="1202668512">
          <w:marLeft w:val="0"/>
          <w:marRight w:val="0"/>
          <w:marTop w:val="0"/>
          <w:marBottom w:val="0"/>
          <w:divBdr>
            <w:top w:val="none" w:sz="0" w:space="0" w:color="auto"/>
            <w:left w:val="none" w:sz="0" w:space="0" w:color="auto"/>
            <w:bottom w:val="none" w:sz="0" w:space="0" w:color="auto"/>
            <w:right w:val="none" w:sz="0" w:space="0" w:color="auto"/>
          </w:divBdr>
        </w:div>
        <w:div w:id="1212379624">
          <w:marLeft w:val="0"/>
          <w:marRight w:val="0"/>
          <w:marTop w:val="0"/>
          <w:marBottom w:val="0"/>
          <w:divBdr>
            <w:top w:val="none" w:sz="0" w:space="0" w:color="auto"/>
            <w:left w:val="none" w:sz="0" w:space="0" w:color="auto"/>
            <w:bottom w:val="none" w:sz="0" w:space="0" w:color="auto"/>
            <w:right w:val="none" w:sz="0" w:space="0" w:color="auto"/>
          </w:divBdr>
        </w:div>
        <w:div w:id="1232740999">
          <w:marLeft w:val="0"/>
          <w:marRight w:val="0"/>
          <w:marTop w:val="0"/>
          <w:marBottom w:val="0"/>
          <w:divBdr>
            <w:top w:val="none" w:sz="0" w:space="0" w:color="auto"/>
            <w:left w:val="none" w:sz="0" w:space="0" w:color="auto"/>
            <w:bottom w:val="none" w:sz="0" w:space="0" w:color="auto"/>
            <w:right w:val="none" w:sz="0" w:space="0" w:color="auto"/>
          </w:divBdr>
        </w:div>
        <w:div w:id="1235968432">
          <w:marLeft w:val="0"/>
          <w:marRight w:val="0"/>
          <w:marTop w:val="0"/>
          <w:marBottom w:val="0"/>
          <w:divBdr>
            <w:top w:val="none" w:sz="0" w:space="0" w:color="auto"/>
            <w:left w:val="none" w:sz="0" w:space="0" w:color="auto"/>
            <w:bottom w:val="none" w:sz="0" w:space="0" w:color="auto"/>
            <w:right w:val="none" w:sz="0" w:space="0" w:color="auto"/>
          </w:divBdr>
        </w:div>
        <w:div w:id="1308827055">
          <w:marLeft w:val="0"/>
          <w:marRight w:val="0"/>
          <w:marTop w:val="0"/>
          <w:marBottom w:val="0"/>
          <w:divBdr>
            <w:top w:val="none" w:sz="0" w:space="0" w:color="auto"/>
            <w:left w:val="none" w:sz="0" w:space="0" w:color="auto"/>
            <w:bottom w:val="none" w:sz="0" w:space="0" w:color="auto"/>
            <w:right w:val="none" w:sz="0" w:space="0" w:color="auto"/>
          </w:divBdr>
        </w:div>
        <w:div w:id="1314064327">
          <w:marLeft w:val="0"/>
          <w:marRight w:val="0"/>
          <w:marTop w:val="0"/>
          <w:marBottom w:val="0"/>
          <w:divBdr>
            <w:top w:val="none" w:sz="0" w:space="0" w:color="auto"/>
            <w:left w:val="none" w:sz="0" w:space="0" w:color="auto"/>
            <w:bottom w:val="none" w:sz="0" w:space="0" w:color="auto"/>
            <w:right w:val="none" w:sz="0" w:space="0" w:color="auto"/>
          </w:divBdr>
        </w:div>
        <w:div w:id="1316255699">
          <w:marLeft w:val="0"/>
          <w:marRight w:val="0"/>
          <w:marTop w:val="0"/>
          <w:marBottom w:val="0"/>
          <w:divBdr>
            <w:top w:val="none" w:sz="0" w:space="0" w:color="auto"/>
            <w:left w:val="none" w:sz="0" w:space="0" w:color="auto"/>
            <w:bottom w:val="none" w:sz="0" w:space="0" w:color="auto"/>
            <w:right w:val="none" w:sz="0" w:space="0" w:color="auto"/>
          </w:divBdr>
        </w:div>
        <w:div w:id="1333218347">
          <w:marLeft w:val="0"/>
          <w:marRight w:val="0"/>
          <w:marTop w:val="0"/>
          <w:marBottom w:val="0"/>
          <w:divBdr>
            <w:top w:val="none" w:sz="0" w:space="0" w:color="auto"/>
            <w:left w:val="none" w:sz="0" w:space="0" w:color="auto"/>
            <w:bottom w:val="none" w:sz="0" w:space="0" w:color="auto"/>
            <w:right w:val="none" w:sz="0" w:space="0" w:color="auto"/>
          </w:divBdr>
        </w:div>
        <w:div w:id="1341001897">
          <w:marLeft w:val="0"/>
          <w:marRight w:val="0"/>
          <w:marTop w:val="0"/>
          <w:marBottom w:val="0"/>
          <w:divBdr>
            <w:top w:val="none" w:sz="0" w:space="0" w:color="auto"/>
            <w:left w:val="none" w:sz="0" w:space="0" w:color="auto"/>
            <w:bottom w:val="none" w:sz="0" w:space="0" w:color="auto"/>
            <w:right w:val="none" w:sz="0" w:space="0" w:color="auto"/>
          </w:divBdr>
          <w:divsChild>
            <w:div w:id="662005035">
              <w:marLeft w:val="-75"/>
              <w:marRight w:val="0"/>
              <w:marTop w:val="30"/>
              <w:marBottom w:val="30"/>
              <w:divBdr>
                <w:top w:val="none" w:sz="0" w:space="0" w:color="auto"/>
                <w:left w:val="none" w:sz="0" w:space="0" w:color="auto"/>
                <w:bottom w:val="none" w:sz="0" w:space="0" w:color="auto"/>
                <w:right w:val="none" w:sz="0" w:space="0" w:color="auto"/>
              </w:divBdr>
              <w:divsChild>
                <w:div w:id="23747722">
                  <w:marLeft w:val="0"/>
                  <w:marRight w:val="0"/>
                  <w:marTop w:val="0"/>
                  <w:marBottom w:val="0"/>
                  <w:divBdr>
                    <w:top w:val="none" w:sz="0" w:space="0" w:color="auto"/>
                    <w:left w:val="none" w:sz="0" w:space="0" w:color="auto"/>
                    <w:bottom w:val="none" w:sz="0" w:space="0" w:color="auto"/>
                    <w:right w:val="none" w:sz="0" w:space="0" w:color="auto"/>
                  </w:divBdr>
                  <w:divsChild>
                    <w:div w:id="1758165981">
                      <w:marLeft w:val="0"/>
                      <w:marRight w:val="0"/>
                      <w:marTop w:val="0"/>
                      <w:marBottom w:val="0"/>
                      <w:divBdr>
                        <w:top w:val="none" w:sz="0" w:space="0" w:color="auto"/>
                        <w:left w:val="none" w:sz="0" w:space="0" w:color="auto"/>
                        <w:bottom w:val="none" w:sz="0" w:space="0" w:color="auto"/>
                        <w:right w:val="none" w:sz="0" w:space="0" w:color="auto"/>
                      </w:divBdr>
                    </w:div>
                  </w:divsChild>
                </w:div>
                <w:div w:id="27144087">
                  <w:marLeft w:val="0"/>
                  <w:marRight w:val="0"/>
                  <w:marTop w:val="0"/>
                  <w:marBottom w:val="0"/>
                  <w:divBdr>
                    <w:top w:val="none" w:sz="0" w:space="0" w:color="auto"/>
                    <w:left w:val="none" w:sz="0" w:space="0" w:color="auto"/>
                    <w:bottom w:val="none" w:sz="0" w:space="0" w:color="auto"/>
                    <w:right w:val="none" w:sz="0" w:space="0" w:color="auto"/>
                  </w:divBdr>
                  <w:divsChild>
                    <w:div w:id="1380014937">
                      <w:marLeft w:val="0"/>
                      <w:marRight w:val="0"/>
                      <w:marTop w:val="0"/>
                      <w:marBottom w:val="0"/>
                      <w:divBdr>
                        <w:top w:val="none" w:sz="0" w:space="0" w:color="auto"/>
                        <w:left w:val="none" w:sz="0" w:space="0" w:color="auto"/>
                        <w:bottom w:val="none" w:sz="0" w:space="0" w:color="auto"/>
                        <w:right w:val="none" w:sz="0" w:space="0" w:color="auto"/>
                      </w:divBdr>
                    </w:div>
                  </w:divsChild>
                </w:div>
                <w:div w:id="50737808">
                  <w:marLeft w:val="0"/>
                  <w:marRight w:val="0"/>
                  <w:marTop w:val="0"/>
                  <w:marBottom w:val="0"/>
                  <w:divBdr>
                    <w:top w:val="none" w:sz="0" w:space="0" w:color="auto"/>
                    <w:left w:val="none" w:sz="0" w:space="0" w:color="auto"/>
                    <w:bottom w:val="none" w:sz="0" w:space="0" w:color="auto"/>
                    <w:right w:val="none" w:sz="0" w:space="0" w:color="auto"/>
                  </w:divBdr>
                  <w:divsChild>
                    <w:div w:id="52512783">
                      <w:marLeft w:val="0"/>
                      <w:marRight w:val="0"/>
                      <w:marTop w:val="0"/>
                      <w:marBottom w:val="0"/>
                      <w:divBdr>
                        <w:top w:val="none" w:sz="0" w:space="0" w:color="auto"/>
                        <w:left w:val="none" w:sz="0" w:space="0" w:color="auto"/>
                        <w:bottom w:val="none" w:sz="0" w:space="0" w:color="auto"/>
                        <w:right w:val="none" w:sz="0" w:space="0" w:color="auto"/>
                      </w:divBdr>
                    </w:div>
                  </w:divsChild>
                </w:div>
                <w:div w:id="67967143">
                  <w:marLeft w:val="0"/>
                  <w:marRight w:val="0"/>
                  <w:marTop w:val="0"/>
                  <w:marBottom w:val="0"/>
                  <w:divBdr>
                    <w:top w:val="none" w:sz="0" w:space="0" w:color="auto"/>
                    <w:left w:val="none" w:sz="0" w:space="0" w:color="auto"/>
                    <w:bottom w:val="none" w:sz="0" w:space="0" w:color="auto"/>
                    <w:right w:val="none" w:sz="0" w:space="0" w:color="auto"/>
                  </w:divBdr>
                  <w:divsChild>
                    <w:div w:id="1691101454">
                      <w:marLeft w:val="0"/>
                      <w:marRight w:val="0"/>
                      <w:marTop w:val="0"/>
                      <w:marBottom w:val="0"/>
                      <w:divBdr>
                        <w:top w:val="none" w:sz="0" w:space="0" w:color="auto"/>
                        <w:left w:val="none" w:sz="0" w:space="0" w:color="auto"/>
                        <w:bottom w:val="none" w:sz="0" w:space="0" w:color="auto"/>
                        <w:right w:val="none" w:sz="0" w:space="0" w:color="auto"/>
                      </w:divBdr>
                    </w:div>
                  </w:divsChild>
                </w:div>
                <w:div w:id="175466846">
                  <w:marLeft w:val="0"/>
                  <w:marRight w:val="0"/>
                  <w:marTop w:val="0"/>
                  <w:marBottom w:val="0"/>
                  <w:divBdr>
                    <w:top w:val="none" w:sz="0" w:space="0" w:color="auto"/>
                    <w:left w:val="none" w:sz="0" w:space="0" w:color="auto"/>
                    <w:bottom w:val="none" w:sz="0" w:space="0" w:color="auto"/>
                    <w:right w:val="none" w:sz="0" w:space="0" w:color="auto"/>
                  </w:divBdr>
                  <w:divsChild>
                    <w:div w:id="393237367">
                      <w:marLeft w:val="0"/>
                      <w:marRight w:val="0"/>
                      <w:marTop w:val="0"/>
                      <w:marBottom w:val="0"/>
                      <w:divBdr>
                        <w:top w:val="none" w:sz="0" w:space="0" w:color="auto"/>
                        <w:left w:val="none" w:sz="0" w:space="0" w:color="auto"/>
                        <w:bottom w:val="none" w:sz="0" w:space="0" w:color="auto"/>
                        <w:right w:val="none" w:sz="0" w:space="0" w:color="auto"/>
                      </w:divBdr>
                    </w:div>
                  </w:divsChild>
                </w:div>
                <w:div w:id="195504353">
                  <w:marLeft w:val="0"/>
                  <w:marRight w:val="0"/>
                  <w:marTop w:val="0"/>
                  <w:marBottom w:val="0"/>
                  <w:divBdr>
                    <w:top w:val="none" w:sz="0" w:space="0" w:color="auto"/>
                    <w:left w:val="none" w:sz="0" w:space="0" w:color="auto"/>
                    <w:bottom w:val="none" w:sz="0" w:space="0" w:color="auto"/>
                    <w:right w:val="none" w:sz="0" w:space="0" w:color="auto"/>
                  </w:divBdr>
                  <w:divsChild>
                    <w:div w:id="1284851340">
                      <w:marLeft w:val="0"/>
                      <w:marRight w:val="0"/>
                      <w:marTop w:val="0"/>
                      <w:marBottom w:val="0"/>
                      <w:divBdr>
                        <w:top w:val="none" w:sz="0" w:space="0" w:color="auto"/>
                        <w:left w:val="none" w:sz="0" w:space="0" w:color="auto"/>
                        <w:bottom w:val="none" w:sz="0" w:space="0" w:color="auto"/>
                        <w:right w:val="none" w:sz="0" w:space="0" w:color="auto"/>
                      </w:divBdr>
                    </w:div>
                  </w:divsChild>
                </w:div>
                <w:div w:id="214203219">
                  <w:marLeft w:val="0"/>
                  <w:marRight w:val="0"/>
                  <w:marTop w:val="0"/>
                  <w:marBottom w:val="0"/>
                  <w:divBdr>
                    <w:top w:val="none" w:sz="0" w:space="0" w:color="auto"/>
                    <w:left w:val="none" w:sz="0" w:space="0" w:color="auto"/>
                    <w:bottom w:val="none" w:sz="0" w:space="0" w:color="auto"/>
                    <w:right w:val="none" w:sz="0" w:space="0" w:color="auto"/>
                  </w:divBdr>
                  <w:divsChild>
                    <w:div w:id="2104108318">
                      <w:marLeft w:val="0"/>
                      <w:marRight w:val="0"/>
                      <w:marTop w:val="0"/>
                      <w:marBottom w:val="0"/>
                      <w:divBdr>
                        <w:top w:val="none" w:sz="0" w:space="0" w:color="auto"/>
                        <w:left w:val="none" w:sz="0" w:space="0" w:color="auto"/>
                        <w:bottom w:val="none" w:sz="0" w:space="0" w:color="auto"/>
                        <w:right w:val="none" w:sz="0" w:space="0" w:color="auto"/>
                      </w:divBdr>
                    </w:div>
                  </w:divsChild>
                </w:div>
                <w:div w:id="368915094">
                  <w:marLeft w:val="0"/>
                  <w:marRight w:val="0"/>
                  <w:marTop w:val="0"/>
                  <w:marBottom w:val="0"/>
                  <w:divBdr>
                    <w:top w:val="none" w:sz="0" w:space="0" w:color="auto"/>
                    <w:left w:val="none" w:sz="0" w:space="0" w:color="auto"/>
                    <w:bottom w:val="none" w:sz="0" w:space="0" w:color="auto"/>
                    <w:right w:val="none" w:sz="0" w:space="0" w:color="auto"/>
                  </w:divBdr>
                  <w:divsChild>
                    <w:div w:id="1859932049">
                      <w:marLeft w:val="0"/>
                      <w:marRight w:val="0"/>
                      <w:marTop w:val="0"/>
                      <w:marBottom w:val="0"/>
                      <w:divBdr>
                        <w:top w:val="none" w:sz="0" w:space="0" w:color="auto"/>
                        <w:left w:val="none" w:sz="0" w:space="0" w:color="auto"/>
                        <w:bottom w:val="none" w:sz="0" w:space="0" w:color="auto"/>
                        <w:right w:val="none" w:sz="0" w:space="0" w:color="auto"/>
                      </w:divBdr>
                    </w:div>
                  </w:divsChild>
                </w:div>
                <w:div w:id="417023996">
                  <w:marLeft w:val="0"/>
                  <w:marRight w:val="0"/>
                  <w:marTop w:val="0"/>
                  <w:marBottom w:val="0"/>
                  <w:divBdr>
                    <w:top w:val="none" w:sz="0" w:space="0" w:color="auto"/>
                    <w:left w:val="none" w:sz="0" w:space="0" w:color="auto"/>
                    <w:bottom w:val="none" w:sz="0" w:space="0" w:color="auto"/>
                    <w:right w:val="none" w:sz="0" w:space="0" w:color="auto"/>
                  </w:divBdr>
                  <w:divsChild>
                    <w:div w:id="996959890">
                      <w:marLeft w:val="0"/>
                      <w:marRight w:val="0"/>
                      <w:marTop w:val="0"/>
                      <w:marBottom w:val="0"/>
                      <w:divBdr>
                        <w:top w:val="none" w:sz="0" w:space="0" w:color="auto"/>
                        <w:left w:val="none" w:sz="0" w:space="0" w:color="auto"/>
                        <w:bottom w:val="none" w:sz="0" w:space="0" w:color="auto"/>
                        <w:right w:val="none" w:sz="0" w:space="0" w:color="auto"/>
                      </w:divBdr>
                    </w:div>
                  </w:divsChild>
                </w:div>
                <w:div w:id="515584973">
                  <w:marLeft w:val="0"/>
                  <w:marRight w:val="0"/>
                  <w:marTop w:val="0"/>
                  <w:marBottom w:val="0"/>
                  <w:divBdr>
                    <w:top w:val="none" w:sz="0" w:space="0" w:color="auto"/>
                    <w:left w:val="none" w:sz="0" w:space="0" w:color="auto"/>
                    <w:bottom w:val="none" w:sz="0" w:space="0" w:color="auto"/>
                    <w:right w:val="none" w:sz="0" w:space="0" w:color="auto"/>
                  </w:divBdr>
                  <w:divsChild>
                    <w:div w:id="649485126">
                      <w:marLeft w:val="0"/>
                      <w:marRight w:val="0"/>
                      <w:marTop w:val="0"/>
                      <w:marBottom w:val="0"/>
                      <w:divBdr>
                        <w:top w:val="none" w:sz="0" w:space="0" w:color="auto"/>
                        <w:left w:val="none" w:sz="0" w:space="0" w:color="auto"/>
                        <w:bottom w:val="none" w:sz="0" w:space="0" w:color="auto"/>
                        <w:right w:val="none" w:sz="0" w:space="0" w:color="auto"/>
                      </w:divBdr>
                    </w:div>
                  </w:divsChild>
                </w:div>
                <w:div w:id="557664541">
                  <w:marLeft w:val="0"/>
                  <w:marRight w:val="0"/>
                  <w:marTop w:val="0"/>
                  <w:marBottom w:val="0"/>
                  <w:divBdr>
                    <w:top w:val="none" w:sz="0" w:space="0" w:color="auto"/>
                    <w:left w:val="none" w:sz="0" w:space="0" w:color="auto"/>
                    <w:bottom w:val="none" w:sz="0" w:space="0" w:color="auto"/>
                    <w:right w:val="none" w:sz="0" w:space="0" w:color="auto"/>
                  </w:divBdr>
                  <w:divsChild>
                    <w:div w:id="2069499385">
                      <w:marLeft w:val="0"/>
                      <w:marRight w:val="0"/>
                      <w:marTop w:val="0"/>
                      <w:marBottom w:val="0"/>
                      <w:divBdr>
                        <w:top w:val="none" w:sz="0" w:space="0" w:color="auto"/>
                        <w:left w:val="none" w:sz="0" w:space="0" w:color="auto"/>
                        <w:bottom w:val="none" w:sz="0" w:space="0" w:color="auto"/>
                        <w:right w:val="none" w:sz="0" w:space="0" w:color="auto"/>
                      </w:divBdr>
                    </w:div>
                  </w:divsChild>
                </w:div>
                <w:div w:id="584849517">
                  <w:marLeft w:val="0"/>
                  <w:marRight w:val="0"/>
                  <w:marTop w:val="0"/>
                  <w:marBottom w:val="0"/>
                  <w:divBdr>
                    <w:top w:val="none" w:sz="0" w:space="0" w:color="auto"/>
                    <w:left w:val="none" w:sz="0" w:space="0" w:color="auto"/>
                    <w:bottom w:val="none" w:sz="0" w:space="0" w:color="auto"/>
                    <w:right w:val="none" w:sz="0" w:space="0" w:color="auto"/>
                  </w:divBdr>
                  <w:divsChild>
                    <w:div w:id="845554007">
                      <w:marLeft w:val="0"/>
                      <w:marRight w:val="0"/>
                      <w:marTop w:val="0"/>
                      <w:marBottom w:val="0"/>
                      <w:divBdr>
                        <w:top w:val="none" w:sz="0" w:space="0" w:color="auto"/>
                        <w:left w:val="none" w:sz="0" w:space="0" w:color="auto"/>
                        <w:bottom w:val="none" w:sz="0" w:space="0" w:color="auto"/>
                        <w:right w:val="none" w:sz="0" w:space="0" w:color="auto"/>
                      </w:divBdr>
                    </w:div>
                  </w:divsChild>
                </w:div>
                <w:div w:id="585724459">
                  <w:marLeft w:val="0"/>
                  <w:marRight w:val="0"/>
                  <w:marTop w:val="0"/>
                  <w:marBottom w:val="0"/>
                  <w:divBdr>
                    <w:top w:val="none" w:sz="0" w:space="0" w:color="auto"/>
                    <w:left w:val="none" w:sz="0" w:space="0" w:color="auto"/>
                    <w:bottom w:val="none" w:sz="0" w:space="0" w:color="auto"/>
                    <w:right w:val="none" w:sz="0" w:space="0" w:color="auto"/>
                  </w:divBdr>
                  <w:divsChild>
                    <w:div w:id="1919249193">
                      <w:marLeft w:val="0"/>
                      <w:marRight w:val="0"/>
                      <w:marTop w:val="0"/>
                      <w:marBottom w:val="0"/>
                      <w:divBdr>
                        <w:top w:val="none" w:sz="0" w:space="0" w:color="auto"/>
                        <w:left w:val="none" w:sz="0" w:space="0" w:color="auto"/>
                        <w:bottom w:val="none" w:sz="0" w:space="0" w:color="auto"/>
                        <w:right w:val="none" w:sz="0" w:space="0" w:color="auto"/>
                      </w:divBdr>
                    </w:div>
                  </w:divsChild>
                </w:div>
                <w:div w:id="587085108">
                  <w:marLeft w:val="0"/>
                  <w:marRight w:val="0"/>
                  <w:marTop w:val="0"/>
                  <w:marBottom w:val="0"/>
                  <w:divBdr>
                    <w:top w:val="none" w:sz="0" w:space="0" w:color="auto"/>
                    <w:left w:val="none" w:sz="0" w:space="0" w:color="auto"/>
                    <w:bottom w:val="none" w:sz="0" w:space="0" w:color="auto"/>
                    <w:right w:val="none" w:sz="0" w:space="0" w:color="auto"/>
                  </w:divBdr>
                  <w:divsChild>
                    <w:div w:id="1625424387">
                      <w:marLeft w:val="0"/>
                      <w:marRight w:val="0"/>
                      <w:marTop w:val="0"/>
                      <w:marBottom w:val="0"/>
                      <w:divBdr>
                        <w:top w:val="none" w:sz="0" w:space="0" w:color="auto"/>
                        <w:left w:val="none" w:sz="0" w:space="0" w:color="auto"/>
                        <w:bottom w:val="none" w:sz="0" w:space="0" w:color="auto"/>
                        <w:right w:val="none" w:sz="0" w:space="0" w:color="auto"/>
                      </w:divBdr>
                    </w:div>
                  </w:divsChild>
                </w:div>
                <w:div w:id="609632187">
                  <w:marLeft w:val="0"/>
                  <w:marRight w:val="0"/>
                  <w:marTop w:val="0"/>
                  <w:marBottom w:val="0"/>
                  <w:divBdr>
                    <w:top w:val="none" w:sz="0" w:space="0" w:color="auto"/>
                    <w:left w:val="none" w:sz="0" w:space="0" w:color="auto"/>
                    <w:bottom w:val="none" w:sz="0" w:space="0" w:color="auto"/>
                    <w:right w:val="none" w:sz="0" w:space="0" w:color="auto"/>
                  </w:divBdr>
                  <w:divsChild>
                    <w:div w:id="1241016495">
                      <w:marLeft w:val="0"/>
                      <w:marRight w:val="0"/>
                      <w:marTop w:val="0"/>
                      <w:marBottom w:val="0"/>
                      <w:divBdr>
                        <w:top w:val="none" w:sz="0" w:space="0" w:color="auto"/>
                        <w:left w:val="none" w:sz="0" w:space="0" w:color="auto"/>
                        <w:bottom w:val="none" w:sz="0" w:space="0" w:color="auto"/>
                        <w:right w:val="none" w:sz="0" w:space="0" w:color="auto"/>
                      </w:divBdr>
                    </w:div>
                  </w:divsChild>
                </w:div>
                <w:div w:id="659046526">
                  <w:marLeft w:val="0"/>
                  <w:marRight w:val="0"/>
                  <w:marTop w:val="0"/>
                  <w:marBottom w:val="0"/>
                  <w:divBdr>
                    <w:top w:val="none" w:sz="0" w:space="0" w:color="auto"/>
                    <w:left w:val="none" w:sz="0" w:space="0" w:color="auto"/>
                    <w:bottom w:val="none" w:sz="0" w:space="0" w:color="auto"/>
                    <w:right w:val="none" w:sz="0" w:space="0" w:color="auto"/>
                  </w:divBdr>
                  <w:divsChild>
                    <w:div w:id="1299064672">
                      <w:marLeft w:val="0"/>
                      <w:marRight w:val="0"/>
                      <w:marTop w:val="0"/>
                      <w:marBottom w:val="0"/>
                      <w:divBdr>
                        <w:top w:val="none" w:sz="0" w:space="0" w:color="auto"/>
                        <w:left w:val="none" w:sz="0" w:space="0" w:color="auto"/>
                        <w:bottom w:val="none" w:sz="0" w:space="0" w:color="auto"/>
                        <w:right w:val="none" w:sz="0" w:space="0" w:color="auto"/>
                      </w:divBdr>
                    </w:div>
                  </w:divsChild>
                </w:div>
                <w:div w:id="668362415">
                  <w:marLeft w:val="0"/>
                  <w:marRight w:val="0"/>
                  <w:marTop w:val="0"/>
                  <w:marBottom w:val="0"/>
                  <w:divBdr>
                    <w:top w:val="none" w:sz="0" w:space="0" w:color="auto"/>
                    <w:left w:val="none" w:sz="0" w:space="0" w:color="auto"/>
                    <w:bottom w:val="none" w:sz="0" w:space="0" w:color="auto"/>
                    <w:right w:val="none" w:sz="0" w:space="0" w:color="auto"/>
                  </w:divBdr>
                  <w:divsChild>
                    <w:div w:id="473648264">
                      <w:marLeft w:val="0"/>
                      <w:marRight w:val="0"/>
                      <w:marTop w:val="0"/>
                      <w:marBottom w:val="0"/>
                      <w:divBdr>
                        <w:top w:val="none" w:sz="0" w:space="0" w:color="auto"/>
                        <w:left w:val="none" w:sz="0" w:space="0" w:color="auto"/>
                        <w:bottom w:val="none" w:sz="0" w:space="0" w:color="auto"/>
                        <w:right w:val="none" w:sz="0" w:space="0" w:color="auto"/>
                      </w:divBdr>
                    </w:div>
                  </w:divsChild>
                </w:div>
                <w:div w:id="700014990">
                  <w:marLeft w:val="0"/>
                  <w:marRight w:val="0"/>
                  <w:marTop w:val="0"/>
                  <w:marBottom w:val="0"/>
                  <w:divBdr>
                    <w:top w:val="none" w:sz="0" w:space="0" w:color="auto"/>
                    <w:left w:val="none" w:sz="0" w:space="0" w:color="auto"/>
                    <w:bottom w:val="none" w:sz="0" w:space="0" w:color="auto"/>
                    <w:right w:val="none" w:sz="0" w:space="0" w:color="auto"/>
                  </w:divBdr>
                  <w:divsChild>
                    <w:div w:id="280695056">
                      <w:marLeft w:val="0"/>
                      <w:marRight w:val="0"/>
                      <w:marTop w:val="0"/>
                      <w:marBottom w:val="0"/>
                      <w:divBdr>
                        <w:top w:val="none" w:sz="0" w:space="0" w:color="auto"/>
                        <w:left w:val="none" w:sz="0" w:space="0" w:color="auto"/>
                        <w:bottom w:val="none" w:sz="0" w:space="0" w:color="auto"/>
                        <w:right w:val="none" w:sz="0" w:space="0" w:color="auto"/>
                      </w:divBdr>
                    </w:div>
                  </w:divsChild>
                </w:div>
                <w:div w:id="704329794">
                  <w:marLeft w:val="0"/>
                  <w:marRight w:val="0"/>
                  <w:marTop w:val="0"/>
                  <w:marBottom w:val="0"/>
                  <w:divBdr>
                    <w:top w:val="none" w:sz="0" w:space="0" w:color="auto"/>
                    <w:left w:val="none" w:sz="0" w:space="0" w:color="auto"/>
                    <w:bottom w:val="none" w:sz="0" w:space="0" w:color="auto"/>
                    <w:right w:val="none" w:sz="0" w:space="0" w:color="auto"/>
                  </w:divBdr>
                  <w:divsChild>
                    <w:div w:id="1730685022">
                      <w:marLeft w:val="0"/>
                      <w:marRight w:val="0"/>
                      <w:marTop w:val="0"/>
                      <w:marBottom w:val="0"/>
                      <w:divBdr>
                        <w:top w:val="none" w:sz="0" w:space="0" w:color="auto"/>
                        <w:left w:val="none" w:sz="0" w:space="0" w:color="auto"/>
                        <w:bottom w:val="none" w:sz="0" w:space="0" w:color="auto"/>
                        <w:right w:val="none" w:sz="0" w:space="0" w:color="auto"/>
                      </w:divBdr>
                    </w:div>
                  </w:divsChild>
                </w:div>
                <w:div w:id="740564685">
                  <w:marLeft w:val="0"/>
                  <w:marRight w:val="0"/>
                  <w:marTop w:val="0"/>
                  <w:marBottom w:val="0"/>
                  <w:divBdr>
                    <w:top w:val="none" w:sz="0" w:space="0" w:color="auto"/>
                    <w:left w:val="none" w:sz="0" w:space="0" w:color="auto"/>
                    <w:bottom w:val="none" w:sz="0" w:space="0" w:color="auto"/>
                    <w:right w:val="none" w:sz="0" w:space="0" w:color="auto"/>
                  </w:divBdr>
                  <w:divsChild>
                    <w:div w:id="2095122617">
                      <w:marLeft w:val="0"/>
                      <w:marRight w:val="0"/>
                      <w:marTop w:val="0"/>
                      <w:marBottom w:val="0"/>
                      <w:divBdr>
                        <w:top w:val="none" w:sz="0" w:space="0" w:color="auto"/>
                        <w:left w:val="none" w:sz="0" w:space="0" w:color="auto"/>
                        <w:bottom w:val="none" w:sz="0" w:space="0" w:color="auto"/>
                        <w:right w:val="none" w:sz="0" w:space="0" w:color="auto"/>
                      </w:divBdr>
                    </w:div>
                  </w:divsChild>
                </w:div>
                <w:div w:id="750589337">
                  <w:marLeft w:val="0"/>
                  <w:marRight w:val="0"/>
                  <w:marTop w:val="0"/>
                  <w:marBottom w:val="0"/>
                  <w:divBdr>
                    <w:top w:val="none" w:sz="0" w:space="0" w:color="auto"/>
                    <w:left w:val="none" w:sz="0" w:space="0" w:color="auto"/>
                    <w:bottom w:val="none" w:sz="0" w:space="0" w:color="auto"/>
                    <w:right w:val="none" w:sz="0" w:space="0" w:color="auto"/>
                  </w:divBdr>
                  <w:divsChild>
                    <w:div w:id="382291711">
                      <w:marLeft w:val="0"/>
                      <w:marRight w:val="0"/>
                      <w:marTop w:val="0"/>
                      <w:marBottom w:val="0"/>
                      <w:divBdr>
                        <w:top w:val="none" w:sz="0" w:space="0" w:color="auto"/>
                        <w:left w:val="none" w:sz="0" w:space="0" w:color="auto"/>
                        <w:bottom w:val="none" w:sz="0" w:space="0" w:color="auto"/>
                        <w:right w:val="none" w:sz="0" w:space="0" w:color="auto"/>
                      </w:divBdr>
                    </w:div>
                  </w:divsChild>
                </w:div>
                <w:div w:id="794715779">
                  <w:marLeft w:val="0"/>
                  <w:marRight w:val="0"/>
                  <w:marTop w:val="0"/>
                  <w:marBottom w:val="0"/>
                  <w:divBdr>
                    <w:top w:val="none" w:sz="0" w:space="0" w:color="auto"/>
                    <w:left w:val="none" w:sz="0" w:space="0" w:color="auto"/>
                    <w:bottom w:val="none" w:sz="0" w:space="0" w:color="auto"/>
                    <w:right w:val="none" w:sz="0" w:space="0" w:color="auto"/>
                  </w:divBdr>
                  <w:divsChild>
                    <w:div w:id="1845973996">
                      <w:marLeft w:val="0"/>
                      <w:marRight w:val="0"/>
                      <w:marTop w:val="0"/>
                      <w:marBottom w:val="0"/>
                      <w:divBdr>
                        <w:top w:val="none" w:sz="0" w:space="0" w:color="auto"/>
                        <w:left w:val="none" w:sz="0" w:space="0" w:color="auto"/>
                        <w:bottom w:val="none" w:sz="0" w:space="0" w:color="auto"/>
                        <w:right w:val="none" w:sz="0" w:space="0" w:color="auto"/>
                      </w:divBdr>
                    </w:div>
                  </w:divsChild>
                </w:div>
                <w:div w:id="920454050">
                  <w:marLeft w:val="0"/>
                  <w:marRight w:val="0"/>
                  <w:marTop w:val="0"/>
                  <w:marBottom w:val="0"/>
                  <w:divBdr>
                    <w:top w:val="none" w:sz="0" w:space="0" w:color="auto"/>
                    <w:left w:val="none" w:sz="0" w:space="0" w:color="auto"/>
                    <w:bottom w:val="none" w:sz="0" w:space="0" w:color="auto"/>
                    <w:right w:val="none" w:sz="0" w:space="0" w:color="auto"/>
                  </w:divBdr>
                  <w:divsChild>
                    <w:div w:id="24646125">
                      <w:marLeft w:val="0"/>
                      <w:marRight w:val="0"/>
                      <w:marTop w:val="0"/>
                      <w:marBottom w:val="0"/>
                      <w:divBdr>
                        <w:top w:val="none" w:sz="0" w:space="0" w:color="auto"/>
                        <w:left w:val="none" w:sz="0" w:space="0" w:color="auto"/>
                        <w:bottom w:val="none" w:sz="0" w:space="0" w:color="auto"/>
                        <w:right w:val="none" w:sz="0" w:space="0" w:color="auto"/>
                      </w:divBdr>
                    </w:div>
                  </w:divsChild>
                </w:div>
                <w:div w:id="943462004">
                  <w:marLeft w:val="0"/>
                  <w:marRight w:val="0"/>
                  <w:marTop w:val="0"/>
                  <w:marBottom w:val="0"/>
                  <w:divBdr>
                    <w:top w:val="none" w:sz="0" w:space="0" w:color="auto"/>
                    <w:left w:val="none" w:sz="0" w:space="0" w:color="auto"/>
                    <w:bottom w:val="none" w:sz="0" w:space="0" w:color="auto"/>
                    <w:right w:val="none" w:sz="0" w:space="0" w:color="auto"/>
                  </w:divBdr>
                  <w:divsChild>
                    <w:div w:id="1800492196">
                      <w:marLeft w:val="0"/>
                      <w:marRight w:val="0"/>
                      <w:marTop w:val="0"/>
                      <w:marBottom w:val="0"/>
                      <w:divBdr>
                        <w:top w:val="none" w:sz="0" w:space="0" w:color="auto"/>
                        <w:left w:val="none" w:sz="0" w:space="0" w:color="auto"/>
                        <w:bottom w:val="none" w:sz="0" w:space="0" w:color="auto"/>
                        <w:right w:val="none" w:sz="0" w:space="0" w:color="auto"/>
                      </w:divBdr>
                    </w:div>
                  </w:divsChild>
                </w:div>
                <w:div w:id="960302112">
                  <w:marLeft w:val="0"/>
                  <w:marRight w:val="0"/>
                  <w:marTop w:val="0"/>
                  <w:marBottom w:val="0"/>
                  <w:divBdr>
                    <w:top w:val="none" w:sz="0" w:space="0" w:color="auto"/>
                    <w:left w:val="none" w:sz="0" w:space="0" w:color="auto"/>
                    <w:bottom w:val="none" w:sz="0" w:space="0" w:color="auto"/>
                    <w:right w:val="none" w:sz="0" w:space="0" w:color="auto"/>
                  </w:divBdr>
                  <w:divsChild>
                    <w:div w:id="1592011584">
                      <w:marLeft w:val="0"/>
                      <w:marRight w:val="0"/>
                      <w:marTop w:val="0"/>
                      <w:marBottom w:val="0"/>
                      <w:divBdr>
                        <w:top w:val="none" w:sz="0" w:space="0" w:color="auto"/>
                        <w:left w:val="none" w:sz="0" w:space="0" w:color="auto"/>
                        <w:bottom w:val="none" w:sz="0" w:space="0" w:color="auto"/>
                        <w:right w:val="none" w:sz="0" w:space="0" w:color="auto"/>
                      </w:divBdr>
                    </w:div>
                  </w:divsChild>
                </w:div>
                <w:div w:id="990871250">
                  <w:marLeft w:val="0"/>
                  <w:marRight w:val="0"/>
                  <w:marTop w:val="0"/>
                  <w:marBottom w:val="0"/>
                  <w:divBdr>
                    <w:top w:val="none" w:sz="0" w:space="0" w:color="auto"/>
                    <w:left w:val="none" w:sz="0" w:space="0" w:color="auto"/>
                    <w:bottom w:val="none" w:sz="0" w:space="0" w:color="auto"/>
                    <w:right w:val="none" w:sz="0" w:space="0" w:color="auto"/>
                  </w:divBdr>
                  <w:divsChild>
                    <w:div w:id="1732001578">
                      <w:marLeft w:val="0"/>
                      <w:marRight w:val="0"/>
                      <w:marTop w:val="0"/>
                      <w:marBottom w:val="0"/>
                      <w:divBdr>
                        <w:top w:val="none" w:sz="0" w:space="0" w:color="auto"/>
                        <w:left w:val="none" w:sz="0" w:space="0" w:color="auto"/>
                        <w:bottom w:val="none" w:sz="0" w:space="0" w:color="auto"/>
                        <w:right w:val="none" w:sz="0" w:space="0" w:color="auto"/>
                      </w:divBdr>
                    </w:div>
                  </w:divsChild>
                </w:div>
                <w:div w:id="1021013360">
                  <w:marLeft w:val="0"/>
                  <w:marRight w:val="0"/>
                  <w:marTop w:val="0"/>
                  <w:marBottom w:val="0"/>
                  <w:divBdr>
                    <w:top w:val="none" w:sz="0" w:space="0" w:color="auto"/>
                    <w:left w:val="none" w:sz="0" w:space="0" w:color="auto"/>
                    <w:bottom w:val="none" w:sz="0" w:space="0" w:color="auto"/>
                    <w:right w:val="none" w:sz="0" w:space="0" w:color="auto"/>
                  </w:divBdr>
                  <w:divsChild>
                    <w:div w:id="1270233040">
                      <w:marLeft w:val="0"/>
                      <w:marRight w:val="0"/>
                      <w:marTop w:val="0"/>
                      <w:marBottom w:val="0"/>
                      <w:divBdr>
                        <w:top w:val="none" w:sz="0" w:space="0" w:color="auto"/>
                        <w:left w:val="none" w:sz="0" w:space="0" w:color="auto"/>
                        <w:bottom w:val="none" w:sz="0" w:space="0" w:color="auto"/>
                        <w:right w:val="none" w:sz="0" w:space="0" w:color="auto"/>
                      </w:divBdr>
                    </w:div>
                  </w:divsChild>
                </w:div>
                <w:div w:id="1024595548">
                  <w:marLeft w:val="0"/>
                  <w:marRight w:val="0"/>
                  <w:marTop w:val="0"/>
                  <w:marBottom w:val="0"/>
                  <w:divBdr>
                    <w:top w:val="none" w:sz="0" w:space="0" w:color="auto"/>
                    <w:left w:val="none" w:sz="0" w:space="0" w:color="auto"/>
                    <w:bottom w:val="none" w:sz="0" w:space="0" w:color="auto"/>
                    <w:right w:val="none" w:sz="0" w:space="0" w:color="auto"/>
                  </w:divBdr>
                  <w:divsChild>
                    <w:div w:id="1253127670">
                      <w:marLeft w:val="0"/>
                      <w:marRight w:val="0"/>
                      <w:marTop w:val="0"/>
                      <w:marBottom w:val="0"/>
                      <w:divBdr>
                        <w:top w:val="none" w:sz="0" w:space="0" w:color="auto"/>
                        <w:left w:val="none" w:sz="0" w:space="0" w:color="auto"/>
                        <w:bottom w:val="none" w:sz="0" w:space="0" w:color="auto"/>
                        <w:right w:val="none" w:sz="0" w:space="0" w:color="auto"/>
                      </w:divBdr>
                    </w:div>
                  </w:divsChild>
                </w:div>
                <w:div w:id="1031803735">
                  <w:marLeft w:val="0"/>
                  <w:marRight w:val="0"/>
                  <w:marTop w:val="0"/>
                  <w:marBottom w:val="0"/>
                  <w:divBdr>
                    <w:top w:val="none" w:sz="0" w:space="0" w:color="auto"/>
                    <w:left w:val="none" w:sz="0" w:space="0" w:color="auto"/>
                    <w:bottom w:val="none" w:sz="0" w:space="0" w:color="auto"/>
                    <w:right w:val="none" w:sz="0" w:space="0" w:color="auto"/>
                  </w:divBdr>
                  <w:divsChild>
                    <w:div w:id="1335300776">
                      <w:marLeft w:val="0"/>
                      <w:marRight w:val="0"/>
                      <w:marTop w:val="0"/>
                      <w:marBottom w:val="0"/>
                      <w:divBdr>
                        <w:top w:val="none" w:sz="0" w:space="0" w:color="auto"/>
                        <w:left w:val="none" w:sz="0" w:space="0" w:color="auto"/>
                        <w:bottom w:val="none" w:sz="0" w:space="0" w:color="auto"/>
                        <w:right w:val="none" w:sz="0" w:space="0" w:color="auto"/>
                      </w:divBdr>
                    </w:div>
                  </w:divsChild>
                </w:div>
                <w:div w:id="1060322817">
                  <w:marLeft w:val="0"/>
                  <w:marRight w:val="0"/>
                  <w:marTop w:val="0"/>
                  <w:marBottom w:val="0"/>
                  <w:divBdr>
                    <w:top w:val="none" w:sz="0" w:space="0" w:color="auto"/>
                    <w:left w:val="none" w:sz="0" w:space="0" w:color="auto"/>
                    <w:bottom w:val="none" w:sz="0" w:space="0" w:color="auto"/>
                    <w:right w:val="none" w:sz="0" w:space="0" w:color="auto"/>
                  </w:divBdr>
                  <w:divsChild>
                    <w:div w:id="1146321039">
                      <w:marLeft w:val="0"/>
                      <w:marRight w:val="0"/>
                      <w:marTop w:val="0"/>
                      <w:marBottom w:val="0"/>
                      <w:divBdr>
                        <w:top w:val="none" w:sz="0" w:space="0" w:color="auto"/>
                        <w:left w:val="none" w:sz="0" w:space="0" w:color="auto"/>
                        <w:bottom w:val="none" w:sz="0" w:space="0" w:color="auto"/>
                        <w:right w:val="none" w:sz="0" w:space="0" w:color="auto"/>
                      </w:divBdr>
                    </w:div>
                  </w:divsChild>
                </w:div>
                <w:div w:id="1070541693">
                  <w:marLeft w:val="0"/>
                  <w:marRight w:val="0"/>
                  <w:marTop w:val="0"/>
                  <w:marBottom w:val="0"/>
                  <w:divBdr>
                    <w:top w:val="none" w:sz="0" w:space="0" w:color="auto"/>
                    <w:left w:val="none" w:sz="0" w:space="0" w:color="auto"/>
                    <w:bottom w:val="none" w:sz="0" w:space="0" w:color="auto"/>
                    <w:right w:val="none" w:sz="0" w:space="0" w:color="auto"/>
                  </w:divBdr>
                  <w:divsChild>
                    <w:div w:id="834691671">
                      <w:marLeft w:val="0"/>
                      <w:marRight w:val="0"/>
                      <w:marTop w:val="0"/>
                      <w:marBottom w:val="0"/>
                      <w:divBdr>
                        <w:top w:val="none" w:sz="0" w:space="0" w:color="auto"/>
                        <w:left w:val="none" w:sz="0" w:space="0" w:color="auto"/>
                        <w:bottom w:val="none" w:sz="0" w:space="0" w:color="auto"/>
                        <w:right w:val="none" w:sz="0" w:space="0" w:color="auto"/>
                      </w:divBdr>
                    </w:div>
                  </w:divsChild>
                </w:div>
                <w:div w:id="1153840478">
                  <w:marLeft w:val="0"/>
                  <w:marRight w:val="0"/>
                  <w:marTop w:val="0"/>
                  <w:marBottom w:val="0"/>
                  <w:divBdr>
                    <w:top w:val="none" w:sz="0" w:space="0" w:color="auto"/>
                    <w:left w:val="none" w:sz="0" w:space="0" w:color="auto"/>
                    <w:bottom w:val="none" w:sz="0" w:space="0" w:color="auto"/>
                    <w:right w:val="none" w:sz="0" w:space="0" w:color="auto"/>
                  </w:divBdr>
                  <w:divsChild>
                    <w:div w:id="1637681271">
                      <w:marLeft w:val="0"/>
                      <w:marRight w:val="0"/>
                      <w:marTop w:val="0"/>
                      <w:marBottom w:val="0"/>
                      <w:divBdr>
                        <w:top w:val="none" w:sz="0" w:space="0" w:color="auto"/>
                        <w:left w:val="none" w:sz="0" w:space="0" w:color="auto"/>
                        <w:bottom w:val="none" w:sz="0" w:space="0" w:color="auto"/>
                        <w:right w:val="none" w:sz="0" w:space="0" w:color="auto"/>
                      </w:divBdr>
                    </w:div>
                  </w:divsChild>
                </w:div>
                <w:div w:id="1203130509">
                  <w:marLeft w:val="0"/>
                  <w:marRight w:val="0"/>
                  <w:marTop w:val="0"/>
                  <w:marBottom w:val="0"/>
                  <w:divBdr>
                    <w:top w:val="none" w:sz="0" w:space="0" w:color="auto"/>
                    <w:left w:val="none" w:sz="0" w:space="0" w:color="auto"/>
                    <w:bottom w:val="none" w:sz="0" w:space="0" w:color="auto"/>
                    <w:right w:val="none" w:sz="0" w:space="0" w:color="auto"/>
                  </w:divBdr>
                  <w:divsChild>
                    <w:div w:id="1316108294">
                      <w:marLeft w:val="0"/>
                      <w:marRight w:val="0"/>
                      <w:marTop w:val="0"/>
                      <w:marBottom w:val="0"/>
                      <w:divBdr>
                        <w:top w:val="none" w:sz="0" w:space="0" w:color="auto"/>
                        <w:left w:val="none" w:sz="0" w:space="0" w:color="auto"/>
                        <w:bottom w:val="none" w:sz="0" w:space="0" w:color="auto"/>
                        <w:right w:val="none" w:sz="0" w:space="0" w:color="auto"/>
                      </w:divBdr>
                    </w:div>
                  </w:divsChild>
                </w:div>
                <w:div w:id="1245921290">
                  <w:marLeft w:val="0"/>
                  <w:marRight w:val="0"/>
                  <w:marTop w:val="0"/>
                  <w:marBottom w:val="0"/>
                  <w:divBdr>
                    <w:top w:val="none" w:sz="0" w:space="0" w:color="auto"/>
                    <w:left w:val="none" w:sz="0" w:space="0" w:color="auto"/>
                    <w:bottom w:val="none" w:sz="0" w:space="0" w:color="auto"/>
                    <w:right w:val="none" w:sz="0" w:space="0" w:color="auto"/>
                  </w:divBdr>
                  <w:divsChild>
                    <w:div w:id="719137560">
                      <w:marLeft w:val="0"/>
                      <w:marRight w:val="0"/>
                      <w:marTop w:val="0"/>
                      <w:marBottom w:val="0"/>
                      <w:divBdr>
                        <w:top w:val="none" w:sz="0" w:space="0" w:color="auto"/>
                        <w:left w:val="none" w:sz="0" w:space="0" w:color="auto"/>
                        <w:bottom w:val="none" w:sz="0" w:space="0" w:color="auto"/>
                        <w:right w:val="none" w:sz="0" w:space="0" w:color="auto"/>
                      </w:divBdr>
                    </w:div>
                  </w:divsChild>
                </w:div>
                <w:div w:id="1260676805">
                  <w:marLeft w:val="0"/>
                  <w:marRight w:val="0"/>
                  <w:marTop w:val="0"/>
                  <w:marBottom w:val="0"/>
                  <w:divBdr>
                    <w:top w:val="none" w:sz="0" w:space="0" w:color="auto"/>
                    <w:left w:val="none" w:sz="0" w:space="0" w:color="auto"/>
                    <w:bottom w:val="none" w:sz="0" w:space="0" w:color="auto"/>
                    <w:right w:val="none" w:sz="0" w:space="0" w:color="auto"/>
                  </w:divBdr>
                  <w:divsChild>
                    <w:div w:id="978538277">
                      <w:marLeft w:val="0"/>
                      <w:marRight w:val="0"/>
                      <w:marTop w:val="0"/>
                      <w:marBottom w:val="0"/>
                      <w:divBdr>
                        <w:top w:val="none" w:sz="0" w:space="0" w:color="auto"/>
                        <w:left w:val="none" w:sz="0" w:space="0" w:color="auto"/>
                        <w:bottom w:val="none" w:sz="0" w:space="0" w:color="auto"/>
                        <w:right w:val="none" w:sz="0" w:space="0" w:color="auto"/>
                      </w:divBdr>
                    </w:div>
                  </w:divsChild>
                </w:div>
                <w:div w:id="1265306146">
                  <w:marLeft w:val="0"/>
                  <w:marRight w:val="0"/>
                  <w:marTop w:val="0"/>
                  <w:marBottom w:val="0"/>
                  <w:divBdr>
                    <w:top w:val="none" w:sz="0" w:space="0" w:color="auto"/>
                    <w:left w:val="none" w:sz="0" w:space="0" w:color="auto"/>
                    <w:bottom w:val="none" w:sz="0" w:space="0" w:color="auto"/>
                    <w:right w:val="none" w:sz="0" w:space="0" w:color="auto"/>
                  </w:divBdr>
                  <w:divsChild>
                    <w:div w:id="708842079">
                      <w:marLeft w:val="0"/>
                      <w:marRight w:val="0"/>
                      <w:marTop w:val="0"/>
                      <w:marBottom w:val="0"/>
                      <w:divBdr>
                        <w:top w:val="none" w:sz="0" w:space="0" w:color="auto"/>
                        <w:left w:val="none" w:sz="0" w:space="0" w:color="auto"/>
                        <w:bottom w:val="none" w:sz="0" w:space="0" w:color="auto"/>
                        <w:right w:val="none" w:sz="0" w:space="0" w:color="auto"/>
                      </w:divBdr>
                    </w:div>
                  </w:divsChild>
                </w:div>
                <w:div w:id="1296566031">
                  <w:marLeft w:val="0"/>
                  <w:marRight w:val="0"/>
                  <w:marTop w:val="0"/>
                  <w:marBottom w:val="0"/>
                  <w:divBdr>
                    <w:top w:val="none" w:sz="0" w:space="0" w:color="auto"/>
                    <w:left w:val="none" w:sz="0" w:space="0" w:color="auto"/>
                    <w:bottom w:val="none" w:sz="0" w:space="0" w:color="auto"/>
                    <w:right w:val="none" w:sz="0" w:space="0" w:color="auto"/>
                  </w:divBdr>
                  <w:divsChild>
                    <w:div w:id="1541556298">
                      <w:marLeft w:val="0"/>
                      <w:marRight w:val="0"/>
                      <w:marTop w:val="0"/>
                      <w:marBottom w:val="0"/>
                      <w:divBdr>
                        <w:top w:val="none" w:sz="0" w:space="0" w:color="auto"/>
                        <w:left w:val="none" w:sz="0" w:space="0" w:color="auto"/>
                        <w:bottom w:val="none" w:sz="0" w:space="0" w:color="auto"/>
                        <w:right w:val="none" w:sz="0" w:space="0" w:color="auto"/>
                      </w:divBdr>
                    </w:div>
                  </w:divsChild>
                </w:div>
                <w:div w:id="1305350606">
                  <w:marLeft w:val="0"/>
                  <w:marRight w:val="0"/>
                  <w:marTop w:val="0"/>
                  <w:marBottom w:val="0"/>
                  <w:divBdr>
                    <w:top w:val="none" w:sz="0" w:space="0" w:color="auto"/>
                    <w:left w:val="none" w:sz="0" w:space="0" w:color="auto"/>
                    <w:bottom w:val="none" w:sz="0" w:space="0" w:color="auto"/>
                    <w:right w:val="none" w:sz="0" w:space="0" w:color="auto"/>
                  </w:divBdr>
                  <w:divsChild>
                    <w:div w:id="1895922905">
                      <w:marLeft w:val="0"/>
                      <w:marRight w:val="0"/>
                      <w:marTop w:val="0"/>
                      <w:marBottom w:val="0"/>
                      <w:divBdr>
                        <w:top w:val="none" w:sz="0" w:space="0" w:color="auto"/>
                        <w:left w:val="none" w:sz="0" w:space="0" w:color="auto"/>
                        <w:bottom w:val="none" w:sz="0" w:space="0" w:color="auto"/>
                        <w:right w:val="none" w:sz="0" w:space="0" w:color="auto"/>
                      </w:divBdr>
                    </w:div>
                  </w:divsChild>
                </w:div>
                <w:div w:id="1327977357">
                  <w:marLeft w:val="0"/>
                  <w:marRight w:val="0"/>
                  <w:marTop w:val="0"/>
                  <w:marBottom w:val="0"/>
                  <w:divBdr>
                    <w:top w:val="none" w:sz="0" w:space="0" w:color="auto"/>
                    <w:left w:val="none" w:sz="0" w:space="0" w:color="auto"/>
                    <w:bottom w:val="none" w:sz="0" w:space="0" w:color="auto"/>
                    <w:right w:val="none" w:sz="0" w:space="0" w:color="auto"/>
                  </w:divBdr>
                  <w:divsChild>
                    <w:div w:id="1743209856">
                      <w:marLeft w:val="0"/>
                      <w:marRight w:val="0"/>
                      <w:marTop w:val="0"/>
                      <w:marBottom w:val="0"/>
                      <w:divBdr>
                        <w:top w:val="none" w:sz="0" w:space="0" w:color="auto"/>
                        <w:left w:val="none" w:sz="0" w:space="0" w:color="auto"/>
                        <w:bottom w:val="none" w:sz="0" w:space="0" w:color="auto"/>
                        <w:right w:val="none" w:sz="0" w:space="0" w:color="auto"/>
                      </w:divBdr>
                    </w:div>
                  </w:divsChild>
                </w:div>
                <w:div w:id="1335105434">
                  <w:marLeft w:val="0"/>
                  <w:marRight w:val="0"/>
                  <w:marTop w:val="0"/>
                  <w:marBottom w:val="0"/>
                  <w:divBdr>
                    <w:top w:val="none" w:sz="0" w:space="0" w:color="auto"/>
                    <w:left w:val="none" w:sz="0" w:space="0" w:color="auto"/>
                    <w:bottom w:val="none" w:sz="0" w:space="0" w:color="auto"/>
                    <w:right w:val="none" w:sz="0" w:space="0" w:color="auto"/>
                  </w:divBdr>
                  <w:divsChild>
                    <w:div w:id="911082131">
                      <w:marLeft w:val="0"/>
                      <w:marRight w:val="0"/>
                      <w:marTop w:val="0"/>
                      <w:marBottom w:val="0"/>
                      <w:divBdr>
                        <w:top w:val="none" w:sz="0" w:space="0" w:color="auto"/>
                        <w:left w:val="none" w:sz="0" w:space="0" w:color="auto"/>
                        <w:bottom w:val="none" w:sz="0" w:space="0" w:color="auto"/>
                        <w:right w:val="none" w:sz="0" w:space="0" w:color="auto"/>
                      </w:divBdr>
                    </w:div>
                  </w:divsChild>
                </w:div>
                <w:div w:id="1417676299">
                  <w:marLeft w:val="0"/>
                  <w:marRight w:val="0"/>
                  <w:marTop w:val="0"/>
                  <w:marBottom w:val="0"/>
                  <w:divBdr>
                    <w:top w:val="none" w:sz="0" w:space="0" w:color="auto"/>
                    <w:left w:val="none" w:sz="0" w:space="0" w:color="auto"/>
                    <w:bottom w:val="none" w:sz="0" w:space="0" w:color="auto"/>
                    <w:right w:val="none" w:sz="0" w:space="0" w:color="auto"/>
                  </w:divBdr>
                  <w:divsChild>
                    <w:div w:id="1728524921">
                      <w:marLeft w:val="0"/>
                      <w:marRight w:val="0"/>
                      <w:marTop w:val="0"/>
                      <w:marBottom w:val="0"/>
                      <w:divBdr>
                        <w:top w:val="none" w:sz="0" w:space="0" w:color="auto"/>
                        <w:left w:val="none" w:sz="0" w:space="0" w:color="auto"/>
                        <w:bottom w:val="none" w:sz="0" w:space="0" w:color="auto"/>
                        <w:right w:val="none" w:sz="0" w:space="0" w:color="auto"/>
                      </w:divBdr>
                    </w:div>
                  </w:divsChild>
                </w:div>
                <w:div w:id="1528248477">
                  <w:marLeft w:val="0"/>
                  <w:marRight w:val="0"/>
                  <w:marTop w:val="0"/>
                  <w:marBottom w:val="0"/>
                  <w:divBdr>
                    <w:top w:val="none" w:sz="0" w:space="0" w:color="auto"/>
                    <w:left w:val="none" w:sz="0" w:space="0" w:color="auto"/>
                    <w:bottom w:val="none" w:sz="0" w:space="0" w:color="auto"/>
                    <w:right w:val="none" w:sz="0" w:space="0" w:color="auto"/>
                  </w:divBdr>
                  <w:divsChild>
                    <w:div w:id="123935188">
                      <w:marLeft w:val="0"/>
                      <w:marRight w:val="0"/>
                      <w:marTop w:val="0"/>
                      <w:marBottom w:val="0"/>
                      <w:divBdr>
                        <w:top w:val="none" w:sz="0" w:space="0" w:color="auto"/>
                        <w:left w:val="none" w:sz="0" w:space="0" w:color="auto"/>
                        <w:bottom w:val="none" w:sz="0" w:space="0" w:color="auto"/>
                        <w:right w:val="none" w:sz="0" w:space="0" w:color="auto"/>
                      </w:divBdr>
                    </w:div>
                  </w:divsChild>
                </w:div>
                <w:div w:id="1533179764">
                  <w:marLeft w:val="0"/>
                  <w:marRight w:val="0"/>
                  <w:marTop w:val="0"/>
                  <w:marBottom w:val="0"/>
                  <w:divBdr>
                    <w:top w:val="none" w:sz="0" w:space="0" w:color="auto"/>
                    <w:left w:val="none" w:sz="0" w:space="0" w:color="auto"/>
                    <w:bottom w:val="none" w:sz="0" w:space="0" w:color="auto"/>
                    <w:right w:val="none" w:sz="0" w:space="0" w:color="auto"/>
                  </w:divBdr>
                  <w:divsChild>
                    <w:div w:id="1783265301">
                      <w:marLeft w:val="0"/>
                      <w:marRight w:val="0"/>
                      <w:marTop w:val="0"/>
                      <w:marBottom w:val="0"/>
                      <w:divBdr>
                        <w:top w:val="none" w:sz="0" w:space="0" w:color="auto"/>
                        <w:left w:val="none" w:sz="0" w:space="0" w:color="auto"/>
                        <w:bottom w:val="none" w:sz="0" w:space="0" w:color="auto"/>
                        <w:right w:val="none" w:sz="0" w:space="0" w:color="auto"/>
                      </w:divBdr>
                    </w:div>
                  </w:divsChild>
                </w:div>
                <w:div w:id="1587030242">
                  <w:marLeft w:val="0"/>
                  <w:marRight w:val="0"/>
                  <w:marTop w:val="0"/>
                  <w:marBottom w:val="0"/>
                  <w:divBdr>
                    <w:top w:val="none" w:sz="0" w:space="0" w:color="auto"/>
                    <w:left w:val="none" w:sz="0" w:space="0" w:color="auto"/>
                    <w:bottom w:val="none" w:sz="0" w:space="0" w:color="auto"/>
                    <w:right w:val="none" w:sz="0" w:space="0" w:color="auto"/>
                  </w:divBdr>
                  <w:divsChild>
                    <w:div w:id="1603222918">
                      <w:marLeft w:val="0"/>
                      <w:marRight w:val="0"/>
                      <w:marTop w:val="0"/>
                      <w:marBottom w:val="0"/>
                      <w:divBdr>
                        <w:top w:val="none" w:sz="0" w:space="0" w:color="auto"/>
                        <w:left w:val="none" w:sz="0" w:space="0" w:color="auto"/>
                        <w:bottom w:val="none" w:sz="0" w:space="0" w:color="auto"/>
                        <w:right w:val="none" w:sz="0" w:space="0" w:color="auto"/>
                      </w:divBdr>
                    </w:div>
                  </w:divsChild>
                </w:div>
                <w:div w:id="1627665374">
                  <w:marLeft w:val="0"/>
                  <w:marRight w:val="0"/>
                  <w:marTop w:val="0"/>
                  <w:marBottom w:val="0"/>
                  <w:divBdr>
                    <w:top w:val="none" w:sz="0" w:space="0" w:color="auto"/>
                    <w:left w:val="none" w:sz="0" w:space="0" w:color="auto"/>
                    <w:bottom w:val="none" w:sz="0" w:space="0" w:color="auto"/>
                    <w:right w:val="none" w:sz="0" w:space="0" w:color="auto"/>
                  </w:divBdr>
                  <w:divsChild>
                    <w:div w:id="1299723460">
                      <w:marLeft w:val="0"/>
                      <w:marRight w:val="0"/>
                      <w:marTop w:val="0"/>
                      <w:marBottom w:val="0"/>
                      <w:divBdr>
                        <w:top w:val="none" w:sz="0" w:space="0" w:color="auto"/>
                        <w:left w:val="none" w:sz="0" w:space="0" w:color="auto"/>
                        <w:bottom w:val="none" w:sz="0" w:space="0" w:color="auto"/>
                        <w:right w:val="none" w:sz="0" w:space="0" w:color="auto"/>
                      </w:divBdr>
                    </w:div>
                  </w:divsChild>
                </w:div>
                <w:div w:id="1715077289">
                  <w:marLeft w:val="0"/>
                  <w:marRight w:val="0"/>
                  <w:marTop w:val="0"/>
                  <w:marBottom w:val="0"/>
                  <w:divBdr>
                    <w:top w:val="none" w:sz="0" w:space="0" w:color="auto"/>
                    <w:left w:val="none" w:sz="0" w:space="0" w:color="auto"/>
                    <w:bottom w:val="none" w:sz="0" w:space="0" w:color="auto"/>
                    <w:right w:val="none" w:sz="0" w:space="0" w:color="auto"/>
                  </w:divBdr>
                  <w:divsChild>
                    <w:div w:id="2085486614">
                      <w:marLeft w:val="0"/>
                      <w:marRight w:val="0"/>
                      <w:marTop w:val="0"/>
                      <w:marBottom w:val="0"/>
                      <w:divBdr>
                        <w:top w:val="none" w:sz="0" w:space="0" w:color="auto"/>
                        <w:left w:val="none" w:sz="0" w:space="0" w:color="auto"/>
                        <w:bottom w:val="none" w:sz="0" w:space="0" w:color="auto"/>
                        <w:right w:val="none" w:sz="0" w:space="0" w:color="auto"/>
                      </w:divBdr>
                    </w:div>
                  </w:divsChild>
                </w:div>
                <w:div w:id="1733503469">
                  <w:marLeft w:val="0"/>
                  <w:marRight w:val="0"/>
                  <w:marTop w:val="0"/>
                  <w:marBottom w:val="0"/>
                  <w:divBdr>
                    <w:top w:val="none" w:sz="0" w:space="0" w:color="auto"/>
                    <w:left w:val="none" w:sz="0" w:space="0" w:color="auto"/>
                    <w:bottom w:val="none" w:sz="0" w:space="0" w:color="auto"/>
                    <w:right w:val="none" w:sz="0" w:space="0" w:color="auto"/>
                  </w:divBdr>
                  <w:divsChild>
                    <w:div w:id="920024085">
                      <w:marLeft w:val="0"/>
                      <w:marRight w:val="0"/>
                      <w:marTop w:val="0"/>
                      <w:marBottom w:val="0"/>
                      <w:divBdr>
                        <w:top w:val="none" w:sz="0" w:space="0" w:color="auto"/>
                        <w:left w:val="none" w:sz="0" w:space="0" w:color="auto"/>
                        <w:bottom w:val="none" w:sz="0" w:space="0" w:color="auto"/>
                        <w:right w:val="none" w:sz="0" w:space="0" w:color="auto"/>
                      </w:divBdr>
                    </w:div>
                  </w:divsChild>
                </w:div>
                <w:div w:id="1883010881">
                  <w:marLeft w:val="0"/>
                  <w:marRight w:val="0"/>
                  <w:marTop w:val="0"/>
                  <w:marBottom w:val="0"/>
                  <w:divBdr>
                    <w:top w:val="none" w:sz="0" w:space="0" w:color="auto"/>
                    <w:left w:val="none" w:sz="0" w:space="0" w:color="auto"/>
                    <w:bottom w:val="none" w:sz="0" w:space="0" w:color="auto"/>
                    <w:right w:val="none" w:sz="0" w:space="0" w:color="auto"/>
                  </w:divBdr>
                  <w:divsChild>
                    <w:div w:id="2016836379">
                      <w:marLeft w:val="0"/>
                      <w:marRight w:val="0"/>
                      <w:marTop w:val="0"/>
                      <w:marBottom w:val="0"/>
                      <w:divBdr>
                        <w:top w:val="none" w:sz="0" w:space="0" w:color="auto"/>
                        <w:left w:val="none" w:sz="0" w:space="0" w:color="auto"/>
                        <w:bottom w:val="none" w:sz="0" w:space="0" w:color="auto"/>
                        <w:right w:val="none" w:sz="0" w:space="0" w:color="auto"/>
                      </w:divBdr>
                    </w:div>
                  </w:divsChild>
                </w:div>
                <w:div w:id="1899589107">
                  <w:marLeft w:val="0"/>
                  <w:marRight w:val="0"/>
                  <w:marTop w:val="0"/>
                  <w:marBottom w:val="0"/>
                  <w:divBdr>
                    <w:top w:val="none" w:sz="0" w:space="0" w:color="auto"/>
                    <w:left w:val="none" w:sz="0" w:space="0" w:color="auto"/>
                    <w:bottom w:val="none" w:sz="0" w:space="0" w:color="auto"/>
                    <w:right w:val="none" w:sz="0" w:space="0" w:color="auto"/>
                  </w:divBdr>
                  <w:divsChild>
                    <w:div w:id="930508744">
                      <w:marLeft w:val="0"/>
                      <w:marRight w:val="0"/>
                      <w:marTop w:val="0"/>
                      <w:marBottom w:val="0"/>
                      <w:divBdr>
                        <w:top w:val="none" w:sz="0" w:space="0" w:color="auto"/>
                        <w:left w:val="none" w:sz="0" w:space="0" w:color="auto"/>
                        <w:bottom w:val="none" w:sz="0" w:space="0" w:color="auto"/>
                        <w:right w:val="none" w:sz="0" w:space="0" w:color="auto"/>
                      </w:divBdr>
                    </w:div>
                  </w:divsChild>
                </w:div>
                <w:div w:id="1918782456">
                  <w:marLeft w:val="0"/>
                  <w:marRight w:val="0"/>
                  <w:marTop w:val="0"/>
                  <w:marBottom w:val="0"/>
                  <w:divBdr>
                    <w:top w:val="none" w:sz="0" w:space="0" w:color="auto"/>
                    <w:left w:val="none" w:sz="0" w:space="0" w:color="auto"/>
                    <w:bottom w:val="none" w:sz="0" w:space="0" w:color="auto"/>
                    <w:right w:val="none" w:sz="0" w:space="0" w:color="auto"/>
                  </w:divBdr>
                  <w:divsChild>
                    <w:div w:id="1026564181">
                      <w:marLeft w:val="0"/>
                      <w:marRight w:val="0"/>
                      <w:marTop w:val="0"/>
                      <w:marBottom w:val="0"/>
                      <w:divBdr>
                        <w:top w:val="none" w:sz="0" w:space="0" w:color="auto"/>
                        <w:left w:val="none" w:sz="0" w:space="0" w:color="auto"/>
                        <w:bottom w:val="none" w:sz="0" w:space="0" w:color="auto"/>
                        <w:right w:val="none" w:sz="0" w:space="0" w:color="auto"/>
                      </w:divBdr>
                    </w:div>
                  </w:divsChild>
                </w:div>
                <w:div w:id="1922329129">
                  <w:marLeft w:val="0"/>
                  <w:marRight w:val="0"/>
                  <w:marTop w:val="0"/>
                  <w:marBottom w:val="0"/>
                  <w:divBdr>
                    <w:top w:val="none" w:sz="0" w:space="0" w:color="auto"/>
                    <w:left w:val="none" w:sz="0" w:space="0" w:color="auto"/>
                    <w:bottom w:val="none" w:sz="0" w:space="0" w:color="auto"/>
                    <w:right w:val="none" w:sz="0" w:space="0" w:color="auto"/>
                  </w:divBdr>
                  <w:divsChild>
                    <w:div w:id="2145614339">
                      <w:marLeft w:val="0"/>
                      <w:marRight w:val="0"/>
                      <w:marTop w:val="0"/>
                      <w:marBottom w:val="0"/>
                      <w:divBdr>
                        <w:top w:val="none" w:sz="0" w:space="0" w:color="auto"/>
                        <w:left w:val="none" w:sz="0" w:space="0" w:color="auto"/>
                        <w:bottom w:val="none" w:sz="0" w:space="0" w:color="auto"/>
                        <w:right w:val="none" w:sz="0" w:space="0" w:color="auto"/>
                      </w:divBdr>
                    </w:div>
                  </w:divsChild>
                </w:div>
                <w:div w:id="1924102763">
                  <w:marLeft w:val="0"/>
                  <w:marRight w:val="0"/>
                  <w:marTop w:val="0"/>
                  <w:marBottom w:val="0"/>
                  <w:divBdr>
                    <w:top w:val="none" w:sz="0" w:space="0" w:color="auto"/>
                    <w:left w:val="none" w:sz="0" w:space="0" w:color="auto"/>
                    <w:bottom w:val="none" w:sz="0" w:space="0" w:color="auto"/>
                    <w:right w:val="none" w:sz="0" w:space="0" w:color="auto"/>
                  </w:divBdr>
                  <w:divsChild>
                    <w:div w:id="443691131">
                      <w:marLeft w:val="0"/>
                      <w:marRight w:val="0"/>
                      <w:marTop w:val="0"/>
                      <w:marBottom w:val="0"/>
                      <w:divBdr>
                        <w:top w:val="none" w:sz="0" w:space="0" w:color="auto"/>
                        <w:left w:val="none" w:sz="0" w:space="0" w:color="auto"/>
                        <w:bottom w:val="none" w:sz="0" w:space="0" w:color="auto"/>
                        <w:right w:val="none" w:sz="0" w:space="0" w:color="auto"/>
                      </w:divBdr>
                    </w:div>
                  </w:divsChild>
                </w:div>
                <w:div w:id="1926256676">
                  <w:marLeft w:val="0"/>
                  <w:marRight w:val="0"/>
                  <w:marTop w:val="0"/>
                  <w:marBottom w:val="0"/>
                  <w:divBdr>
                    <w:top w:val="none" w:sz="0" w:space="0" w:color="auto"/>
                    <w:left w:val="none" w:sz="0" w:space="0" w:color="auto"/>
                    <w:bottom w:val="none" w:sz="0" w:space="0" w:color="auto"/>
                    <w:right w:val="none" w:sz="0" w:space="0" w:color="auto"/>
                  </w:divBdr>
                  <w:divsChild>
                    <w:div w:id="1782842351">
                      <w:marLeft w:val="0"/>
                      <w:marRight w:val="0"/>
                      <w:marTop w:val="0"/>
                      <w:marBottom w:val="0"/>
                      <w:divBdr>
                        <w:top w:val="none" w:sz="0" w:space="0" w:color="auto"/>
                        <w:left w:val="none" w:sz="0" w:space="0" w:color="auto"/>
                        <w:bottom w:val="none" w:sz="0" w:space="0" w:color="auto"/>
                        <w:right w:val="none" w:sz="0" w:space="0" w:color="auto"/>
                      </w:divBdr>
                    </w:div>
                  </w:divsChild>
                </w:div>
                <w:div w:id="1966889510">
                  <w:marLeft w:val="0"/>
                  <w:marRight w:val="0"/>
                  <w:marTop w:val="0"/>
                  <w:marBottom w:val="0"/>
                  <w:divBdr>
                    <w:top w:val="none" w:sz="0" w:space="0" w:color="auto"/>
                    <w:left w:val="none" w:sz="0" w:space="0" w:color="auto"/>
                    <w:bottom w:val="none" w:sz="0" w:space="0" w:color="auto"/>
                    <w:right w:val="none" w:sz="0" w:space="0" w:color="auto"/>
                  </w:divBdr>
                  <w:divsChild>
                    <w:div w:id="132910364">
                      <w:marLeft w:val="0"/>
                      <w:marRight w:val="0"/>
                      <w:marTop w:val="0"/>
                      <w:marBottom w:val="0"/>
                      <w:divBdr>
                        <w:top w:val="none" w:sz="0" w:space="0" w:color="auto"/>
                        <w:left w:val="none" w:sz="0" w:space="0" w:color="auto"/>
                        <w:bottom w:val="none" w:sz="0" w:space="0" w:color="auto"/>
                        <w:right w:val="none" w:sz="0" w:space="0" w:color="auto"/>
                      </w:divBdr>
                    </w:div>
                  </w:divsChild>
                </w:div>
                <w:div w:id="1968927506">
                  <w:marLeft w:val="0"/>
                  <w:marRight w:val="0"/>
                  <w:marTop w:val="0"/>
                  <w:marBottom w:val="0"/>
                  <w:divBdr>
                    <w:top w:val="none" w:sz="0" w:space="0" w:color="auto"/>
                    <w:left w:val="none" w:sz="0" w:space="0" w:color="auto"/>
                    <w:bottom w:val="none" w:sz="0" w:space="0" w:color="auto"/>
                    <w:right w:val="none" w:sz="0" w:space="0" w:color="auto"/>
                  </w:divBdr>
                  <w:divsChild>
                    <w:div w:id="1045448855">
                      <w:marLeft w:val="0"/>
                      <w:marRight w:val="0"/>
                      <w:marTop w:val="0"/>
                      <w:marBottom w:val="0"/>
                      <w:divBdr>
                        <w:top w:val="none" w:sz="0" w:space="0" w:color="auto"/>
                        <w:left w:val="none" w:sz="0" w:space="0" w:color="auto"/>
                        <w:bottom w:val="none" w:sz="0" w:space="0" w:color="auto"/>
                        <w:right w:val="none" w:sz="0" w:space="0" w:color="auto"/>
                      </w:divBdr>
                    </w:div>
                  </w:divsChild>
                </w:div>
                <w:div w:id="1994524659">
                  <w:marLeft w:val="0"/>
                  <w:marRight w:val="0"/>
                  <w:marTop w:val="0"/>
                  <w:marBottom w:val="0"/>
                  <w:divBdr>
                    <w:top w:val="none" w:sz="0" w:space="0" w:color="auto"/>
                    <w:left w:val="none" w:sz="0" w:space="0" w:color="auto"/>
                    <w:bottom w:val="none" w:sz="0" w:space="0" w:color="auto"/>
                    <w:right w:val="none" w:sz="0" w:space="0" w:color="auto"/>
                  </w:divBdr>
                  <w:divsChild>
                    <w:div w:id="1282303697">
                      <w:marLeft w:val="0"/>
                      <w:marRight w:val="0"/>
                      <w:marTop w:val="0"/>
                      <w:marBottom w:val="0"/>
                      <w:divBdr>
                        <w:top w:val="none" w:sz="0" w:space="0" w:color="auto"/>
                        <w:left w:val="none" w:sz="0" w:space="0" w:color="auto"/>
                        <w:bottom w:val="none" w:sz="0" w:space="0" w:color="auto"/>
                        <w:right w:val="none" w:sz="0" w:space="0" w:color="auto"/>
                      </w:divBdr>
                    </w:div>
                  </w:divsChild>
                </w:div>
                <w:div w:id="2013025237">
                  <w:marLeft w:val="0"/>
                  <w:marRight w:val="0"/>
                  <w:marTop w:val="0"/>
                  <w:marBottom w:val="0"/>
                  <w:divBdr>
                    <w:top w:val="none" w:sz="0" w:space="0" w:color="auto"/>
                    <w:left w:val="none" w:sz="0" w:space="0" w:color="auto"/>
                    <w:bottom w:val="none" w:sz="0" w:space="0" w:color="auto"/>
                    <w:right w:val="none" w:sz="0" w:space="0" w:color="auto"/>
                  </w:divBdr>
                  <w:divsChild>
                    <w:div w:id="98840983">
                      <w:marLeft w:val="0"/>
                      <w:marRight w:val="0"/>
                      <w:marTop w:val="0"/>
                      <w:marBottom w:val="0"/>
                      <w:divBdr>
                        <w:top w:val="none" w:sz="0" w:space="0" w:color="auto"/>
                        <w:left w:val="none" w:sz="0" w:space="0" w:color="auto"/>
                        <w:bottom w:val="none" w:sz="0" w:space="0" w:color="auto"/>
                        <w:right w:val="none" w:sz="0" w:space="0" w:color="auto"/>
                      </w:divBdr>
                    </w:div>
                  </w:divsChild>
                </w:div>
                <w:div w:id="2015111287">
                  <w:marLeft w:val="0"/>
                  <w:marRight w:val="0"/>
                  <w:marTop w:val="0"/>
                  <w:marBottom w:val="0"/>
                  <w:divBdr>
                    <w:top w:val="none" w:sz="0" w:space="0" w:color="auto"/>
                    <w:left w:val="none" w:sz="0" w:space="0" w:color="auto"/>
                    <w:bottom w:val="none" w:sz="0" w:space="0" w:color="auto"/>
                    <w:right w:val="none" w:sz="0" w:space="0" w:color="auto"/>
                  </w:divBdr>
                  <w:divsChild>
                    <w:div w:id="1573468641">
                      <w:marLeft w:val="0"/>
                      <w:marRight w:val="0"/>
                      <w:marTop w:val="0"/>
                      <w:marBottom w:val="0"/>
                      <w:divBdr>
                        <w:top w:val="none" w:sz="0" w:space="0" w:color="auto"/>
                        <w:left w:val="none" w:sz="0" w:space="0" w:color="auto"/>
                        <w:bottom w:val="none" w:sz="0" w:space="0" w:color="auto"/>
                        <w:right w:val="none" w:sz="0" w:space="0" w:color="auto"/>
                      </w:divBdr>
                    </w:div>
                  </w:divsChild>
                </w:div>
                <w:div w:id="2069303803">
                  <w:marLeft w:val="0"/>
                  <w:marRight w:val="0"/>
                  <w:marTop w:val="0"/>
                  <w:marBottom w:val="0"/>
                  <w:divBdr>
                    <w:top w:val="none" w:sz="0" w:space="0" w:color="auto"/>
                    <w:left w:val="none" w:sz="0" w:space="0" w:color="auto"/>
                    <w:bottom w:val="none" w:sz="0" w:space="0" w:color="auto"/>
                    <w:right w:val="none" w:sz="0" w:space="0" w:color="auto"/>
                  </w:divBdr>
                  <w:divsChild>
                    <w:div w:id="2142460190">
                      <w:marLeft w:val="0"/>
                      <w:marRight w:val="0"/>
                      <w:marTop w:val="0"/>
                      <w:marBottom w:val="0"/>
                      <w:divBdr>
                        <w:top w:val="none" w:sz="0" w:space="0" w:color="auto"/>
                        <w:left w:val="none" w:sz="0" w:space="0" w:color="auto"/>
                        <w:bottom w:val="none" w:sz="0" w:space="0" w:color="auto"/>
                        <w:right w:val="none" w:sz="0" w:space="0" w:color="auto"/>
                      </w:divBdr>
                    </w:div>
                  </w:divsChild>
                </w:div>
                <w:div w:id="2070304279">
                  <w:marLeft w:val="0"/>
                  <w:marRight w:val="0"/>
                  <w:marTop w:val="0"/>
                  <w:marBottom w:val="0"/>
                  <w:divBdr>
                    <w:top w:val="none" w:sz="0" w:space="0" w:color="auto"/>
                    <w:left w:val="none" w:sz="0" w:space="0" w:color="auto"/>
                    <w:bottom w:val="none" w:sz="0" w:space="0" w:color="auto"/>
                    <w:right w:val="none" w:sz="0" w:space="0" w:color="auto"/>
                  </w:divBdr>
                  <w:divsChild>
                    <w:div w:id="1570115275">
                      <w:marLeft w:val="0"/>
                      <w:marRight w:val="0"/>
                      <w:marTop w:val="0"/>
                      <w:marBottom w:val="0"/>
                      <w:divBdr>
                        <w:top w:val="none" w:sz="0" w:space="0" w:color="auto"/>
                        <w:left w:val="none" w:sz="0" w:space="0" w:color="auto"/>
                        <w:bottom w:val="none" w:sz="0" w:space="0" w:color="auto"/>
                        <w:right w:val="none" w:sz="0" w:space="0" w:color="auto"/>
                      </w:divBdr>
                    </w:div>
                  </w:divsChild>
                </w:div>
                <w:div w:id="2114083522">
                  <w:marLeft w:val="0"/>
                  <w:marRight w:val="0"/>
                  <w:marTop w:val="0"/>
                  <w:marBottom w:val="0"/>
                  <w:divBdr>
                    <w:top w:val="none" w:sz="0" w:space="0" w:color="auto"/>
                    <w:left w:val="none" w:sz="0" w:space="0" w:color="auto"/>
                    <w:bottom w:val="none" w:sz="0" w:space="0" w:color="auto"/>
                    <w:right w:val="none" w:sz="0" w:space="0" w:color="auto"/>
                  </w:divBdr>
                  <w:divsChild>
                    <w:div w:id="462385203">
                      <w:marLeft w:val="0"/>
                      <w:marRight w:val="0"/>
                      <w:marTop w:val="0"/>
                      <w:marBottom w:val="0"/>
                      <w:divBdr>
                        <w:top w:val="none" w:sz="0" w:space="0" w:color="auto"/>
                        <w:left w:val="none" w:sz="0" w:space="0" w:color="auto"/>
                        <w:bottom w:val="none" w:sz="0" w:space="0" w:color="auto"/>
                        <w:right w:val="none" w:sz="0" w:space="0" w:color="auto"/>
                      </w:divBdr>
                    </w:div>
                  </w:divsChild>
                </w:div>
                <w:div w:id="2136022046">
                  <w:marLeft w:val="0"/>
                  <w:marRight w:val="0"/>
                  <w:marTop w:val="0"/>
                  <w:marBottom w:val="0"/>
                  <w:divBdr>
                    <w:top w:val="none" w:sz="0" w:space="0" w:color="auto"/>
                    <w:left w:val="none" w:sz="0" w:space="0" w:color="auto"/>
                    <w:bottom w:val="none" w:sz="0" w:space="0" w:color="auto"/>
                    <w:right w:val="none" w:sz="0" w:space="0" w:color="auto"/>
                  </w:divBdr>
                  <w:divsChild>
                    <w:div w:id="4902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48486">
          <w:marLeft w:val="0"/>
          <w:marRight w:val="0"/>
          <w:marTop w:val="0"/>
          <w:marBottom w:val="0"/>
          <w:divBdr>
            <w:top w:val="none" w:sz="0" w:space="0" w:color="auto"/>
            <w:left w:val="none" w:sz="0" w:space="0" w:color="auto"/>
            <w:bottom w:val="none" w:sz="0" w:space="0" w:color="auto"/>
            <w:right w:val="none" w:sz="0" w:space="0" w:color="auto"/>
          </w:divBdr>
        </w:div>
        <w:div w:id="1404062484">
          <w:marLeft w:val="0"/>
          <w:marRight w:val="0"/>
          <w:marTop w:val="0"/>
          <w:marBottom w:val="0"/>
          <w:divBdr>
            <w:top w:val="none" w:sz="0" w:space="0" w:color="auto"/>
            <w:left w:val="none" w:sz="0" w:space="0" w:color="auto"/>
            <w:bottom w:val="none" w:sz="0" w:space="0" w:color="auto"/>
            <w:right w:val="none" w:sz="0" w:space="0" w:color="auto"/>
          </w:divBdr>
        </w:div>
        <w:div w:id="1405832337">
          <w:marLeft w:val="0"/>
          <w:marRight w:val="0"/>
          <w:marTop w:val="0"/>
          <w:marBottom w:val="0"/>
          <w:divBdr>
            <w:top w:val="none" w:sz="0" w:space="0" w:color="auto"/>
            <w:left w:val="none" w:sz="0" w:space="0" w:color="auto"/>
            <w:bottom w:val="none" w:sz="0" w:space="0" w:color="auto"/>
            <w:right w:val="none" w:sz="0" w:space="0" w:color="auto"/>
          </w:divBdr>
          <w:divsChild>
            <w:div w:id="1439333263">
              <w:marLeft w:val="-75"/>
              <w:marRight w:val="0"/>
              <w:marTop w:val="30"/>
              <w:marBottom w:val="30"/>
              <w:divBdr>
                <w:top w:val="none" w:sz="0" w:space="0" w:color="auto"/>
                <w:left w:val="none" w:sz="0" w:space="0" w:color="auto"/>
                <w:bottom w:val="none" w:sz="0" w:space="0" w:color="auto"/>
                <w:right w:val="none" w:sz="0" w:space="0" w:color="auto"/>
              </w:divBdr>
              <w:divsChild>
                <w:div w:id="109669773">
                  <w:marLeft w:val="0"/>
                  <w:marRight w:val="0"/>
                  <w:marTop w:val="0"/>
                  <w:marBottom w:val="0"/>
                  <w:divBdr>
                    <w:top w:val="none" w:sz="0" w:space="0" w:color="auto"/>
                    <w:left w:val="none" w:sz="0" w:space="0" w:color="auto"/>
                    <w:bottom w:val="none" w:sz="0" w:space="0" w:color="auto"/>
                    <w:right w:val="none" w:sz="0" w:space="0" w:color="auto"/>
                  </w:divBdr>
                  <w:divsChild>
                    <w:div w:id="800270365">
                      <w:marLeft w:val="0"/>
                      <w:marRight w:val="0"/>
                      <w:marTop w:val="0"/>
                      <w:marBottom w:val="0"/>
                      <w:divBdr>
                        <w:top w:val="none" w:sz="0" w:space="0" w:color="auto"/>
                        <w:left w:val="none" w:sz="0" w:space="0" w:color="auto"/>
                        <w:bottom w:val="none" w:sz="0" w:space="0" w:color="auto"/>
                        <w:right w:val="none" w:sz="0" w:space="0" w:color="auto"/>
                      </w:divBdr>
                    </w:div>
                  </w:divsChild>
                </w:div>
                <w:div w:id="144586088">
                  <w:marLeft w:val="0"/>
                  <w:marRight w:val="0"/>
                  <w:marTop w:val="0"/>
                  <w:marBottom w:val="0"/>
                  <w:divBdr>
                    <w:top w:val="none" w:sz="0" w:space="0" w:color="auto"/>
                    <w:left w:val="none" w:sz="0" w:space="0" w:color="auto"/>
                    <w:bottom w:val="none" w:sz="0" w:space="0" w:color="auto"/>
                    <w:right w:val="none" w:sz="0" w:space="0" w:color="auto"/>
                  </w:divBdr>
                  <w:divsChild>
                    <w:div w:id="1806849791">
                      <w:marLeft w:val="0"/>
                      <w:marRight w:val="0"/>
                      <w:marTop w:val="0"/>
                      <w:marBottom w:val="0"/>
                      <w:divBdr>
                        <w:top w:val="none" w:sz="0" w:space="0" w:color="auto"/>
                        <w:left w:val="none" w:sz="0" w:space="0" w:color="auto"/>
                        <w:bottom w:val="none" w:sz="0" w:space="0" w:color="auto"/>
                        <w:right w:val="none" w:sz="0" w:space="0" w:color="auto"/>
                      </w:divBdr>
                    </w:div>
                  </w:divsChild>
                </w:div>
                <w:div w:id="174613135">
                  <w:marLeft w:val="0"/>
                  <w:marRight w:val="0"/>
                  <w:marTop w:val="0"/>
                  <w:marBottom w:val="0"/>
                  <w:divBdr>
                    <w:top w:val="none" w:sz="0" w:space="0" w:color="auto"/>
                    <w:left w:val="none" w:sz="0" w:space="0" w:color="auto"/>
                    <w:bottom w:val="none" w:sz="0" w:space="0" w:color="auto"/>
                    <w:right w:val="none" w:sz="0" w:space="0" w:color="auto"/>
                  </w:divBdr>
                  <w:divsChild>
                    <w:div w:id="1778871050">
                      <w:marLeft w:val="0"/>
                      <w:marRight w:val="0"/>
                      <w:marTop w:val="0"/>
                      <w:marBottom w:val="0"/>
                      <w:divBdr>
                        <w:top w:val="none" w:sz="0" w:space="0" w:color="auto"/>
                        <w:left w:val="none" w:sz="0" w:space="0" w:color="auto"/>
                        <w:bottom w:val="none" w:sz="0" w:space="0" w:color="auto"/>
                        <w:right w:val="none" w:sz="0" w:space="0" w:color="auto"/>
                      </w:divBdr>
                    </w:div>
                  </w:divsChild>
                </w:div>
                <w:div w:id="273438558">
                  <w:marLeft w:val="0"/>
                  <w:marRight w:val="0"/>
                  <w:marTop w:val="0"/>
                  <w:marBottom w:val="0"/>
                  <w:divBdr>
                    <w:top w:val="none" w:sz="0" w:space="0" w:color="auto"/>
                    <w:left w:val="none" w:sz="0" w:space="0" w:color="auto"/>
                    <w:bottom w:val="none" w:sz="0" w:space="0" w:color="auto"/>
                    <w:right w:val="none" w:sz="0" w:space="0" w:color="auto"/>
                  </w:divBdr>
                  <w:divsChild>
                    <w:div w:id="541138343">
                      <w:marLeft w:val="0"/>
                      <w:marRight w:val="0"/>
                      <w:marTop w:val="0"/>
                      <w:marBottom w:val="0"/>
                      <w:divBdr>
                        <w:top w:val="none" w:sz="0" w:space="0" w:color="auto"/>
                        <w:left w:val="none" w:sz="0" w:space="0" w:color="auto"/>
                        <w:bottom w:val="none" w:sz="0" w:space="0" w:color="auto"/>
                        <w:right w:val="none" w:sz="0" w:space="0" w:color="auto"/>
                      </w:divBdr>
                    </w:div>
                  </w:divsChild>
                </w:div>
                <w:div w:id="280579304">
                  <w:marLeft w:val="0"/>
                  <w:marRight w:val="0"/>
                  <w:marTop w:val="0"/>
                  <w:marBottom w:val="0"/>
                  <w:divBdr>
                    <w:top w:val="none" w:sz="0" w:space="0" w:color="auto"/>
                    <w:left w:val="none" w:sz="0" w:space="0" w:color="auto"/>
                    <w:bottom w:val="none" w:sz="0" w:space="0" w:color="auto"/>
                    <w:right w:val="none" w:sz="0" w:space="0" w:color="auto"/>
                  </w:divBdr>
                  <w:divsChild>
                    <w:div w:id="926427186">
                      <w:marLeft w:val="0"/>
                      <w:marRight w:val="0"/>
                      <w:marTop w:val="0"/>
                      <w:marBottom w:val="0"/>
                      <w:divBdr>
                        <w:top w:val="none" w:sz="0" w:space="0" w:color="auto"/>
                        <w:left w:val="none" w:sz="0" w:space="0" w:color="auto"/>
                        <w:bottom w:val="none" w:sz="0" w:space="0" w:color="auto"/>
                        <w:right w:val="none" w:sz="0" w:space="0" w:color="auto"/>
                      </w:divBdr>
                    </w:div>
                  </w:divsChild>
                </w:div>
                <w:div w:id="331374709">
                  <w:marLeft w:val="0"/>
                  <w:marRight w:val="0"/>
                  <w:marTop w:val="0"/>
                  <w:marBottom w:val="0"/>
                  <w:divBdr>
                    <w:top w:val="none" w:sz="0" w:space="0" w:color="auto"/>
                    <w:left w:val="none" w:sz="0" w:space="0" w:color="auto"/>
                    <w:bottom w:val="none" w:sz="0" w:space="0" w:color="auto"/>
                    <w:right w:val="none" w:sz="0" w:space="0" w:color="auto"/>
                  </w:divBdr>
                  <w:divsChild>
                    <w:div w:id="1854488034">
                      <w:marLeft w:val="0"/>
                      <w:marRight w:val="0"/>
                      <w:marTop w:val="0"/>
                      <w:marBottom w:val="0"/>
                      <w:divBdr>
                        <w:top w:val="none" w:sz="0" w:space="0" w:color="auto"/>
                        <w:left w:val="none" w:sz="0" w:space="0" w:color="auto"/>
                        <w:bottom w:val="none" w:sz="0" w:space="0" w:color="auto"/>
                        <w:right w:val="none" w:sz="0" w:space="0" w:color="auto"/>
                      </w:divBdr>
                    </w:div>
                  </w:divsChild>
                </w:div>
                <w:div w:id="343947153">
                  <w:marLeft w:val="0"/>
                  <w:marRight w:val="0"/>
                  <w:marTop w:val="0"/>
                  <w:marBottom w:val="0"/>
                  <w:divBdr>
                    <w:top w:val="none" w:sz="0" w:space="0" w:color="auto"/>
                    <w:left w:val="none" w:sz="0" w:space="0" w:color="auto"/>
                    <w:bottom w:val="none" w:sz="0" w:space="0" w:color="auto"/>
                    <w:right w:val="none" w:sz="0" w:space="0" w:color="auto"/>
                  </w:divBdr>
                  <w:divsChild>
                    <w:div w:id="282885459">
                      <w:marLeft w:val="0"/>
                      <w:marRight w:val="0"/>
                      <w:marTop w:val="0"/>
                      <w:marBottom w:val="0"/>
                      <w:divBdr>
                        <w:top w:val="none" w:sz="0" w:space="0" w:color="auto"/>
                        <w:left w:val="none" w:sz="0" w:space="0" w:color="auto"/>
                        <w:bottom w:val="none" w:sz="0" w:space="0" w:color="auto"/>
                        <w:right w:val="none" w:sz="0" w:space="0" w:color="auto"/>
                      </w:divBdr>
                    </w:div>
                  </w:divsChild>
                </w:div>
                <w:div w:id="400104266">
                  <w:marLeft w:val="0"/>
                  <w:marRight w:val="0"/>
                  <w:marTop w:val="0"/>
                  <w:marBottom w:val="0"/>
                  <w:divBdr>
                    <w:top w:val="none" w:sz="0" w:space="0" w:color="auto"/>
                    <w:left w:val="none" w:sz="0" w:space="0" w:color="auto"/>
                    <w:bottom w:val="none" w:sz="0" w:space="0" w:color="auto"/>
                    <w:right w:val="none" w:sz="0" w:space="0" w:color="auto"/>
                  </w:divBdr>
                  <w:divsChild>
                    <w:div w:id="1687488039">
                      <w:marLeft w:val="0"/>
                      <w:marRight w:val="0"/>
                      <w:marTop w:val="0"/>
                      <w:marBottom w:val="0"/>
                      <w:divBdr>
                        <w:top w:val="none" w:sz="0" w:space="0" w:color="auto"/>
                        <w:left w:val="none" w:sz="0" w:space="0" w:color="auto"/>
                        <w:bottom w:val="none" w:sz="0" w:space="0" w:color="auto"/>
                        <w:right w:val="none" w:sz="0" w:space="0" w:color="auto"/>
                      </w:divBdr>
                    </w:div>
                  </w:divsChild>
                </w:div>
                <w:div w:id="448165489">
                  <w:marLeft w:val="0"/>
                  <w:marRight w:val="0"/>
                  <w:marTop w:val="0"/>
                  <w:marBottom w:val="0"/>
                  <w:divBdr>
                    <w:top w:val="none" w:sz="0" w:space="0" w:color="auto"/>
                    <w:left w:val="none" w:sz="0" w:space="0" w:color="auto"/>
                    <w:bottom w:val="none" w:sz="0" w:space="0" w:color="auto"/>
                    <w:right w:val="none" w:sz="0" w:space="0" w:color="auto"/>
                  </w:divBdr>
                  <w:divsChild>
                    <w:div w:id="887691747">
                      <w:marLeft w:val="0"/>
                      <w:marRight w:val="0"/>
                      <w:marTop w:val="0"/>
                      <w:marBottom w:val="0"/>
                      <w:divBdr>
                        <w:top w:val="none" w:sz="0" w:space="0" w:color="auto"/>
                        <w:left w:val="none" w:sz="0" w:space="0" w:color="auto"/>
                        <w:bottom w:val="none" w:sz="0" w:space="0" w:color="auto"/>
                        <w:right w:val="none" w:sz="0" w:space="0" w:color="auto"/>
                      </w:divBdr>
                    </w:div>
                  </w:divsChild>
                </w:div>
                <w:div w:id="456489652">
                  <w:marLeft w:val="0"/>
                  <w:marRight w:val="0"/>
                  <w:marTop w:val="0"/>
                  <w:marBottom w:val="0"/>
                  <w:divBdr>
                    <w:top w:val="none" w:sz="0" w:space="0" w:color="auto"/>
                    <w:left w:val="none" w:sz="0" w:space="0" w:color="auto"/>
                    <w:bottom w:val="none" w:sz="0" w:space="0" w:color="auto"/>
                    <w:right w:val="none" w:sz="0" w:space="0" w:color="auto"/>
                  </w:divBdr>
                  <w:divsChild>
                    <w:div w:id="747112486">
                      <w:marLeft w:val="0"/>
                      <w:marRight w:val="0"/>
                      <w:marTop w:val="0"/>
                      <w:marBottom w:val="0"/>
                      <w:divBdr>
                        <w:top w:val="none" w:sz="0" w:space="0" w:color="auto"/>
                        <w:left w:val="none" w:sz="0" w:space="0" w:color="auto"/>
                        <w:bottom w:val="none" w:sz="0" w:space="0" w:color="auto"/>
                        <w:right w:val="none" w:sz="0" w:space="0" w:color="auto"/>
                      </w:divBdr>
                    </w:div>
                  </w:divsChild>
                </w:div>
                <w:div w:id="493838884">
                  <w:marLeft w:val="0"/>
                  <w:marRight w:val="0"/>
                  <w:marTop w:val="0"/>
                  <w:marBottom w:val="0"/>
                  <w:divBdr>
                    <w:top w:val="none" w:sz="0" w:space="0" w:color="auto"/>
                    <w:left w:val="none" w:sz="0" w:space="0" w:color="auto"/>
                    <w:bottom w:val="none" w:sz="0" w:space="0" w:color="auto"/>
                    <w:right w:val="none" w:sz="0" w:space="0" w:color="auto"/>
                  </w:divBdr>
                  <w:divsChild>
                    <w:div w:id="1848863899">
                      <w:marLeft w:val="0"/>
                      <w:marRight w:val="0"/>
                      <w:marTop w:val="0"/>
                      <w:marBottom w:val="0"/>
                      <w:divBdr>
                        <w:top w:val="none" w:sz="0" w:space="0" w:color="auto"/>
                        <w:left w:val="none" w:sz="0" w:space="0" w:color="auto"/>
                        <w:bottom w:val="none" w:sz="0" w:space="0" w:color="auto"/>
                        <w:right w:val="none" w:sz="0" w:space="0" w:color="auto"/>
                      </w:divBdr>
                    </w:div>
                  </w:divsChild>
                </w:div>
                <w:div w:id="584152168">
                  <w:marLeft w:val="0"/>
                  <w:marRight w:val="0"/>
                  <w:marTop w:val="0"/>
                  <w:marBottom w:val="0"/>
                  <w:divBdr>
                    <w:top w:val="none" w:sz="0" w:space="0" w:color="auto"/>
                    <w:left w:val="none" w:sz="0" w:space="0" w:color="auto"/>
                    <w:bottom w:val="none" w:sz="0" w:space="0" w:color="auto"/>
                    <w:right w:val="none" w:sz="0" w:space="0" w:color="auto"/>
                  </w:divBdr>
                  <w:divsChild>
                    <w:div w:id="1956213292">
                      <w:marLeft w:val="0"/>
                      <w:marRight w:val="0"/>
                      <w:marTop w:val="0"/>
                      <w:marBottom w:val="0"/>
                      <w:divBdr>
                        <w:top w:val="none" w:sz="0" w:space="0" w:color="auto"/>
                        <w:left w:val="none" w:sz="0" w:space="0" w:color="auto"/>
                        <w:bottom w:val="none" w:sz="0" w:space="0" w:color="auto"/>
                        <w:right w:val="none" w:sz="0" w:space="0" w:color="auto"/>
                      </w:divBdr>
                    </w:div>
                  </w:divsChild>
                </w:div>
                <w:div w:id="731125833">
                  <w:marLeft w:val="0"/>
                  <w:marRight w:val="0"/>
                  <w:marTop w:val="0"/>
                  <w:marBottom w:val="0"/>
                  <w:divBdr>
                    <w:top w:val="none" w:sz="0" w:space="0" w:color="auto"/>
                    <w:left w:val="none" w:sz="0" w:space="0" w:color="auto"/>
                    <w:bottom w:val="none" w:sz="0" w:space="0" w:color="auto"/>
                    <w:right w:val="none" w:sz="0" w:space="0" w:color="auto"/>
                  </w:divBdr>
                  <w:divsChild>
                    <w:div w:id="1990941887">
                      <w:marLeft w:val="0"/>
                      <w:marRight w:val="0"/>
                      <w:marTop w:val="0"/>
                      <w:marBottom w:val="0"/>
                      <w:divBdr>
                        <w:top w:val="none" w:sz="0" w:space="0" w:color="auto"/>
                        <w:left w:val="none" w:sz="0" w:space="0" w:color="auto"/>
                        <w:bottom w:val="none" w:sz="0" w:space="0" w:color="auto"/>
                        <w:right w:val="none" w:sz="0" w:space="0" w:color="auto"/>
                      </w:divBdr>
                    </w:div>
                  </w:divsChild>
                </w:div>
                <w:div w:id="944773847">
                  <w:marLeft w:val="0"/>
                  <w:marRight w:val="0"/>
                  <w:marTop w:val="0"/>
                  <w:marBottom w:val="0"/>
                  <w:divBdr>
                    <w:top w:val="none" w:sz="0" w:space="0" w:color="auto"/>
                    <w:left w:val="none" w:sz="0" w:space="0" w:color="auto"/>
                    <w:bottom w:val="none" w:sz="0" w:space="0" w:color="auto"/>
                    <w:right w:val="none" w:sz="0" w:space="0" w:color="auto"/>
                  </w:divBdr>
                  <w:divsChild>
                    <w:div w:id="1804424082">
                      <w:marLeft w:val="0"/>
                      <w:marRight w:val="0"/>
                      <w:marTop w:val="0"/>
                      <w:marBottom w:val="0"/>
                      <w:divBdr>
                        <w:top w:val="none" w:sz="0" w:space="0" w:color="auto"/>
                        <w:left w:val="none" w:sz="0" w:space="0" w:color="auto"/>
                        <w:bottom w:val="none" w:sz="0" w:space="0" w:color="auto"/>
                        <w:right w:val="none" w:sz="0" w:space="0" w:color="auto"/>
                      </w:divBdr>
                    </w:div>
                  </w:divsChild>
                </w:div>
                <w:div w:id="1261452750">
                  <w:marLeft w:val="0"/>
                  <w:marRight w:val="0"/>
                  <w:marTop w:val="0"/>
                  <w:marBottom w:val="0"/>
                  <w:divBdr>
                    <w:top w:val="none" w:sz="0" w:space="0" w:color="auto"/>
                    <w:left w:val="none" w:sz="0" w:space="0" w:color="auto"/>
                    <w:bottom w:val="none" w:sz="0" w:space="0" w:color="auto"/>
                    <w:right w:val="none" w:sz="0" w:space="0" w:color="auto"/>
                  </w:divBdr>
                  <w:divsChild>
                    <w:div w:id="535504013">
                      <w:marLeft w:val="0"/>
                      <w:marRight w:val="0"/>
                      <w:marTop w:val="0"/>
                      <w:marBottom w:val="0"/>
                      <w:divBdr>
                        <w:top w:val="none" w:sz="0" w:space="0" w:color="auto"/>
                        <w:left w:val="none" w:sz="0" w:space="0" w:color="auto"/>
                        <w:bottom w:val="none" w:sz="0" w:space="0" w:color="auto"/>
                        <w:right w:val="none" w:sz="0" w:space="0" w:color="auto"/>
                      </w:divBdr>
                    </w:div>
                  </w:divsChild>
                </w:div>
                <w:div w:id="1304385452">
                  <w:marLeft w:val="0"/>
                  <w:marRight w:val="0"/>
                  <w:marTop w:val="0"/>
                  <w:marBottom w:val="0"/>
                  <w:divBdr>
                    <w:top w:val="none" w:sz="0" w:space="0" w:color="auto"/>
                    <w:left w:val="none" w:sz="0" w:space="0" w:color="auto"/>
                    <w:bottom w:val="none" w:sz="0" w:space="0" w:color="auto"/>
                    <w:right w:val="none" w:sz="0" w:space="0" w:color="auto"/>
                  </w:divBdr>
                  <w:divsChild>
                    <w:div w:id="581986807">
                      <w:marLeft w:val="0"/>
                      <w:marRight w:val="0"/>
                      <w:marTop w:val="0"/>
                      <w:marBottom w:val="0"/>
                      <w:divBdr>
                        <w:top w:val="none" w:sz="0" w:space="0" w:color="auto"/>
                        <w:left w:val="none" w:sz="0" w:space="0" w:color="auto"/>
                        <w:bottom w:val="none" w:sz="0" w:space="0" w:color="auto"/>
                        <w:right w:val="none" w:sz="0" w:space="0" w:color="auto"/>
                      </w:divBdr>
                    </w:div>
                  </w:divsChild>
                </w:div>
                <w:div w:id="1321539876">
                  <w:marLeft w:val="0"/>
                  <w:marRight w:val="0"/>
                  <w:marTop w:val="0"/>
                  <w:marBottom w:val="0"/>
                  <w:divBdr>
                    <w:top w:val="none" w:sz="0" w:space="0" w:color="auto"/>
                    <w:left w:val="none" w:sz="0" w:space="0" w:color="auto"/>
                    <w:bottom w:val="none" w:sz="0" w:space="0" w:color="auto"/>
                    <w:right w:val="none" w:sz="0" w:space="0" w:color="auto"/>
                  </w:divBdr>
                  <w:divsChild>
                    <w:div w:id="1639337308">
                      <w:marLeft w:val="0"/>
                      <w:marRight w:val="0"/>
                      <w:marTop w:val="0"/>
                      <w:marBottom w:val="0"/>
                      <w:divBdr>
                        <w:top w:val="none" w:sz="0" w:space="0" w:color="auto"/>
                        <w:left w:val="none" w:sz="0" w:space="0" w:color="auto"/>
                        <w:bottom w:val="none" w:sz="0" w:space="0" w:color="auto"/>
                        <w:right w:val="none" w:sz="0" w:space="0" w:color="auto"/>
                      </w:divBdr>
                    </w:div>
                  </w:divsChild>
                </w:div>
                <w:div w:id="1356733821">
                  <w:marLeft w:val="0"/>
                  <w:marRight w:val="0"/>
                  <w:marTop w:val="0"/>
                  <w:marBottom w:val="0"/>
                  <w:divBdr>
                    <w:top w:val="none" w:sz="0" w:space="0" w:color="auto"/>
                    <w:left w:val="none" w:sz="0" w:space="0" w:color="auto"/>
                    <w:bottom w:val="none" w:sz="0" w:space="0" w:color="auto"/>
                    <w:right w:val="none" w:sz="0" w:space="0" w:color="auto"/>
                  </w:divBdr>
                  <w:divsChild>
                    <w:div w:id="1739744782">
                      <w:marLeft w:val="0"/>
                      <w:marRight w:val="0"/>
                      <w:marTop w:val="0"/>
                      <w:marBottom w:val="0"/>
                      <w:divBdr>
                        <w:top w:val="none" w:sz="0" w:space="0" w:color="auto"/>
                        <w:left w:val="none" w:sz="0" w:space="0" w:color="auto"/>
                        <w:bottom w:val="none" w:sz="0" w:space="0" w:color="auto"/>
                        <w:right w:val="none" w:sz="0" w:space="0" w:color="auto"/>
                      </w:divBdr>
                    </w:div>
                  </w:divsChild>
                </w:div>
                <w:div w:id="1359769747">
                  <w:marLeft w:val="0"/>
                  <w:marRight w:val="0"/>
                  <w:marTop w:val="0"/>
                  <w:marBottom w:val="0"/>
                  <w:divBdr>
                    <w:top w:val="none" w:sz="0" w:space="0" w:color="auto"/>
                    <w:left w:val="none" w:sz="0" w:space="0" w:color="auto"/>
                    <w:bottom w:val="none" w:sz="0" w:space="0" w:color="auto"/>
                    <w:right w:val="none" w:sz="0" w:space="0" w:color="auto"/>
                  </w:divBdr>
                  <w:divsChild>
                    <w:div w:id="1023017833">
                      <w:marLeft w:val="0"/>
                      <w:marRight w:val="0"/>
                      <w:marTop w:val="0"/>
                      <w:marBottom w:val="0"/>
                      <w:divBdr>
                        <w:top w:val="none" w:sz="0" w:space="0" w:color="auto"/>
                        <w:left w:val="none" w:sz="0" w:space="0" w:color="auto"/>
                        <w:bottom w:val="none" w:sz="0" w:space="0" w:color="auto"/>
                        <w:right w:val="none" w:sz="0" w:space="0" w:color="auto"/>
                      </w:divBdr>
                    </w:div>
                  </w:divsChild>
                </w:div>
                <w:div w:id="1368795062">
                  <w:marLeft w:val="0"/>
                  <w:marRight w:val="0"/>
                  <w:marTop w:val="0"/>
                  <w:marBottom w:val="0"/>
                  <w:divBdr>
                    <w:top w:val="none" w:sz="0" w:space="0" w:color="auto"/>
                    <w:left w:val="none" w:sz="0" w:space="0" w:color="auto"/>
                    <w:bottom w:val="none" w:sz="0" w:space="0" w:color="auto"/>
                    <w:right w:val="none" w:sz="0" w:space="0" w:color="auto"/>
                  </w:divBdr>
                  <w:divsChild>
                    <w:div w:id="243417899">
                      <w:marLeft w:val="0"/>
                      <w:marRight w:val="0"/>
                      <w:marTop w:val="0"/>
                      <w:marBottom w:val="0"/>
                      <w:divBdr>
                        <w:top w:val="none" w:sz="0" w:space="0" w:color="auto"/>
                        <w:left w:val="none" w:sz="0" w:space="0" w:color="auto"/>
                        <w:bottom w:val="none" w:sz="0" w:space="0" w:color="auto"/>
                        <w:right w:val="none" w:sz="0" w:space="0" w:color="auto"/>
                      </w:divBdr>
                    </w:div>
                  </w:divsChild>
                </w:div>
                <w:div w:id="1465387016">
                  <w:marLeft w:val="0"/>
                  <w:marRight w:val="0"/>
                  <w:marTop w:val="0"/>
                  <w:marBottom w:val="0"/>
                  <w:divBdr>
                    <w:top w:val="none" w:sz="0" w:space="0" w:color="auto"/>
                    <w:left w:val="none" w:sz="0" w:space="0" w:color="auto"/>
                    <w:bottom w:val="none" w:sz="0" w:space="0" w:color="auto"/>
                    <w:right w:val="none" w:sz="0" w:space="0" w:color="auto"/>
                  </w:divBdr>
                  <w:divsChild>
                    <w:div w:id="1184055373">
                      <w:marLeft w:val="0"/>
                      <w:marRight w:val="0"/>
                      <w:marTop w:val="0"/>
                      <w:marBottom w:val="0"/>
                      <w:divBdr>
                        <w:top w:val="none" w:sz="0" w:space="0" w:color="auto"/>
                        <w:left w:val="none" w:sz="0" w:space="0" w:color="auto"/>
                        <w:bottom w:val="none" w:sz="0" w:space="0" w:color="auto"/>
                        <w:right w:val="none" w:sz="0" w:space="0" w:color="auto"/>
                      </w:divBdr>
                    </w:div>
                  </w:divsChild>
                </w:div>
                <w:div w:id="1536650384">
                  <w:marLeft w:val="0"/>
                  <w:marRight w:val="0"/>
                  <w:marTop w:val="0"/>
                  <w:marBottom w:val="0"/>
                  <w:divBdr>
                    <w:top w:val="none" w:sz="0" w:space="0" w:color="auto"/>
                    <w:left w:val="none" w:sz="0" w:space="0" w:color="auto"/>
                    <w:bottom w:val="none" w:sz="0" w:space="0" w:color="auto"/>
                    <w:right w:val="none" w:sz="0" w:space="0" w:color="auto"/>
                  </w:divBdr>
                  <w:divsChild>
                    <w:div w:id="1550260615">
                      <w:marLeft w:val="0"/>
                      <w:marRight w:val="0"/>
                      <w:marTop w:val="0"/>
                      <w:marBottom w:val="0"/>
                      <w:divBdr>
                        <w:top w:val="none" w:sz="0" w:space="0" w:color="auto"/>
                        <w:left w:val="none" w:sz="0" w:space="0" w:color="auto"/>
                        <w:bottom w:val="none" w:sz="0" w:space="0" w:color="auto"/>
                        <w:right w:val="none" w:sz="0" w:space="0" w:color="auto"/>
                      </w:divBdr>
                    </w:div>
                  </w:divsChild>
                </w:div>
                <w:div w:id="1581209252">
                  <w:marLeft w:val="0"/>
                  <w:marRight w:val="0"/>
                  <w:marTop w:val="0"/>
                  <w:marBottom w:val="0"/>
                  <w:divBdr>
                    <w:top w:val="none" w:sz="0" w:space="0" w:color="auto"/>
                    <w:left w:val="none" w:sz="0" w:space="0" w:color="auto"/>
                    <w:bottom w:val="none" w:sz="0" w:space="0" w:color="auto"/>
                    <w:right w:val="none" w:sz="0" w:space="0" w:color="auto"/>
                  </w:divBdr>
                  <w:divsChild>
                    <w:div w:id="917010413">
                      <w:marLeft w:val="0"/>
                      <w:marRight w:val="0"/>
                      <w:marTop w:val="0"/>
                      <w:marBottom w:val="0"/>
                      <w:divBdr>
                        <w:top w:val="none" w:sz="0" w:space="0" w:color="auto"/>
                        <w:left w:val="none" w:sz="0" w:space="0" w:color="auto"/>
                        <w:bottom w:val="none" w:sz="0" w:space="0" w:color="auto"/>
                        <w:right w:val="none" w:sz="0" w:space="0" w:color="auto"/>
                      </w:divBdr>
                    </w:div>
                  </w:divsChild>
                </w:div>
                <w:div w:id="1614558214">
                  <w:marLeft w:val="0"/>
                  <w:marRight w:val="0"/>
                  <w:marTop w:val="0"/>
                  <w:marBottom w:val="0"/>
                  <w:divBdr>
                    <w:top w:val="none" w:sz="0" w:space="0" w:color="auto"/>
                    <w:left w:val="none" w:sz="0" w:space="0" w:color="auto"/>
                    <w:bottom w:val="none" w:sz="0" w:space="0" w:color="auto"/>
                    <w:right w:val="none" w:sz="0" w:space="0" w:color="auto"/>
                  </w:divBdr>
                  <w:divsChild>
                    <w:div w:id="875629314">
                      <w:marLeft w:val="0"/>
                      <w:marRight w:val="0"/>
                      <w:marTop w:val="0"/>
                      <w:marBottom w:val="0"/>
                      <w:divBdr>
                        <w:top w:val="none" w:sz="0" w:space="0" w:color="auto"/>
                        <w:left w:val="none" w:sz="0" w:space="0" w:color="auto"/>
                        <w:bottom w:val="none" w:sz="0" w:space="0" w:color="auto"/>
                        <w:right w:val="none" w:sz="0" w:space="0" w:color="auto"/>
                      </w:divBdr>
                    </w:div>
                  </w:divsChild>
                </w:div>
                <w:div w:id="1785079063">
                  <w:marLeft w:val="0"/>
                  <w:marRight w:val="0"/>
                  <w:marTop w:val="0"/>
                  <w:marBottom w:val="0"/>
                  <w:divBdr>
                    <w:top w:val="none" w:sz="0" w:space="0" w:color="auto"/>
                    <w:left w:val="none" w:sz="0" w:space="0" w:color="auto"/>
                    <w:bottom w:val="none" w:sz="0" w:space="0" w:color="auto"/>
                    <w:right w:val="none" w:sz="0" w:space="0" w:color="auto"/>
                  </w:divBdr>
                  <w:divsChild>
                    <w:div w:id="1148013799">
                      <w:marLeft w:val="0"/>
                      <w:marRight w:val="0"/>
                      <w:marTop w:val="0"/>
                      <w:marBottom w:val="0"/>
                      <w:divBdr>
                        <w:top w:val="none" w:sz="0" w:space="0" w:color="auto"/>
                        <w:left w:val="none" w:sz="0" w:space="0" w:color="auto"/>
                        <w:bottom w:val="none" w:sz="0" w:space="0" w:color="auto"/>
                        <w:right w:val="none" w:sz="0" w:space="0" w:color="auto"/>
                      </w:divBdr>
                    </w:div>
                  </w:divsChild>
                </w:div>
                <w:div w:id="1806239125">
                  <w:marLeft w:val="0"/>
                  <w:marRight w:val="0"/>
                  <w:marTop w:val="0"/>
                  <w:marBottom w:val="0"/>
                  <w:divBdr>
                    <w:top w:val="none" w:sz="0" w:space="0" w:color="auto"/>
                    <w:left w:val="none" w:sz="0" w:space="0" w:color="auto"/>
                    <w:bottom w:val="none" w:sz="0" w:space="0" w:color="auto"/>
                    <w:right w:val="none" w:sz="0" w:space="0" w:color="auto"/>
                  </w:divBdr>
                  <w:divsChild>
                    <w:div w:id="1559513066">
                      <w:marLeft w:val="0"/>
                      <w:marRight w:val="0"/>
                      <w:marTop w:val="0"/>
                      <w:marBottom w:val="0"/>
                      <w:divBdr>
                        <w:top w:val="none" w:sz="0" w:space="0" w:color="auto"/>
                        <w:left w:val="none" w:sz="0" w:space="0" w:color="auto"/>
                        <w:bottom w:val="none" w:sz="0" w:space="0" w:color="auto"/>
                        <w:right w:val="none" w:sz="0" w:space="0" w:color="auto"/>
                      </w:divBdr>
                    </w:div>
                  </w:divsChild>
                </w:div>
                <w:div w:id="1863128376">
                  <w:marLeft w:val="0"/>
                  <w:marRight w:val="0"/>
                  <w:marTop w:val="0"/>
                  <w:marBottom w:val="0"/>
                  <w:divBdr>
                    <w:top w:val="none" w:sz="0" w:space="0" w:color="auto"/>
                    <w:left w:val="none" w:sz="0" w:space="0" w:color="auto"/>
                    <w:bottom w:val="none" w:sz="0" w:space="0" w:color="auto"/>
                    <w:right w:val="none" w:sz="0" w:space="0" w:color="auto"/>
                  </w:divBdr>
                  <w:divsChild>
                    <w:div w:id="1247229064">
                      <w:marLeft w:val="0"/>
                      <w:marRight w:val="0"/>
                      <w:marTop w:val="0"/>
                      <w:marBottom w:val="0"/>
                      <w:divBdr>
                        <w:top w:val="none" w:sz="0" w:space="0" w:color="auto"/>
                        <w:left w:val="none" w:sz="0" w:space="0" w:color="auto"/>
                        <w:bottom w:val="none" w:sz="0" w:space="0" w:color="auto"/>
                        <w:right w:val="none" w:sz="0" w:space="0" w:color="auto"/>
                      </w:divBdr>
                    </w:div>
                  </w:divsChild>
                </w:div>
                <w:div w:id="1949313139">
                  <w:marLeft w:val="0"/>
                  <w:marRight w:val="0"/>
                  <w:marTop w:val="0"/>
                  <w:marBottom w:val="0"/>
                  <w:divBdr>
                    <w:top w:val="none" w:sz="0" w:space="0" w:color="auto"/>
                    <w:left w:val="none" w:sz="0" w:space="0" w:color="auto"/>
                    <w:bottom w:val="none" w:sz="0" w:space="0" w:color="auto"/>
                    <w:right w:val="none" w:sz="0" w:space="0" w:color="auto"/>
                  </w:divBdr>
                  <w:divsChild>
                    <w:div w:id="2095392103">
                      <w:marLeft w:val="0"/>
                      <w:marRight w:val="0"/>
                      <w:marTop w:val="0"/>
                      <w:marBottom w:val="0"/>
                      <w:divBdr>
                        <w:top w:val="none" w:sz="0" w:space="0" w:color="auto"/>
                        <w:left w:val="none" w:sz="0" w:space="0" w:color="auto"/>
                        <w:bottom w:val="none" w:sz="0" w:space="0" w:color="auto"/>
                        <w:right w:val="none" w:sz="0" w:space="0" w:color="auto"/>
                      </w:divBdr>
                    </w:div>
                  </w:divsChild>
                </w:div>
                <w:div w:id="1979720152">
                  <w:marLeft w:val="0"/>
                  <w:marRight w:val="0"/>
                  <w:marTop w:val="0"/>
                  <w:marBottom w:val="0"/>
                  <w:divBdr>
                    <w:top w:val="none" w:sz="0" w:space="0" w:color="auto"/>
                    <w:left w:val="none" w:sz="0" w:space="0" w:color="auto"/>
                    <w:bottom w:val="none" w:sz="0" w:space="0" w:color="auto"/>
                    <w:right w:val="none" w:sz="0" w:space="0" w:color="auto"/>
                  </w:divBdr>
                  <w:divsChild>
                    <w:div w:id="2075227664">
                      <w:marLeft w:val="0"/>
                      <w:marRight w:val="0"/>
                      <w:marTop w:val="0"/>
                      <w:marBottom w:val="0"/>
                      <w:divBdr>
                        <w:top w:val="none" w:sz="0" w:space="0" w:color="auto"/>
                        <w:left w:val="none" w:sz="0" w:space="0" w:color="auto"/>
                        <w:bottom w:val="none" w:sz="0" w:space="0" w:color="auto"/>
                        <w:right w:val="none" w:sz="0" w:space="0" w:color="auto"/>
                      </w:divBdr>
                    </w:div>
                  </w:divsChild>
                </w:div>
                <w:div w:id="2134784149">
                  <w:marLeft w:val="0"/>
                  <w:marRight w:val="0"/>
                  <w:marTop w:val="0"/>
                  <w:marBottom w:val="0"/>
                  <w:divBdr>
                    <w:top w:val="none" w:sz="0" w:space="0" w:color="auto"/>
                    <w:left w:val="none" w:sz="0" w:space="0" w:color="auto"/>
                    <w:bottom w:val="none" w:sz="0" w:space="0" w:color="auto"/>
                    <w:right w:val="none" w:sz="0" w:space="0" w:color="auto"/>
                  </w:divBdr>
                  <w:divsChild>
                    <w:div w:id="133372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6876">
          <w:marLeft w:val="0"/>
          <w:marRight w:val="0"/>
          <w:marTop w:val="0"/>
          <w:marBottom w:val="0"/>
          <w:divBdr>
            <w:top w:val="none" w:sz="0" w:space="0" w:color="auto"/>
            <w:left w:val="none" w:sz="0" w:space="0" w:color="auto"/>
            <w:bottom w:val="none" w:sz="0" w:space="0" w:color="auto"/>
            <w:right w:val="none" w:sz="0" w:space="0" w:color="auto"/>
          </w:divBdr>
        </w:div>
        <w:div w:id="1459421277">
          <w:marLeft w:val="0"/>
          <w:marRight w:val="0"/>
          <w:marTop w:val="0"/>
          <w:marBottom w:val="0"/>
          <w:divBdr>
            <w:top w:val="none" w:sz="0" w:space="0" w:color="auto"/>
            <w:left w:val="none" w:sz="0" w:space="0" w:color="auto"/>
            <w:bottom w:val="none" w:sz="0" w:space="0" w:color="auto"/>
            <w:right w:val="none" w:sz="0" w:space="0" w:color="auto"/>
          </w:divBdr>
        </w:div>
        <w:div w:id="1460103978">
          <w:marLeft w:val="0"/>
          <w:marRight w:val="0"/>
          <w:marTop w:val="0"/>
          <w:marBottom w:val="0"/>
          <w:divBdr>
            <w:top w:val="none" w:sz="0" w:space="0" w:color="auto"/>
            <w:left w:val="none" w:sz="0" w:space="0" w:color="auto"/>
            <w:bottom w:val="none" w:sz="0" w:space="0" w:color="auto"/>
            <w:right w:val="none" w:sz="0" w:space="0" w:color="auto"/>
          </w:divBdr>
        </w:div>
        <w:div w:id="1492284654">
          <w:marLeft w:val="0"/>
          <w:marRight w:val="0"/>
          <w:marTop w:val="0"/>
          <w:marBottom w:val="0"/>
          <w:divBdr>
            <w:top w:val="none" w:sz="0" w:space="0" w:color="auto"/>
            <w:left w:val="none" w:sz="0" w:space="0" w:color="auto"/>
            <w:bottom w:val="none" w:sz="0" w:space="0" w:color="auto"/>
            <w:right w:val="none" w:sz="0" w:space="0" w:color="auto"/>
          </w:divBdr>
        </w:div>
        <w:div w:id="1556501429">
          <w:marLeft w:val="0"/>
          <w:marRight w:val="0"/>
          <w:marTop w:val="0"/>
          <w:marBottom w:val="0"/>
          <w:divBdr>
            <w:top w:val="none" w:sz="0" w:space="0" w:color="auto"/>
            <w:left w:val="none" w:sz="0" w:space="0" w:color="auto"/>
            <w:bottom w:val="none" w:sz="0" w:space="0" w:color="auto"/>
            <w:right w:val="none" w:sz="0" w:space="0" w:color="auto"/>
          </w:divBdr>
        </w:div>
        <w:div w:id="1559048011">
          <w:marLeft w:val="0"/>
          <w:marRight w:val="0"/>
          <w:marTop w:val="0"/>
          <w:marBottom w:val="0"/>
          <w:divBdr>
            <w:top w:val="none" w:sz="0" w:space="0" w:color="auto"/>
            <w:left w:val="none" w:sz="0" w:space="0" w:color="auto"/>
            <w:bottom w:val="none" w:sz="0" w:space="0" w:color="auto"/>
            <w:right w:val="none" w:sz="0" w:space="0" w:color="auto"/>
          </w:divBdr>
          <w:divsChild>
            <w:div w:id="612975253">
              <w:marLeft w:val="-75"/>
              <w:marRight w:val="0"/>
              <w:marTop w:val="30"/>
              <w:marBottom w:val="30"/>
              <w:divBdr>
                <w:top w:val="none" w:sz="0" w:space="0" w:color="auto"/>
                <w:left w:val="none" w:sz="0" w:space="0" w:color="auto"/>
                <w:bottom w:val="none" w:sz="0" w:space="0" w:color="auto"/>
                <w:right w:val="none" w:sz="0" w:space="0" w:color="auto"/>
              </w:divBdr>
              <w:divsChild>
                <w:div w:id="65341574">
                  <w:marLeft w:val="0"/>
                  <w:marRight w:val="0"/>
                  <w:marTop w:val="0"/>
                  <w:marBottom w:val="0"/>
                  <w:divBdr>
                    <w:top w:val="none" w:sz="0" w:space="0" w:color="auto"/>
                    <w:left w:val="none" w:sz="0" w:space="0" w:color="auto"/>
                    <w:bottom w:val="none" w:sz="0" w:space="0" w:color="auto"/>
                    <w:right w:val="none" w:sz="0" w:space="0" w:color="auto"/>
                  </w:divBdr>
                  <w:divsChild>
                    <w:div w:id="1383140269">
                      <w:marLeft w:val="0"/>
                      <w:marRight w:val="0"/>
                      <w:marTop w:val="0"/>
                      <w:marBottom w:val="0"/>
                      <w:divBdr>
                        <w:top w:val="none" w:sz="0" w:space="0" w:color="auto"/>
                        <w:left w:val="none" w:sz="0" w:space="0" w:color="auto"/>
                        <w:bottom w:val="none" w:sz="0" w:space="0" w:color="auto"/>
                        <w:right w:val="none" w:sz="0" w:space="0" w:color="auto"/>
                      </w:divBdr>
                    </w:div>
                  </w:divsChild>
                </w:div>
                <w:div w:id="73205018">
                  <w:marLeft w:val="0"/>
                  <w:marRight w:val="0"/>
                  <w:marTop w:val="0"/>
                  <w:marBottom w:val="0"/>
                  <w:divBdr>
                    <w:top w:val="none" w:sz="0" w:space="0" w:color="auto"/>
                    <w:left w:val="none" w:sz="0" w:space="0" w:color="auto"/>
                    <w:bottom w:val="none" w:sz="0" w:space="0" w:color="auto"/>
                    <w:right w:val="none" w:sz="0" w:space="0" w:color="auto"/>
                  </w:divBdr>
                  <w:divsChild>
                    <w:div w:id="1022515383">
                      <w:marLeft w:val="0"/>
                      <w:marRight w:val="0"/>
                      <w:marTop w:val="0"/>
                      <w:marBottom w:val="0"/>
                      <w:divBdr>
                        <w:top w:val="none" w:sz="0" w:space="0" w:color="auto"/>
                        <w:left w:val="none" w:sz="0" w:space="0" w:color="auto"/>
                        <w:bottom w:val="none" w:sz="0" w:space="0" w:color="auto"/>
                        <w:right w:val="none" w:sz="0" w:space="0" w:color="auto"/>
                      </w:divBdr>
                    </w:div>
                  </w:divsChild>
                </w:div>
                <w:div w:id="143817771">
                  <w:marLeft w:val="0"/>
                  <w:marRight w:val="0"/>
                  <w:marTop w:val="0"/>
                  <w:marBottom w:val="0"/>
                  <w:divBdr>
                    <w:top w:val="none" w:sz="0" w:space="0" w:color="auto"/>
                    <w:left w:val="none" w:sz="0" w:space="0" w:color="auto"/>
                    <w:bottom w:val="none" w:sz="0" w:space="0" w:color="auto"/>
                    <w:right w:val="none" w:sz="0" w:space="0" w:color="auto"/>
                  </w:divBdr>
                  <w:divsChild>
                    <w:div w:id="645089138">
                      <w:marLeft w:val="0"/>
                      <w:marRight w:val="0"/>
                      <w:marTop w:val="0"/>
                      <w:marBottom w:val="0"/>
                      <w:divBdr>
                        <w:top w:val="none" w:sz="0" w:space="0" w:color="auto"/>
                        <w:left w:val="none" w:sz="0" w:space="0" w:color="auto"/>
                        <w:bottom w:val="none" w:sz="0" w:space="0" w:color="auto"/>
                        <w:right w:val="none" w:sz="0" w:space="0" w:color="auto"/>
                      </w:divBdr>
                    </w:div>
                  </w:divsChild>
                </w:div>
                <w:div w:id="317346849">
                  <w:marLeft w:val="0"/>
                  <w:marRight w:val="0"/>
                  <w:marTop w:val="0"/>
                  <w:marBottom w:val="0"/>
                  <w:divBdr>
                    <w:top w:val="none" w:sz="0" w:space="0" w:color="auto"/>
                    <w:left w:val="none" w:sz="0" w:space="0" w:color="auto"/>
                    <w:bottom w:val="none" w:sz="0" w:space="0" w:color="auto"/>
                    <w:right w:val="none" w:sz="0" w:space="0" w:color="auto"/>
                  </w:divBdr>
                  <w:divsChild>
                    <w:div w:id="546842734">
                      <w:marLeft w:val="0"/>
                      <w:marRight w:val="0"/>
                      <w:marTop w:val="0"/>
                      <w:marBottom w:val="0"/>
                      <w:divBdr>
                        <w:top w:val="none" w:sz="0" w:space="0" w:color="auto"/>
                        <w:left w:val="none" w:sz="0" w:space="0" w:color="auto"/>
                        <w:bottom w:val="none" w:sz="0" w:space="0" w:color="auto"/>
                        <w:right w:val="none" w:sz="0" w:space="0" w:color="auto"/>
                      </w:divBdr>
                    </w:div>
                  </w:divsChild>
                </w:div>
                <w:div w:id="436560915">
                  <w:marLeft w:val="0"/>
                  <w:marRight w:val="0"/>
                  <w:marTop w:val="0"/>
                  <w:marBottom w:val="0"/>
                  <w:divBdr>
                    <w:top w:val="none" w:sz="0" w:space="0" w:color="auto"/>
                    <w:left w:val="none" w:sz="0" w:space="0" w:color="auto"/>
                    <w:bottom w:val="none" w:sz="0" w:space="0" w:color="auto"/>
                    <w:right w:val="none" w:sz="0" w:space="0" w:color="auto"/>
                  </w:divBdr>
                  <w:divsChild>
                    <w:div w:id="610094970">
                      <w:marLeft w:val="0"/>
                      <w:marRight w:val="0"/>
                      <w:marTop w:val="0"/>
                      <w:marBottom w:val="0"/>
                      <w:divBdr>
                        <w:top w:val="none" w:sz="0" w:space="0" w:color="auto"/>
                        <w:left w:val="none" w:sz="0" w:space="0" w:color="auto"/>
                        <w:bottom w:val="none" w:sz="0" w:space="0" w:color="auto"/>
                        <w:right w:val="none" w:sz="0" w:space="0" w:color="auto"/>
                      </w:divBdr>
                    </w:div>
                  </w:divsChild>
                </w:div>
                <w:div w:id="503085328">
                  <w:marLeft w:val="0"/>
                  <w:marRight w:val="0"/>
                  <w:marTop w:val="0"/>
                  <w:marBottom w:val="0"/>
                  <w:divBdr>
                    <w:top w:val="none" w:sz="0" w:space="0" w:color="auto"/>
                    <w:left w:val="none" w:sz="0" w:space="0" w:color="auto"/>
                    <w:bottom w:val="none" w:sz="0" w:space="0" w:color="auto"/>
                    <w:right w:val="none" w:sz="0" w:space="0" w:color="auto"/>
                  </w:divBdr>
                  <w:divsChild>
                    <w:div w:id="255525845">
                      <w:marLeft w:val="0"/>
                      <w:marRight w:val="0"/>
                      <w:marTop w:val="0"/>
                      <w:marBottom w:val="0"/>
                      <w:divBdr>
                        <w:top w:val="none" w:sz="0" w:space="0" w:color="auto"/>
                        <w:left w:val="none" w:sz="0" w:space="0" w:color="auto"/>
                        <w:bottom w:val="none" w:sz="0" w:space="0" w:color="auto"/>
                        <w:right w:val="none" w:sz="0" w:space="0" w:color="auto"/>
                      </w:divBdr>
                    </w:div>
                  </w:divsChild>
                </w:div>
                <w:div w:id="514731664">
                  <w:marLeft w:val="0"/>
                  <w:marRight w:val="0"/>
                  <w:marTop w:val="0"/>
                  <w:marBottom w:val="0"/>
                  <w:divBdr>
                    <w:top w:val="none" w:sz="0" w:space="0" w:color="auto"/>
                    <w:left w:val="none" w:sz="0" w:space="0" w:color="auto"/>
                    <w:bottom w:val="none" w:sz="0" w:space="0" w:color="auto"/>
                    <w:right w:val="none" w:sz="0" w:space="0" w:color="auto"/>
                  </w:divBdr>
                  <w:divsChild>
                    <w:div w:id="1609385432">
                      <w:marLeft w:val="0"/>
                      <w:marRight w:val="0"/>
                      <w:marTop w:val="0"/>
                      <w:marBottom w:val="0"/>
                      <w:divBdr>
                        <w:top w:val="none" w:sz="0" w:space="0" w:color="auto"/>
                        <w:left w:val="none" w:sz="0" w:space="0" w:color="auto"/>
                        <w:bottom w:val="none" w:sz="0" w:space="0" w:color="auto"/>
                        <w:right w:val="none" w:sz="0" w:space="0" w:color="auto"/>
                      </w:divBdr>
                    </w:div>
                  </w:divsChild>
                </w:div>
                <w:div w:id="741563604">
                  <w:marLeft w:val="0"/>
                  <w:marRight w:val="0"/>
                  <w:marTop w:val="0"/>
                  <w:marBottom w:val="0"/>
                  <w:divBdr>
                    <w:top w:val="none" w:sz="0" w:space="0" w:color="auto"/>
                    <w:left w:val="none" w:sz="0" w:space="0" w:color="auto"/>
                    <w:bottom w:val="none" w:sz="0" w:space="0" w:color="auto"/>
                    <w:right w:val="none" w:sz="0" w:space="0" w:color="auto"/>
                  </w:divBdr>
                  <w:divsChild>
                    <w:div w:id="103116912">
                      <w:marLeft w:val="0"/>
                      <w:marRight w:val="0"/>
                      <w:marTop w:val="0"/>
                      <w:marBottom w:val="0"/>
                      <w:divBdr>
                        <w:top w:val="none" w:sz="0" w:space="0" w:color="auto"/>
                        <w:left w:val="none" w:sz="0" w:space="0" w:color="auto"/>
                        <w:bottom w:val="none" w:sz="0" w:space="0" w:color="auto"/>
                        <w:right w:val="none" w:sz="0" w:space="0" w:color="auto"/>
                      </w:divBdr>
                    </w:div>
                  </w:divsChild>
                </w:div>
                <w:div w:id="787435105">
                  <w:marLeft w:val="0"/>
                  <w:marRight w:val="0"/>
                  <w:marTop w:val="0"/>
                  <w:marBottom w:val="0"/>
                  <w:divBdr>
                    <w:top w:val="none" w:sz="0" w:space="0" w:color="auto"/>
                    <w:left w:val="none" w:sz="0" w:space="0" w:color="auto"/>
                    <w:bottom w:val="none" w:sz="0" w:space="0" w:color="auto"/>
                    <w:right w:val="none" w:sz="0" w:space="0" w:color="auto"/>
                  </w:divBdr>
                  <w:divsChild>
                    <w:div w:id="1968199170">
                      <w:marLeft w:val="0"/>
                      <w:marRight w:val="0"/>
                      <w:marTop w:val="0"/>
                      <w:marBottom w:val="0"/>
                      <w:divBdr>
                        <w:top w:val="none" w:sz="0" w:space="0" w:color="auto"/>
                        <w:left w:val="none" w:sz="0" w:space="0" w:color="auto"/>
                        <w:bottom w:val="none" w:sz="0" w:space="0" w:color="auto"/>
                        <w:right w:val="none" w:sz="0" w:space="0" w:color="auto"/>
                      </w:divBdr>
                    </w:div>
                  </w:divsChild>
                </w:div>
                <w:div w:id="1056244864">
                  <w:marLeft w:val="0"/>
                  <w:marRight w:val="0"/>
                  <w:marTop w:val="0"/>
                  <w:marBottom w:val="0"/>
                  <w:divBdr>
                    <w:top w:val="none" w:sz="0" w:space="0" w:color="auto"/>
                    <w:left w:val="none" w:sz="0" w:space="0" w:color="auto"/>
                    <w:bottom w:val="none" w:sz="0" w:space="0" w:color="auto"/>
                    <w:right w:val="none" w:sz="0" w:space="0" w:color="auto"/>
                  </w:divBdr>
                  <w:divsChild>
                    <w:div w:id="2033531129">
                      <w:marLeft w:val="0"/>
                      <w:marRight w:val="0"/>
                      <w:marTop w:val="0"/>
                      <w:marBottom w:val="0"/>
                      <w:divBdr>
                        <w:top w:val="none" w:sz="0" w:space="0" w:color="auto"/>
                        <w:left w:val="none" w:sz="0" w:space="0" w:color="auto"/>
                        <w:bottom w:val="none" w:sz="0" w:space="0" w:color="auto"/>
                        <w:right w:val="none" w:sz="0" w:space="0" w:color="auto"/>
                      </w:divBdr>
                    </w:div>
                  </w:divsChild>
                </w:div>
                <w:div w:id="1228540325">
                  <w:marLeft w:val="0"/>
                  <w:marRight w:val="0"/>
                  <w:marTop w:val="0"/>
                  <w:marBottom w:val="0"/>
                  <w:divBdr>
                    <w:top w:val="none" w:sz="0" w:space="0" w:color="auto"/>
                    <w:left w:val="none" w:sz="0" w:space="0" w:color="auto"/>
                    <w:bottom w:val="none" w:sz="0" w:space="0" w:color="auto"/>
                    <w:right w:val="none" w:sz="0" w:space="0" w:color="auto"/>
                  </w:divBdr>
                  <w:divsChild>
                    <w:div w:id="691146782">
                      <w:marLeft w:val="0"/>
                      <w:marRight w:val="0"/>
                      <w:marTop w:val="0"/>
                      <w:marBottom w:val="0"/>
                      <w:divBdr>
                        <w:top w:val="none" w:sz="0" w:space="0" w:color="auto"/>
                        <w:left w:val="none" w:sz="0" w:space="0" w:color="auto"/>
                        <w:bottom w:val="none" w:sz="0" w:space="0" w:color="auto"/>
                        <w:right w:val="none" w:sz="0" w:space="0" w:color="auto"/>
                      </w:divBdr>
                    </w:div>
                  </w:divsChild>
                </w:div>
                <w:div w:id="1340230734">
                  <w:marLeft w:val="0"/>
                  <w:marRight w:val="0"/>
                  <w:marTop w:val="0"/>
                  <w:marBottom w:val="0"/>
                  <w:divBdr>
                    <w:top w:val="none" w:sz="0" w:space="0" w:color="auto"/>
                    <w:left w:val="none" w:sz="0" w:space="0" w:color="auto"/>
                    <w:bottom w:val="none" w:sz="0" w:space="0" w:color="auto"/>
                    <w:right w:val="none" w:sz="0" w:space="0" w:color="auto"/>
                  </w:divBdr>
                  <w:divsChild>
                    <w:div w:id="1843856740">
                      <w:marLeft w:val="0"/>
                      <w:marRight w:val="0"/>
                      <w:marTop w:val="0"/>
                      <w:marBottom w:val="0"/>
                      <w:divBdr>
                        <w:top w:val="none" w:sz="0" w:space="0" w:color="auto"/>
                        <w:left w:val="none" w:sz="0" w:space="0" w:color="auto"/>
                        <w:bottom w:val="none" w:sz="0" w:space="0" w:color="auto"/>
                        <w:right w:val="none" w:sz="0" w:space="0" w:color="auto"/>
                      </w:divBdr>
                    </w:div>
                  </w:divsChild>
                </w:div>
                <w:div w:id="1404373253">
                  <w:marLeft w:val="0"/>
                  <w:marRight w:val="0"/>
                  <w:marTop w:val="0"/>
                  <w:marBottom w:val="0"/>
                  <w:divBdr>
                    <w:top w:val="none" w:sz="0" w:space="0" w:color="auto"/>
                    <w:left w:val="none" w:sz="0" w:space="0" w:color="auto"/>
                    <w:bottom w:val="none" w:sz="0" w:space="0" w:color="auto"/>
                    <w:right w:val="none" w:sz="0" w:space="0" w:color="auto"/>
                  </w:divBdr>
                  <w:divsChild>
                    <w:div w:id="1441485795">
                      <w:marLeft w:val="0"/>
                      <w:marRight w:val="0"/>
                      <w:marTop w:val="0"/>
                      <w:marBottom w:val="0"/>
                      <w:divBdr>
                        <w:top w:val="none" w:sz="0" w:space="0" w:color="auto"/>
                        <w:left w:val="none" w:sz="0" w:space="0" w:color="auto"/>
                        <w:bottom w:val="none" w:sz="0" w:space="0" w:color="auto"/>
                        <w:right w:val="none" w:sz="0" w:space="0" w:color="auto"/>
                      </w:divBdr>
                    </w:div>
                  </w:divsChild>
                </w:div>
                <w:div w:id="1421637447">
                  <w:marLeft w:val="0"/>
                  <w:marRight w:val="0"/>
                  <w:marTop w:val="0"/>
                  <w:marBottom w:val="0"/>
                  <w:divBdr>
                    <w:top w:val="none" w:sz="0" w:space="0" w:color="auto"/>
                    <w:left w:val="none" w:sz="0" w:space="0" w:color="auto"/>
                    <w:bottom w:val="none" w:sz="0" w:space="0" w:color="auto"/>
                    <w:right w:val="none" w:sz="0" w:space="0" w:color="auto"/>
                  </w:divBdr>
                  <w:divsChild>
                    <w:div w:id="343829133">
                      <w:marLeft w:val="0"/>
                      <w:marRight w:val="0"/>
                      <w:marTop w:val="0"/>
                      <w:marBottom w:val="0"/>
                      <w:divBdr>
                        <w:top w:val="none" w:sz="0" w:space="0" w:color="auto"/>
                        <w:left w:val="none" w:sz="0" w:space="0" w:color="auto"/>
                        <w:bottom w:val="none" w:sz="0" w:space="0" w:color="auto"/>
                        <w:right w:val="none" w:sz="0" w:space="0" w:color="auto"/>
                      </w:divBdr>
                    </w:div>
                  </w:divsChild>
                </w:div>
                <w:div w:id="1459180657">
                  <w:marLeft w:val="0"/>
                  <w:marRight w:val="0"/>
                  <w:marTop w:val="0"/>
                  <w:marBottom w:val="0"/>
                  <w:divBdr>
                    <w:top w:val="none" w:sz="0" w:space="0" w:color="auto"/>
                    <w:left w:val="none" w:sz="0" w:space="0" w:color="auto"/>
                    <w:bottom w:val="none" w:sz="0" w:space="0" w:color="auto"/>
                    <w:right w:val="none" w:sz="0" w:space="0" w:color="auto"/>
                  </w:divBdr>
                  <w:divsChild>
                    <w:div w:id="1583224702">
                      <w:marLeft w:val="0"/>
                      <w:marRight w:val="0"/>
                      <w:marTop w:val="0"/>
                      <w:marBottom w:val="0"/>
                      <w:divBdr>
                        <w:top w:val="none" w:sz="0" w:space="0" w:color="auto"/>
                        <w:left w:val="none" w:sz="0" w:space="0" w:color="auto"/>
                        <w:bottom w:val="none" w:sz="0" w:space="0" w:color="auto"/>
                        <w:right w:val="none" w:sz="0" w:space="0" w:color="auto"/>
                      </w:divBdr>
                    </w:div>
                  </w:divsChild>
                </w:div>
                <w:div w:id="1491215662">
                  <w:marLeft w:val="0"/>
                  <w:marRight w:val="0"/>
                  <w:marTop w:val="0"/>
                  <w:marBottom w:val="0"/>
                  <w:divBdr>
                    <w:top w:val="none" w:sz="0" w:space="0" w:color="auto"/>
                    <w:left w:val="none" w:sz="0" w:space="0" w:color="auto"/>
                    <w:bottom w:val="none" w:sz="0" w:space="0" w:color="auto"/>
                    <w:right w:val="none" w:sz="0" w:space="0" w:color="auto"/>
                  </w:divBdr>
                  <w:divsChild>
                    <w:div w:id="881357754">
                      <w:marLeft w:val="0"/>
                      <w:marRight w:val="0"/>
                      <w:marTop w:val="0"/>
                      <w:marBottom w:val="0"/>
                      <w:divBdr>
                        <w:top w:val="none" w:sz="0" w:space="0" w:color="auto"/>
                        <w:left w:val="none" w:sz="0" w:space="0" w:color="auto"/>
                        <w:bottom w:val="none" w:sz="0" w:space="0" w:color="auto"/>
                        <w:right w:val="none" w:sz="0" w:space="0" w:color="auto"/>
                      </w:divBdr>
                    </w:div>
                  </w:divsChild>
                </w:div>
                <w:div w:id="1584222428">
                  <w:marLeft w:val="0"/>
                  <w:marRight w:val="0"/>
                  <w:marTop w:val="0"/>
                  <w:marBottom w:val="0"/>
                  <w:divBdr>
                    <w:top w:val="none" w:sz="0" w:space="0" w:color="auto"/>
                    <w:left w:val="none" w:sz="0" w:space="0" w:color="auto"/>
                    <w:bottom w:val="none" w:sz="0" w:space="0" w:color="auto"/>
                    <w:right w:val="none" w:sz="0" w:space="0" w:color="auto"/>
                  </w:divBdr>
                  <w:divsChild>
                    <w:div w:id="484473276">
                      <w:marLeft w:val="0"/>
                      <w:marRight w:val="0"/>
                      <w:marTop w:val="0"/>
                      <w:marBottom w:val="0"/>
                      <w:divBdr>
                        <w:top w:val="none" w:sz="0" w:space="0" w:color="auto"/>
                        <w:left w:val="none" w:sz="0" w:space="0" w:color="auto"/>
                        <w:bottom w:val="none" w:sz="0" w:space="0" w:color="auto"/>
                        <w:right w:val="none" w:sz="0" w:space="0" w:color="auto"/>
                      </w:divBdr>
                    </w:div>
                  </w:divsChild>
                </w:div>
                <w:div w:id="1619264746">
                  <w:marLeft w:val="0"/>
                  <w:marRight w:val="0"/>
                  <w:marTop w:val="0"/>
                  <w:marBottom w:val="0"/>
                  <w:divBdr>
                    <w:top w:val="none" w:sz="0" w:space="0" w:color="auto"/>
                    <w:left w:val="none" w:sz="0" w:space="0" w:color="auto"/>
                    <w:bottom w:val="none" w:sz="0" w:space="0" w:color="auto"/>
                    <w:right w:val="none" w:sz="0" w:space="0" w:color="auto"/>
                  </w:divBdr>
                  <w:divsChild>
                    <w:div w:id="1659118560">
                      <w:marLeft w:val="0"/>
                      <w:marRight w:val="0"/>
                      <w:marTop w:val="0"/>
                      <w:marBottom w:val="0"/>
                      <w:divBdr>
                        <w:top w:val="none" w:sz="0" w:space="0" w:color="auto"/>
                        <w:left w:val="none" w:sz="0" w:space="0" w:color="auto"/>
                        <w:bottom w:val="none" w:sz="0" w:space="0" w:color="auto"/>
                        <w:right w:val="none" w:sz="0" w:space="0" w:color="auto"/>
                      </w:divBdr>
                    </w:div>
                  </w:divsChild>
                </w:div>
                <w:div w:id="1696465273">
                  <w:marLeft w:val="0"/>
                  <w:marRight w:val="0"/>
                  <w:marTop w:val="0"/>
                  <w:marBottom w:val="0"/>
                  <w:divBdr>
                    <w:top w:val="none" w:sz="0" w:space="0" w:color="auto"/>
                    <w:left w:val="none" w:sz="0" w:space="0" w:color="auto"/>
                    <w:bottom w:val="none" w:sz="0" w:space="0" w:color="auto"/>
                    <w:right w:val="none" w:sz="0" w:space="0" w:color="auto"/>
                  </w:divBdr>
                  <w:divsChild>
                    <w:div w:id="616764503">
                      <w:marLeft w:val="0"/>
                      <w:marRight w:val="0"/>
                      <w:marTop w:val="0"/>
                      <w:marBottom w:val="0"/>
                      <w:divBdr>
                        <w:top w:val="none" w:sz="0" w:space="0" w:color="auto"/>
                        <w:left w:val="none" w:sz="0" w:space="0" w:color="auto"/>
                        <w:bottom w:val="none" w:sz="0" w:space="0" w:color="auto"/>
                        <w:right w:val="none" w:sz="0" w:space="0" w:color="auto"/>
                      </w:divBdr>
                    </w:div>
                  </w:divsChild>
                </w:div>
                <w:div w:id="1736776555">
                  <w:marLeft w:val="0"/>
                  <w:marRight w:val="0"/>
                  <w:marTop w:val="0"/>
                  <w:marBottom w:val="0"/>
                  <w:divBdr>
                    <w:top w:val="none" w:sz="0" w:space="0" w:color="auto"/>
                    <w:left w:val="none" w:sz="0" w:space="0" w:color="auto"/>
                    <w:bottom w:val="none" w:sz="0" w:space="0" w:color="auto"/>
                    <w:right w:val="none" w:sz="0" w:space="0" w:color="auto"/>
                  </w:divBdr>
                  <w:divsChild>
                    <w:div w:id="1972857432">
                      <w:marLeft w:val="0"/>
                      <w:marRight w:val="0"/>
                      <w:marTop w:val="0"/>
                      <w:marBottom w:val="0"/>
                      <w:divBdr>
                        <w:top w:val="none" w:sz="0" w:space="0" w:color="auto"/>
                        <w:left w:val="none" w:sz="0" w:space="0" w:color="auto"/>
                        <w:bottom w:val="none" w:sz="0" w:space="0" w:color="auto"/>
                        <w:right w:val="none" w:sz="0" w:space="0" w:color="auto"/>
                      </w:divBdr>
                    </w:div>
                  </w:divsChild>
                </w:div>
                <w:div w:id="1751583404">
                  <w:marLeft w:val="0"/>
                  <w:marRight w:val="0"/>
                  <w:marTop w:val="0"/>
                  <w:marBottom w:val="0"/>
                  <w:divBdr>
                    <w:top w:val="none" w:sz="0" w:space="0" w:color="auto"/>
                    <w:left w:val="none" w:sz="0" w:space="0" w:color="auto"/>
                    <w:bottom w:val="none" w:sz="0" w:space="0" w:color="auto"/>
                    <w:right w:val="none" w:sz="0" w:space="0" w:color="auto"/>
                  </w:divBdr>
                  <w:divsChild>
                    <w:div w:id="258103712">
                      <w:marLeft w:val="0"/>
                      <w:marRight w:val="0"/>
                      <w:marTop w:val="0"/>
                      <w:marBottom w:val="0"/>
                      <w:divBdr>
                        <w:top w:val="none" w:sz="0" w:space="0" w:color="auto"/>
                        <w:left w:val="none" w:sz="0" w:space="0" w:color="auto"/>
                        <w:bottom w:val="none" w:sz="0" w:space="0" w:color="auto"/>
                        <w:right w:val="none" w:sz="0" w:space="0" w:color="auto"/>
                      </w:divBdr>
                    </w:div>
                  </w:divsChild>
                </w:div>
                <w:div w:id="1785612658">
                  <w:marLeft w:val="0"/>
                  <w:marRight w:val="0"/>
                  <w:marTop w:val="0"/>
                  <w:marBottom w:val="0"/>
                  <w:divBdr>
                    <w:top w:val="none" w:sz="0" w:space="0" w:color="auto"/>
                    <w:left w:val="none" w:sz="0" w:space="0" w:color="auto"/>
                    <w:bottom w:val="none" w:sz="0" w:space="0" w:color="auto"/>
                    <w:right w:val="none" w:sz="0" w:space="0" w:color="auto"/>
                  </w:divBdr>
                  <w:divsChild>
                    <w:div w:id="71893862">
                      <w:marLeft w:val="0"/>
                      <w:marRight w:val="0"/>
                      <w:marTop w:val="0"/>
                      <w:marBottom w:val="0"/>
                      <w:divBdr>
                        <w:top w:val="none" w:sz="0" w:space="0" w:color="auto"/>
                        <w:left w:val="none" w:sz="0" w:space="0" w:color="auto"/>
                        <w:bottom w:val="none" w:sz="0" w:space="0" w:color="auto"/>
                        <w:right w:val="none" w:sz="0" w:space="0" w:color="auto"/>
                      </w:divBdr>
                    </w:div>
                  </w:divsChild>
                </w:div>
                <w:div w:id="1875535958">
                  <w:marLeft w:val="0"/>
                  <w:marRight w:val="0"/>
                  <w:marTop w:val="0"/>
                  <w:marBottom w:val="0"/>
                  <w:divBdr>
                    <w:top w:val="none" w:sz="0" w:space="0" w:color="auto"/>
                    <w:left w:val="none" w:sz="0" w:space="0" w:color="auto"/>
                    <w:bottom w:val="none" w:sz="0" w:space="0" w:color="auto"/>
                    <w:right w:val="none" w:sz="0" w:space="0" w:color="auto"/>
                  </w:divBdr>
                  <w:divsChild>
                    <w:div w:id="2059088075">
                      <w:marLeft w:val="0"/>
                      <w:marRight w:val="0"/>
                      <w:marTop w:val="0"/>
                      <w:marBottom w:val="0"/>
                      <w:divBdr>
                        <w:top w:val="none" w:sz="0" w:space="0" w:color="auto"/>
                        <w:left w:val="none" w:sz="0" w:space="0" w:color="auto"/>
                        <w:bottom w:val="none" w:sz="0" w:space="0" w:color="auto"/>
                        <w:right w:val="none" w:sz="0" w:space="0" w:color="auto"/>
                      </w:divBdr>
                    </w:div>
                  </w:divsChild>
                </w:div>
                <w:div w:id="1926572912">
                  <w:marLeft w:val="0"/>
                  <w:marRight w:val="0"/>
                  <w:marTop w:val="0"/>
                  <w:marBottom w:val="0"/>
                  <w:divBdr>
                    <w:top w:val="none" w:sz="0" w:space="0" w:color="auto"/>
                    <w:left w:val="none" w:sz="0" w:space="0" w:color="auto"/>
                    <w:bottom w:val="none" w:sz="0" w:space="0" w:color="auto"/>
                    <w:right w:val="none" w:sz="0" w:space="0" w:color="auto"/>
                  </w:divBdr>
                  <w:divsChild>
                    <w:div w:id="1030685609">
                      <w:marLeft w:val="0"/>
                      <w:marRight w:val="0"/>
                      <w:marTop w:val="0"/>
                      <w:marBottom w:val="0"/>
                      <w:divBdr>
                        <w:top w:val="none" w:sz="0" w:space="0" w:color="auto"/>
                        <w:left w:val="none" w:sz="0" w:space="0" w:color="auto"/>
                        <w:bottom w:val="none" w:sz="0" w:space="0" w:color="auto"/>
                        <w:right w:val="none" w:sz="0" w:space="0" w:color="auto"/>
                      </w:divBdr>
                    </w:div>
                  </w:divsChild>
                </w:div>
                <w:div w:id="1942570494">
                  <w:marLeft w:val="0"/>
                  <w:marRight w:val="0"/>
                  <w:marTop w:val="0"/>
                  <w:marBottom w:val="0"/>
                  <w:divBdr>
                    <w:top w:val="none" w:sz="0" w:space="0" w:color="auto"/>
                    <w:left w:val="none" w:sz="0" w:space="0" w:color="auto"/>
                    <w:bottom w:val="none" w:sz="0" w:space="0" w:color="auto"/>
                    <w:right w:val="none" w:sz="0" w:space="0" w:color="auto"/>
                  </w:divBdr>
                  <w:divsChild>
                    <w:div w:id="236941062">
                      <w:marLeft w:val="0"/>
                      <w:marRight w:val="0"/>
                      <w:marTop w:val="0"/>
                      <w:marBottom w:val="0"/>
                      <w:divBdr>
                        <w:top w:val="none" w:sz="0" w:space="0" w:color="auto"/>
                        <w:left w:val="none" w:sz="0" w:space="0" w:color="auto"/>
                        <w:bottom w:val="none" w:sz="0" w:space="0" w:color="auto"/>
                        <w:right w:val="none" w:sz="0" w:space="0" w:color="auto"/>
                      </w:divBdr>
                    </w:div>
                  </w:divsChild>
                </w:div>
                <w:div w:id="2058314023">
                  <w:marLeft w:val="0"/>
                  <w:marRight w:val="0"/>
                  <w:marTop w:val="0"/>
                  <w:marBottom w:val="0"/>
                  <w:divBdr>
                    <w:top w:val="none" w:sz="0" w:space="0" w:color="auto"/>
                    <w:left w:val="none" w:sz="0" w:space="0" w:color="auto"/>
                    <w:bottom w:val="none" w:sz="0" w:space="0" w:color="auto"/>
                    <w:right w:val="none" w:sz="0" w:space="0" w:color="auto"/>
                  </w:divBdr>
                  <w:divsChild>
                    <w:div w:id="2124617526">
                      <w:marLeft w:val="0"/>
                      <w:marRight w:val="0"/>
                      <w:marTop w:val="0"/>
                      <w:marBottom w:val="0"/>
                      <w:divBdr>
                        <w:top w:val="none" w:sz="0" w:space="0" w:color="auto"/>
                        <w:left w:val="none" w:sz="0" w:space="0" w:color="auto"/>
                        <w:bottom w:val="none" w:sz="0" w:space="0" w:color="auto"/>
                        <w:right w:val="none" w:sz="0" w:space="0" w:color="auto"/>
                      </w:divBdr>
                    </w:div>
                  </w:divsChild>
                </w:div>
                <w:div w:id="2118912336">
                  <w:marLeft w:val="0"/>
                  <w:marRight w:val="0"/>
                  <w:marTop w:val="0"/>
                  <w:marBottom w:val="0"/>
                  <w:divBdr>
                    <w:top w:val="none" w:sz="0" w:space="0" w:color="auto"/>
                    <w:left w:val="none" w:sz="0" w:space="0" w:color="auto"/>
                    <w:bottom w:val="none" w:sz="0" w:space="0" w:color="auto"/>
                    <w:right w:val="none" w:sz="0" w:space="0" w:color="auto"/>
                  </w:divBdr>
                  <w:divsChild>
                    <w:div w:id="4240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92038">
          <w:marLeft w:val="0"/>
          <w:marRight w:val="0"/>
          <w:marTop w:val="0"/>
          <w:marBottom w:val="0"/>
          <w:divBdr>
            <w:top w:val="none" w:sz="0" w:space="0" w:color="auto"/>
            <w:left w:val="none" w:sz="0" w:space="0" w:color="auto"/>
            <w:bottom w:val="none" w:sz="0" w:space="0" w:color="auto"/>
            <w:right w:val="none" w:sz="0" w:space="0" w:color="auto"/>
          </w:divBdr>
        </w:div>
        <w:div w:id="1576933598">
          <w:marLeft w:val="0"/>
          <w:marRight w:val="0"/>
          <w:marTop w:val="0"/>
          <w:marBottom w:val="0"/>
          <w:divBdr>
            <w:top w:val="none" w:sz="0" w:space="0" w:color="auto"/>
            <w:left w:val="none" w:sz="0" w:space="0" w:color="auto"/>
            <w:bottom w:val="none" w:sz="0" w:space="0" w:color="auto"/>
            <w:right w:val="none" w:sz="0" w:space="0" w:color="auto"/>
          </w:divBdr>
        </w:div>
        <w:div w:id="1598369613">
          <w:marLeft w:val="0"/>
          <w:marRight w:val="0"/>
          <w:marTop w:val="0"/>
          <w:marBottom w:val="0"/>
          <w:divBdr>
            <w:top w:val="none" w:sz="0" w:space="0" w:color="auto"/>
            <w:left w:val="none" w:sz="0" w:space="0" w:color="auto"/>
            <w:bottom w:val="none" w:sz="0" w:space="0" w:color="auto"/>
            <w:right w:val="none" w:sz="0" w:space="0" w:color="auto"/>
          </w:divBdr>
        </w:div>
        <w:div w:id="1603293245">
          <w:marLeft w:val="0"/>
          <w:marRight w:val="0"/>
          <w:marTop w:val="0"/>
          <w:marBottom w:val="0"/>
          <w:divBdr>
            <w:top w:val="none" w:sz="0" w:space="0" w:color="auto"/>
            <w:left w:val="none" w:sz="0" w:space="0" w:color="auto"/>
            <w:bottom w:val="none" w:sz="0" w:space="0" w:color="auto"/>
            <w:right w:val="none" w:sz="0" w:space="0" w:color="auto"/>
          </w:divBdr>
          <w:divsChild>
            <w:div w:id="1382485612">
              <w:marLeft w:val="-75"/>
              <w:marRight w:val="0"/>
              <w:marTop w:val="30"/>
              <w:marBottom w:val="30"/>
              <w:divBdr>
                <w:top w:val="none" w:sz="0" w:space="0" w:color="auto"/>
                <w:left w:val="none" w:sz="0" w:space="0" w:color="auto"/>
                <w:bottom w:val="none" w:sz="0" w:space="0" w:color="auto"/>
                <w:right w:val="none" w:sz="0" w:space="0" w:color="auto"/>
              </w:divBdr>
              <w:divsChild>
                <w:div w:id="36778812">
                  <w:marLeft w:val="0"/>
                  <w:marRight w:val="0"/>
                  <w:marTop w:val="0"/>
                  <w:marBottom w:val="0"/>
                  <w:divBdr>
                    <w:top w:val="none" w:sz="0" w:space="0" w:color="auto"/>
                    <w:left w:val="none" w:sz="0" w:space="0" w:color="auto"/>
                    <w:bottom w:val="none" w:sz="0" w:space="0" w:color="auto"/>
                    <w:right w:val="none" w:sz="0" w:space="0" w:color="auto"/>
                  </w:divBdr>
                  <w:divsChild>
                    <w:div w:id="46026654">
                      <w:marLeft w:val="0"/>
                      <w:marRight w:val="0"/>
                      <w:marTop w:val="0"/>
                      <w:marBottom w:val="0"/>
                      <w:divBdr>
                        <w:top w:val="none" w:sz="0" w:space="0" w:color="auto"/>
                        <w:left w:val="none" w:sz="0" w:space="0" w:color="auto"/>
                        <w:bottom w:val="none" w:sz="0" w:space="0" w:color="auto"/>
                        <w:right w:val="none" w:sz="0" w:space="0" w:color="auto"/>
                      </w:divBdr>
                    </w:div>
                  </w:divsChild>
                </w:div>
                <w:div w:id="125585611">
                  <w:marLeft w:val="0"/>
                  <w:marRight w:val="0"/>
                  <w:marTop w:val="0"/>
                  <w:marBottom w:val="0"/>
                  <w:divBdr>
                    <w:top w:val="none" w:sz="0" w:space="0" w:color="auto"/>
                    <w:left w:val="none" w:sz="0" w:space="0" w:color="auto"/>
                    <w:bottom w:val="none" w:sz="0" w:space="0" w:color="auto"/>
                    <w:right w:val="none" w:sz="0" w:space="0" w:color="auto"/>
                  </w:divBdr>
                  <w:divsChild>
                    <w:div w:id="66461892">
                      <w:marLeft w:val="0"/>
                      <w:marRight w:val="0"/>
                      <w:marTop w:val="0"/>
                      <w:marBottom w:val="0"/>
                      <w:divBdr>
                        <w:top w:val="none" w:sz="0" w:space="0" w:color="auto"/>
                        <w:left w:val="none" w:sz="0" w:space="0" w:color="auto"/>
                        <w:bottom w:val="none" w:sz="0" w:space="0" w:color="auto"/>
                        <w:right w:val="none" w:sz="0" w:space="0" w:color="auto"/>
                      </w:divBdr>
                    </w:div>
                  </w:divsChild>
                </w:div>
                <w:div w:id="163011754">
                  <w:marLeft w:val="0"/>
                  <w:marRight w:val="0"/>
                  <w:marTop w:val="0"/>
                  <w:marBottom w:val="0"/>
                  <w:divBdr>
                    <w:top w:val="none" w:sz="0" w:space="0" w:color="auto"/>
                    <w:left w:val="none" w:sz="0" w:space="0" w:color="auto"/>
                    <w:bottom w:val="none" w:sz="0" w:space="0" w:color="auto"/>
                    <w:right w:val="none" w:sz="0" w:space="0" w:color="auto"/>
                  </w:divBdr>
                  <w:divsChild>
                    <w:div w:id="718020103">
                      <w:marLeft w:val="0"/>
                      <w:marRight w:val="0"/>
                      <w:marTop w:val="0"/>
                      <w:marBottom w:val="0"/>
                      <w:divBdr>
                        <w:top w:val="none" w:sz="0" w:space="0" w:color="auto"/>
                        <w:left w:val="none" w:sz="0" w:space="0" w:color="auto"/>
                        <w:bottom w:val="none" w:sz="0" w:space="0" w:color="auto"/>
                        <w:right w:val="none" w:sz="0" w:space="0" w:color="auto"/>
                      </w:divBdr>
                    </w:div>
                  </w:divsChild>
                </w:div>
                <w:div w:id="202865529">
                  <w:marLeft w:val="0"/>
                  <w:marRight w:val="0"/>
                  <w:marTop w:val="0"/>
                  <w:marBottom w:val="0"/>
                  <w:divBdr>
                    <w:top w:val="none" w:sz="0" w:space="0" w:color="auto"/>
                    <w:left w:val="none" w:sz="0" w:space="0" w:color="auto"/>
                    <w:bottom w:val="none" w:sz="0" w:space="0" w:color="auto"/>
                    <w:right w:val="none" w:sz="0" w:space="0" w:color="auto"/>
                  </w:divBdr>
                  <w:divsChild>
                    <w:div w:id="285700715">
                      <w:marLeft w:val="0"/>
                      <w:marRight w:val="0"/>
                      <w:marTop w:val="0"/>
                      <w:marBottom w:val="0"/>
                      <w:divBdr>
                        <w:top w:val="none" w:sz="0" w:space="0" w:color="auto"/>
                        <w:left w:val="none" w:sz="0" w:space="0" w:color="auto"/>
                        <w:bottom w:val="none" w:sz="0" w:space="0" w:color="auto"/>
                        <w:right w:val="none" w:sz="0" w:space="0" w:color="auto"/>
                      </w:divBdr>
                    </w:div>
                  </w:divsChild>
                </w:div>
                <w:div w:id="241570435">
                  <w:marLeft w:val="0"/>
                  <w:marRight w:val="0"/>
                  <w:marTop w:val="0"/>
                  <w:marBottom w:val="0"/>
                  <w:divBdr>
                    <w:top w:val="none" w:sz="0" w:space="0" w:color="auto"/>
                    <w:left w:val="none" w:sz="0" w:space="0" w:color="auto"/>
                    <w:bottom w:val="none" w:sz="0" w:space="0" w:color="auto"/>
                    <w:right w:val="none" w:sz="0" w:space="0" w:color="auto"/>
                  </w:divBdr>
                  <w:divsChild>
                    <w:div w:id="910233017">
                      <w:marLeft w:val="0"/>
                      <w:marRight w:val="0"/>
                      <w:marTop w:val="0"/>
                      <w:marBottom w:val="0"/>
                      <w:divBdr>
                        <w:top w:val="none" w:sz="0" w:space="0" w:color="auto"/>
                        <w:left w:val="none" w:sz="0" w:space="0" w:color="auto"/>
                        <w:bottom w:val="none" w:sz="0" w:space="0" w:color="auto"/>
                        <w:right w:val="none" w:sz="0" w:space="0" w:color="auto"/>
                      </w:divBdr>
                    </w:div>
                  </w:divsChild>
                </w:div>
                <w:div w:id="431628819">
                  <w:marLeft w:val="0"/>
                  <w:marRight w:val="0"/>
                  <w:marTop w:val="0"/>
                  <w:marBottom w:val="0"/>
                  <w:divBdr>
                    <w:top w:val="none" w:sz="0" w:space="0" w:color="auto"/>
                    <w:left w:val="none" w:sz="0" w:space="0" w:color="auto"/>
                    <w:bottom w:val="none" w:sz="0" w:space="0" w:color="auto"/>
                    <w:right w:val="none" w:sz="0" w:space="0" w:color="auto"/>
                  </w:divBdr>
                  <w:divsChild>
                    <w:div w:id="729963520">
                      <w:marLeft w:val="0"/>
                      <w:marRight w:val="0"/>
                      <w:marTop w:val="0"/>
                      <w:marBottom w:val="0"/>
                      <w:divBdr>
                        <w:top w:val="none" w:sz="0" w:space="0" w:color="auto"/>
                        <w:left w:val="none" w:sz="0" w:space="0" w:color="auto"/>
                        <w:bottom w:val="none" w:sz="0" w:space="0" w:color="auto"/>
                        <w:right w:val="none" w:sz="0" w:space="0" w:color="auto"/>
                      </w:divBdr>
                    </w:div>
                  </w:divsChild>
                </w:div>
                <w:div w:id="466355655">
                  <w:marLeft w:val="0"/>
                  <w:marRight w:val="0"/>
                  <w:marTop w:val="0"/>
                  <w:marBottom w:val="0"/>
                  <w:divBdr>
                    <w:top w:val="none" w:sz="0" w:space="0" w:color="auto"/>
                    <w:left w:val="none" w:sz="0" w:space="0" w:color="auto"/>
                    <w:bottom w:val="none" w:sz="0" w:space="0" w:color="auto"/>
                    <w:right w:val="none" w:sz="0" w:space="0" w:color="auto"/>
                  </w:divBdr>
                  <w:divsChild>
                    <w:div w:id="1802112992">
                      <w:marLeft w:val="0"/>
                      <w:marRight w:val="0"/>
                      <w:marTop w:val="0"/>
                      <w:marBottom w:val="0"/>
                      <w:divBdr>
                        <w:top w:val="none" w:sz="0" w:space="0" w:color="auto"/>
                        <w:left w:val="none" w:sz="0" w:space="0" w:color="auto"/>
                        <w:bottom w:val="none" w:sz="0" w:space="0" w:color="auto"/>
                        <w:right w:val="none" w:sz="0" w:space="0" w:color="auto"/>
                      </w:divBdr>
                    </w:div>
                  </w:divsChild>
                </w:div>
                <w:div w:id="556362187">
                  <w:marLeft w:val="0"/>
                  <w:marRight w:val="0"/>
                  <w:marTop w:val="0"/>
                  <w:marBottom w:val="0"/>
                  <w:divBdr>
                    <w:top w:val="none" w:sz="0" w:space="0" w:color="auto"/>
                    <w:left w:val="none" w:sz="0" w:space="0" w:color="auto"/>
                    <w:bottom w:val="none" w:sz="0" w:space="0" w:color="auto"/>
                    <w:right w:val="none" w:sz="0" w:space="0" w:color="auto"/>
                  </w:divBdr>
                  <w:divsChild>
                    <w:div w:id="455755475">
                      <w:marLeft w:val="0"/>
                      <w:marRight w:val="0"/>
                      <w:marTop w:val="0"/>
                      <w:marBottom w:val="0"/>
                      <w:divBdr>
                        <w:top w:val="none" w:sz="0" w:space="0" w:color="auto"/>
                        <w:left w:val="none" w:sz="0" w:space="0" w:color="auto"/>
                        <w:bottom w:val="none" w:sz="0" w:space="0" w:color="auto"/>
                        <w:right w:val="none" w:sz="0" w:space="0" w:color="auto"/>
                      </w:divBdr>
                    </w:div>
                  </w:divsChild>
                </w:div>
                <w:div w:id="606352137">
                  <w:marLeft w:val="0"/>
                  <w:marRight w:val="0"/>
                  <w:marTop w:val="0"/>
                  <w:marBottom w:val="0"/>
                  <w:divBdr>
                    <w:top w:val="none" w:sz="0" w:space="0" w:color="auto"/>
                    <w:left w:val="none" w:sz="0" w:space="0" w:color="auto"/>
                    <w:bottom w:val="none" w:sz="0" w:space="0" w:color="auto"/>
                    <w:right w:val="none" w:sz="0" w:space="0" w:color="auto"/>
                  </w:divBdr>
                  <w:divsChild>
                    <w:div w:id="1314143053">
                      <w:marLeft w:val="0"/>
                      <w:marRight w:val="0"/>
                      <w:marTop w:val="0"/>
                      <w:marBottom w:val="0"/>
                      <w:divBdr>
                        <w:top w:val="none" w:sz="0" w:space="0" w:color="auto"/>
                        <w:left w:val="none" w:sz="0" w:space="0" w:color="auto"/>
                        <w:bottom w:val="none" w:sz="0" w:space="0" w:color="auto"/>
                        <w:right w:val="none" w:sz="0" w:space="0" w:color="auto"/>
                      </w:divBdr>
                    </w:div>
                  </w:divsChild>
                </w:div>
                <w:div w:id="620262733">
                  <w:marLeft w:val="0"/>
                  <w:marRight w:val="0"/>
                  <w:marTop w:val="0"/>
                  <w:marBottom w:val="0"/>
                  <w:divBdr>
                    <w:top w:val="none" w:sz="0" w:space="0" w:color="auto"/>
                    <w:left w:val="none" w:sz="0" w:space="0" w:color="auto"/>
                    <w:bottom w:val="none" w:sz="0" w:space="0" w:color="auto"/>
                    <w:right w:val="none" w:sz="0" w:space="0" w:color="auto"/>
                  </w:divBdr>
                  <w:divsChild>
                    <w:div w:id="51198581">
                      <w:marLeft w:val="0"/>
                      <w:marRight w:val="0"/>
                      <w:marTop w:val="0"/>
                      <w:marBottom w:val="0"/>
                      <w:divBdr>
                        <w:top w:val="none" w:sz="0" w:space="0" w:color="auto"/>
                        <w:left w:val="none" w:sz="0" w:space="0" w:color="auto"/>
                        <w:bottom w:val="none" w:sz="0" w:space="0" w:color="auto"/>
                        <w:right w:val="none" w:sz="0" w:space="0" w:color="auto"/>
                      </w:divBdr>
                    </w:div>
                  </w:divsChild>
                </w:div>
                <w:div w:id="701781401">
                  <w:marLeft w:val="0"/>
                  <w:marRight w:val="0"/>
                  <w:marTop w:val="0"/>
                  <w:marBottom w:val="0"/>
                  <w:divBdr>
                    <w:top w:val="none" w:sz="0" w:space="0" w:color="auto"/>
                    <w:left w:val="none" w:sz="0" w:space="0" w:color="auto"/>
                    <w:bottom w:val="none" w:sz="0" w:space="0" w:color="auto"/>
                    <w:right w:val="none" w:sz="0" w:space="0" w:color="auto"/>
                  </w:divBdr>
                  <w:divsChild>
                    <w:div w:id="889339422">
                      <w:marLeft w:val="0"/>
                      <w:marRight w:val="0"/>
                      <w:marTop w:val="0"/>
                      <w:marBottom w:val="0"/>
                      <w:divBdr>
                        <w:top w:val="none" w:sz="0" w:space="0" w:color="auto"/>
                        <w:left w:val="none" w:sz="0" w:space="0" w:color="auto"/>
                        <w:bottom w:val="none" w:sz="0" w:space="0" w:color="auto"/>
                        <w:right w:val="none" w:sz="0" w:space="0" w:color="auto"/>
                      </w:divBdr>
                    </w:div>
                  </w:divsChild>
                </w:div>
                <w:div w:id="727847378">
                  <w:marLeft w:val="0"/>
                  <w:marRight w:val="0"/>
                  <w:marTop w:val="0"/>
                  <w:marBottom w:val="0"/>
                  <w:divBdr>
                    <w:top w:val="none" w:sz="0" w:space="0" w:color="auto"/>
                    <w:left w:val="none" w:sz="0" w:space="0" w:color="auto"/>
                    <w:bottom w:val="none" w:sz="0" w:space="0" w:color="auto"/>
                    <w:right w:val="none" w:sz="0" w:space="0" w:color="auto"/>
                  </w:divBdr>
                  <w:divsChild>
                    <w:div w:id="1771391950">
                      <w:marLeft w:val="0"/>
                      <w:marRight w:val="0"/>
                      <w:marTop w:val="0"/>
                      <w:marBottom w:val="0"/>
                      <w:divBdr>
                        <w:top w:val="none" w:sz="0" w:space="0" w:color="auto"/>
                        <w:left w:val="none" w:sz="0" w:space="0" w:color="auto"/>
                        <w:bottom w:val="none" w:sz="0" w:space="0" w:color="auto"/>
                        <w:right w:val="none" w:sz="0" w:space="0" w:color="auto"/>
                      </w:divBdr>
                    </w:div>
                  </w:divsChild>
                </w:div>
                <w:div w:id="733893395">
                  <w:marLeft w:val="0"/>
                  <w:marRight w:val="0"/>
                  <w:marTop w:val="0"/>
                  <w:marBottom w:val="0"/>
                  <w:divBdr>
                    <w:top w:val="none" w:sz="0" w:space="0" w:color="auto"/>
                    <w:left w:val="none" w:sz="0" w:space="0" w:color="auto"/>
                    <w:bottom w:val="none" w:sz="0" w:space="0" w:color="auto"/>
                    <w:right w:val="none" w:sz="0" w:space="0" w:color="auto"/>
                  </w:divBdr>
                  <w:divsChild>
                    <w:div w:id="1258907833">
                      <w:marLeft w:val="0"/>
                      <w:marRight w:val="0"/>
                      <w:marTop w:val="0"/>
                      <w:marBottom w:val="0"/>
                      <w:divBdr>
                        <w:top w:val="none" w:sz="0" w:space="0" w:color="auto"/>
                        <w:left w:val="none" w:sz="0" w:space="0" w:color="auto"/>
                        <w:bottom w:val="none" w:sz="0" w:space="0" w:color="auto"/>
                        <w:right w:val="none" w:sz="0" w:space="0" w:color="auto"/>
                      </w:divBdr>
                    </w:div>
                  </w:divsChild>
                </w:div>
                <w:div w:id="751971342">
                  <w:marLeft w:val="0"/>
                  <w:marRight w:val="0"/>
                  <w:marTop w:val="0"/>
                  <w:marBottom w:val="0"/>
                  <w:divBdr>
                    <w:top w:val="none" w:sz="0" w:space="0" w:color="auto"/>
                    <w:left w:val="none" w:sz="0" w:space="0" w:color="auto"/>
                    <w:bottom w:val="none" w:sz="0" w:space="0" w:color="auto"/>
                    <w:right w:val="none" w:sz="0" w:space="0" w:color="auto"/>
                  </w:divBdr>
                  <w:divsChild>
                    <w:div w:id="92556585">
                      <w:marLeft w:val="0"/>
                      <w:marRight w:val="0"/>
                      <w:marTop w:val="0"/>
                      <w:marBottom w:val="0"/>
                      <w:divBdr>
                        <w:top w:val="none" w:sz="0" w:space="0" w:color="auto"/>
                        <w:left w:val="none" w:sz="0" w:space="0" w:color="auto"/>
                        <w:bottom w:val="none" w:sz="0" w:space="0" w:color="auto"/>
                        <w:right w:val="none" w:sz="0" w:space="0" w:color="auto"/>
                      </w:divBdr>
                    </w:div>
                  </w:divsChild>
                </w:div>
                <w:div w:id="941228205">
                  <w:marLeft w:val="0"/>
                  <w:marRight w:val="0"/>
                  <w:marTop w:val="0"/>
                  <w:marBottom w:val="0"/>
                  <w:divBdr>
                    <w:top w:val="none" w:sz="0" w:space="0" w:color="auto"/>
                    <w:left w:val="none" w:sz="0" w:space="0" w:color="auto"/>
                    <w:bottom w:val="none" w:sz="0" w:space="0" w:color="auto"/>
                    <w:right w:val="none" w:sz="0" w:space="0" w:color="auto"/>
                  </w:divBdr>
                  <w:divsChild>
                    <w:div w:id="562369382">
                      <w:marLeft w:val="0"/>
                      <w:marRight w:val="0"/>
                      <w:marTop w:val="0"/>
                      <w:marBottom w:val="0"/>
                      <w:divBdr>
                        <w:top w:val="none" w:sz="0" w:space="0" w:color="auto"/>
                        <w:left w:val="none" w:sz="0" w:space="0" w:color="auto"/>
                        <w:bottom w:val="none" w:sz="0" w:space="0" w:color="auto"/>
                        <w:right w:val="none" w:sz="0" w:space="0" w:color="auto"/>
                      </w:divBdr>
                    </w:div>
                  </w:divsChild>
                </w:div>
                <w:div w:id="971709287">
                  <w:marLeft w:val="0"/>
                  <w:marRight w:val="0"/>
                  <w:marTop w:val="0"/>
                  <w:marBottom w:val="0"/>
                  <w:divBdr>
                    <w:top w:val="none" w:sz="0" w:space="0" w:color="auto"/>
                    <w:left w:val="none" w:sz="0" w:space="0" w:color="auto"/>
                    <w:bottom w:val="none" w:sz="0" w:space="0" w:color="auto"/>
                    <w:right w:val="none" w:sz="0" w:space="0" w:color="auto"/>
                  </w:divBdr>
                  <w:divsChild>
                    <w:div w:id="172885230">
                      <w:marLeft w:val="0"/>
                      <w:marRight w:val="0"/>
                      <w:marTop w:val="0"/>
                      <w:marBottom w:val="0"/>
                      <w:divBdr>
                        <w:top w:val="none" w:sz="0" w:space="0" w:color="auto"/>
                        <w:left w:val="none" w:sz="0" w:space="0" w:color="auto"/>
                        <w:bottom w:val="none" w:sz="0" w:space="0" w:color="auto"/>
                        <w:right w:val="none" w:sz="0" w:space="0" w:color="auto"/>
                      </w:divBdr>
                    </w:div>
                  </w:divsChild>
                </w:div>
                <w:div w:id="1080640418">
                  <w:marLeft w:val="0"/>
                  <w:marRight w:val="0"/>
                  <w:marTop w:val="0"/>
                  <w:marBottom w:val="0"/>
                  <w:divBdr>
                    <w:top w:val="none" w:sz="0" w:space="0" w:color="auto"/>
                    <w:left w:val="none" w:sz="0" w:space="0" w:color="auto"/>
                    <w:bottom w:val="none" w:sz="0" w:space="0" w:color="auto"/>
                    <w:right w:val="none" w:sz="0" w:space="0" w:color="auto"/>
                  </w:divBdr>
                  <w:divsChild>
                    <w:div w:id="743527822">
                      <w:marLeft w:val="0"/>
                      <w:marRight w:val="0"/>
                      <w:marTop w:val="0"/>
                      <w:marBottom w:val="0"/>
                      <w:divBdr>
                        <w:top w:val="none" w:sz="0" w:space="0" w:color="auto"/>
                        <w:left w:val="none" w:sz="0" w:space="0" w:color="auto"/>
                        <w:bottom w:val="none" w:sz="0" w:space="0" w:color="auto"/>
                        <w:right w:val="none" w:sz="0" w:space="0" w:color="auto"/>
                      </w:divBdr>
                    </w:div>
                  </w:divsChild>
                </w:div>
                <w:div w:id="1099643803">
                  <w:marLeft w:val="0"/>
                  <w:marRight w:val="0"/>
                  <w:marTop w:val="0"/>
                  <w:marBottom w:val="0"/>
                  <w:divBdr>
                    <w:top w:val="none" w:sz="0" w:space="0" w:color="auto"/>
                    <w:left w:val="none" w:sz="0" w:space="0" w:color="auto"/>
                    <w:bottom w:val="none" w:sz="0" w:space="0" w:color="auto"/>
                    <w:right w:val="none" w:sz="0" w:space="0" w:color="auto"/>
                  </w:divBdr>
                  <w:divsChild>
                    <w:div w:id="967466286">
                      <w:marLeft w:val="0"/>
                      <w:marRight w:val="0"/>
                      <w:marTop w:val="0"/>
                      <w:marBottom w:val="0"/>
                      <w:divBdr>
                        <w:top w:val="none" w:sz="0" w:space="0" w:color="auto"/>
                        <w:left w:val="none" w:sz="0" w:space="0" w:color="auto"/>
                        <w:bottom w:val="none" w:sz="0" w:space="0" w:color="auto"/>
                        <w:right w:val="none" w:sz="0" w:space="0" w:color="auto"/>
                      </w:divBdr>
                    </w:div>
                  </w:divsChild>
                </w:div>
                <w:div w:id="1126973634">
                  <w:marLeft w:val="0"/>
                  <w:marRight w:val="0"/>
                  <w:marTop w:val="0"/>
                  <w:marBottom w:val="0"/>
                  <w:divBdr>
                    <w:top w:val="none" w:sz="0" w:space="0" w:color="auto"/>
                    <w:left w:val="none" w:sz="0" w:space="0" w:color="auto"/>
                    <w:bottom w:val="none" w:sz="0" w:space="0" w:color="auto"/>
                    <w:right w:val="none" w:sz="0" w:space="0" w:color="auto"/>
                  </w:divBdr>
                  <w:divsChild>
                    <w:div w:id="597106615">
                      <w:marLeft w:val="0"/>
                      <w:marRight w:val="0"/>
                      <w:marTop w:val="0"/>
                      <w:marBottom w:val="0"/>
                      <w:divBdr>
                        <w:top w:val="none" w:sz="0" w:space="0" w:color="auto"/>
                        <w:left w:val="none" w:sz="0" w:space="0" w:color="auto"/>
                        <w:bottom w:val="none" w:sz="0" w:space="0" w:color="auto"/>
                        <w:right w:val="none" w:sz="0" w:space="0" w:color="auto"/>
                      </w:divBdr>
                    </w:div>
                  </w:divsChild>
                </w:div>
                <w:div w:id="1172916526">
                  <w:marLeft w:val="0"/>
                  <w:marRight w:val="0"/>
                  <w:marTop w:val="0"/>
                  <w:marBottom w:val="0"/>
                  <w:divBdr>
                    <w:top w:val="none" w:sz="0" w:space="0" w:color="auto"/>
                    <w:left w:val="none" w:sz="0" w:space="0" w:color="auto"/>
                    <w:bottom w:val="none" w:sz="0" w:space="0" w:color="auto"/>
                    <w:right w:val="none" w:sz="0" w:space="0" w:color="auto"/>
                  </w:divBdr>
                  <w:divsChild>
                    <w:div w:id="1982541375">
                      <w:marLeft w:val="0"/>
                      <w:marRight w:val="0"/>
                      <w:marTop w:val="0"/>
                      <w:marBottom w:val="0"/>
                      <w:divBdr>
                        <w:top w:val="none" w:sz="0" w:space="0" w:color="auto"/>
                        <w:left w:val="none" w:sz="0" w:space="0" w:color="auto"/>
                        <w:bottom w:val="none" w:sz="0" w:space="0" w:color="auto"/>
                        <w:right w:val="none" w:sz="0" w:space="0" w:color="auto"/>
                      </w:divBdr>
                    </w:div>
                  </w:divsChild>
                </w:div>
                <w:div w:id="1241676829">
                  <w:marLeft w:val="0"/>
                  <w:marRight w:val="0"/>
                  <w:marTop w:val="0"/>
                  <w:marBottom w:val="0"/>
                  <w:divBdr>
                    <w:top w:val="none" w:sz="0" w:space="0" w:color="auto"/>
                    <w:left w:val="none" w:sz="0" w:space="0" w:color="auto"/>
                    <w:bottom w:val="none" w:sz="0" w:space="0" w:color="auto"/>
                    <w:right w:val="none" w:sz="0" w:space="0" w:color="auto"/>
                  </w:divBdr>
                  <w:divsChild>
                    <w:div w:id="807741635">
                      <w:marLeft w:val="0"/>
                      <w:marRight w:val="0"/>
                      <w:marTop w:val="0"/>
                      <w:marBottom w:val="0"/>
                      <w:divBdr>
                        <w:top w:val="none" w:sz="0" w:space="0" w:color="auto"/>
                        <w:left w:val="none" w:sz="0" w:space="0" w:color="auto"/>
                        <w:bottom w:val="none" w:sz="0" w:space="0" w:color="auto"/>
                        <w:right w:val="none" w:sz="0" w:space="0" w:color="auto"/>
                      </w:divBdr>
                    </w:div>
                  </w:divsChild>
                </w:div>
                <w:div w:id="1313753563">
                  <w:marLeft w:val="0"/>
                  <w:marRight w:val="0"/>
                  <w:marTop w:val="0"/>
                  <w:marBottom w:val="0"/>
                  <w:divBdr>
                    <w:top w:val="none" w:sz="0" w:space="0" w:color="auto"/>
                    <w:left w:val="none" w:sz="0" w:space="0" w:color="auto"/>
                    <w:bottom w:val="none" w:sz="0" w:space="0" w:color="auto"/>
                    <w:right w:val="none" w:sz="0" w:space="0" w:color="auto"/>
                  </w:divBdr>
                  <w:divsChild>
                    <w:div w:id="421730461">
                      <w:marLeft w:val="0"/>
                      <w:marRight w:val="0"/>
                      <w:marTop w:val="0"/>
                      <w:marBottom w:val="0"/>
                      <w:divBdr>
                        <w:top w:val="none" w:sz="0" w:space="0" w:color="auto"/>
                        <w:left w:val="none" w:sz="0" w:space="0" w:color="auto"/>
                        <w:bottom w:val="none" w:sz="0" w:space="0" w:color="auto"/>
                        <w:right w:val="none" w:sz="0" w:space="0" w:color="auto"/>
                      </w:divBdr>
                    </w:div>
                  </w:divsChild>
                </w:div>
                <w:div w:id="1321539310">
                  <w:marLeft w:val="0"/>
                  <w:marRight w:val="0"/>
                  <w:marTop w:val="0"/>
                  <w:marBottom w:val="0"/>
                  <w:divBdr>
                    <w:top w:val="none" w:sz="0" w:space="0" w:color="auto"/>
                    <w:left w:val="none" w:sz="0" w:space="0" w:color="auto"/>
                    <w:bottom w:val="none" w:sz="0" w:space="0" w:color="auto"/>
                    <w:right w:val="none" w:sz="0" w:space="0" w:color="auto"/>
                  </w:divBdr>
                  <w:divsChild>
                    <w:div w:id="1073351099">
                      <w:marLeft w:val="0"/>
                      <w:marRight w:val="0"/>
                      <w:marTop w:val="0"/>
                      <w:marBottom w:val="0"/>
                      <w:divBdr>
                        <w:top w:val="none" w:sz="0" w:space="0" w:color="auto"/>
                        <w:left w:val="none" w:sz="0" w:space="0" w:color="auto"/>
                        <w:bottom w:val="none" w:sz="0" w:space="0" w:color="auto"/>
                        <w:right w:val="none" w:sz="0" w:space="0" w:color="auto"/>
                      </w:divBdr>
                    </w:div>
                  </w:divsChild>
                </w:div>
                <w:div w:id="1396313756">
                  <w:marLeft w:val="0"/>
                  <w:marRight w:val="0"/>
                  <w:marTop w:val="0"/>
                  <w:marBottom w:val="0"/>
                  <w:divBdr>
                    <w:top w:val="none" w:sz="0" w:space="0" w:color="auto"/>
                    <w:left w:val="none" w:sz="0" w:space="0" w:color="auto"/>
                    <w:bottom w:val="none" w:sz="0" w:space="0" w:color="auto"/>
                    <w:right w:val="none" w:sz="0" w:space="0" w:color="auto"/>
                  </w:divBdr>
                  <w:divsChild>
                    <w:div w:id="326246404">
                      <w:marLeft w:val="0"/>
                      <w:marRight w:val="0"/>
                      <w:marTop w:val="0"/>
                      <w:marBottom w:val="0"/>
                      <w:divBdr>
                        <w:top w:val="none" w:sz="0" w:space="0" w:color="auto"/>
                        <w:left w:val="none" w:sz="0" w:space="0" w:color="auto"/>
                        <w:bottom w:val="none" w:sz="0" w:space="0" w:color="auto"/>
                        <w:right w:val="none" w:sz="0" w:space="0" w:color="auto"/>
                      </w:divBdr>
                    </w:div>
                  </w:divsChild>
                </w:div>
                <w:div w:id="1482651349">
                  <w:marLeft w:val="0"/>
                  <w:marRight w:val="0"/>
                  <w:marTop w:val="0"/>
                  <w:marBottom w:val="0"/>
                  <w:divBdr>
                    <w:top w:val="none" w:sz="0" w:space="0" w:color="auto"/>
                    <w:left w:val="none" w:sz="0" w:space="0" w:color="auto"/>
                    <w:bottom w:val="none" w:sz="0" w:space="0" w:color="auto"/>
                    <w:right w:val="none" w:sz="0" w:space="0" w:color="auto"/>
                  </w:divBdr>
                  <w:divsChild>
                    <w:div w:id="73164606">
                      <w:marLeft w:val="0"/>
                      <w:marRight w:val="0"/>
                      <w:marTop w:val="0"/>
                      <w:marBottom w:val="0"/>
                      <w:divBdr>
                        <w:top w:val="none" w:sz="0" w:space="0" w:color="auto"/>
                        <w:left w:val="none" w:sz="0" w:space="0" w:color="auto"/>
                        <w:bottom w:val="none" w:sz="0" w:space="0" w:color="auto"/>
                        <w:right w:val="none" w:sz="0" w:space="0" w:color="auto"/>
                      </w:divBdr>
                    </w:div>
                  </w:divsChild>
                </w:div>
                <w:div w:id="1628272315">
                  <w:marLeft w:val="0"/>
                  <w:marRight w:val="0"/>
                  <w:marTop w:val="0"/>
                  <w:marBottom w:val="0"/>
                  <w:divBdr>
                    <w:top w:val="none" w:sz="0" w:space="0" w:color="auto"/>
                    <w:left w:val="none" w:sz="0" w:space="0" w:color="auto"/>
                    <w:bottom w:val="none" w:sz="0" w:space="0" w:color="auto"/>
                    <w:right w:val="none" w:sz="0" w:space="0" w:color="auto"/>
                  </w:divBdr>
                  <w:divsChild>
                    <w:div w:id="795568988">
                      <w:marLeft w:val="0"/>
                      <w:marRight w:val="0"/>
                      <w:marTop w:val="0"/>
                      <w:marBottom w:val="0"/>
                      <w:divBdr>
                        <w:top w:val="none" w:sz="0" w:space="0" w:color="auto"/>
                        <w:left w:val="none" w:sz="0" w:space="0" w:color="auto"/>
                        <w:bottom w:val="none" w:sz="0" w:space="0" w:color="auto"/>
                        <w:right w:val="none" w:sz="0" w:space="0" w:color="auto"/>
                      </w:divBdr>
                    </w:div>
                  </w:divsChild>
                </w:div>
                <w:div w:id="1713573545">
                  <w:marLeft w:val="0"/>
                  <w:marRight w:val="0"/>
                  <w:marTop w:val="0"/>
                  <w:marBottom w:val="0"/>
                  <w:divBdr>
                    <w:top w:val="none" w:sz="0" w:space="0" w:color="auto"/>
                    <w:left w:val="none" w:sz="0" w:space="0" w:color="auto"/>
                    <w:bottom w:val="none" w:sz="0" w:space="0" w:color="auto"/>
                    <w:right w:val="none" w:sz="0" w:space="0" w:color="auto"/>
                  </w:divBdr>
                  <w:divsChild>
                    <w:div w:id="2111659314">
                      <w:marLeft w:val="0"/>
                      <w:marRight w:val="0"/>
                      <w:marTop w:val="0"/>
                      <w:marBottom w:val="0"/>
                      <w:divBdr>
                        <w:top w:val="none" w:sz="0" w:space="0" w:color="auto"/>
                        <w:left w:val="none" w:sz="0" w:space="0" w:color="auto"/>
                        <w:bottom w:val="none" w:sz="0" w:space="0" w:color="auto"/>
                        <w:right w:val="none" w:sz="0" w:space="0" w:color="auto"/>
                      </w:divBdr>
                    </w:div>
                  </w:divsChild>
                </w:div>
                <w:div w:id="1720396324">
                  <w:marLeft w:val="0"/>
                  <w:marRight w:val="0"/>
                  <w:marTop w:val="0"/>
                  <w:marBottom w:val="0"/>
                  <w:divBdr>
                    <w:top w:val="none" w:sz="0" w:space="0" w:color="auto"/>
                    <w:left w:val="none" w:sz="0" w:space="0" w:color="auto"/>
                    <w:bottom w:val="none" w:sz="0" w:space="0" w:color="auto"/>
                    <w:right w:val="none" w:sz="0" w:space="0" w:color="auto"/>
                  </w:divBdr>
                  <w:divsChild>
                    <w:div w:id="983972387">
                      <w:marLeft w:val="0"/>
                      <w:marRight w:val="0"/>
                      <w:marTop w:val="0"/>
                      <w:marBottom w:val="0"/>
                      <w:divBdr>
                        <w:top w:val="none" w:sz="0" w:space="0" w:color="auto"/>
                        <w:left w:val="none" w:sz="0" w:space="0" w:color="auto"/>
                        <w:bottom w:val="none" w:sz="0" w:space="0" w:color="auto"/>
                        <w:right w:val="none" w:sz="0" w:space="0" w:color="auto"/>
                      </w:divBdr>
                    </w:div>
                  </w:divsChild>
                </w:div>
                <w:div w:id="1856075324">
                  <w:marLeft w:val="0"/>
                  <w:marRight w:val="0"/>
                  <w:marTop w:val="0"/>
                  <w:marBottom w:val="0"/>
                  <w:divBdr>
                    <w:top w:val="none" w:sz="0" w:space="0" w:color="auto"/>
                    <w:left w:val="none" w:sz="0" w:space="0" w:color="auto"/>
                    <w:bottom w:val="none" w:sz="0" w:space="0" w:color="auto"/>
                    <w:right w:val="none" w:sz="0" w:space="0" w:color="auto"/>
                  </w:divBdr>
                  <w:divsChild>
                    <w:div w:id="897202987">
                      <w:marLeft w:val="0"/>
                      <w:marRight w:val="0"/>
                      <w:marTop w:val="0"/>
                      <w:marBottom w:val="0"/>
                      <w:divBdr>
                        <w:top w:val="none" w:sz="0" w:space="0" w:color="auto"/>
                        <w:left w:val="none" w:sz="0" w:space="0" w:color="auto"/>
                        <w:bottom w:val="none" w:sz="0" w:space="0" w:color="auto"/>
                        <w:right w:val="none" w:sz="0" w:space="0" w:color="auto"/>
                      </w:divBdr>
                    </w:div>
                  </w:divsChild>
                </w:div>
                <w:div w:id="1952127529">
                  <w:marLeft w:val="0"/>
                  <w:marRight w:val="0"/>
                  <w:marTop w:val="0"/>
                  <w:marBottom w:val="0"/>
                  <w:divBdr>
                    <w:top w:val="none" w:sz="0" w:space="0" w:color="auto"/>
                    <w:left w:val="none" w:sz="0" w:space="0" w:color="auto"/>
                    <w:bottom w:val="none" w:sz="0" w:space="0" w:color="auto"/>
                    <w:right w:val="none" w:sz="0" w:space="0" w:color="auto"/>
                  </w:divBdr>
                  <w:divsChild>
                    <w:div w:id="82650384">
                      <w:marLeft w:val="0"/>
                      <w:marRight w:val="0"/>
                      <w:marTop w:val="0"/>
                      <w:marBottom w:val="0"/>
                      <w:divBdr>
                        <w:top w:val="none" w:sz="0" w:space="0" w:color="auto"/>
                        <w:left w:val="none" w:sz="0" w:space="0" w:color="auto"/>
                        <w:bottom w:val="none" w:sz="0" w:space="0" w:color="auto"/>
                        <w:right w:val="none" w:sz="0" w:space="0" w:color="auto"/>
                      </w:divBdr>
                    </w:div>
                  </w:divsChild>
                </w:div>
                <w:div w:id="2099402816">
                  <w:marLeft w:val="0"/>
                  <w:marRight w:val="0"/>
                  <w:marTop w:val="0"/>
                  <w:marBottom w:val="0"/>
                  <w:divBdr>
                    <w:top w:val="none" w:sz="0" w:space="0" w:color="auto"/>
                    <w:left w:val="none" w:sz="0" w:space="0" w:color="auto"/>
                    <w:bottom w:val="none" w:sz="0" w:space="0" w:color="auto"/>
                    <w:right w:val="none" w:sz="0" w:space="0" w:color="auto"/>
                  </w:divBdr>
                  <w:divsChild>
                    <w:div w:id="93745026">
                      <w:marLeft w:val="0"/>
                      <w:marRight w:val="0"/>
                      <w:marTop w:val="0"/>
                      <w:marBottom w:val="0"/>
                      <w:divBdr>
                        <w:top w:val="none" w:sz="0" w:space="0" w:color="auto"/>
                        <w:left w:val="none" w:sz="0" w:space="0" w:color="auto"/>
                        <w:bottom w:val="none" w:sz="0" w:space="0" w:color="auto"/>
                        <w:right w:val="none" w:sz="0" w:space="0" w:color="auto"/>
                      </w:divBdr>
                    </w:div>
                  </w:divsChild>
                </w:div>
                <w:div w:id="2106221878">
                  <w:marLeft w:val="0"/>
                  <w:marRight w:val="0"/>
                  <w:marTop w:val="0"/>
                  <w:marBottom w:val="0"/>
                  <w:divBdr>
                    <w:top w:val="none" w:sz="0" w:space="0" w:color="auto"/>
                    <w:left w:val="none" w:sz="0" w:space="0" w:color="auto"/>
                    <w:bottom w:val="none" w:sz="0" w:space="0" w:color="auto"/>
                    <w:right w:val="none" w:sz="0" w:space="0" w:color="auto"/>
                  </w:divBdr>
                  <w:divsChild>
                    <w:div w:id="7879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760288">
          <w:marLeft w:val="0"/>
          <w:marRight w:val="0"/>
          <w:marTop w:val="0"/>
          <w:marBottom w:val="0"/>
          <w:divBdr>
            <w:top w:val="none" w:sz="0" w:space="0" w:color="auto"/>
            <w:left w:val="none" w:sz="0" w:space="0" w:color="auto"/>
            <w:bottom w:val="none" w:sz="0" w:space="0" w:color="auto"/>
            <w:right w:val="none" w:sz="0" w:space="0" w:color="auto"/>
          </w:divBdr>
        </w:div>
        <w:div w:id="1654068272">
          <w:marLeft w:val="0"/>
          <w:marRight w:val="0"/>
          <w:marTop w:val="0"/>
          <w:marBottom w:val="0"/>
          <w:divBdr>
            <w:top w:val="none" w:sz="0" w:space="0" w:color="auto"/>
            <w:left w:val="none" w:sz="0" w:space="0" w:color="auto"/>
            <w:bottom w:val="none" w:sz="0" w:space="0" w:color="auto"/>
            <w:right w:val="none" w:sz="0" w:space="0" w:color="auto"/>
          </w:divBdr>
        </w:div>
        <w:div w:id="1667125187">
          <w:marLeft w:val="0"/>
          <w:marRight w:val="0"/>
          <w:marTop w:val="0"/>
          <w:marBottom w:val="0"/>
          <w:divBdr>
            <w:top w:val="none" w:sz="0" w:space="0" w:color="auto"/>
            <w:left w:val="none" w:sz="0" w:space="0" w:color="auto"/>
            <w:bottom w:val="none" w:sz="0" w:space="0" w:color="auto"/>
            <w:right w:val="none" w:sz="0" w:space="0" w:color="auto"/>
          </w:divBdr>
        </w:div>
        <w:div w:id="1677220642">
          <w:marLeft w:val="0"/>
          <w:marRight w:val="0"/>
          <w:marTop w:val="0"/>
          <w:marBottom w:val="0"/>
          <w:divBdr>
            <w:top w:val="none" w:sz="0" w:space="0" w:color="auto"/>
            <w:left w:val="none" w:sz="0" w:space="0" w:color="auto"/>
            <w:bottom w:val="none" w:sz="0" w:space="0" w:color="auto"/>
            <w:right w:val="none" w:sz="0" w:space="0" w:color="auto"/>
          </w:divBdr>
        </w:div>
        <w:div w:id="1679893604">
          <w:marLeft w:val="0"/>
          <w:marRight w:val="0"/>
          <w:marTop w:val="0"/>
          <w:marBottom w:val="0"/>
          <w:divBdr>
            <w:top w:val="none" w:sz="0" w:space="0" w:color="auto"/>
            <w:left w:val="none" w:sz="0" w:space="0" w:color="auto"/>
            <w:bottom w:val="none" w:sz="0" w:space="0" w:color="auto"/>
            <w:right w:val="none" w:sz="0" w:space="0" w:color="auto"/>
          </w:divBdr>
        </w:div>
        <w:div w:id="1680697635">
          <w:marLeft w:val="0"/>
          <w:marRight w:val="0"/>
          <w:marTop w:val="0"/>
          <w:marBottom w:val="0"/>
          <w:divBdr>
            <w:top w:val="none" w:sz="0" w:space="0" w:color="auto"/>
            <w:left w:val="none" w:sz="0" w:space="0" w:color="auto"/>
            <w:bottom w:val="none" w:sz="0" w:space="0" w:color="auto"/>
            <w:right w:val="none" w:sz="0" w:space="0" w:color="auto"/>
          </w:divBdr>
        </w:div>
        <w:div w:id="1702706806">
          <w:marLeft w:val="0"/>
          <w:marRight w:val="0"/>
          <w:marTop w:val="0"/>
          <w:marBottom w:val="0"/>
          <w:divBdr>
            <w:top w:val="none" w:sz="0" w:space="0" w:color="auto"/>
            <w:left w:val="none" w:sz="0" w:space="0" w:color="auto"/>
            <w:bottom w:val="none" w:sz="0" w:space="0" w:color="auto"/>
            <w:right w:val="none" w:sz="0" w:space="0" w:color="auto"/>
          </w:divBdr>
        </w:div>
        <w:div w:id="1705908317">
          <w:marLeft w:val="0"/>
          <w:marRight w:val="0"/>
          <w:marTop w:val="0"/>
          <w:marBottom w:val="0"/>
          <w:divBdr>
            <w:top w:val="none" w:sz="0" w:space="0" w:color="auto"/>
            <w:left w:val="none" w:sz="0" w:space="0" w:color="auto"/>
            <w:bottom w:val="none" w:sz="0" w:space="0" w:color="auto"/>
            <w:right w:val="none" w:sz="0" w:space="0" w:color="auto"/>
          </w:divBdr>
        </w:div>
        <w:div w:id="1748453808">
          <w:marLeft w:val="0"/>
          <w:marRight w:val="0"/>
          <w:marTop w:val="0"/>
          <w:marBottom w:val="0"/>
          <w:divBdr>
            <w:top w:val="none" w:sz="0" w:space="0" w:color="auto"/>
            <w:left w:val="none" w:sz="0" w:space="0" w:color="auto"/>
            <w:bottom w:val="none" w:sz="0" w:space="0" w:color="auto"/>
            <w:right w:val="none" w:sz="0" w:space="0" w:color="auto"/>
          </w:divBdr>
        </w:div>
        <w:div w:id="1761414079">
          <w:marLeft w:val="0"/>
          <w:marRight w:val="0"/>
          <w:marTop w:val="0"/>
          <w:marBottom w:val="0"/>
          <w:divBdr>
            <w:top w:val="none" w:sz="0" w:space="0" w:color="auto"/>
            <w:left w:val="none" w:sz="0" w:space="0" w:color="auto"/>
            <w:bottom w:val="none" w:sz="0" w:space="0" w:color="auto"/>
            <w:right w:val="none" w:sz="0" w:space="0" w:color="auto"/>
          </w:divBdr>
        </w:div>
        <w:div w:id="1771387829">
          <w:marLeft w:val="0"/>
          <w:marRight w:val="0"/>
          <w:marTop w:val="0"/>
          <w:marBottom w:val="0"/>
          <w:divBdr>
            <w:top w:val="none" w:sz="0" w:space="0" w:color="auto"/>
            <w:left w:val="none" w:sz="0" w:space="0" w:color="auto"/>
            <w:bottom w:val="none" w:sz="0" w:space="0" w:color="auto"/>
            <w:right w:val="none" w:sz="0" w:space="0" w:color="auto"/>
          </w:divBdr>
        </w:div>
        <w:div w:id="1779330511">
          <w:marLeft w:val="0"/>
          <w:marRight w:val="0"/>
          <w:marTop w:val="0"/>
          <w:marBottom w:val="0"/>
          <w:divBdr>
            <w:top w:val="none" w:sz="0" w:space="0" w:color="auto"/>
            <w:left w:val="none" w:sz="0" w:space="0" w:color="auto"/>
            <w:bottom w:val="none" w:sz="0" w:space="0" w:color="auto"/>
            <w:right w:val="none" w:sz="0" w:space="0" w:color="auto"/>
          </w:divBdr>
        </w:div>
        <w:div w:id="1783304410">
          <w:marLeft w:val="0"/>
          <w:marRight w:val="0"/>
          <w:marTop w:val="0"/>
          <w:marBottom w:val="0"/>
          <w:divBdr>
            <w:top w:val="none" w:sz="0" w:space="0" w:color="auto"/>
            <w:left w:val="none" w:sz="0" w:space="0" w:color="auto"/>
            <w:bottom w:val="none" w:sz="0" w:space="0" w:color="auto"/>
            <w:right w:val="none" w:sz="0" w:space="0" w:color="auto"/>
          </w:divBdr>
        </w:div>
        <w:div w:id="1801266586">
          <w:marLeft w:val="0"/>
          <w:marRight w:val="0"/>
          <w:marTop w:val="0"/>
          <w:marBottom w:val="0"/>
          <w:divBdr>
            <w:top w:val="none" w:sz="0" w:space="0" w:color="auto"/>
            <w:left w:val="none" w:sz="0" w:space="0" w:color="auto"/>
            <w:bottom w:val="none" w:sz="0" w:space="0" w:color="auto"/>
            <w:right w:val="none" w:sz="0" w:space="0" w:color="auto"/>
          </w:divBdr>
        </w:div>
        <w:div w:id="1803382904">
          <w:marLeft w:val="0"/>
          <w:marRight w:val="0"/>
          <w:marTop w:val="0"/>
          <w:marBottom w:val="0"/>
          <w:divBdr>
            <w:top w:val="none" w:sz="0" w:space="0" w:color="auto"/>
            <w:left w:val="none" w:sz="0" w:space="0" w:color="auto"/>
            <w:bottom w:val="none" w:sz="0" w:space="0" w:color="auto"/>
            <w:right w:val="none" w:sz="0" w:space="0" w:color="auto"/>
          </w:divBdr>
        </w:div>
        <w:div w:id="1831824155">
          <w:marLeft w:val="0"/>
          <w:marRight w:val="0"/>
          <w:marTop w:val="0"/>
          <w:marBottom w:val="0"/>
          <w:divBdr>
            <w:top w:val="none" w:sz="0" w:space="0" w:color="auto"/>
            <w:left w:val="none" w:sz="0" w:space="0" w:color="auto"/>
            <w:bottom w:val="none" w:sz="0" w:space="0" w:color="auto"/>
            <w:right w:val="none" w:sz="0" w:space="0" w:color="auto"/>
          </w:divBdr>
        </w:div>
        <w:div w:id="1838962637">
          <w:marLeft w:val="0"/>
          <w:marRight w:val="0"/>
          <w:marTop w:val="0"/>
          <w:marBottom w:val="0"/>
          <w:divBdr>
            <w:top w:val="none" w:sz="0" w:space="0" w:color="auto"/>
            <w:left w:val="none" w:sz="0" w:space="0" w:color="auto"/>
            <w:bottom w:val="none" w:sz="0" w:space="0" w:color="auto"/>
            <w:right w:val="none" w:sz="0" w:space="0" w:color="auto"/>
          </w:divBdr>
          <w:divsChild>
            <w:div w:id="305476658">
              <w:marLeft w:val="-75"/>
              <w:marRight w:val="0"/>
              <w:marTop w:val="30"/>
              <w:marBottom w:val="30"/>
              <w:divBdr>
                <w:top w:val="none" w:sz="0" w:space="0" w:color="auto"/>
                <w:left w:val="none" w:sz="0" w:space="0" w:color="auto"/>
                <w:bottom w:val="none" w:sz="0" w:space="0" w:color="auto"/>
                <w:right w:val="none" w:sz="0" w:space="0" w:color="auto"/>
              </w:divBdr>
              <w:divsChild>
                <w:div w:id="92359499">
                  <w:marLeft w:val="0"/>
                  <w:marRight w:val="0"/>
                  <w:marTop w:val="0"/>
                  <w:marBottom w:val="0"/>
                  <w:divBdr>
                    <w:top w:val="none" w:sz="0" w:space="0" w:color="auto"/>
                    <w:left w:val="none" w:sz="0" w:space="0" w:color="auto"/>
                    <w:bottom w:val="none" w:sz="0" w:space="0" w:color="auto"/>
                    <w:right w:val="none" w:sz="0" w:space="0" w:color="auto"/>
                  </w:divBdr>
                  <w:divsChild>
                    <w:div w:id="1895583296">
                      <w:marLeft w:val="0"/>
                      <w:marRight w:val="0"/>
                      <w:marTop w:val="0"/>
                      <w:marBottom w:val="0"/>
                      <w:divBdr>
                        <w:top w:val="none" w:sz="0" w:space="0" w:color="auto"/>
                        <w:left w:val="none" w:sz="0" w:space="0" w:color="auto"/>
                        <w:bottom w:val="none" w:sz="0" w:space="0" w:color="auto"/>
                        <w:right w:val="none" w:sz="0" w:space="0" w:color="auto"/>
                      </w:divBdr>
                    </w:div>
                  </w:divsChild>
                </w:div>
                <w:div w:id="199559798">
                  <w:marLeft w:val="0"/>
                  <w:marRight w:val="0"/>
                  <w:marTop w:val="0"/>
                  <w:marBottom w:val="0"/>
                  <w:divBdr>
                    <w:top w:val="none" w:sz="0" w:space="0" w:color="auto"/>
                    <w:left w:val="none" w:sz="0" w:space="0" w:color="auto"/>
                    <w:bottom w:val="none" w:sz="0" w:space="0" w:color="auto"/>
                    <w:right w:val="none" w:sz="0" w:space="0" w:color="auto"/>
                  </w:divBdr>
                  <w:divsChild>
                    <w:div w:id="2137019825">
                      <w:marLeft w:val="0"/>
                      <w:marRight w:val="0"/>
                      <w:marTop w:val="0"/>
                      <w:marBottom w:val="0"/>
                      <w:divBdr>
                        <w:top w:val="none" w:sz="0" w:space="0" w:color="auto"/>
                        <w:left w:val="none" w:sz="0" w:space="0" w:color="auto"/>
                        <w:bottom w:val="none" w:sz="0" w:space="0" w:color="auto"/>
                        <w:right w:val="none" w:sz="0" w:space="0" w:color="auto"/>
                      </w:divBdr>
                    </w:div>
                  </w:divsChild>
                </w:div>
                <w:div w:id="484513691">
                  <w:marLeft w:val="0"/>
                  <w:marRight w:val="0"/>
                  <w:marTop w:val="0"/>
                  <w:marBottom w:val="0"/>
                  <w:divBdr>
                    <w:top w:val="none" w:sz="0" w:space="0" w:color="auto"/>
                    <w:left w:val="none" w:sz="0" w:space="0" w:color="auto"/>
                    <w:bottom w:val="none" w:sz="0" w:space="0" w:color="auto"/>
                    <w:right w:val="none" w:sz="0" w:space="0" w:color="auto"/>
                  </w:divBdr>
                  <w:divsChild>
                    <w:div w:id="1539463725">
                      <w:marLeft w:val="0"/>
                      <w:marRight w:val="0"/>
                      <w:marTop w:val="0"/>
                      <w:marBottom w:val="0"/>
                      <w:divBdr>
                        <w:top w:val="none" w:sz="0" w:space="0" w:color="auto"/>
                        <w:left w:val="none" w:sz="0" w:space="0" w:color="auto"/>
                        <w:bottom w:val="none" w:sz="0" w:space="0" w:color="auto"/>
                        <w:right w:val="none" w:sz="0" w:space="0" w:color="auto"/>
                      </w:divBdr>
                    </w:div>
                  </w:divsChild>
                </w:div>
                <w:div w:id="552621892">
                  <w:marLeft w:val="0"/>
                  <w:marRight w:val="0"/>
                  <w:marTop w:val="0"/>
                  <w:marBottom w:val="0"/>
                  <w:divBdr>
                    <w:top w:val="none" w:sz="0" w:space="0" w:color="auto"/>
                    <w:left w:val="none" w:sz="0" w:space="0" w:color="auto"/>
                    <w:bottom w:val="none" w:sz="0" w:space="0" w:color="auto"/>
                    <w:right w:val="none" w:sz="0" w:space="0" w:color="auto"/>
                  </w:divBdr>
                  <w:divsChild>
                    <w:div w:id="1946113421">
                      <w:marLeft w:val="0"/>
                      <w:marRight w:val="0"/>
                      <w:marTop w:val="0"/>
                      <w:marBottom w:val="0"/>
                      <w:divBdr>
                        <w:top w:val="none" w:sz="0" w:space="0" w:color="auto"/>
                        <w:left w:val="none" w:sz="0" w:space="0" w:color="auto"/>
                        <w:bottom w:val="none" w:sz="0" w:space="0" w:color="auto"/>
                        <w:right w:val="none" w:sz="0" w:space="0" w:color="auto"/>
                      </w:divBdr>
                    </w:div>
                  </w:divsChild>
                </w:div>
                <w:div w:id="639965932">
                  <w:marLeft w:val="0"/>
                  <w:marRight w:val="0"/>
                  <w:marTop w:val="0"/>
                  <w:marBottom w:val="0"/>
                  <w:divBdr>
                    <w:top w:val="none" w:sz="0" w:space="0" w:color="auto"/>
                    <w:left w:val="none" w:sz="0" w:space="0" w:color="auto"/>
                    <w:bottom w:val="none" w:sz="0" w:space="0" w:color="auto"/>
                    <w:right w:val="none" w:sz="0" w:space="0" w:color="auto"/>
                  </w:divBdr>
                  <w:divsChild>
                    <w:div w:id="685909666">
                      <w:marLeft w:val="0"/>
                      <w:marRight w:val="0"/>
                      <w:marTop w:val="0"/>
                      <w:marBottom w:val="0"/>
                      <w:divBdr>
                        <w:top w:val="none" w:sz="0" w:space="0" w:color="auto"/>
                        <w:left w:val="none" w:sz="0" w:space="0" w:color="auto"/>
                        <w:bottom w:val="none" w:sz="0" w:space="0" w:color="auto"/>
                        <w:right w:val="none" w:sz="0" w:space="0" w:color="auto"/>
                      </w:divBdr>
                    </w:div>
                  </w:divsChild>
                </w:div>
                <w:div w:id="657613377">
                  <w:marLeft w:val="0"/>
                  <w:marRight w:val="0"/>
                  <w:marTop w:val="0"/>
                  <w:marBottom w:val="0"/>
                  <w:divBdr>
                    <w:top w:val="none" w:sz="0" w:space="0" w:color="auto"/>
                    <w:left w:val="none" w:sz="0" w:space="0" w:color="auto"/>
                    <w:bottom w:val="none" w:sz="0" w:space="0" w:color="auto"/>
                    <w:right w:val="none" w:sz="0" w:space="0" w:color="auto"/>
                  </w:divBdr>
                  <w:divsChild>
                    <w:div w:id="2115591936">
                      <w:marLeft w:val="0"/>
                      <w:marRight w:val="0"/>
                      <w:marTop w:val="0"/>
                      <w:marBottom w:val="0"/>
                      <w:divBdr>
                        <w:top w:val="none" w:sz="0" w:space="0" w:color="auto"/>
                        <w:left w:val="none" w:sz="0" w:space="0" w:color="auto"/>
                        <w:bottom w:val="none" w:sz="0" w:space="0" w:color="auto"/>
                        <w:right w:val="none" w:sz="0" w:space="0" w:color="auto"/>
                      </w:divBdr>
                    </w:div>
                  </w:divsChild>
                </w:div>
                <w:div w:id="725568874">
                  <w:marLeft w:val="0"/>
                  <w:marRight w:val="0"/>
                  <w:marTop w:val="0"/>
                  <w:marBottom w:val="0"/>
                  <w:divBdr>
                    <w:top w:val="none" w:sz="0" w:space="0" w:color="auto"/>
                    <w:left w:val="none" w:sz="0" w:space="0" w:color="auto"/>
                    <w:bottom w:val="none" w:sz="0" w:space="0" w:color="auto"/>
                    <w:right w:val="none" w:sz="0" w:space="0" w:color="auto"/>
                  </w:divBdr>
                  <w:divsChild>
                    <w:div w:id="63070349">
                      <w:marLeft w:val="0"/>
                      <w:marRight w:val="0"/>
                      <w:marTop w:val="0"/>
                      <w:marBottom w:val="0"/>
                      <w:divBdr>
                        <w:top w:val="none" w:sz="0" w:space="0" w:color="auto"/>
                        <w:left w:val="none" w:sz="0" w:space="0" w:color="auto"/>
                        <w:bottom w:val="none" w:sz="0" w:space="0" w:color="auto"/>
                        <w:right w:val="none" w:sz="0" w:space="0" w:color="auto"/>
                      </w:divBdr>
                    </w:div>
                  </w:divsChild>
                </w:div>
                <w:div w:id="850679030">
                  <w:marLeft w:val="0"/>
                  <w:marRight w:val="0"/>
                  <w:marTop w:val="0"/>
                  <w:marBottom w:val="0"/>
                  <w:divBdr>
                    <w:top w:val="none" w:sz="0" w:space="0" w:color="auto"/>
                    <w:left w:val="none" w:sz="0" w:space="0" w:color="auto"/>
                    <w:bottom w:val="none" w:sz="0" w:space="0" w:color="auto"/>
                    <w:right w:val="none" w:sz="0" w:space="0" w:color="auto"/>
                  </w:divBdr>
                  <w:divsChild>
                    <w:div w:id="1232501349">
                      <w:marLeft w:val="0"/>
                      <w:marRight w:val="0"/>
                      <w:marTop w:val="0"/>
                      <w:marBottom w:val="0"/>
                      <w:divBdr>
                        <w:top w:val="none" w:sz="0" w:space="0" w:color="auto"/>
                        <w:left w:val="none" w:sz="0" w:space="0" w:color="auto"/>
                        <w:bottom w:val="none" w:sz="0" w:space="0" w:color="auto"/>
                        <w:right w:val="none" w:sz="0" w:space="0" w:color="auto"/>
                      </w:divBdr>
                    </w:div>
                  </w:divsChild>
                </w:div>
                <w:div w:id="1024017743">
                  <w:marLeft w:val="0"/>
                  <w:marRight w:val="0"/>
                  <w:marTop w:val="0"/>
                  <w:marBottom w:val="0"/>
                  <w:divBdr>
                    <w:top w:val="none" w:sz="0" w:space="0" w:color="auto"/>
                    <w:left w:val="none" w:sz="0" w:space="0" w:color="auto"/>
                    <w:bottom w:val="none" w:sz="0" w:space="0" w:color="auto"/>
                    <w:right w:val="none" w:sz="0" w:space="0" w:color="auto"/>
                  </w:divBdr>
                  <w:divsChild>
                    <w:div w:id="1188059804">
                      <w:marLeft w:val="0"/>
                      <w:marRight w:val="0"/>
                      <w:marTop w:val="0"/>
                      <w:marBottom w:val="0"/>
                      <w:divBdr>
                        <w:top w:val="none" w:sz="0" w:space="0" w:color="auto"/>
                        <w:left w:val="none" w:sz="0" w:space="0" w:color="auto"/>
                        <w:bottom w:val="none" w:sz="0" w:space="0" w:color="auto"/>
                        <w:right w:val="none" w:sz="0" w:space="0" w:color="auto"/>
                      </w:divBdr>
                    </w:div>
                  </w:divsChild>
                </w:div>
                <w:div w:id="1177383478">
                  <w:marLeft w:val="0"/>
                  <w:marRight w:val="0"/>
                  <w:marTop w:val="0"/>
                  <w:marBottom w:val="0"/>
                  <w:divBdr>
                    <w:top w:val="none" w:sz="0" w:space="0" w:color="auto"/>
                    <w:left w:val="none" w:sz="0" w:space="0" w:color="auto"/>
                    <w:bottom w:val="none" w:sz="0" w:space="0" w:color="auto"/>
                    <w:right w:val="none" w:sz="0" w:space="0" w:color="auto"/>
                  </w:divBdr>
                  <w:divsChild>
                    <w:div w:id="887377273">
                      <w:marLeft w:val="0"/>
                      <w:marRight w:val="0"/>
                      <w:marTop w:val="0"/>
                      <w:marBottom w:val="0"/>
                      <w:divBdr>
                        <w:top w:val="none" w:sz="0" w:space="0" w:color="auto"/>
                        <w:left w:val="none" w:sz="0" w:space="0" w:color="auto"/>
                        <w:bottom w:val="none" w:sz="0" w:space="0" w:color="auto"/>
                        <w:right w:val="none" w:sz="0" w:space="0" w:color="auto"/>
                      </w:divBdr>
                    </w:div>
                  </w:divsChild>
                </w:div>
                <w:div w:id="1189680834">
                  <w:marLeft w:val="0"/>
                  <w:marRight w:val="0"/>
                  <w:marTop w:val="0"/>
                  <w:marBottom w:val="0"/>
                  <w:divBdr>
                    <w:top w:val="none" w:sz="0" w:space="0" w:color="auto"/>
                    <w:left w:val="none" w:sz="0" w:space="0" w:color="auto"/>
                    <w:bottom w:val="none" w:sz="0" w:space="0" w:color="auto"/>
                    <w:right w:val="none" w:sz="0" w:space="0" w:color="auto"/>
                  </w:divBdr>
                  <w:divsChild>
                    <w:div w:id="806243689">
                      <w:marLeft w:val="0"/>
                      <w:marRight w:val="0"/>
                      <w:marTop w:val="0"/>
                      <w:marBottom w:val="0"/>
                      <w:divBdr>
                        <w:top w:val="none" w:sz="0" w:space="0" w:color="auto"/>
                        <w:left w:val="none" w:sz="0" w:space="0" w:color="auto"/>
                        <w:bottom w:val="none" w:sz="0" w:space="0" w:color="auto"/>
                        <w:right w:val="none" w:sz="0" w:space="0" w:color="auto"/>
                      </w:divBdr>
                    </w:div>
                  </w:divsChild>
                </w:div>
                <w:div w:id="1266887408">
                  <w:marLeft w:val="0"/>
                  <w:marRight w:val="0"/>
                  <w:marTop w:val="0"/>
                  <w:marBottom w:val="0"/>
                  <w:divBdr>
                    <w:top w:val="none" w:sz="0" w:space="0" w:color="auto"/>
                    <w:left w:val="none" w:sz="0" w:space="0" w:color="auto"/>
                    <w:bottom w:val="none" w:sz="0" w:space="0" w:color="auto"/>
                    <w:right w:val="none" w:sz="0" w:space="0" w:color="auto"/>
                  </w:divBdr>
                  <w:divsChild>
                    <w:div w:id="1418401265">
                      <w:marLeft w:val="0"/>
                      <w:marRight w:val="0"/>
                      <w:marTop w:val="0"/>
                      <w:marBottom w:val="0"/>
                      <w:divBdr>
                        <w:top w:val="none" w:sz="0" w:space="0" w:color="auto"/>
                        <w:left w:val="none" w:sz="0" w:space="0" w:color="auto"/>
                        <w:bottom w:val="none" w:sz="0" w:space="0" w:color="auto"/>
                        <w:right w:val="none" w:sz="0" w:space="0" w:color="auto"/>
                      </w:divBdr>
                    </w:div>
                  </w:divsChild>
                </w:div>
                <w:div w:id="1343313660">
                  <w:marLeft w:val="0"/>
                  <w:marRight w:val="0"/>
                  <w:marTop w:val="0"/>
                  <w:marBottom w:val="0"/>
                  <w:divBdr>
                    <w:top w:val="none" w:sz="0" w:space="0" w:color="auto"/>
                    <w:left w:val="none" w:sz="0" w:space="0" w:color="auto"/>
                    <w:bottom w:val="none" w:sz="0" w:space="0" w:color="auto"/>
                    <w:right w:val="none" w:sz="0" w:space="0" w:color="auto"/>
                  </w:divBdr>
                  <w:divsChild>
                    <w:div w:id="579370088">
                      <w:marLeft w:val="0"/>
                      <w:marRight w:val="0"/>
                      <w:marTop w:val="0"/>
                      <w:marBottom w:val="0"/>
                      <w:divBdr>
                        <w:top w:val="none" w:sz="0" w:space="0" w:color="auto"/>
                        <w:left w:val="none" w:sz="0" w:space="0" w:color="auto"/>
                        <w:bottom w:val="none" w:sz="0" w:space="0" w:color="auto"/>
                        <w:right w:val="none" w:sz="0" w:space="0" w:color="auto"/>
                      </w:divBdr>
                    </w:div>
                  </w:divsChild>
                </w:div>
                <w:div w:id="1352218488">
                  <w:marLeft w:val="0"/>
                  <w:marRight w:val="0"/>
                  <w:marTop w:val="0"/>
                  <w:marBottom w:val="0"/>
                  <w:divBdr>
                    <w:top w:val="none" w:sz="0" w:space="0" w:color="auto"/>
                    <w:left w:val="none" w:sz="0" w:space="0" w:color="auto"/>
                    <w:bottom w:val="none" w:sz="0" w:space="0" w:color="auto"/>
                    <w:right w:val="none" w:sz="0" w:space="0" w:color="auto"/>
                  </w:divBdr>
                  <w:divsChild>
                    <w:div w:id="427585329">
                      <w:marLeft w:val="0"/>
                      <w:marRight w:val="0"/>
                      <w:marTop w:val="0"/>
                      <w:marBottom w:val="0"/>
                      <w:divBdr>
                        <w:top w:val="none" w:sz="0" w:space="0" w:color="auto"/>
                        <w:left w:val="none" w:sz="0" w:space="0" w:color="auto"/>
                        <w:bottom w:val="none" w:sz="0" w:space="0" w:color="auto"/>
                        <w:right w:val="none" w:sz="0" w:space="0" w:color="auto"/>
                      </w:divBdr>
                    </w:div>
                  </w:divsChild>
                </w:div>
                <w:div w:id="1397168164">
                  <w:marLeft w:val="0"/>
                  <w:marRight w:val="0"/>
                  <w:marTop w:val="0"/>
                  <w:marBottom w:val="0"/>
                  <w:divBdr>
                    <w:top w:val="none" w:sz="0" w:space="0" w:color="auto"/>
                    <w:left w:val="none" w:sz="0" w:space="0" w:color="auto"/>
                    <w:bottom w:val="none" w:sz="0" w:space="0" w:color="auto"/>
                    <w:right w:val="none" w:sz="0" w:space="0" w:color="auto"/>
                  </w:divBdr>
                  <w:divsChild>
                    <w:div w:id="1260486310">
                      <w:marLeft w:val="0"/>
                      <w:marRight w:val="0"/>
                      <w:marTop w:val="0"/>
                      <w:marBottom w:val="0"/>
                      <w:divBdr>
                        <w:top w:val="none" w:sz="0" w:space="0" w:color="auto"/>
                        <w:left w:val="none" w:sz="0" w:space="0" w:color="auto"/>
                        <w:bottom w:val="none" w:sz="0" w:space="0" w:color="auto"/>
                        <w:right w:val="none" w:sz="0" w:space="0" w:color="auto"/>
                      </w:divBdr>
                    </w:div>
                  </w:divsChild>
                </w:div>
                <w:div w:id="1472091278">
                  <w:marLeft w:val="0"/>
                  <w:marRight w:val="0"/>
                  <w:marTop w:val="0"/>
                  <w:marBottom w:val="0"/>
                  <w:divBdr>
                    <w:top w:val="none" w:sz="0" w:space="0" w:color="auto"/>
                    <w:left w:val="none" w:sz="0" w:space="0" w:color="auto"/>
                    <w:bottom w:val="none" w:sz="0" w:space="0" w:color="auto"/>
                    <w:right w:val="none" w:sz="0" w:space="0" w:color="auto"/>
                  </w:divBdr>
                  <w:divsChild>
                    <w:div w:id="607085100">
                      <w:marLeft w:val="0"/>
                      <w:marRight w:val="0"/>
                      <w:marTop w:val="0"/>
                      <w:marBottom w:val="0"/>
                      <w:divBdr>
                        <w:top w:val="none" w:sz="0" w:space="0" w:color="auto"/>
                        <w:left w:val="none" w:sz="0" w:space="0" w:color="auto"/>
                        <w:bottom w:val="none" w:sz="0" w:space="0" w:color="auto"/>
                        <w:right w:val="none" w:sz="0" w:space="0" w:color="auto"/>
                      </w:divBdr>
                    </w:div>
                  </w:divsChild>
                </w:div>
                <w:div w:id="1549486770">
                  <w:marLeft w:val="0"/>
                  <w:marRight w:val="0"/>
                  <w:marTop w:val="0"/>
                  <w:marBottom w:val="0"/>
                  <w:divBdr>
                    <w:top w:val="none" w:sz="0" w:space="0" w:color="auto"/>
                    <w:left w:val="none" w:sz="0" w:space="0" w:color="auto"/>
                    <w:bottom w:val="none" w:sz="0" w:space="0" w:color="auto"/>
                    <w:right w:val="none" w:sz="0" w:space="0" w:color="auto"/>
                  </w:divBdr>
                  <w:divsChild>
                    <w:div w:id="2049916698">
                      <w:marLeft w:val="0"/>
                      <w:marRight w:val="0"/>
                      <w:marTop w:val="0"/>
                      <w:marBottom w:val="0"/>
                      <w:divBdr>
                        <w:top w:val="none" w:sz="0" w:space="0" w:color="auto"/>
                        <w:left w:val="none" w:sz="0" w:space="0" w:color="auto"/>
                        <w:bottom w:val="none" w:sz="0" w:space="0" w:color="auto"/>
                        <w:right w:val="none" w:sz="0" w:space="0" w:color="auto"/>
                      </w:divBdr>
                    </w:div>
                  </w:divsChild>
                </w:div>
                <w:div w:id="1567298576">
                  <w:marLeft w:val="0"/>
                  <w:marRight w:val="0"/>
                  <w:marTop w:val="0"/>
                  <w:marBottom w:val="0"/>
                  <w:divBdr>
                    <w:top w:val="none" w:sz="0" w:space="0" w:color="auto"/>
                    <w:left w:val="none" w:sz="0" w:space="0" w:color="auto"/>
                    <w:bottom w:val="none" w:sz="0" w:space="0" w:color="auto"/>
                    <w:right w:val="none" w:sz="0" w:space="0" w:color="auto"/>
                  </w:divBdr>
                  <w:divsChild>
                    <w:div w:id="1880585724">
                      <w:marLeft w:val="0"/>
                      <w:marRight w:val="0"/>
                      <w:marTop w:val="0"/>
                      <w:marBottom w:val="0"/>
                      <w:divBdr>
                        <w:top w:val="none" w:sz="0" w:space="0" w:color="auto"/>
                        <w:left w:val="none" w:sz="0" w:space="0" w:color="auto"/>
                        <w:bottom w:val="none" w:sz="0" w:space="0" w:color="auto"/>
                        <w:right w:val="none" w:sz="0" w:space="0" w:color="auto"/>
                      </w:divBdr>
                    </w:div>
                  </w:divsChild>
                </w:div>
                <w:div w:id="1620867972">
                  <w:marLeft w:val="0"/>
                  <w:marRight w:val="0"/>
                  <w:marTop w:val="0"/>
                  <w:marBottom w:val="0"/>
                  <w:divBdr>
                    <w:top w:val="none" w:sz="0" w:space="0" w:color="auto"/>
                    <w:left w:val="none" w:sz="0" w:space="0" w:color="auto"/>
                    <w:bottom w:val="none" w:sz="0" w:space="0" w:color="auto"/>
                    <w:right w:val="none" w:sz="0" w:space="0" w:color="auto"/>
                  </w:divBdr>
                  <w:divsChild>
                    <w:div w:id="1252548394">
                      <w:marLeft w:val="0"/>
                      <w:marRight w:val="0"/>
                      <w:marTop w:val="0"/>
                      <w:marBottom w:val="0"/>
                      <w:divBdr>
                        <w:top w:val="none" w:sz="0" w:space="0" w:color="auto"/>
                        <w:left w:val="none" w:sz="0" w:space="0" w:color="auto"/>
                        <w:bottom w:val="none" w:sz="0" w:space="0" w:color="auto"/>
                        <w:right w:val="none" w:sz="0" w:space="0" w:color="auto"/>
                      </w:divBdr>
                    </w:div>
                  </w:divsChild>
                </w:div>
                <w:div w:id="1760130606">
                  <w:marLeft w:val="0"/>
                  <w:marRight w:val="0"/>
                  <w:marTop w:val="0"/>
                  <w:marBottom w:val="0"/>
                  <w:divBdr>
                    <w:top w:val="none" w:sz="0" w:space="0" w:color="auto"/>
                    <w:left w:val="none" w:sz="0" w:space="0" w:color="auto"/>
                    <w:bottom w:val="none" w:sz="0" w:space="0" w:color="auto"/>
                    <w:right w:val="none" w:sz="0" w:space="0" w:color="auto"/>
                  </w:divBdr>
                  <w:divsChild>
                    <w:div w:id="758133800">
                      <w:marLeft w:val="0"/>
                      <w:marRight w:val="0"/>
                      <w:marTop w:val="0"/>
                      <w:marBottom w:val="0"/>
                      <w:divBdr>
                        <w:top w:val="none" w:sz="0" w:space="0" w:color="auto"/>
                        <w:left w:val="none" w:sz="0" w:space="0" w:color="auto"/>
                        <w:bottom w:val="none" w:sz="0" w:space="0" w:color="auto"/>
                        <w:right w:val="none" w:sz="0" w:space="0" w:color="auto"/>
                      </w:divBdr>
                    </w:div>
                  </w:divsChild>
                </w:div>
                <w:div w:id="1920215100">
                  <w:marLeft w:val="0"/>
                  <w:marRight w:val="0"/>
                  <w:marTop w:val="0"/>
                  <w:marBottom w:val="0"/>
                  <w:divBdr>
                    <w:top w:val="none" w:sz="0" w:space="0" w:color="auto"/>
                    <w:left w:val="none" w:sz="0" w:space="0" w:color="auto"/>
                    <w:bottom w:val="none" w:sz="0" w:space="0" w:color="auto"/>
                    <w:right w:val="none" w:sz="0" w:space="0" w:color="auto"/>
                  </w:divBdr>
                  <w:divsChild>
                    <w:div w:id="795441587">
                      <w:marLeft w:val="0"/>
                      <w:marRight w:val="0"/>
                      <w:marTop w:val="0"/>
                      <w:marBottom w:val="0"/>
                      <w:divBdr>
                        <w:top w:val="none" w:sz="0" w:space="0" w:color="auto"/>
                        <w:left w:val="none" w:sz="0" w:space="0" w:color="auto"/>
                        <w:bottom w:val="none" w:sz="0" w:space="0" w:color="auto"/>
                        <w:right w:val="none" w:sz="0" w:space="0" w:color="auto"/>
                      </w:divBdr>
                    </w:div>
                  </w:divsChild>
                </w:div>
                <w:div w:id="2010281977">
                  <w:marLeft w:val="0"/>
                  <w:marRight w:val="0"/>
                  <w:marTop w:val="0"/>
                  <w:marBottom w:val="0"/>
                  <w:divBdr>
                    <w:top w:val="none" w:sz="0" w:space="0" w:color="auto"/>
                    <w:left w:val="none" w:sz="0" w:space="0" w:color="auto"/>
                    <w:bottom w:val="none" w:sz="0" w:space="0" w:color="auto"/>
                    <w:right w:val="none" w:sz="0" w:space="0" w:color="auto"/>
                  </w:divBdr>
                  <w:divsChild>
                    <w:div w:id="710302569">
                      <w:marLeft w:val="0"/>
                      <w:marRight w:val="0"/>
                      <w:marTop w:val="0"/>
                      <w:marBottom w:val="0"/>
                      <w:divBdr>
                        <w:top w:val="none" w:sz="0" w:space="0" w:color="auto"/>
                        <w:left w:val="none" w:sz="0" w:space="0" w:color="auto"/>
                        <w:bottom w:val="none" w:sz="0" w:space="0" w:color="auto"/>
                        <w:right w:val="none" w:sz="0" w:space="0" w:color="auto"/>
                      </w:divBdr>
                    </w:div>
                  </w:divsChild>
                </w:div>
                <w:div w:id="2060589783">
                  <w:marLeft w:val="0"/>
                  <w:marRight w:val="0"/>
                  <w:marTop w:val="0"/>
                  <w:marBottom w:val="0"/>
                  <w:divBdr>
                    <w:top w:val="none" w:sz="0" w:space="0" w:color="auto"/>
                    <w:left w:val="none" w:sz="0" w:space="0" w:color="auto"/>
                    <w:bottom w:val="none" w:sz="0" w:space="0" w:color="auto"/>
                    <w:right w:val="none" w:sz="0" w:space="0" w:color="auto"/>
                  </w:divBdr>
                  <w:divsChild>
                    <w:div w:id="838354061">
                      <w:marLeft w:val="0"/>
                      <w:marRight w:val="0"/>
                      <w:marTop w:val="0"/>
                      <w:marBottom w:val="0"/>
                      <w:divBdr>
                        <w:top w:val="none" w:sz="0" w:space="0" w:color="auto"/>
                        <w:left w:val="none" w:sz="0" w:space="0" w:color="auto"/>
                        <w:bottom w:val="none" w:sz="0" w:space="0" w:color="auto"/>
                        <w:right w:val="none" w:sz="0" w:space="0" w:color="auto"/>
                      </w:divBdr>
                    </w:div>
                  </w:divsChild>
                </w:div>
                <w:div w:id="2103141102">
                  <w:marLeft w:val="0"/>
                  <w:marRight w:val="0"/>
                  <w:marTop w:val="0"/>
                  <w:marBottom w:val="0"/>
                  <w:divBdr>
                    <w:top w:val="none" w:sz="0" w:space="0" w:color="auto"/>
                    <w:left w:val="none" w:sz="0" w:space="0" w:color="auto"/>
                    <w:bottom w:val="none" w:sz="0" w:space="0" w:color="auto"/>
                    <w:right w:val="none" w:sz="0" w:space="0" w:color="auto"/>
                  </w:divBdr>
                  <w:divsChild>
                    <w:div w:id="69010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08011">
          <w:marLeft w:val="0"/>
          <w:marRight w:val="0"/>
          <w:marTop w:val="0"/>
          <w:marBottom w:val="0"/>
          <w:divBdr>
            <w:top w:val="none" w:sz="0" w:space="0" w:color="auto"/>
            <w:left w:val="none" w:sz="0" w:space="0" w:color="auto"/>
            <w:bottom w:val="none" w:sz="0" w:space="0" w:color="auto"/>
            <w:right w:val="none" w:sz="0" w:space="0" w:color="auto"/>
          </w:divBdr>
        </w:div>
        <w:div w:id="1877113590">
          <w:marLeft w:val="0"/>
          <w:marRight w:val="0"/>
          <w:marTop w:val="0"/>
          <w:marBottom w:val="0"/>
          <w:divBdr>
            <w:top w:val="none" w:sz="0" w:space="0" w:color="auto"/>
            <w:left w:val="none" w:sz="0" w:space="0" w:color="auto"/>
            <w:bottom w:val="none" w:sz="0" w:space="0" w:color="auto"/>
            <w:right w:val="none" w:sz="0" w:space="0" w:color="auto"/>
          </w:divBdr>
        </w:div>
        <w:div w:id="1878929360">
          <w:marLeft w:val="0"/>
          <w:marRight w:val="0"/>
          <w:marTop w:val="0"/>
          <w:marBottom w:val="0"/>
          <w:divBdr>
            <w:top w:val="none" w:sz="0" w:space="0" w:color="auto"/>
            <w:left w:val="none" w:sz="0" w:space="0" w:color="auto"/>
            <w:bottom w:val="none" w:sz="0" w:space="0" w:color="auto"/>
            <w:right w:val="none" w:sz="0" w:space="0" w:color="auto"/>
          </w:divBdr>
        </w:div>
        <w:div w:id="1879967183">
          <w:marLeft w:val="0"/>
          <w:marRight w:val="0"/>
          <w:marTop w:val="0"/>
          <w:marBottom w:val="0"/>
          <w:divBdr>
            <w:top w:val="none" w:sz="0" w:space="0" w:color="auto"/>
            <w:left w:val="none" w:sz="0" w:space="0" w:color="auto"/>
            <w:bottom w:val="none" w:sz="0" w:space="0" w:color="auto"/>
            <w:right w:val="none" w:sz="0" w:space="0" w:color="auto"/>
          </w:divBdr>
          <w:divsChild>
            <w:div w:id="228274195">
              <w:marLeft w:val="-75"/>
              <w:marRight w:val="0"/>
              <w:marTop w:val="30"/>
              <w:marBottom w:val="30"/>
              <w:divBdr>
                <w:top w:val="none" w:sz="0" w:space="0" w:color="auto"/>
                <w:left w:val="none" w:sz="0" w:space="0" w:color="auto"/>
                <w:bottom w:val="none" w:sz="0" w:space="0" w:color="auto"/>
                <w:right w:val="none" w:sz="0" w:space="0" w:color="auto"/>
              </w:divBdr>
              <w:divsChild>
                <w:div w:id="63794403">
                  <w:marLeft w:val="0"/>
                  <w:marRight w:val="0"/>
                  <w:marTop w:val="0"/>
                  <w:marBottom w:val="0"/>
                  <w:divBdr>
                    <w:top w:val="none" w:sz="0" w:space="0" w:color="auto"/>
                    <w:left w:val="none" w:sz="0" w:space="0" w:color="auto"/>
                    <w:bottom w:val="none" w:sz="0" w:space="0" w:color="auto"/>
                    <w:right w:val="none" w:sz="0" w:space="0" w:color="auto"/>
                  </w:divBdr>
                  <w:divsChild>
                    <w:div w:id="118689866">
                      <w:marLeft w:val="0"/>
                      <w:marRight w:val="0"/>
                      <w:marTop w:val="0"/>
                      <w:marBottom w:val="0"/>
                      <w:divBdr>
                        <w:top w:val="none" w:sz="0" w:space="0" w:color="auto"/>
                        <w:left w:val="none" w:sz="0" w:space="0" w:color="auto"/>
                        <w:bottom w:val="none" w:sz="0" w:space="0" w:color="auto"/>
                        <w:right w:val="none" w:sz="0" w:space="0" w:color="auto"/>
                      </w:divBdr>
                    </w:div>
                  </w:divsChild>
                </w:div>
                <w:div w:id="139689346">
                  <w:marLeft w:val="0"/>
                  <w:marRight w:val="0"/>
                  <w:marTop w:val="0"/>
                  <w:marBottom w:val="0"/>
                  <w:divBdr>
                    <w:top w:val="none" w:sz="0" w:space="0" w:color="auto"/>
                    <w:left w:val="none" w:sz="0" w:space="0" w:color="auto"/>
                    <w:bottom w:val="none" w:sz="0" w:space="0" w:color="auto"/>
                    <w:right w:val="none" w:sz="0" w:space="0" w:color="auto"/>
                  </w:divBdr>
                  <w:divsChild>
                    <w:div w:id="216362265">
                      <w:marLeft w:val="0"/>
                      <w:marRight w:val="0"/>
                      <w:marTop w:val="0"/>
                      <w:marBottom w:val="0"/>
                      <w:divBdr>
                        <w:top w:val="none" w:sz="0" w:space="0" w:color="auto"/>
                        <w:left w:val="none" w:sz="0" w:space="0" w:color="auto"/>
                        <w:bottom w:val="none" w:sz="0" w:space="0" w:color="auto"/>
                        <w:right w:val="none" w:sz="0" w:space="0" w:color="auto"/>
                      </w:divBdr>
                    </w:div>
                  </w:divsChild>
                </w:div>
                <w:div w:id="165755523">
                  <w:marLeft w:val="0"/>
                  <w:marRight w:val="0"/>
                  <w:marTop w:val="0"/>
                  <w:marBottom w:val="0"/>
                  <w:divBdr>
                    <w:top w:val="none" w:sz="0" w:space="0" w:color="auto"/>
                    <w:left w:val="none" w:sz="0" w:space="0" w:color="auto"/>
                    <w:bottom w:val="none" w:sz="0" w:space="0" w:color="auto"/>
                    <w:right w:val="none" w:sz="0" w:space="0" w:color="auto"/>
                  </w:divBdr>
                  <w:divsChild>
                    <w:div w:id="240794572">
                      <w:marLeft w:val="0"/>
                      <w:marRight w:val="0"/>
                      <w:marTop w:val="0"/>
                      <w:marBottom w:val="0"/>
                      <w:divBdr>
                        <w:top w:val="none" w:sz="0" w:space="0" w:color="auto"/>
                        <w:left w:val="none" w:sz="0" w:space="0" w:color="auto"/>
                        <w:bottom w:val="none" w:sz="0" w:space="0" w:color="auto"/>
                        <w:right w:val="none" w:sz="0" w:space="0" w:color="auto"/>
                      </w:divBdr>
                    </w:div>
                  </w:divsChild>
                </w:div>
                <w:div w:id="221988336">
                  <w:marLeft w:val="0"/>
                  <w:marRight w:val="0"/>
                  <w:marTop w:val="0"/>
                  <w:marBottom w:val="0"/>
                  <w:divBdr>
                    <w:top w:val="none" w:sz="0" w:space="0" w:color="auto"/>
                    <w:left w:val="none" w:sz="0" w:space="0" w:color="auto"/>
                    <w:bottom w:val="none" w:sz="0" w:space="0" w:color="auto"/>
                    <w:right w:val="none" w:sz="0" w:space="0" w:color="auto"/>
                  </w:divBdr>
                  <w:divsChild>
                    <w:div w:id="1805928086">
                      <w:marLeft w:val="0"/>
                      <w:marRight w:val="0"/>
                      <w:marTop w:val="0"/>
                      <w:marBottom w:val="0"/>
                      <w:divBdr>
                        <w:top w:val="none" w:sz="0" w:space="0" w:color="auto"/>
                        <w:left w:val="none" w:sz="0" w:space="0" w:color="auto"/>
                        <w:bottom w:val="none" w:sz="0" w:space="0" w:color="auto"/>
                        <w:right w:val="none" w:sz="0" w:space="0" w:color="auto"/>
                      </w:divBdr>
                    </w:div>
                  </w:divsChild>
                </w:div>
                <w:div w:id="278150834">
                  <w:marLeft w:val="0"/>
                  <w:marRight w:val="0"/>
                  <w:marTop w:val="0"/>
                  <w:marBottom w:val="0"/>
                  <w:divBdr>
                    <w:top w:val="none" w:sz="0" w:space="0" w:color="auto"/>
                    <w:left w:val="none" w:sz="0" w:space="0" w:color="auto"/>
                    <w:bottom w:val="none" w:sz="0" w:space="0" w:color="auto"/>
                    <w:right w:val="none" w:sz="0" w:space="0" w:color="auto"/>
                  </w:divBdr>
                  <w:divsChild>
                    <w:div w:id="1150443147">
                      <w:marLeft w:val="0"/>
                      <w:marRight w:val="0"/>
                      <w:marTop w:val="0"/>
                      <w:marBottom w:val="0"/>
                      <w:divBdr>
                        <w:top w:val="none" w:sz="0" w:space="0" w:color="auto"/>
                        <w:left w:val="none" w:sz="0" w:space="0" w:color="auto"/>
                        <w:bottom w:val="none" w:sz="0" w:space="0" w:color="auto"/>
                        <w:right w:val="none" w:sz="0" w:space="0" w:color="auto"/>
                      </w:divBdr>
                    </w:div>
                  </w:divsChild>
                </w:div>
                <w:div w:id="493683736">
                  <w:marLeft w:val="0"/>
                  <w:marRight w:val="0"/>
                  <w:marTop w:val="0"/>
                  <w:marBottom w:val="0"/>
                  <w:divBdr>
                    <w:top w:val="none" w:sz="0" w:space="0" w:color="auto"/>
                    <w:left w:val="none" w:sz="0" w:space="0" w:color="auto"/>
                    <w:bottom w:val="none" w:sz="0" w:space="0" w:color="auto"/>
                    <w:right w:val="none" w:sz="0" w:space="0" w:color="auto"/>
                  </w:divBdr>
                  <w:divsChild>
                    <w:div w:id="1101145979">
                      <w:marLeft w:val="0"/>
                      <w:marRight w:val="0"/>
                      <w:marTop w:val="0"/>
                      <w:marBottom w:val="0"/>
                      <w:divBdr>
                        <w:top w:val="none" w:sz="0" w:space="0" w:color="auto"/>
                        <w:left w:val="none" w:sz="0" w:space="0" w:color="auto"/>
                        <w:bottom w:val="none" w:sz="0" w:space="0" w:color="auto"/>
                        <w:right w:val="none" w:sz="0" w:space="0" w:color="auto"/>
                      </w:divBdr>
                    </w:div>
                  </w:divsChild>
                </w:div>
                <w:div w:id="516384270">
                  <w:marLeft w:val="0"/>
                  <w:marRight w:val="0"/>
                  <w:marTop w:val="0"/>
                  <w:marBottom w:val="0"/>
                  <w:divBdr>
                    <w:top w:val="none" w:sz="0" w:space="0" w:color="auto"/>
                    <w:left w:val="none" w:sz="0" w:space="0" w:color="auto"/>
                    <w:bottom w:val="none" w:sz="0" w:space="0" w:color="auto"/>
                    <w:right w:val="none" w:sz="0" w:space="0" w:color="auto"/>
                  </w:divBdr>
                  <w:divsChild>
                    <w:div w:id="1584602865">
                      <w:marLeft w:val="0"/>
                      <w:marRight w:val="0"/>
                      <w:marTop w:val="0"/>
                      <w:marBottom w:val="0"/>
                      <w:divBdr>
                        <w:top w:val="none" w:sz="0" w:space="0" w:color="auto"/>
                        <w:left w:val="none" w:sz="0" w:space="0" w:color="auto"/>
                        <w:bottom w:val="none" w:sz="0" w:space="0" w:color="auto"/>
                        <w:right w:val="none" w:sz="0" w:space="0" w:color="auto"/>
                      </w:divBdr>
                    </w:div>
                  </w:divsChild>
                </w:div>
                <w:div w:id="576404707">
                  <w:marLeft w:val="0"/>
                  <w:marRight w:val="0"/>
                  <w:marTop w:val="0"/>
                  <w:marBottom w:val="0"/>
                  <w:divBdr>
                    <w:top w:val="none" w:sz="0" w:space="0" w:color="auto"/>
                    <w:left w:val="none" w:sz="0" w:space="0" w:color="auto"/>
                    <w:bottom w:val="none" w:sz="0" w:space="0" w:color="auto"/>
                    <w:right w:val="none" w:sz="0" w:space="0" w:color="auto"/>
                  </w:divBdr>
                  <w:divsChild>
                    <w:div w:id="44263309">
                      <w:marLeft w:val="0"/>
                      <w:marRight w:val="0"/>
                      <w:marTop w:val="0"/>
                      <w:marBottom w:val="0"/>
                      <w:divBdr>
                        <w:top w:val="none" w:sz="0" w:space="0" w:color="auto"/>
                        <w:left w:val="none" w:sz="0" w:space="0" w:color="auto"/>
                        <w:bottom w:val="none" w:sz="0" w:space="0" w:color="auto"/>
                        <w:right w:val="none" w:sz="0" w:space="0" w:color="auto"/>
                      </w:divBdr>
                    </w:div>
                  </w:divsChild>
                </w:div>
                <w:div w:id="739861753">
                  <w:marLeft w:val="0"/>
                  <w:marRight w:val="0"/>
                  <w:marTop w:val="0"/>
                  <w:marBottom w:val="0"/>
                  <w:divBdr>
                    <w:top w:val="none" w:sz="0" w:space="0" w:color="auto"/>
                    <w:left w:val="none" w:sz="0" w:space="0" w:color="auto"/>
                    <w:bottom w:val="none" w:sz="0" w:space="0" w:color="auto"/>
                    <w:right w:val="none" w:sz="0" w:space="0" w:color="auto"/>
                  </w:divBdr>
                  <w:divsChild>
                    <w:div w:id="1131903940">
                      <w:marLeft w:val="0"/>
                      <w:marRight w:val="0"/>
                      <w:marTop w:val="0"/>
                      <w:marBottom w:val="0"/>
                      <w:divBdr>
                        <w:top w:val="none" w:sz="0" w:space="0" w:color="auto"/>
                        <w:left w:val="none" w:sz="0" w:space="0" w:color="auto"/>
                        <w:bottom w:val="none" w:sz="0" w:space="0" w:color="auto"/>
                        <w:right w:val="none" w:sz="0" w:space="0" w:color="auto"/>
                      </w:divBdr>
                    </w:div>
                  </w:divsChild>
                </w:div>
                <w:div w:id="799609876">
                  <w:marLeft w:val="0"/>
                  <w:marRight w:val="0"/>
                  <w:marTop w:val="0"/>
                  <w:marBottom w:val="0"/>
                  <w:divBdr>
                    <w:top w:val="none" w:sz="0" w:space="0" w:color="auto"/>
                    <w:left w:val="none" w:sz="0" w:space="0" w:color="auto"/>
                    <w:bottom w:val="none" w:sz="0" w:space="0" w:color="auto"/>
                    <w:right w:val="none" w:sz="0" w:space="0" w:color="auto"/>
                  </w:divBdr>
                  <w:divsChild>
                    <w:div w:id="713962411">
                      <w:marLeft w:val="0"/>
                      <w:marRight w:val="0"/>
                      <w:marTop w:val="0"/>
                      <w:marBottom w:val="0"/>
                      <w:divBdr>
                        <w:top w:val="none" w:sz="0" w:space="0" w:color="auto"/>
                        <w:left w:val="none" w:sz="0" w:space="0" w:color="auto"/>
                        <w:bottom w:val="none" w:sz="0" w:space="0" w:color="auto"/>
                        <w:right w:val="none" w:sz="0" w:space="0" w:color="auto"/>
                      </w:divBdr>
                    </w:div>
                  </w:divsChild>
                </w:div>
                <w:div w:id="849369518">
                  <w:marLeft w:val="0"/>
                  <w:marRight w:val="0"/>
                  <w:marTop w:val="0"/>
                  <w:marBottom w:val="0"/>
                  <w:divBdr>
                    <w:top w:val="none" w:sz="0" w:space="0" w:color="auto"/>
                    <w:left w:val="none" w:sz="0" w:space="0" w:color="auto"/>
                    <w:bottom w:val="none" w:sz="0" w:space="0" w:color="auto"/>
                    <w:right w:val="none" w:sz="0" w:space="0" w:color="auto"/>
                  </w:divBdr>
                  <w:divsChild>
                    <w:div w:id="141889215">
                      <w:marLeft w:val="0"/>
                      <w:marRight w:val="0"/>
                      <w:marTop w:val="0"/>
                      <w:marBottom w:val="0"/>
                      <w:divBdr>
                        <w:top w:val="none" w:sz="0" w:space="0" w:color="auto"/>
                        <w:left w:val="none" w:sz="0" w:space="0" w:color="auto"/>
                        <w:bottom w:val="none" w:sz="0" w:space="0" w:color="auto"/>
                        <w:right w:val="none" w:sz="0" w:space="0" w:color="auto"/>
                      </w:divBdr>
                    </w:div>
                  </w:divsChild>
                </w:div>
                <w:div w:id="948973725">
                  <w:marLeft w:val="0"/>
                  <w:marRight w:val="0"/>
                  <w:marTop w:val="0"/>
                  <w:marBottom w:val="0"/>
                  <w:divBdr>
                    <w:top w:val="none" w:sz="0" w:space="0" w:color="auto"/>
                    <w:left w:val="none" w:sz="0" w:space="0" w:color="auto"/>
                    <w:bottom w:val="none" w:sz="0" w:space="0" w:color="auto"/>
                    <w:right w:val="none" w:sz="0" w:space="0" w:color="auto"/>
                  </w:divBdr>
                  <w:divsChild>
                    <w:div w:id="2094086837">
                      <w:marLeft w:val="0"/>
                      <w:marRight w:val="0"/>
                      <w:marTop w:val="0"/>
                      <w:marBottom w:val="0"/>
                      <w:divBdr>
                        <w:top w:val="none" w:sz="0" w:space="0" w:color="auto"/>
                        <w:left w:val="none" w:sz="0" w:space="0" w:color="auto"/>
                        <w:bottom w:val="none" w:sz="0" w:space="0" w:color="auto"/>
                        <w:right w:val="none" w:sz="0" w:space="0" w:color="auto"/>
                      </w:divBdr>
                    </w:div>
                  </w:divsChild>
                </w:div>
                <w:div w:id="983856292">
                  <w:marLeft w:val="0"/>
                  <w:marRight w:val="0"/>
                  <w:marTop w:val="0"/>
                  <w:marBottom w:val="0"/>
                  <w:divBdr>
                    <w:top w:val="none" w:sz="0" w:space="0" w:color="auto"/>
                    <w:left w:val="none" w:sz="0" w:space="0" w:color="auto"/>
                    <w:bottom w:val="none" w:sz="0" w:space="0" w:color="auto"/>
                    <w:right w:val="none" w:sz="0" w:space="0" w:color="auto"/>
                  </w:divBdr>
                  <w:divsChild>
                    <w:div w:id="1825510726">
                      <w:marLeft w:val="0"/>
                      <w:marRight w:val="0"/>
                      <w:marTop w:val="0"/>
                      <w:marBottom w:val="0"/>
                      <w:divBdr>
                        <w:top w:val="none" w:sz="0" w:space="0" w:color="auto"/>
                        <w:left w:val="none" w:sz="0" w:space="0" w:color="auto"/>
                        <w:bottom w:val="none" w:sz="0" w:space="0" w:color="auto"/>
                        <w:right w:val="none" w:sz="0" w:space="0" w:color="auto"/>
                      </w:divBdr>
                    </w:div>
                  </w:divsChild>
                </w:div>
                <w:div w:id="1017197361">
                  <w:marLeft w:val="0"/>
                  <w:marRight w:val="0"/>
                  <w:marTop w:val="0"/>
                  <w:marBottom w:val="0"/>
                  <w:divBdr>
                    <w:top w:val="none" w:sz="0" w:space="0" w:color="auto"/>
                    <w:left w:val="none" w:sz="0" w:space="0" w:color="auto"/>
                    <w:bottom w:val="none" w:sz="0" w:space="0" w:color="auto"/>
                    <w:right w:val="none" w:sz="0" w:space="0" w:color="auto"/>
                  </w:divBdr>
                  <w:divsChild>
                    <w:div w:id="1955747674">
                      <w:marLeft w:val="0"/>
                      <w:marRight w:val="0"/>
                      <w:marTop w:val="0"/>
                      <w:marBottom w:val="0"/>
                      <w:divBdr>
                        <w:top w:val="none" w:sz="0" w:space="0" w:color="auto"/>
                        <w:left w:val="none" w:sz="0" w:space="0" w:color="auto"/>
                        <w:bottom w:val="none" w:sz="0" w:space="0" w:color="auto"/>
                        <w:right w:val="none" w:sz="0" w:space="0" w:color="auto"/>
                      </w:divBdr>
                    </w:div>
                  </w:divsChild>
                </w:div>
                <w:div w:id="1126579616">
                  <w:marLeft w:val="0"/>
                  <w:marRight w:val="0"/>
                  <w:marTop w:val="0"/>
                  <w:marBottom w:val="0"/>
                  <w:divBdr>
                    <w:top w:val="none" w:sz="0" w:space="0" w:color="auto"/>
                    <w:left w:val="none" w:sz="0" w:space="0" w:color="auto"/>
                    <w:bottom w:val="none" w:sz="0" w:space="0" w:color="auto"/>
                    <w:right w:val="none" w:sz="0" w:space="0" w:color="auto"/>
                  </w:divBdr>
                  <w:divsChild>
                    <w:div w:id="726342246">
                      <w:marLeft w:val="0"/>
                      <w:marRight w:val="0"/>
                      <w:marTop w:val="0"/>
                      <w:marBottom w:val="0"/>
                      <w:divBdr>
                        <w:top w:val="none" w:sz="0" w:space="0" w:color="auto"/>
                        <w:left w:val="none" w:sz="0" w:space="0" w:color="auto"/>
                        <w:bottom w:val="none" w:sz="0" w:space="0" w:color="auto"/>
                        <w:right w:val="none" w:sz="0" w:space="0" w:color="auto"/>
                      </w:divBdr>
                    </w:div>
                  </w:divsChild>
                </w:div>
                <w:div w:id="1157576309">
                  <w:marLeft w:val="0"/>
                  <w:marRight w:val="0"/>
                  <w:marTop w:val="0"/>
                  <w:marBottom w:val="0"/>
                  <w:divBdr>
                    <w:top w:val="none" w:sz="0" w:space="0" w:color="auto"/>
                    <w:left w:val="none" w:sz="0" w:space="0" w:color="auto"/>
                    <w:bottom w:val="none" w:sz="0" w:space="0" w:color="auto"/>
                    <w:right w:val="none" w:sz="0" w:space="0" w:color="auto"/>
                  </w:divBdr>
                  <w:divsChild>
                    <w:div w:id="1014571929">
                      <w:marLeft w:val="0"/>
                      <w:marRight w:val="0"/>
                      <w:marTop w:val="0"/>
                      <w:marBottom w:val="0"/>
                      <w:divBdr>
                        <w:top w:val="none" w:sz="0" w:space="0" w:color="auto"/>
                        <w:left w:val="none" w:sz="0" w:space="0" w:color="auto"/>
                        <w:bottom w:val="none" w:sz="0" w:space="0" w:color="auto"/>
                        <w:right w:val="none" w:sz="0" w:space="0" w:color="auto"/>
                      </w:divBdr>
                    </w:div>
                  </w:divsChild>
                </w:div>
                <w:div w:id="1161895093">
                  <w:marLeft w:val="0"/>
                  <w:marRight w:val="0"/>
                  <w:marTop w:val="0"/>
                  <w:marBottom w:val="0"/>
                  <w:divBdr>
                    <w:top w:val="none" w:sz="0" w:space="0" w:color="auto"/>
                    <w:left w:val="none" w:sz="0" w:space="0" w:color="auto"/>
                    <w:bottom w:val="none" w:sz="0" w:space="0" w:color="auto"/>
                    <w:right w:val="none" w:sz="0" w:space="0" w:color="auto"/>
                  </w:divBdr>
                  <w:divsChild>
                    <w:div w:id="363209969">
                      <w:marLeft w:val="0"/>
                      <w:marRight w:val="0"/>
                      <w:marTop w:val="0"/>
                      <w:marBottom w:val="0"/>
                      <w:divBdr>
                        <w:top w:val="none" w:sz="0" w:space="0" w:color="auto"/>
                        <w:left w:val="none" w:sz="0" w:space="0" w:color="auto"/>
                        <w:bottom w:val="none" w:sz="0" w:space="0" w:color="auto"/>
                        <w:right w:val="none" w:sz="0" w:space="0" w:color="auto"/>
                      </w:divBdr>
                    </w:div>
                  </w:divsChild>
                </w:div>
                <w:div w:id="1275558576">
                  <w:marLeft w:val="0"/>
                  <w:marRight w:val="0"/>
                  <w:marTop w:val="0"/>
                  <w:marBottom w:val="0"/>
                  <w:divBdr>
                    <w:top w:val="none" w:sz="0" w:space="0" w:color="auto"/>
                    <w:left w:val="none" w:sz="0" w:space="0" w:color="auto"/>
                    <w:bottom w:val="none" w:sz="0" w:space="0" w:color="auto"/>
                    <w:right w:val="none" w:sz="0" w:space="0" w:color="auto"/>
                  </w:divBdr>
                  <w:divsChild>
                    <w:div w:id="1654480891">
                      <w:marLeft w:val="0"/>
                      <w:marRight w:val="0"/>
                      <w:marTop w:val="0"/>
                      <w:marBottom w:val="0"/>
                      <w:divBdr>
                        <w:top w:val="none" w:sz="0" w:space="0" w:color="auto"/>
                        <w:left w:val="none" w:sz="0" w:space="0" w:color="auto"/>
                        <w:bottom w:val="none" w:sz="0" w:space="0" w:color="auto"/>
                        <w:right w:val="none" w:sz="0" w:space="0" w:color="auto"/>
                      </w:divBdr>
                    </w:div>
                  </w:divsChild>
                </w:div>
                <w:div w:id="1400901366">
                  <w:marLeft w:val="0"/>
                  <w:marRight w:val="0"/>
                  <w:marTop w:val="0"/>
                  <w:marBottom w:val="0"/>
                  <w:divBdr>
                    <w:top w:val="none" w:sz="0" w:space="0" w:color="auto"/>
                    <w:left w:val="none" w:sz="0" w:space="0" w:color="auto"/>
                    <w:bottom w:val="none" w:sz="0" w:space="0" w:color="auto"/>
                    <w:right w:val="none" w:sz="0" w:space="0" w:color="auto"/>
                  </w:divBdr>
                  <w:divsChild>
                    <w:div w:id="1257833231">
                      <w:marLeft w:val="0"/>
                      <w:marRight w:val="0"/>
                      <w:marTop w:val="0"/>
                      <w:marBottom w:val="0"/>
                      <w:divBdr>
                        <w:top w:val="none" w:sz="0" w:space="0" w:color="auto"/>
                        <w:left w:val="none" w:sz="0" w:space="0" w:color="auto"/>
                        <w:bottom w:val="none" w:sz="0" w:space="0" w:color="auto"/>
                        <w:right w:val="none" w:sz="0" w:space="0" w:color="auto"/>
                      </w:divBdr>
                    </w:div>
                  </w:divsChild>
                </w:div>
                <w:div w:id="1460031052">
                  <w:marLeft w:val="0"/>
                  <w:marRight w:val="0"/>
                  <w:marTop w:val="0"/>
                  <w:marBottom w:val="0"/>
                  <w:divBdr>
                    <w:top w:val="none" w:sz="0" w:space="0" w:color="auto"/>
                    <w:left w:val="none" w:sz="0" w:space="0" w:color="auto"/>
                    <w:bottom w:val="none" w:sz="0" w:space="0" w:color="auto"/>
                    <w:right w:val="none" w:sz="0" w:space="0" w:color="auto"/>
                  </w:divBdr>
                  <w:divsChild>
                    <w:div w:id="539439486">
                      <w:marLeft w:val="0"/>
                      <w:marRight w:val="0"/>
                      <w:marTop w:val="0"/>
                      <w:marBottom w:val="0"/>
                      <w:divBdr>
                        <w:top w:val="none" w:sz="0" w:space="0" w:color="auto"/>
                        <w:left w:val="none" w:sz="0" w:space="0" w:color="auto"/>
                        <w:bottom w:val="none" w:sz="0" w:space="0" w:color="auto"/>
                        <w:right w:val="none" w:sz="0" w:space="0" w:color="auto"/>
                      </w:divBdr>
                    </w:div>
                  </w:divsChild>
                </w:div>
                <w:div w:id="1693140458">
                  <w:marLeft w:val="0"/>
                  <w:marRight w:val="0"/>
                  <w:marTop w:val="0"/>
                  <w:marBottom w:val="0"/>
                  <w:divBdr>
                    <w:top w:val="none" w:sz="0" w:space="0" w:color="auto"/>
                    <w:left w:val="none" w:sz="0" w:space="0" w:color="auto"/>
                    <w:bottom w:val="none" w:sz="0" w:space="0" w:color="auto"/>
                    <w:right w:val="none" w:sz="0" w:space="0" w:color="auto"/>
                  </w:divBdr>
                  <w:divsChild>
                    <w:div w:id="1804612798">
                      <w:marLeft w:val="0"/>
                      <w:marRight w:val="0"/>
                      <w:marTop w:val="0"/>
                      <w:marBottom w:val="0"/>
                      <w:divBdr>
                        <w:top w:val="none" w:sz="0" w:space="0" w:color="auto"/>
                        <w:left w:val="none" w:sz="0" w:space="0" w:color="auto"/>
                        <w:bottom w:val="none" w:sz="0" w:space="0" w:color="auto"/>
                        <w:right w:val="none" w:sz="0" w:space="0" w:color="auto"/>
                      </w:divBdr>
                    </w:div>
                  </w:divsChild>
                </w:div>
                <w:div w:id="1727294157">
                  <w:marLeft w:val="0"/>
                  <w:marRight w:val="0"/>
                  <w:marTop w:val="0"/>
                  <w:marBottom w:val="0"/>
                  <w:divBdr>
                    <w:top w:val="none" w:sz="0" w:space="0" w:color="auto"/>
                    <w:left w:val="none" w:sz="0" w:space="0" w:color="auto"/>
                    <w:bottom w:val="none" w:sz="0" w:space="0" w:color="auto"/>
                    <w:right w:val="none" w:sz="0" w:space="0" w:color="auto"/>
                  </w:divBdr>
                  <w:divsChild>
                    <w:div w:id="929850678">
                      <w:marLeft w:val="0"/>
                      <w:marRight w:val="0"/>
                      <w:marTop w:val="0"/>
                      <w:marBottom w:val="0"/>
                      <w:divBdr>
                        <w:top w:val="none" w:sz="0" w:space="0" w:color="auto"/>
                        <w:left w:val="none" w:sz="0" w:space="0" w:color="auto"/>
                        <w:bottom w:val="none" w:sz="0" w:space="0" w:color="auto"/>
                        <w:right w:val="none" w:sz="0" w:space="0" w:color="auto"/>
                      </w:divBdr>
                    </w:div>
                  </w:divsChild>
                </w:div>
                <w:div w:id="1794789134">
                  <w:marLeft w:val="0"/>
                  <w:marRight w:val="0"/>
                  <w:marTop w:val="0"/>
                  <w:marBottom w:val="0"/>
                  <w:divBdr>
                    <w:top w:val="none" w:sz="0" w:space="0" w:color="auto"/>
                    <w:left w:val="none" w:sz="0" w:space="0" w:color="auto"/>
                    <w:bottom w:val="none" w:sz="0" w:space="0" w:color="auto"/>
                    <w:right w:val="none" w:sz="0" w:space="0" w:color="auto"/>
                  </w:divBdr>
                  <w:divsChild>
                    <w:div w:id="194126056">
                      <w:marLeft w:val="0"/>
                      <w:marRight w:val="0"/>
                      <w:marTop w:val="0"/>
                      <w:marBottom w:val="0"/>
                      <w:divBdr>
                        <w:top w:val="none" w:sz="0" w:space="0" w:color="auto"/>
                        <w:left w:val="none" w:sz="0" w:space="0" w:color="auto"/>
                        <w:bottom w:val="none" w:sz="0" w:space="0" w:color="auto"/>
                        <w:right w:val="none" w:sz="0" w:space="0" w:color="auto"/>
                      </w:divBdr>
                    </w:div>
                  </w:divsChild>
                </w:div>
                <w:div w:id="1849324109">
                  <w:marLeft w:val="0"/>
                  <w:marRight w:val="0"/>
                  <w:marTop w:val="0"/>
                  <w:marBottom w:val="0"/>
                  <w:divBdr>
                    <w:top w:val="none" w:sz="0" w:space="0" w:color="auto"/>
                    <w:left w:val="none" w:sz="0" w:space="0" w:color="auto"/>
                    <w:bottom w:val="none" w:sz="0" w:space="0" w:color="auto"/>
                    <w:right w:val="none" w:sz="0" w:space="0" w:color="auto"/>
                  </w:divBdr>
                  <w:divsChild>
                    <w:div w:id="2123987429">
                      <w:marLeft w:val="0"/>
                      <w:marRight w:val="0"/>
                      <w:marTop w:val="0"/>
                      <w:marBottom w:val="0"/>
                      <w:divBdr>
                        <w:top w:val="none" w:sz="0" w:space="0" w:color="auto"/>
                        <w:left w:val="none" w:sz="0" w:space="0" w:color="auto"/>
                        <w:bottom w:val="none" w:sz="0" w:space="0" w:color="auto"/>
                        <w:right w:val="none" w:sz="0" w:space="0" w:color="auto"/>
                      </w:divBdr>
                    </w:div>
                  </w:divsChild>
                </w:div>
                <w:div w:id="1863351402">
                  <w:marLeft w:val="0"/>
                  <w:marRight w:val="0"/>
                  <w:marTop w:val="0"/>
                  <w:marBottom w:val="0"/>
                  <w:divBdr>
                    <w:top w:val="none" w:sz="0" w:space="0" w:color="auto"/>
                    <w:left w:val="none" w:sz="0" w:space="0" w:color="auto"/>
                    <w:bottom w:val="none" w:sz="0" w:space="0" w:color="auto"/>
                    <w:right w:val="none" w:sz="0" w:space="0" w:color="auto"/>
                  </w:divBdr>
                  <w:divsChild>
                    <w:div w:id="250705688">
                      <w:marLeft w:val="0"/>
                      <w:marRight w:val="0"/>
                      <w:marTop w:val="0"/>
                      <w:marBottom w:val="0"/>
                      <w:divBdr>
                        <w:top w:val="none" w:sz="0" w:space="0" w:color="auto"/>
                        <w:left w:val="none" w:sz="0" w:space="0" w:color="auto"/>
                        <w:bottom w:val="none" w:sz="0" w:space="0" w:color="auto"/>
                        <w:right w:val="none" w:sz="0" w:space="0" w:color="auto"/>
                      </w:divBdr>
                    </w:div>
                  </w:divsChild>
                </w:div>
                <w:div w:id="1866168743">
                  <w:marLeft w:val="0"/>
                  <w:marRight w:val="0"/>
                  <w:marTop w:val="0"/>
                  <w:marBottom w:val="0"/>
                  <w:divBdr>
                    <w:top w:val="none" w:sz="0" w:space="0" w:color="auto"/>
                    <w:left w:val="none" w:sz="0" w:space="0" w:color="auto"/>
                    <w:bottom w:val="none" w:sz="0" w:space="0" w:color="auto"/>
                    <w:right w:val="none" w:sz="0" w:space="0" w:color="auto"/>
                  </w:divBdr>
                  <w:divsChild>
                    <w:div w:id="1576864521">
                      <w:marLeft w:val="0"/>
                      <w:marRight w:val="0"/>
                      <w:marTop w:val="0"/>
                      <w:marBottom w:val="0"/>
                      <w:divBdr>
                        <w:top w:val="none" w:sz="0" w:space="0" w:color="auto"/>
                        <w:left w:val="none" w:sz="0" w:space="0" w:color="auto"/>
                        <w:bottom w:val="none" w:sz="0" w:space="0" w:color="auto"/>
                        <w:right w:val="none" w:sz="0" w:space="0" w:color="auto"/>
                      </w:divBdr>
                    </w:div>
                  </w:divsChild>
                </w:div>
                <w:div w:id="1907491952">
                  <w:marLeft w:val="0"/>
                  <w:marRight w:val="0"/>
                  <w:marTop w:val="0"/>
                  <w:marBottom w:val="0"/>
                  <w:divBdr>
                    <w:top w:val="none" w:sz="0" w:space="0" w:color="auto"/>
                    <w:left w:val="none" w:sz="0" w:space="0" w:color="auto"/>
                    <w:bottom w:val="none" w:sz="0" w:space="0" w:color="auto"/>
                    <w:right w:val="none" w:sz="0" w:space="0" w:color="auto"/>
                  </w:divBdr>
                  <w:divsChild>
                    <w:div w:id="68307479">
                      <w:marLeft w:val="0"/>
                      <w:marRight w:val="0"/>
                      <w:marTop w:val="0"/>
                      <w:marBottom w:val="0"/>
                      <w:divBdr>
                        <w:top w:val="none" w:sz="0" w:space="0" w:color="auto"/>
                        <w:left w:val="none" w:sz="0" w:space="0" w:color="auto"/>
                        <w:bottom w:val="none" w:sz="0" w:space="0" w:color="auto"/>
                        <w:right w:val="none" w:sz="0" w:space="0" w:color="auto"/>
                      </w:divBdr>
                    </w:div>
                  </w:divsChild>
                </w:div>
                <w:div w:id="1996644282">
                  <w:marLeft w:val="0"/>
                  <w:marRight w:val="0"/>
                  <w:marTop w:val="0"/>
                  <w:marBottom w:val="0"/>
                  <w:divBdr>
                    <w:top w:val="none" w:sz="0" w:space="0" w:color="auto"/>
                    <w:left w:val="none" w:sz="0" w:space="0" w:color="auto"/>
                    <w:bottom w:val="none" w:sz="0" w:space="0" w:color="auto"/>
                    <w:right w:val="none" w:sz="0" w:space="0" w:color="auto"/>
                  </w:divBdr>
                  <w:divsChild>
                    <w:div w:id="1925144946">
                      <w:marLeft w:val="0"/>
                      <w:marRight w:val="0"/>
                      <w:marTop w:val="0"/>
                      <w:marBottom w:val="0"/>
                      <w:divBdr>
                        <w:top w:val="none" w:sz="0" w:space="0" w:color="auto"/>
                        <w:left w:val="none" w:sz="0" w:space="0" w:color="auto"/>
                        <w:bottom w:val="none" w:sz="0" w:space="0" w:color="auto"/>
                        <w:right w:val="none" w:sz="0" w:space="0" w:color="auto"/>
                      </w:divBdr>
                    </w:div>
                  </w:divsChild>
                </w:div>
                <w:div w:id="2086994138">
                  <w:marLeft w:val="0"/>
                  <w:marRight w:val="0"/>
                  <w:marTop w:val="0"/>
                  <w:marBottom w:val="0"/>
                  <w:divBdr>
                    <w:top w:val="none" w:sz="0" w:space="0" w:color="auto"/>
                    <w:left w:val="none" w:sz="0" w:space="0" w:color="auto"/>
                    <w:bottom w:val="none" w:sz="0" w:space="0" w:color="auto"/>
                    <w:right w:val="none" w:sz="0" w:space="0" w:color="auto"/>
                  </w:divBdr>
                  <w:divsChild>
                    <w:div w:id="1170481948">
                      <w:marLeft w:val="0"/>
                      <w:marRight w:val="0"/>
                      <w:marTop w:val="0"/>
                      <w:marBottom w:val="0"/>
                      <w:divBdr>
                        <w:top w:val="none" w:sz="0" w:space="0" w:color="auto"/>
                        <w:left w:val="none" w:sz="0" w:space="0" w:color="auto"/>
                        <w:bottom w:val="none" w:sz="0" w:space="0" w:color="auto"/>
                        <w:right w:val="none" w:sz="0" w:space="0" w:color="auto"/>
                      </w:divBdr>
                    </w:div>
                  </w:divsChild>
                </w:div>
                <w:div w:id="2088645399">
                  <w:marLeft w:val="0"/>
                  <w:marRight w:val="0"/>
                  <w:marTop w:val="0"/>
                  <w:marBottom w:val="0"/>
                  <w:divBdr>
                    <w:top w:val="none" w:sz="0" w:space="0" w:color="auto"/>
                    <w:left w:val="none" w:sz="0" w:space="0" w:color="auto"/>
                    <w:bottom w:val="none" w:sz="0" w:space="0" w:color="auto"/>
                    <w:right w:val="none" w:sz="0" w:space="0" w:color="auto"/>
                  </w:divBdr>
                  <w:divsChild>
                    <w:div w:id="400912338">
                      <w:marLeft w:val="0"/>
                      <w:marRight w:val="0"/>
                      <w:marTop w:val="0"/>
                      <w:marBottom w:val="0"/>
                      <w:divBdr>
                        <w:top w:val="none" w:sz="0" w:space="0" w:color="auto"/>
                        <w:left w:val="none" w:sz="0" w:space="0" w:color="auto"/>
                        <w:bottom w:val="none" w:sz="0" w:space="0" w:color="auto"/>
                        <w:right w:val="none" w:sz="0" w:space="0" w:color="auto"/>
                      </w:divBdr>
                    </w:div>
                  </w:divsChild>
                </w:div>
                <w:div w:id="2093819222">
                  <w:marLeft w:val="0"/>
                  <w:marRight w:val="0"/>
                  <w:marTop w:val="0"/>
                  <w:marBottom w:val="0"/>
                  <w:divBdr>
                    <w:top w:val="none" w:sz="0" w:space="0" w:color="auto"/>
                    <w:left w:val="none" w:sz="0" w:space="0" w:color="auto"/>
                    <w:bottom w:val="none" w:sz="0" w:space="0" w:color="auto"/>
                    <w:right w:val="none" w:sz="0" w:space="0" w:color="auto"/>
                  </w:divBdr>
                  <w:divsChild>
                    <w:div w:id="981884541">
                      <w:marLeft w:val="0"/>
                      <w:marRight w:val="0"/>
                      <w:marTop w:val="0"/>
                      <w:marBottom w:val="0"/>
                      <w:divBdr>
                        <w:top w:val="none" w:sz="0" w:space="0" w:color="auto"/>
                        <w:left w:val="none" w:sz="0" w:space="0" w:color="auto"/>
                        <w:bottom w:val="none" w:sz="0" w:space="0" w:color="auto"/>
                        <w:right w:val="none" w:sz="0" w:space="0" w:color="auto"/>
                      </w:divBdr>
                    </w:div>
                  </w:divsChild>
                </w:div>
                <w:div w:id="2100367715">
                  <w:marLeft w:val="0"/>
                  <w:marRight w:val="0"/>
                  <w:marTop w:val="0"/>
                  <w:marBottom w:val="0"/>
                  <w:divBdr>
                    <w:top w:val="none" w:sz="0" w:space="0" w:color="auto"/>
                    <w:left w:val="none" w:sz="0" w:space="0" w:color="auto"/>
                    <w:bottom w:val="none" w:sz="0" w:space="0" w:color="auto"/>
                    <w:right w:val="none" w:sz="0" w:space="0" w:color="auto"/>
                  </w:divBdr>
                  <w:divsChild>
                    <w:div w:id="7079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51396">
          <w:marLeft w:val="0"/>
          <w:marRight w:val="0"/>
          <w:marTop w:val="0"/>
          <w:marBottom w:val="0"/>
          <w:divBdr>
            <w:top w:val="none" w:sz="0" w:space="0" w:color="auto"/>
            <w:left w:val="none" w:sz="0" w:space="0" w:color="auto"/>
            <w:bottom w:val="none" w:sz="0" w:space="0" w:color="auto"/>
            <w:right w:val="none" w:sz="0" w:space="0" w:color="auto"/>
          </w:divBdr>
        </w:div>
        <w:div w:id="1906796075">
          <w:marLeft w:val="0"/>
          <w:marRight w:val="0"/>
          <w:marTop w:val="0"/>
          <w:marBottom w:val="0"/>
          <w:divBdr>
            <w:top w:val="none" w:sz="0" w:space="0" w:color="auto"/>
            <w:left w:val="none" w:sz="0" w:space="0" w:color="auto"/>
            <w:bottom w:val="none" w:sz="0" w:space="0" w:color="auto"/>
            <w:right w:val="none" w:sz="0" w:space="0" w:color="auto"/>
          </w:divBdr>
        </w:div>
        <w:div w:id="1906988349">
          <w:marLeft w:val="0"/>
          <w:marRight w:val="0"/>
          <w:marTop w:val="0"/>
          <w:marBottom w:val="0"/>
          <w:divBdr>
            <w:top w:val="none" w:sz="0" w:space="0" w:color="auto"/>
            <w:left w:val="none" w:sz="0" w:space="0" w:color="auto"/>
            <w:bottom w:val="none" w:sz="0" w:space="0" w:color="auto"/>
            <w:right w:val="none" w:sz="0" w:space="0" w:color="auto"/>
          </w:divBdr>
        </w:div>
        <w:div w:id="1908956397">
          <w:marLeft w:val="0"/>
          <w:marRight w:val="0"/>
          <w:marTop w:val="0"/>
          <w:marBottom w:val="0"/>
          <w:divBdr>
            <w:top w:val="none" w:sz="0" w:space="0" w:color="auto"/>
            <w:left w:val="none" w:sz="0" w:space="0" w:color="auto"/>
            <w:bottom w:val="none" w:sz="0" w:space="0" w:color="auto"/>
            <w:right w:val="none" w:sz="0" w:space="0" w:color="auto"/>
          </w:divBdr>
          <w:divsChild>
            <w:div w:id="334765274">
              <w:marLeft w:val="-75"/>
              <w:marRight w:val="0"/>
              <w:marTop w:val="30"/>
              <w:marBottom w:val="30"/>
              <w:divBdr>
                <w:top w:val="none" w:sz="0" w:space="0" w:color="auto"/>
                <w:left w:val="none" w:sz="0" w:space="0" w:color="auto"/>
                <w:bottom w:val="none" w:sz="0" w:space="0" w:color="auto"/>
                <w:right w:val="none" w:sz="0" w:space="0" w:color="auto"/>
              </w:divBdr>
              <w:divsChild>
                <w:div w:id="7485502">
                  <w:marLeft w:val="0"/>
                  <w:marRight w:val="0"/>
                  <w:marTop w:val="0"/>
                  <w:marBottom w:val="0"/>
                  <w:divBdr>
                    <w:top w:val="none" w:sz="0" w:space="0" w:color="auto"/>
                    <w:left w:val="none" w:sz="0" w:space="0" w:color="auto"/>
                    <w:bottom w:val="none" w:sz="0" w:space="0" w:color="auto"/>
                    <w:right w:val="none" w:sz="0" w:space="0" w:color="auto"/>
                  </w:divBdr>
                  <w:divsChild>
                    <w:div w:id="1851412846">
                      <w:marLeft w:val="0"/>
                      <w:marRight w:val="0"/>
                      <w:marTop w:val="0"/>
                      <w:marBottom w:val="0"/>
                      <w:divBdr>
                        <w:top w:val="none" w:sz="0" w:space="0" w:color="auto"/>
                        <w:left w:val="none" w:sz="0" w:space="0" w:color="auto"/>
                        <w:bottom w:val="none" w:sz="0" w:space="0" w:color="auto"/>
                        <w:right w:val="none" w:sz="0" w:space="0" w:color="auto"/>
                      </w:divBdr>
                    </w:div>
                  </w:divsChild>
                </w:div>
                <w:div w:id="81878086">
                  <w:marLeft w:val="0"/>
                  <w:marRight w:val="0"/>
                  <w:marTop w:val="0"/>
                  <w:marBottom w:val="0"/>
                  <w:divBdr>
                    <w:top w:val="none" w:sz="0" w:space="0" w:color="auto"/>
                    <w:left w:val="none" w:sz="0" w:space="0" w:color="auto"/>
                    <w:bottom w:val="none" w:sz="0" w:space="0" w:color="auto"/>
                    <w:right w:val="none" w:sz="0" w:space="0" w:color="auto"/>
                  </w:divBdr>
                  <w:divsChild>
                    <w:div w:id="1923953144">
                      <w:marLeft w:val="0"/>
                      <w:marRight w:val="0"/>
                      <w:marTop w:val="0"/>
                      <w:marBottom w:val="0"/>
                      <w:divBdr>
                        <w:top w:val="none" w:sz="0" w:space="0" w:color="auto"/>
                        <w:left w:val="none" w:sz="0" w:space="0" w:color="auto"/>
                        <w:bottom w:val="none" w:sz="0" w:space="0" w:color="auto"/>
                        <w:right w:val="none" w:sz="0" w:space="0" w:color="auto"/>
                      </w:divBdr>
                    </w:div>
                  </w:divsChild>
                </w:div>
                <w:div w:id="170293436">
                  <w:marLeft w:val="0"/>
                  <w:marRight w:val="0"/>
                  <w:marTop w:val="0"/>
                  <w:marBottom w:val="0"/>
                  <w:divBdr>
                    <w:top w:val="none" w:sz="0" w:space="0" w:color="auto"/>
                    <w:left w:val="none" w:sz="0" w:space="0" w:color="auto"/>
                    <w:bottom w:val="none" w:sz="0" w:space="0" w:color="auto"/>
                    <w:right w:val="none" w:sz="0" w:space="0" w:color="auto"/>
                  </w:divBdr>
                  <w:divsChild>
                    <w:div w:id="2105110279">
                      <w:marLeft w:val="0"/>
                      <w:marRight w:val="0"/>
                      <w:marTop w:val="0"/>
                      <w:marBottom w:val="0"/>
                      <w:divBdr>
                        <w:top w:val="none" w:sz="0" w:space="0" w:color="auto"/>
                        <w:left w:val="none" w:sz="0" w:space="0" w:color="auto"/>
                        <w:bottom w:val="none" w:sz="0" w:space="0" w:color="auto"/>
                        <w:right w:val="none" w:sz="0" w:space="0" w:color="auto"/>
                      </w:divBdr>
                    </w:div>
                  </w:divsChild>
                </w:div>
                <w:div w:id="188302569">
                  <w:marLeft w:val="0"/>
                  <w:marRight w:val="0"/>
                  <w:marTop w:val="0"/>
                  <w:marBottom w:val="0"/>
                  <w:divBdr>
                    <w:top w:val="none" w:sz="0" w:space="0" w:color="auto"/>
                    <w:left w:val="none" w:sz="0" w:space="0" w:color="auto"/>
                    <w:bottom w:val="none" w:sz="0" w:space="0" w:color="auto"/>
                    <w:right w:val="none" w:sz="0" w:space="0" w:color="auto"/>
                  </w:divBdr>
                  <w:divsChild>
                    <w:div w:id="182668400">
                      <w:marLeft w:val="0"/>
                      <w:marRight w:val="0"/>
                      <w:marTop w:val="0"/>
                      <w:marBottom w:val="0"/>
                      <w:divBdr>
                        <w:top w:val="none" w:sz="0" w:space="0" w:color="auto"/>
                        <w:left w:val="none" w:sz="0" w:space="0" w:color="auto"/>
                        <w:bottom w:val="none" w:sz="0" w:space="0" w:color="auto"/>
                        <w:right w:val="none" w:sz="0" w:space="0" w:color="auto"/>
                      </w:divBdr>
                    </w:div>
                  </w:divsChild>
                </w:div>
                <w:div w:id="198052742">
                  <w:marLeft w:val="0"/>
                  <w:marRight w:val="0"/>
                  <w:marTop w:val="0"/>
                  <w:marBottom w:val="0"/>
                  <w:divBdr>
                    <w:top w:val="none" w:sz="0" w:space="0" w:color="auto"/>
                    <w:left w:val="none" w:sz="0" w:space="0" w:color="auto"/>
                    <w:bottom w:val="none" w:sz="0" w:space="0" w:color="auto"/>
                    <w:right w:val="none" w:sz="0" w:space="0" w:color="auto"/>
                  </w:divBdr>
                  <w:divsChild>
                    <w:div w:id="1283271433">
                      <w:marLeft w:val="0"/>
                      <w:marRight w:val="0"/>
                      <w:marTop w:val="0"/>
                      <w:marBottom w:val="0"/>
                      <w:divBdr>
                        <w:top w:val="none" w:sz="0" w:space="0" w:color="auto"/>
                        <w:left w:val="none" w:sz="0" w:space="0" w:color="auto"/>
                        <w:bottom w:val="none" w:sz="0" w:space="0" w:color="auto"/>
                        <w:right w:val="none" w:sz="0" w:space="0" w:color="auto"/>
                      </w:divBdr>
                    </w:div>
                  </w:divsChild>
                </w:div>
                <w:div w:id="230432681">
                  <w:marLeft w:val="0"/>
                  <w:marRight w:val="0"/>
                  <w:marTop w:val="0"/>
                  <w:marBottom w:val="0"/>
                  <w:divBdr>
                    <w:top w:val="none" w:sz="0" w:space="0" w:color="auto"/>
                    <w:left w:val="none" w:sz="0" w:space="0" w:color="auto"/>
                    <w:bottom w:val="none" w:sz="0" w:space="0" w:color="auto"/>
                    <w:right w:val="none" w:sz="0" w:space="0" w:color="auto"/>
                  </w:divBdr>
                  <w:divsChild>
                    <w:div w:id="1463695294">
                      <w:marLeft w:val="0"/>
                      <w:marRight w:val="0"/>
                      <w:marTop w:val="0"/>
                      <w:marBottom w:val="0"/>
                      <w:divBdr>
                        <w:top w:val="none" w:sz="0" w:space="0" w:color="auto"/>
                        <w:left w:val="none" w:sz="0" w:space="0" w:color="auto"/>
                        <w:bottom w:val="none" w:sz="0" w:space="0" w:color="auto"/>
                        <w:right w:val="none" w:sz="0" w:space="0" w:color="auto"/>
                      </w:divBdr>
                    </w:div>
                  </w:divsChild>
                </w:div>
                <w:div w:id="345909185">
                  <w:marLeft w:val="0"/>
                  <w:marRight w:val="0"/>
                  <w:marTop w:val="0"/>
                  <w:marBottom w:val="0"/>
                  <w:divBdr>
                    <w:top w:val="none" w:sz="0" w:space="0" w:color="auto"/>
                    <w:left w:val="none" w:sz="0" w:space="0" w:color="auto"/>
                    <w:bottom w:val="none" w:sz="0" w:space="0" w:color="auto"/>
                    <w:right w:val="none" w:sz="0" w:space="0" w:color="auto"/>
                  </w:divBdr>
                  <w:divsChild>
                    <w:div w:id="1530608524">
                      <w:marLeft w:val="0"/>
                      <w:marRight w:val="0"/>
                      <w:marTop w:val="0"/>
                      <w:marBottom w:val="0"/>
                      <w:divBdr>
                        <w:top w:val="none" w:sz="0" w:space="0" w:color="auto"/>
                        <w:left w:val="none" w:sz="0" w:space="0" w:color="auto"/>
                        <w:bottom w:val="none" w:sz="0" w:space="0" w:color="auto"/>
                        <w:right w:val="none" w:sz="0" w:space="0" w:color="auto"/>
                      </w:divBdr>
                    </w:div>
                  </w:divsChild>
                </w:div>
                <w:div w:id="648704589">
                  <w:marLeft w:val="0"/>
                  <w:marRight w:val="0"/>
                  <w:marTop w:val="0"/>
                  <w:marBottom w:val="0"/>
                  <w:divBdr>
                    <w:top w:val="none" w:sz="0" w:space="0" w:color="auto"/>
                    <w:left w:val="none" w:sz="0" w:space="0" w:color="auto"/>
                    <w:bottom w:val="none" w:sz="0" w:space="0" w:color="auto"/>
                    <w:right w:val="none" w:sz="0" w:space="0" w:color="auto"/>
                  </w:divBdr>
                  <w:divsChild>
                    <w:div w:id="1088500270">
                      <w:marLeft w:val="0"/>
                      <w:marRight w:val="0"/>
                      <w:marTop w:val="0"/>
                      <w:marBottom w:val="0"/>
                      <w:divBdr>
                        <w:top w:val="none" w:sz="0" w:space="0" w:color="auto"/>
                        <w:left w:val="none" w:sz="0" w:space="0" w:color="auto"/>
                        <w:bottom w:val="none" w:sz="0" w:space="0" w:color="auto"/>
                        <w:right w:val="none" w:sz="0" w:space="0" w:color="auto"/>
                      </w:divBdr>
                    </w:div>
                  </w:divsChild>
                </w:div>
                <w:div w:id="756291263">
                  <w:marLeft w:val="0"/>
                  <w:marRight w:val="0"/>
                  <w:marTop w:val="0"/>
                  <w:marBottom w:val="0"/>
                  <w:divBdr>
                    <w:top w:val="none" w:sz="0" w:space="0" w:color="auto"/>
                    <w:left w:val="none" w:sz="0" w:space="0" w:color="auto"/>
                    <w:bottom w:val="none" w:sz="0" w:space="0" w:color="auto"/>
                    <w:right w:val="none" w:sz="0" w:space="0" w:color="auto"/>
                  </w:divBdr>
                  <w:divsChild>
                    <w:div w:id="255332694">
                      <w:marLeft w:val="0"/>
                      <w:marRight w:val="0"/>
                      <w:marTop w:val="0"/>
                      <w:marBottom w:val="0"/>
                      <w:divBdr>
                        <w:top w:val="none" w:sz="0" w:space="0" w:color="auto"/>
                        <w:left w:val="none" w:sz="0" w:space="0" w:color="auto"/>
                        <w:bottom w:val="none" w:sz="0" w:space="0" w:color="auto"/>
                        <w:right w:val="none" w:sz="0" w:space="0" w:color="auto"/>
                      </w:divBdr>
                    </w:div>
                  </w:divsChild>
                </w:div>
                <w:div w:id="816384904">
                  <w:marLeft w:val="0"/>
                  <w:marRight w:val="0"/>
                  <w:marTop w:val="0"/>
                  <w:marBottom w:val="0"/>
                  <w:divBdr>
                    <w:top w:val="none" w:sz="0" w:space="0" w:color="auto"/>
                    <w:left w:val="none" w:sz="0" w:space="0" w:color="auto"/>
                    <w:bottom w:val="none" w:sz="0" w:space="0" w:color="auto"/>
                    <w:right w:val="none" w:sz="0" w:space="0" w:color="auto"/>
                  </w:divBdr>
                  <w:divsChild>
                    <w:div w:id="91319865">
                      <w:marLeft w:val="0"/>
                      <w:marRight w:val="0"/>
                      <w:marTop w:val="0"/>
                      <w:marBottom w:val="0"/>
                      <w:divBdr>
                        <w:top w:val="none" w:sz="0" w:space="0" w:color="auto"/>
                        <w:left w:val="none" w:sz="0" w:space="0" w:color="auto"/>
                        <w:bottom w:val="none" w:sz="0" w:space="0" w:color="auto"/>
                        <w:right w:val="none" w:sz="0" w:space="0" w:color="auto"/>
                      </w:divBdr>
                    </w:div>
                  </w:divsChild>
                </w:div>
                <w:div w:id="933629113">
                  <w:marLeft w:val="0"/>
                  <w:marRight w:val="0"/>
                  <w:marTop w:val="0"/>
                  <w:marBottom w:val="0"/>
                  <w:divBdr>
                    <w:top w:val="none" w:sz="0" w:space="0" w:color="auto"/>
                    <w:left w:val="none" w:sz="0" w:space="0" w:color="auto"/>
                    <w:bottom w:val="none" w:sz="0" w:space="0" w:color="auto"/>
                    <w:right w:val="none" w:sz="0" w:space="0" w:color="auto"/>
                  </w:divBdr>
                  <w:divsChild>
                    <w:div w:id="392897109">
                      <w:marLeft w:val="0"/>
                      <w:marRight w:val="0"/>
                      <w:marTop w:val="0"/>
                      <w:marBottom w:val="0"/>
                      <w:divBdr>
                        <w:top w:val="none" w:sz="0" w:space="0" w:color="auto"/>
                        <w:left w:val="none" w:sz="0" w:space="0" w:color="auto"/>
                        <w:bottom w:val="none" w:sz="0" w:space="0" w:color="auto"/>
                        <w:right w:val="none" w:sz="0" w:space="0" w:color="auto"/>
                      </w:divBdr>
                    </w:div>
                  </w:divsChild>
                </w:div>
                <w:div w:id="1015766631">
                  <w:marLeft w:val="0"/>
                  <w:marRight w:val="0"/>
                  <w:marTop w:val="0"/>
                  <w:marBottom w:val="0"/>
                  <w:divBdr>
                    <w:top w:val="none" w:sz="0" w:space="0" w:color="auto"/>
                    <w:left w:val="none" w:sz="0" w:space="0" w:color="auto"/>
                    <w:bottom w:val="none" w:sz="0" w:space="0" w:color="auto"/>
                    <w:right w:val="none" w:sz="0" w:space="0" w:color="auto"/>
                  </w:divBdr>
                  <w:divsChild>
                    <w:div w:id="156465232">
                      <w:marLeft w:val="0"/>
                      <w:marRight w:val="0"/>
                      <w:marTop w:val="0"/>
                      <w:marBottom w:val="0"/>
                      <w:divBdr>
                        <w:top w:val="none" w:sz="0" w:space="0" w:color="auto"/>
                        <w:left w:val="none" w:sz="0" w:space="0" w:color="auto"/>
                        <w:bottom w:val="none" w:sz="0" w:space="0" w:color="auto"/>
                        <w:right w:val="none" w:sz="0" w:space="0" w:color="auto"/>
                      </w:divBdr>
                    </w:div>
                  </w:divsChild>
                </w:div>
                <w:div w:id="1058477574">
                  <w:marLeft w:val="0"/>
                  <w:marRight w:val="0"/>
                  <w:marTop w:val="0"/>
                  <w:marBottom w:val="0"/>
                  <w:divBdr>
                    <w:top w:val="none" w:sz="0" w:space="0" w:color="auto"/>
                    <w:left w:val="none" w:sz="0" w:space="0" w:color="auto"/>
                    <w:bottom w:val="none" w:sz="0" w:space="0" w:color="auto"/>
                    <w:right w:val="none" w:sz="0" w:space="0" w:color="auto"/>
                  </w:divBdr>
                  <w:divsChild>
                    <w:div w:id="2085714711">
                      <w:marLeft w:val="0"/>
                      <w:marRight w:val="0"/>
                      <w:marTop w:val="0"/>
                      <w:marBottom w:val="0"/>
                      <w:divBdr>
                        <w:top w:val="none" w:sz="0" w:space="0" w:color="auto"/>
                        <w:left w:val="none" w:sz="0" w:space="0" w:color="auto"/>
                        <w:bottom w:val="none" w:sz="0" w:space="0" w:color="auto"/>
                        <w:right w:val="none" w:sz="0" w:space="0" w:color="auto"/>
                      </w:divBdr>
                    </w:div>
                  </w:divsChild>
                </w:div>
                <w:div w:id="1250114957">
                  <w:marLeft w:val="0"/>
                  <w:marRight w:val="0"/>
                  <w:marTop w:val="0"/>
                  <w:marBottom w:val="0"/>
                  <w:divBdr>
                    <w:top w:val="none" w:sz="0" w:space="0" w:color="auto"/>
                    <w:left w:val="none" w:sz="0" w:space="0" w:color="auto"/>
                    <w:bottom w:val="none" w:sz="0" w:space="0" w:color="auto"/>
                    <w:right w:val="none" w:sz="0" w:space="0" w:color="auto"/>
                  </w:divBdr>
                  <w:divsChild>
                    <w:div w:id="859317723">
                      <w:marLeft w:val="0"/>
                      <w:marRight w:val="0"/>
                      <w:marTop w:val="0"/>
                      <w:marBottom w:val="0"/>
                      <w:divBdr>
                        <w:top w:val="none" w:sz="0" w:space="0" w:color="auto"/>
                        <w:left w:val="none" w:sz="0" w:space="0" w:color="auto"/>
                        <w:bottom w:val="none" w:sz="0" w:space="0" w:color="auto"/>
                        <w:right w:val="none" w:sz="0" w:space="0" w:color="auto"/>
                      </w:divBdr>
                    </w:div>
                  </w:divsChild>
                </w:div>
                <w:div w:id="1285114510">
                  <w:marLeft w:val="0"/>
                  <w:marRight w:val="0"/>
                  <w:marTop w:val="0"/>
                  <w:marBottom w:val="0"/>
                  <w:divBdr>
                    <w:top w:val="none" w:sz="0" w:space="0" w:color="auto"/>
                    <w:left w:val="none" w:sz="0" w:space="0" w:color="auto"/>
                    <w:bottom w:val="none" w:sz="0" w:space="0" w:color="auto"/>
                    <w:right w:val="none" w:sz="0" w:space="0" w:color="auto"/>
                  </w:divBdr>
                  <w:divsChild>
                    <w:div w:id="1501385756">
                      <w:marLeft w:val="0"/>
                      <w:marRight w:val="0"/>
                      <w:marTop w:val="0"/>
                      <w:marBottom w:val="0"/>
                      <w:divBdr>
                        <w:top w:val="none" w:sz="0" w:space="0" w:color="auto"/>
                        <w:left w:val="none" w:sz="0" w:space="0" w:color="auto"/>
                        <w:bottom w:val="none" w:sz="0" w:space="0" w:color="auto"/>
                        <w:right w:val="none" w:sz="0" w:space="0" w:color="auto"/>
                      </w:divBdr>
                    </w:div>
                  </w:divsChild>
                </w:div>
                <w:div w:id="1342510932">
                  <w:marLeft w:val="0"/>
                  <w:marRight w:val="0"/>
                  <w:marTop w:val="0"/>
                  <w:marBottom w:val="0"/>
                  <w:divBdr>
                    <w:top w:val="none" w:sz="0" w:space="0" w:color="auto"/>
                    <w:left w:val="none" w:sz="0" w:space="0" w:color="auto"/>
                    <w:bottom w:val="none" w:sz="0" w:space="0" w:color="auto"/>
                    <w:right w:val="none" w:sz="0" w:space="0" w:color="auto"/>
                  </w:divBdr>
                  <w:divsChild>
                    <w:div w:id="626005713">
                      <w:marLeft w:val="0"/>
                      <w:marRight w:val="0"/>
                      <w:marTop w:val="0"/>
                      <w:marBottom w:val="0"/>
                      <w:divBdr>
                        <w:top w:val="none" w:sz="0" w:space="0" w:color="auto"/>
                        <w:left w:val="none" w:sz="0" w:space="0" w:color="auto"/>
                        <w:bottom w:val="none" w:sz="0" w:space="0" w:color="auto"/>
                        <w:right w:val="none" w:sz="0" w:space="0" w:color="auto"/>
                      </w:divBdr>
                    </w:div>
                  </w:divsChild>
                </w:div>
                <w:div w:id="1433164927">
                  <w:marLeft w:val="0"/>
                  <w:marRight w:val="0"/>
                  <w:marTop w:val="0"/>
                  <w:marBottom w:val="0"/>
                  <w:divBdr>
                    <w:top w:val="none" w:sz="0" w:space="0" w:color="auto"/>
                    <w:left w:val="none" w:sz="0" w:space="0" w:color="auto"/>
                    <w:bottom w:val="none" w:sz="0" w:space="0" w:color="auto"/>
                    <w:right w:val="none" w:sz="0" w:space="0" w:color="auto"/>
                  </w:divBdr>
                  <w:divsChild>
                    <w:div w:id="2144540149">
                      <w:marLeft w:val="0"/>
                      <w:marRight w:val="0"/>
                      <w:marTop w:val="0"/>
                      <w:marBottom w:val="0"/>
                      <w:divBdr>
                        <w:top w:val="none" w:sz="0" w:space="0" w:color="auto"/>
                        <w:left w:val="none" w:sz="0" w:space="0" w:color="auto"/>
                        <w:bottom w:val="none" w:sz="0" w:space="0" w:color="auto"/>
                        <w:right w:val="none" w:sz="0" w:space="0" w:color="auto"/>
                      </w:divBdr>
                    </w:div>
                  </w:divsChild>
                </w:div>
                <w:div w:id="1441413995">
                  <w:marLeft w:val="0"/>
                  <w:marRight w:val="0"/>
                  <w:marTop w:val="0"/>
                  <w:marBottom w:val="0"/>
                  <w:divBdr>
                    <w:top w:val="none" w:sz="0" w:space="0" w:color="auto"/>
                    <w:left w:val="none" w:sz="0" w:space="0" w:color="auto"/>
                    <w:bottom w:val="none" w:sz="0" w:space="0" w:color="auto"/>
                    <w:right w:val="none" w:sz="0" w:space="0" w:color="auto"/>
                  </w:divBdr>
                  <w:divsChild>
                    <w:div w:id="649673441">
                      <w:marLeft w:val="0"/>
                      <w:marRight w:val="0"/>
                      <w:marTop w:val="0"/>
                      <w:marBottom w:val="0"/>
                      <w:divBdr>
                        <w:top w:val="none" w:sz="0" w:space="0" w:color="auto"/>
                        <w:left w:val="none" w:sz="0" w:space="0" w:color="auto"/>
                        <w:bottom w:val="none" w:sz="0" w:space="0" w:color="auto"/>
                        <w:right w:val="none" w:sz="0" w:space="0" w:color="auto"/>
                      </w:divBdr>
                    </w:div>
                  </w:divsChild>
                </w:div>
                <w:div w:id="1515804548">
                  <w:marLeft w:val="0"/>
                  <w:marRight w:val="0"/>
                  <w:marTop w:val="0"/>
                  <w:marBottom w:val="0"/>
                  <w:divBdr>
                    <w:top w:val="none" w:sz="0" w:space="0" w:color="auto"/>
                    <w:left w:val="none" w:sz="0" w:space="0" w:color="auto"/>
                    <w:bottom w:val="none" w:sz="0" w:space="0" w:color="auto"/>
                    <w:right w:val="none" w:sz="0" w:space="0" w:color="auto"/>
                  </w:divBdr>
                  <w:divsChild>
                    <w:div w:id="608244006">
                      <w:marLeft w:val="0"/>
                      <w:marRight w:val="0"/>
                      <w:marTop w:val="0"/>
                      <w:marBottom w:val="0"/>
                      <w:divBdr>
                        <w:top w:val="none" w:sz="0" w:space="0" w:color="auto"/>
                        <w:left w:val="none" w:sz="0" w:space="0" w:color="auto"/>
                        <w:bottom w:val="none" w:sz="0" w:space="0" w:color="auto"/>
                        <w:right w:val="none" w:sz="0" w:space="0" w:color="auto"/>
                      </w:divBdr>
                    </w:div>
                  </w:divsChild>
                </w:div>
                <w:div w:id="1772049977">
                  <w:marLeft w:val="0"/>
                  <w:marRight w:val="0"/>
                  <w:marTop w:val="0"/>
                  <w:marBottom w:val="0"/>
                  <w:divBdr>
                    <w:top w:val="none" w:sz="0" w:space="0" w:color="auto"/>
                    <w:left w:val="none" w:sz="0" w:space="0" w:color="auto"/>
                    <w:bottom w:val="none" w:sz="0" w:space="0" w:color="auto"/>
                    <w:right w:val="none" w:sz="0" w:space="0" w:color="auto"/>
                  </w:divBdr>
                  <w:divsChild>
                    <w:div w:id="680592814">
                      <w:marLeft w:val="0"/>
                      <w:marRight w:val="0"/>
                      <w:marTop w:val="0"/>
                      <w:marBottom w:val="0"/>
                      <w:divBdr>
                        <w:top w:val="none" w:sz="0" w:space="0" w:color="auto"/>
                        <w:left w:val="none" w:sz="0" w:space="0" w:color="auto"/>
                        <w:bottom w:val="none" w:sz="0" w:space="0" w:color="auto"/>
                        <w:right w:val="none" w:sz="0" w:space="0" w:color="auto"/>
                      </w:divBdr>
                    </w:div>
                  </w:divsChild>
                </w:div>
                <w:div w:id="1781143349">
                  <w:marLeft w:val="0"/>
                  <w:marRight w:val="0"/>
                  <w:marTop w:val="0"/>
                  <w:marBottom w:val="0"/>
                  <w:divBdr>
                    <w:top w:val="none" w:sz="0" w:space="0" w:color="auto"/>
                    <w:left w:val="none" w:sz="0" w:space="0" w:color="auto"/>
                    <w:bottom w:val="none" w:sz="0" w:space="0" w:color="auto"/>
                    <w:right w:val="none" w:sz="0" w:space="0" w:color="auto"/>
                  </w:divBdr>
                  <w:divsChild>
                    <w:div w:id="1325746">
                      <w:marLeft w:val="0"/>
                      <w:marRight w:val="0"/>
                      <w:marTop w:val="0"/>
                      <w:marBottom w:val="0"/>
                      <w:divBdr>
                        <w:top w:val="none" w:sz="0" w:space="0" w:color="auto"/>
                        <w:left w:val="none" w:sz="0" w:space="0" w:color="auto"/>
                        <w:bottom w:val="none" w:sz="0" w:space="0" w:color="auto"/>
                        <w:right w:val="none" w:sz="0" w:space="0" w:color="auto"/>
                      </w:divBdr>
                    </w:div>
                  </w:divsChild>
                </w:div>
                <w:div w:id="1795909209">
                  <w:marLeft w:val="0"/>
                  <w:marRight w:val="0"/>
                  <w:marTop w:val="0"/>
                  <w:marBottom w:val="0"/>
                  <w:divBdr>
                    <w:top w:val="none" w:sz="0" w:space="0" w:color="auto"/>
                    <w:left w:val="none" w:sz="0" w:space="0" w:color="auto"/>
                    <w:bottom w:val="none" w:sz="0" w:space="0" w:color="auto"/>
                    <w:right w:val="none" w:sz="0" w:space="0" w:color="auto"/>
                  </w:divBdr>
                  <w:divsChild>
                    <w:div w:id="1256093867">
                      <w:marLeft w:val="0"/>
                      <w:marRight w:val="0"/>
                      <w:marTop w:val="0"/>
                      <w:marBottom w:val="0"/>
                      <w:divBdr>
                        <w:top w:val="none" w:sz="0" w:space="0" w:color="auto"/>
                        <w:left w:val="none" w:sz="0" w:space="0" w:color="auto"/>
                        <w:bottom w:val="none" w:sz="0" w:space="0" w:color="auto"/>
                        <w:right w:val="none" w:sz="0" w:space="0" w:color="auto"/>
                      </w:divBdr>
                    </w:div>
                  </w:divsChild>
                </w:div>
                <w:div w:id="1833060971">
                  <w:marLeft w:val="0"/>
                  <w:marRight w:val="0"/>
                  <w:marTop w:val="0"/>
                  <w:marBottom w:val="0"/>
                  <w:divBdr>
                    <w:top w:val="none" w:sz="0" w:space="0" w:color="auto"/>
                    <w:left w:val="none" w:sz="0" w:space="0" w:color="auto"/>
                    <w:bottom w:val="none" w:sz="0" w:space="0" w:color="auto"/>
                    <w:right w:val="none" w:sz="0" w:space="0" w:color="auto"/>
                  </w:divBdr>
                  <w:divsChild>
                    <w:div w:id="701443281">
                      <w:marLeft w:val="0"/>
                      <w:marRight w:val="0"/>
                      <w:marTop w:val="0"/>
                      <w:marBottom w:val="0"/>
                      <w:divBdr>
                        <w:top w:val="none" w:sz="0" w:space="0" w:color="auto"/>
                        <w:left w:val="none" w:sz="0" w:space="0" w:color="auto"/>
                        <w:bottom w:val="none" w:sz="0" w:space="0" w:color="auto"/>
                        <w:right w:val="none" w:sz="0" w:space="0" w:color="auto"/>
                      </w:divBdr>
                    </w:div>
                  </w:divsChild>
                </w:div>
                <w:div w:id="2091924518">
                  <w:marLeft w:val="0"/>
                  <w:marRight w:val="0"/>
                  <w:marTop w:val="0"/>
                  <w:marBottom w:val="0"/>
                  <w:divBdr>
                    <w:top w:val="none" w:sz="0" w:space="0" w:color="auto"/>
                    <w:left w:val="none" w:sz="0" w:space="0" w:color="auto"/>
                    <w:bottom w:val="none" w:sz="0" w:space="0" w:color="auto"/>
                    <w:right w:val="none" w:sz="0" w:space="0" w:color="auto"/>
                  </w:divBdr>
                  <w:divsChild>
                    <w:div w:id="2210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44556">
          <w:marLeft w:val="0"/>
          <w:marRight w:val="0"/>
          <w:marTop w:val="0"/>
          <w:marBottom w:val="0"/>
          <w:divBdr>
            <w:top w:val="none" w:sz="0" w:space="0" w:color="auto"/>
            <w:left w:val="none" w:sz="0" w:space="0" w:color="auto"/>
            <w:bottom w:val="none" w:sz="0" w:space="0" w:color="auto"/>
            <w:right w:val="none" w:sz="0" w:space="0" w:color="auto"/>
          </w:divBdr>
          <w:divsChild>
            <w:div w:id="138769082">
              <w:marLeft w:val="0"/>
              <w:marRight w:val="0"/>
              <w:marTop w:val="0"/>
              <w:marBottom w:val="0"/>
              <w:divBdr>
                <w:top w:val="none" w:sz="0" w:space="0" w:color="auto"/>
                <w:left w:val="none" w:sz="0" w:space="0" w:color="auto"/>
                <w:bottom w:val="none" w:sz="0" w:space="0" w:color="auto"/>
                <w:right w:val="none" w:sz="0" w:space="0" w:color="auto"/>
              </w:divBdr>
            </w:div>
            <w:div w:id="515271333">
              <w:marLeft w:val="0"/>
              <w:marRight w:val="0"/>
              <w:marTop w:val="0"/>
              <w:marBottom w:val="0"/>
              <w:divBdr>
                <w:top w:val="none" w:sz="0" w:space="0" w:color="auto"/>
                <w:left w:val="none" w:sz="0" w:space="0" w:color="auto"/>
                <w:bottom w:val="none" w:sz="0" w:space="0" w:color="auto"/>
                <w:right w:val="none" w:sz="0" w:space="0" w:color="auto"/>
              </w:divBdr>
            </w:div>
            <w:div w:id="565729582">
              <w:marLeft w:val="0"/>
              <w:marRight w:val="0"/>
              <w:marTop w:val="0"/>
              <w:marBottom w:val="0"/>
              <w:divBdr>
                <w:top w:val="none" w:sz="0" w:space="0" w:color="auto"/>
                <w:left w:val="none" w:sz="0" w:space="0" w:color="auto"/>
                <w:bottom w:val="none" w:sz="0" w:space="0" w:color="auto"/>
                <w:right w:val="none" w:sz="0" w:space="0" w:color="auto"/>
              </w:divBdr>
            </w:div>
            <w:div w:id="1220556697">
              <w:marLeft w:val="0"/>
              <w:marRight w:val="0"/>
              <w:marTop w:val="0"/>
              <w:marBottom w:val="0"/>
              <w:divBdr>
                <w:top w:val="none" w:sz="0" w:space="0" w:color="auto"/>
                <w:left w:val="none" w:sz="0" w:space="0" w:color="auto"/>
                <w:bottom w:val="none" w:sz="0" w:space="0" w:color="auto"/>
                <w:right w:val="none" w:sz="0" w:space="0" w:color="auto"/>
              </w:divBdr>
            </w:div>
            <w:div w:id="1748452312">
              <w:marLeft w:val="0"/>
              <w:marRight w:val="0"/>
              <w:marTop w:val="0"/>
              <w:marBottom w:val="0"/>
              <w:divBdr>
                <w:top w:val="none" w:sz="0" w:space="0" w:color="auto"/>
                <w:left w:val="none" w:sz="0" w:space="0" w:color="auto"/>
                <w:bottom w:val="none" w:sz="0" w:space="0" w:color="auto"/>
                <w:right w:val="none" w:sz="0" w:space="0" w:color="auto"/>
              </w:divBdr>
            </w:div>
          </w:divsChild>
        </w:div>
        <w:div w:id="1951233181">
          <w:marLeft w:val="0"/>
          <w:marRight w:val="0"/>
          <w:marTop w:val="0"/>
          <w:marBottom w:val="0"/>
          <w:divBdr>
            <w:top w:val="none" w:sz="0" w:space="0" w:color="auto"/>
            <w:left w:val="none" w:sz="0" w:space="0" w:color="auto"/>
            <w:bottom w:val="none" w:sz="0" w:space="0" w:color="auto"/>
            <w:right w:val="none" w:sz="0" w:space="0" w:color="auto"/>
          </w:divBdr>
        </w:div>
        <w:div w:id="1965503937">
          <w:marLeft w:val="0"/>
          <w:marRight w:val="0"/>
          <w:marTop w:val="0"/>
          <w:marBottom w:val="0"/>
          <w:divBdr>
            <w:top w:val="none" w:sz="0" w:space="0" w:color="auto"/>
            <w:left w:val="none" w:sz="0" w:space="0" w:color="auto"/>
            <w:bottom w:val="none" w:sz="0" w:space="0" w:color="auto"/>
            <w:right w:val="none" w:sz="0" w:space="0" w:color="auto"/>
          </w:divBdr>
        </w:div>
        <w:div w:id="1968313078">
          <w:marLeft w:val="0"/>
          <w:marRight w:val="0"/>
          <w:marTop w:val="0"/>
          <w:marBottom w:val="0"/>
          <w:divBdr>
            <w:top w:val="none" w:sz="0" w:space="0" w:color="auto"/>
            <w:left w:val="none" w:sz="0" w:space="0" w:color="auto"/>
            <w:bottom w:val="none" w:sz="0" w:space="0" w:color="auto"/>
            <w:right w:val="none" w:sz="0" w:space="0" w:color="auto"/>
          </w:divBdr>
        </w:div>
        <w:div w:id="1988972967">
          <w:marLeft w:val="0"/>
          <w:marRight w:val="0"/>
          <w:marTop w:val="0"/>
          <w:marBottom w:val="0"/>
          <w:divBdr>
            <w:top w:val="none" w:sz="0" w:space="0" w:color="auto"/>
            <w:left w:val="none" w:sz="0" w:space="0" w:color="auto"/>
            <w:bottom w:val="none" w:sz="0" w:space="0" w:color="auto"/>
            <w:right w:val="none" w:sz="0" w:space="0" w:color="auto"/>
          </w:divBdr>
        </w:div>
        <w:div w:id="1991596644">
          <w:marLeft w:val="0"/>
          <w:marRight w:val="0"/>
          <w:marTop w:val="0"/>
          <w:marBottom w:val="0"/>
          <w:divBdr>
            <w:top w:val="none" w:sz="0" w:space="0" w:color="auto"/>
            <w:left w:val="none" w:sz="0" w:space="0" w:color="auto"/>
            <w:bottom w:val="none" w:sz="0" w:space="0" w:color="auto"/>
            <w:right w:val="none" w:sz="0" w:space="0" w:color="auto"/>
          </w:divBdr>
        </w:div>
        <w:div w:id="2028406286">
          <w:marLeft w:val="0"/>
          <w:marRight w:val="0"/>
          <w:marTop w:val="0"/>
          <w:marBottom w:val="0"/>
          <w:divBdr>
            <w:top w:val="none" w:sz="0" w:space="0" w:color="auto"/>
            <w:left w:val="none" w:sz="0" w:space="0" w:color="auto"/>
            <w:bottom w:val="none" w:sz="0" w:space="0" w:color="auto"/>
            <w:right w:val="none" w:sz="0" w:space="0" w:color="auto"/>
          </w:divBdr>
        </w:div>
        <w:div w:id="2034334454">
          <w:marLeft w:val="0"/>
          <w:marRight w:val="0"/>
          <w:marTop w:val="0"/>
          <w:marBottom w:val="0"/>
          <w:divBdr>
            <w:top w:val="none" w:sz="0" w:space="0" w:color="auto"/>
            <w:left w:val="none" w:sz="0" w:space="0" w:color="auto"/>
            <w:bottom w:val="none" w:sz="0" w:space="0" w:color="auto"/>
            <w:right w:val="none" w:sz="0" w:space="0" w:color="auto"/>
          </w:divBdr>
        </w:div>
        <w:div w:id="2055232526">
          <w:marLeft w:val="0"/>
          <w:marRight w:val="0"/>
          <w:marTop w:val="0"/>
          <w:marBottom w:val="0"/>
          <w:divBdr>
            <w:top w:val="none" w:sz="0" w:space="0" w:color="auto"/>
            <w:left w:val="none" w:sz="0" w:space="0" w:color="auto"/>
            <w:bottom w:val="none" w:sz="0" w:space="0" w:color="auto"/>
            <w:right w:val="none" w:sz="0" w:space="0" w:color="auto"/>
          </w:divBdr>
        </w:div>
        <w:div w:id="2060937459">
          <w:marLeft w:val="0"/>
          <w:marRight w:val="0"/>
          <w:marTop w:val="0"/>
          <w:marBottom w:val="0"/>
          <w:divBdr>
            <w:top w:val="none" w:sz="0" w:space="0" w:color="auto"/>
            <w:left w:val="none" w:sz="0" w:space="0" w:color="auto"/>
            <w:bottom w:val="none" w:sz="0" w:space="0" w:color="auto"/>
            <w:right w:val="none" w:sz="0" w:space="0" w:color="auto"/>
          </w:divBdr>
        </w:div>
        <w:div w:id="2076388003">
          <w:marLeft w:val="0"/>
          <w:marRight w:val="0"/>
          <w:marTop w:val="0"/>
          <w:marBottom w:val="0"/>
          <w:divBdr>
            <w:top w:val="none" w:sz="0" w:space="0" w:color="auto"/>
            <w:left w:val="none" w:sz="0" w:space="0" w:color="auto"/>
            <w:bottom w:val="none" w:sz="0" w:space="0" w:color="auto"/>
            <w:right w:val="none" w:sz="0" w:space="0" w:color="auto"/>
          </w:divBdr>
        </w:div>
        <w:div w:id="2113283335">
          <w:marLeft w:val="0"/>
          <w:marRight w:val="0"/>
          <w:marTop w:val="0"/>
          <w:marBottom w:val="0"/>
          <w:divBdr>
            <w:top w:val="none" w:sz="0" w:space="0" w:color="auto"/>
            <w:left w:val="none" w:sz="0" w:space="0" w:color="auto"/>
            <w:bottom w:val="none" w:sz="0" w:space="0" w:color="auto"/>
            <w:right w:val="none" w:sz="0" w:space="0" w:color="auto"/>
          </w:divBdr>
        </w:div>
        <w:div w:id="2113896210">
          <w:marLeft w:val="0"/>
          <w:marRight w:val="0"/>
          <w:marTop w:val="0"/>
          <w:marBottom w:val="0"/>
          <w:divBdr>
            <w:top w:val="none" w:sz="0" w:space="0" w:color="auto"/>
            <w:left w:val="none" w:sz="0" w:space="0" w:color="auto"/>
            <w:bottom w:val="none" w:sz="0" w:space="0" w:color="auto"/>
            <w:right w:val="none" w:sz="0" w:space="0" w:color="auto"/>
          </w:divBdr>
        </w:div>
        <w:div w:id="2118985137">
          <w:marLeft w:val="0"/>
          <w:marRight w:val="0"/>
          <w:marTop w:val="0"/>
          <w:marBottom w:val="0"/>
          <w:divBdr>
            <w:top w:val="none" w:sz="0" w:space="0" w:color="auto"/>
            <w:left w:val="none" w:sz="0" w:space="0" w:color="auto"/>
            <w:bottom w:val="none" w:sz="0" w:space="0" w:color="auto"/>
            <w:right w:val="none" w:sz="0" w:space="0" w:color="auto"/>
          </w:divBdr>
        </w:div>
        <w:div w:id="2124113681">
          <w:marLeft w:val="0"/>
          <w:marRight w:val="0"/>
          <w:marTop w:val="0"/>
          <w:marBottom w:val="0"/>
          <w:divBdr>
            <w:top w:val="none" w:sz="0" w:space="0" w:color="auto"/>
            <w:left w:val="none" w:sz="0" w:space="0" w:color="auto"/>
            <w:bottom w:val="none" w:sz="0" w:space="0" w:color="auto"/>
            <w:right w:val="none" w:sz="0" w:space="0" w:color="auto"/>
          </w:divBdr>
        </w:div>
        <w:div w:id="2144692590">
          <w:marLeft w:val="0"/>
          <w:marRight w:val="0"/>
          <w:marTop w:val="0"/>
          <w:marBottom w:val="0"/>
          <w:divBdr>
            <w:top w:val="none" w:sz="0" w:space="0" w:color="auto"/>
            <w:left w:val="none" w:sz="0" w:space="0" w:color="auto"/>
            <w:bottom w:val="none" w:sz="0" w:space="0" w:color="auto"/>
            <w:right w:val="none" w:sz="0" w:space="0" w:color="auto"/>
          </w:divBdr>
        </w:div>
      </w:divsChild>
    </w:div>
    <w:div w:id="1111587073">
      <w:bodyDiv w:val="1"/>
      <w:marLeft w:val="0"/>
      <w:marRight w:val="0"/>
      <w:marTop w:val="0"/>
      <w:marBottom w:val="0"/>
      <w:divBdr>
        <w:top w:val="none" w:sz="0" w:space="0" w:color="auto"/>
        <w:left w:val="none" w:sz="0" w:space="0" w:color="auto"/>
        <w:bottom w:val="none" w:sz="0" w:space="0" w:color="auto"/>
        <w:right w:val="none" w:sz="0" w:space="0" w:color="auto"/>
      </w:divBdr>
      <w:divsChild>
        <w:div w:id="7023888">
          <w:marLeft w:val="360"/>
          <w:marRight w:val="0"/>
          <w:marTop w:val="0"/>
          <w:marBottom w:val="0"/>
          <w:divBdr>
            <w:top w:val="none" w:sz="0" w:space="0" w:color="auto"/>
            <w:left w:val="none" w:sz="0" w:space="0" w:color="auto"/>
            <w:bottom w:val="none" w:sz="0" w:space="0" w:color="auto"/>
            <w:right w:val="none" w:sz="0" w:space="0" w:color="auto"/>
          </w:divBdr>
        </w:div>
        <w:div w:id="202445143">
          <w:marLeft w:val="360"/>
          <w:marRight w:val="0"/>
          <w:marTop w:val="0"/>
          <w:marBottom w:val="0"/>
          <w:divBdr>
            <w:top w:val="none" w:sz="0" w:space="0" w:color="auto"/>
            <w:left w:val="none" w:sz="0" w:space="0" w:color="auto"/>
            <w:bottom w:val="none" w:sz="0" w:space="0" w:color="auto"/>
            <w:right w:val="none" w:sz="0" w:space="0" w:color="auto"/>
          </w:divBdr>
        </w:div>
      </w:divsChild>
    </w:div>
    <w:div w:id="1156921212">
      <w:bodyDiv w:val="1"/>
      <w:marLeft w:val="0"/>
      <w:marRight w:val="0"/>
      <w:marTop w:val="0"/>
      <w:marBottom w:val="0"/>
      <w:divBdr>
        <w:top w:val="none" w:sz="0" w:space="0" w:color="auto"/>
        <w:left w:val="none" w:sz="0" w:space="0" w:color="auto"/>
        <w:bottom w:val="none" w:sz="0" w:space="0" w:color="auto"/>
        <w:right w:val="none" w:sz="0" w:space="0" w:color="auto"/>
      </w:divBdr>
      <w:divsChild>
        <w:div w:id="72170694">
          <w:marLeft w:val="0"/>
          <w:marRight w:val="0"/>
          <w:marTop w:val="0"/>
          <w:marBottom w:val="0"/>
          <w:divBdr>
            <w:top w:val="none" w:sz="0" w:space="0" w:color="auto"/>
            <w:left w:val="none" w:sz="0" w:space="0" w:color="auto"/>
            <w:bottom w:val="none" w:sz="0" w:space="0" w:color="auto"/>
            <w:right w:val="none" w:sz="0" w:space="0" w:color="auto"/>
          </w:divBdr>
        </w:div>
        <w:div w:id="1091968316">
          <w:marLeft w:val="0"/>
          <w:marRight w:val="0"/>
          <w:marTop w:val="0"/>
          <w:marBottom w:val="0"/>
          <w:divBdr>
            <w:top w:val="none" w:sz="0" w:space="0" w:color="auto"/>
            <w:left w:val="none" w:sz="0" w:space="0" w:color="auto"/>
            <w:bottom w:val="none" w:sz="0" w:space="0" w:color="auto"/>
            <w:right w:val="none" w:sz="0" w:space="0" w:color="auto"/>
          </w:divBdr>
          <w:divsChild>
            <w:div w:id="368994466">
              <w:marLeft w:val="0"/>
              <w:marRight w:val="0"/>
              <w:marTop w:val="0"/>
              <w:marBottom w:val="0"/>
              <w:divBdr>
                <w:top w:val="none" w:sz="0" w:space="0" w:color="auto"/>
                <w:left w:val="none" w:sz="0" w:space="0" w:color="auto"/>
                <w:bottom w:val="none" w:sz="0" w:space="0" w:color="auto"/>
                <w:right w:val="none" w:sz="0" w:space="0" w:color="auto"/>
              </w:divBdr>
            </w:div>
          </w:divsChild>
        </w:div>
        <w:div w:id="1114524024">
          <w:marLeft w:val="0"/>
          <w:marRight w:val="0"/>
          <w:marTop w:val="0"/>
          <w:marBottom w:val="0"/>
          <w:divBdr>
            <w:top w:val="none" w:sz="0" w:space="0" w:color="auto"/>
            <w:left w:val="none" w:sz="0" w:space="0" w:color="auto"/>
            <w:bottom w:val="none" w:sz="0" w:space="0" w:color="auto"/>
            <w:right w:val="none" w:sz="0" w:space="0" w:color="auto"/>
          </w:divBdr>
          <w:divsChild>
            <w:div w:id="1669988414">
              <w:marLeft w:val="0"/>
              <w:marRight w:val="0"/>
              <w:marTop w:val="0"/>
              <w:marBottom w:val="0"/>
              <w:divBdr>
                <w:top w:val="none" w:sz="0" w:space="0" w:color="auto"/>
                <w:left w:val="none" w:sz="0" w:space="0" w:color="auto"/>
                <w:bottom w:val="none" w:sz="0" w:space="0" w:color="auto"/>
                <w:right w:val="none" w:sz="0" w:space="0" w:color="auto"/>
              </w:divBdr>
            </w:div>
          </w:divsChild>
        </w:div>
        <w:div w:id="1720590925">
          <w:marLeft w:val="0"/>
          <w:marRight w:val="0"/>
          <w:marTop w:val="0"/>
          <w:marBottom w:val="0"/>
          <w:divBdr>
            <w:top w:val="none" w:sz="0" w:space="0" w:color="auto"/>
            <w:left w:val="none" w:sz="0" w:space="0" w:color="auto"/>
            <w:bottom w:val="none" w:sz="0" w:space="0" w:color="auto"/>
            <w:right w:val="none" w:sz="0" w:space="0" w:color="auto"/>
          </w:divBdr>
        </w:div>
        <w:div w:id="2066105095">
          <w:marLeft w:val="0"/>
          <w:marRight w:val="0"/>
          <w:marTop w:val="0"/>
          <w:marBottom w:val="0"/>
          <w:divBdr>
            <w:top w:val="none" w:sz="0" w:space="0" w:color="auto"/>
            <w:left w:val="none" w:sz="0" w:space="0" w:color="auto"/>
            <w:bottom w:val="none" w:sz="0" w:space="0" w:color="auto"/>
            <w:right w:val="none" w:sz="0" w:space="0" w:color="auto"/>
          </w:divBdr>
          <w:divsChild>
            <w:div w:id="533230239">
              <w:marLeft w:val="0"/>
              <w:marRight w:val="0"/>
              <w:marTop w:val="0"/>
              <w:marBottom w:val="0"/>
              <w:divBdr>
                <w:top w:val="none" w:sz="0" w:space="0" w:color="auto"/>
                <w:left w:val="none" w:sz="0" w:space="0" w:color="auto"/>
                <w:bottom w:val="none" w:sz="0" w:space="0" w:color="auto"/>
                <w:right w:val="none" w:sz="0" w:space="0" w:color="auto"/>
              </w:divBdr>
            </w:div>
          </w:divsChild>
        </w:div>
        <w:div w:id="2095976841">
          <w:marLeft w:val="0"/>
          <w:marRight w:val="0"/>
          <w:marTop w:val="0"/>
          <w:marBottom w:val="0"/>
          <w:divBdr>
            <w:top w:val="none" w:sz="0" w:space="0" w:color="auto"/>
            <w:left w:val="none" w:sz="0" w:space="0" w:color="auto"/>
            <w:bottom w:val="none" w:sz="0" w:space="0" w:color="auto"/>
            <w:right w:val="none" w:sz="0" w:space="0" w:color="auto"/>
          </w:divBdr>
          <w:divsChild>
            <w:div w:id="16105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7301">
      <w:bodyDiv w:val="1"/>
      <w:marLeft w:val="0"/>
      <w:marRight w:val="0"/>
      <w:marTop w:val="0"/>
      <w:marBottom w:val="0"/>
      <w:divBdr>
        <w:top w:val="none" w:sz="0" w:space="0" w:color="auto"/>
        <w:left w:val="none" w:sz="0" w:space="0" w:color="auto"/>
        <w:bottom w:val="none" w:sz="0" w:space="0" w:color="auto"/>
        <w:right w:val="none" w:sz="0" w:space="0" w:color="auto"/>
      </w:divBdr>
    </w:div>
    <w:div w:id="1325474215">
      <w:bodyDiv w:val="1"/>
      <w:marLeft w:val="0"/>
      <w:marRight w:val="0"/>
      <w:marTop w:val="0"/>
      <w:marBottom w:val="0"/>
      <w:divBdr>
        <w:top w:val="none" w:sz="0" w:space="0" w:color="auto"/>
        <w:left w:val="none" w:sz="0" w:space="0" w:color="auto"/>
        <w:bottom w:val="none" w:sz="0" w:space="0" w:color="auto"/>
        <w:right w:val="none" w:sz="0" w:space="0" w:color="auto"/>
      </w:divBdr>
      <w:divsChild>
        <w:div w:id="1656445385">
          <w:marLeft w:val="0"/>
          <w:marRight w:val="0"/>
          <w:marTop w:val="0"/>
          <w:marBottom w:val="0"/>
          <w:divBdr>
            <w:top w:val="none" w:sz="0" w:space="0" w:color="auto"/>
            <w:left w:val="none" w:sz="0" w:space="0" w:color="auto"/>
            <w:bottom w:val="none" w:sz="0" w:space="0" w:color="auto"/>
            <w:right w:val="none" w:sz="0" w:space="0" w:color="auto"/>
          </w:divBdr>
          <w:divsChild>
            <w:div w:id="537201100">
              <w:marLeft w:val="0"/>
              <w:marRight w:val="0"/>
              <w:marTop w:val="0"/>
              <w:marBottom w:val="0"/>
              <w:divBdr>
                <w:top w:val="none" w:sz="0" w:space="0" w:color="auto"/>
                <w:left w:val="none" w:sz="0" w:space="0" w:color="auto"/>
                <w:bottom w:val="none" w:sz="0" w:space="0" w:color="auto"/>
                <w:right w:val="none" w:sz="0" w:space="0" w:color="auto"/>
              </w:divBdr>
            </w:div>
          </w:divsChild>
        </w:div>
        <w:div w:id="1760249850">
          <w:marLeft w:val="0"/>
          <w:marRight w:val="0"/>
          <w:marTop w:val="0"/>
          <w:marBottom w:val="0"/>
          <w:divBdr>
            <w:top w:val="none" w:sz="0" w:space="0" w:color="auto"/>
            <w:left w:val="none" w:sz="0" w:space="0" w:color="auto"/>
            <w:bottom w:val="none" w:sz="0" w:space="0" w:color="auto"/>
            <w:right w:val="none" w:sz="0" w:space="0" w:color="auto"/>
          </w:divBdr>
          <w:divsChild>
            <w:div w:id="1135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241463">
      <w:bodyDiv w:val="1"/>
      <w:marLeft w:val="0"/>
      <w:marRight w:val="0"/>
      <w:marTop w:val="0"/>
      <w:marBottom w:val="0"/>
      <w:divBdr>
        <w:top w:val="none" w:sz="0" w:space="0" w:color="auto"/>
        <w:left w:val="none" w:sz="0" w:space="0" w:color="auto"/>
        <w:bottom w:val="none" w:sz="0" w:space="0" w:color="auto"/>
        <w:right w:val="none" w:sz="0" w:space="0" w:color="auto"/>
      </w:divBdr>
      <w:divsChild>
        <w:div w:id="1175420555">
          <w:marLeft w:val="0"/>
          <w:marRight w:val="0"/>
          <w:marTop w:val="0"/>
          <w:marBottom w:val="0"/>
          <w:divBdr>
            <w:top w:val="none" w:sz="0" w:space="0" w:color="auto"/>
            <w:left w:val="none" w:sz="0" w:space="0" w:color="auto"/>
            <w:bottom w:val="none" w:sz="0" w:space="0" w:color="auto"/>
            <w:right w:val="none" w:sz="0" w:space="0" w:color="auto"/>
          </w:divBdr>
          <w:divsChild>
            <w:div w:id="1179856864">
              <w:marLeft w:val="0"/>
              <w:marRight w:val="0"/>
              <w:marTop w:val="0"/>
              <w:marBottom w:val="0"/>
              <w:divBdr>
                <w:top w:val="none" w:sz="0" w:space="0" w:color="auto"/>
                <w:left w:val="none" w:sz="0" w:space="0" w:color="auto"/>
                <w:bottom w:val="none" w:sz="0" w:space="0" w:color="auto"/>
                <w:right w:val="none" w:sz="0" w:space="0" w:color="auto"/>
              </w:divBdr>
              <w:divsChild>
                <w:div w:id="12861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232842">
          <w:marLeft w:val="0"/>
          <w:marRight w:val="0"/>
          <w:marTop w:val="0"/>
          <w:marBottom w:val="0"/>
          <w:divBdr>
            <w:top w:val="none" w:sz="0" w:space="0" w:color="auto"/>
            <w:left w:val="none" w:sz="0" w:space="0" w:color="auto"/>
            <w:bottom w:val="none" w:sz="0" w:space="0" w:color="auto"/>
            <w:right w:val="none" w:sz="0" w:space="0" w:color="auto"/>
          </w:divBdr>
          <w:divsChild>
            <w:div w:id="1926912833">
              <w:marLeft w:val="0"/>
              <w:marRight w:val="0"/>
              <w:marTop w:val="0"/>
              <w:marBottom w:val="0"/>
              <w:divBdr>
                <w:top w:val="none" w:sz="0" w:space="0" w:color="auto"/>
                <w:left w:val="none" w:sz="0" w:space="0" w:color="auto"/>
                <w:bottom w:val="none" w:sz="0" w:space="0" w:color="auto"/>
                <w:right w:val="none" w:sz="0" w:space="0" w:color="auto"/>
              </w:divBdr>
              <w:divsChild>
                <w:div w:id="1935818532">
                  <w:marLeft w:val="0"/>
                  <w:marRight w:val="0"/>
                  <w:marTop w:val="0"/>
                  <w:marBottom w:val="0"/>
                  <w:divBdr>
                    <w:top w:val="none" w:sz="0" w:space="0" w:color="auto"/>
                    <w:left w:val="none" w:sz="0" w:space="0" w:color="auto"/>
                    <w:bottom w:val="none" w:sz="0" w:space="0" w:color="auto"/>
                    <w:right w:val="none" w:sz="0" w:space="0" w:color="auto"/>
                  </w:divBdr>
                  <w:divsChild>
                    <w:div w:id="274219136">
                      <w:marLeft w:val="0"/>
                      <w:marRight w:val="0"/>
                      <w:marTop w:val="0"/>
                      <w:marBottom w:val="0"/>
                      <w:divBdr>
                        <w:top w:val="none" w:sz="0" w:space="0" w:color="auto"/>
                        <w:left w:val="none" w:sz="0" w:space="0" w:color="auto"/>
                        <w:bottom w:val="none" w:sz="0" w:space="0" w:color="auto"/>
                        <w:right w:val="none" w:sz="0" w:space="0" w:color="auto"/>
                      </w:divBdr>
                      <w:divsChild>
                        <w:div w:id="1219171793">
                          <w:marLeft w:val="0"/>
                          <w:marRight w:val="75"/>
                          <w:marTop w:val="0"/>
                          <w:marBottom w:val="0"/>
                          <w:divBdr>
                            <w:top w:val="none" w:sz="0" w:space="0" w:color="auto"/>
                            <w:left w:val="none" w:sz="0" w:space="0" w:color="auto"/>
                            <w:bottom w:val="none" w:sz="0" w:space="0" w:color="auto"/>
                            <w:right w:val="none" w:sz="0" w:space="0" w:color="auto"/>
                          </w:divBdr>
                        </w:div>
                      </w:divsChild>
                    </w:div>
                    <w:div w:id="1257177131">
                      <w:marLeft w:val="0"/>
                      <w:marRight w:val="0"/>
                      <w:marTop w:val="0"/>
                      <w:marBottom w:val="0"/>
                      <w:divBdr>
                        <w:top w:val="none" w:sz="0" w:space="0" w:color="auto"/>
                        <w:left w:val="none" w:sz="0" w:space="0" w:color="auto"/>
                        <w:bottom w:val="none" w:sz="0" w:space="0" w:color="auto"/>
                        <w:right w:val="none" w:sz="0" w:space="0" w:color="auto"/>
                      </w:divBdr>
                      <w:divsChild>
                        <w:div w:id="2049254368">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920344">
      <w:bodyDiv w:val="1"/>
      <w:marLeft w:val="0"/>
      <w:marRight w:val="0"/>
      <w:marTop w:val="0"/>
      <w:marBottom w:val="0"/>
      <w:divBdr>
        <w:top w:val="none" w:sz="0" w:space="0" w:color="auto"/>
        <w:left w:val="none" w:sz="0" w:space="0" w:color="auto"/>
        <w:bottom w:val="none" w:sz="0" w:space="0" w:color="auto"/>
        <w:right w:val="none" w:sz="0" w:space="0" w:color="auto"/>
      </w:divBdr>
      <w:divsChild>
        <w:div w:id="985086438">
          <w:marLeft w:val="0"/>
          <w:marRight w:val="0"/>
          <w:marTop w:val="0"/>
          <w:marBottom w:val="0"/>
          <w:divBdr>
            <w:top w:val="none" w:sz="0" w:space="0" w:color="auto"/>
            <w:left w:val="none" w:sz="0" w:space="0" w:color="auto"/>
            <w:bottom w:val="none" w:sz="0" w:space="0" w:color="auto"/>
            <w:right w:val="none" w:sz="0" w:space="0" w:color="auto"/>
          </w:divBdr>
          <w:divsChild>
            <w:div w:id="1491100217">
              <w:marLeft w:val="0"/>
              <w:marRight w:val="0"/>
              <w:marTop w:val="0"/>
              <w:marBottom w:val="0"/>
              <w:divBdr>
                <w:top w:val="none" w:sz="0" w:space="0" w:color="auto"/>
                <w:left w:val="none" w:sz="0" w:space="0" w:color="auto"/>
                <w:bottom w:val="none" w:sz="0" w:space="0" w:color="auto"/>
                <w:right w:val="none" w:sz="0" w:space="0" w:color="auto"/>
              </w:divBdr>
              <w:divsChild>
                <w:div w:id="756171319">
                  <w:marLeft w:val="0"/>
                  <w:marRight w:val="0"/>
                  <w:marTop w:val="0"/>
                  <w:marBottom w:val="0"/>
                  <w:divBdr>
                    <w:top w:val="none" w:sz="0" w:space="0" w:color="auto"/>
                    <w:left w:val="none" w:sz="0" w:space="0" w:color="auto"/>
                    <w:bottom w:val="none" w:sz="0" w:space="0" w:color="auto"/>
                    <w:right w:val="none" w:sz="0" w:space="0" w:color="auto"/>
                  </w:divBdr>
                  <w:divsChild>
                    <w:div w:id="1183740967">
                      <w:marLeft w:val="0"/>
                      <w:marRight w:val="0"/>
                      <w:marTop w:val="0"/>
                      <w:marBottom w:val="0"/>
                      <w:divBdr>
                        <w:top w:val="none" w:sz="0" w:space="0" w:color="auto"/>
                        <w:left w:val="none" w:sz="0" w:space="0" w:color="auto"/>
                        <w:bottom w:val="none" w:sz="0" w:space="0" w:color="auto"/>
                        <w:right w:val="none" w:sz="0" w:space="0" w:color="auto"/>
                      </w:divBdr>
                      <w:divsChild>
                        <w:div w:id="695009939">
                          <w:marLeft w:val="0"/>
                          <w:marRight w:val="0"/>
                          <w:marTop w:val="0"/>
                          <w:marBottom w:val="0"/>
                          <w:divBdr>
                            <w:top w:val="none" w:sz="0" w:space="0" w:color="auto"/>
                            <w:left w:val="none" w:sz="0" w:space="0" w:color="auto"/>
                            <w:bottom w:val="none" w:sz="0" w:space="0" w:color="auto"/>
                            <w:right w:val="none" w:sz="0" w:space="0" w:color="auto"/>
                          </w:divBdr>
                          <w:divsChild>
                            <w:div w:id="1329942448">
                              <w:marLeft w:val="0"/>
                              <w:marRight w:val="0"/>
                              <w:marTop w:val="0"/>
                              <w:marBottom w:val="0"/>
                              <w:divBdr>
                                <w:top w:val="none" w:sz="0" w:space="0" w:color="auto"/>
                                <w:left w:val="none" w:sz="0" w:space="0" w:color="auto"/>
                                <w:bottom w:val="none" w:sz="0" w:space="0" w:color="auto"/>
                                <w:right w:val="none" w:sz="0" w:space="0" w:color="auto"/>
                              </w:divBdr>
                              <w:divsChild>
                                <w:div w:id="703284427">
                                  <w:marLeft w:val="0"/>
                                  <w:marRight w:val="0"/>
                                  <w:marTop w:val="0"/>
                                  <w:marBottom w:val="0"/>
                                  <w:divBdr>
                                    <w:top w:val="none" w:sz="0" w:space="0" w:color="auto"/>
                                    <w:left w:val="none" w:sz="0" w:space="0" w:color="auto"/>
                                    <w:bottom w:val="none" w:sz="0" w:space="0" w:color="auto"/>
                                    <w:right w:val="none" w:sz="0" w:space="0" w:color="auto"/>
                                  </w:divBdr>
                                  <w:divsChild>
                                    <w:div w:id="1247030203">
                                      <w:marLeft w:val="0"/>
                                      <w:marRight w:val="0"/>
                                      <w:marTop w:val="0"/>
                                      <w:marBottom w:val="0"/>
                                      <w:divBdr>
                                        <w:top w:val="none" w:sz="0" w:space="0" w:color="auto"/>
                                        <w:left w:val="none" w:sz="0" w:space="0" w:color="auto"/>
                                        <w:bottom w:val="none" w:sz="0" w:space="0" w:color="auto"/>
                                        <w:right w:val="none" w:sz="0" w:space="0" w:color="auto"/>
                                      </w:divBdr>
                                      <w:divsChild>
                                        <w:div w:id="707029301">
                                          <w:marLeft w:val="0"/>
                                          <w:marRight w:val="0"/>
                                          <w:marTop w:val="0"/>
                                          <w:marBottom w:val="0"/>
                                          <w:divBdr>
                                            <w:top w:val="none" w:sz="0" w:space="0" w:color="auto"/>
                                            <w:left w:val="none" w:sz="0" w:space="0" w:color="auto"/>
                                            <w:bottom w:val="none" w:sz="0" w:space="0" w:color="auto"/>
                                            <w:right w:val="none" w:sz="0" w:space="0" w:color="auto"/>
                                          </w:divBdr>
                                          <w:divsChild>
                                            <w:div w:id="1860464826">
                                              <w:marLeft w:val="0"/>
                                              <w:marRight w:val="0"/>
                                              <w:marTop w:val="0"/>
                                              <w:marBottom w:val="0"/>
                                              <w:divBdr>
                                                <w:top w:val="none" w:sz="0" w:space="0" w:color="auto"/>
                                                <w:left w:val="none" w:sz="0" w:space="0" w:color="auto"/>
                                                <w:bottom w:val="none" w:sz="0" w:space="0" w:color="auto"/>
                                                <w:right w:val="none" w:sz="0" w:space="0" w:color="auto"/>
                                              </w:divBdr>
                                              <w:divsChild>
                                                <w:div w:id="79110953">
                                                  <w:marLeft w:val="0"/>
                                                  <w:marRight w:val="0"/>
                                                  <w:marTop w:val="0"/>
                                                  <w:marBottom w:val="0"/>
                                                  <w:divBdr>
                                                    <w:top w:val="none" w:sz="0" w:space="0" w:color="auto"/>
                                                    <w:left w:val="none" w:sz="0" w:space="0" w:color="auto"/>
                                                    <w:bottom w:val="none" w:sz="0" w:space="0" w:color="auto"/>
                                                    <w:right w:val="none" w:sz="0" w:space="0" w:color="auto"/>
                                                  </w:divBdr>
                                                  <w:divsChild>
                                                    <w:div w:id="1827624142">
                                                      <w:marLeft w:val="0"/>
                                                      <w:marRight w:val="0"/>
                                                      <w:marTop w:val="0"/>
                                                      <w:marBottom w:val="0"/>
                                                      <w:divBdr>
                                                        <w:top w:val="none" w:sz="0" w:space="0" w:color="auto"/>
                                                        <w:left w:val="none" w:sz="0" w:space="0" w:color="auto"/>
                                                        <w:bottom w:val="none" w:sz="0" w:space="0" w:color="auto"/>
                                                        <w:right w:val="none" w:sz="0" w:space="0" w:color="auto"/>
                                                      </w:divBdr>
                                                      <w:divsChild>
                                                        <w:div w:id="1262640384">
                                                          <w:marLeft w:val="0"/>
                                                          <w:marRight w:val="0"/>
                                                          <w:marTop w:val="0"/>
                                                          <w:marBottom w:val="0"/>
                                                          <w:divBdr>
                                                            <w:top w:val="none" w:sz="0" w:space="0" w:color="auto"/>
                                                            <w:left w:val="none" w:sz="0" w:space="0" w:color="auto"/>
                                                            <w:bottom w:val="none" w:sz="0" w:space="0" w:color="auto"/>
                                                            <w:right w:val="none" w:sz="0" w:space="0" w:color="auto"/>
                                                          </w:divBdr>
                                                          <w:divsChild>
                                                            <w:div w:id="2146700487">
                                                              <w:marLeft w:val="0"/>
                                                              <w:marRight w:val="0"/>
                                                              <w:marTop w:val="0"/>
                                                              <w:marBottom w:val="0"/>
                                                              <w:divBdr>
                                                                <w:top w:val="none" w:sz="0" w:space="0" w:color="auto"/>
                                                                <w:left w:val="none" w:sz="0" w:space="0" w:color="auto"/>
                                                                <w:bottom w:val="none" w:sz="0" w:space="0" w:color="auto"/>
                                                                <w:right w:val="none" w:sz="0" w:space="0" w:color="auto"/>
                                                              </w:divBdr>
                                                              <w:divsChild>
                                                                <w:div w:id="1437677415">
                                                                  <w:marLeft w:val="0"/>
                                                                  <w:marRight w:val="0"/>
                                                                  <w:marTop w:val="0"/>
                                                                  <w:marBottom w:val="0"/>
                                                                  <w:divBdr>
                                                                    <w:top w:val="none" w:sz="0" w:space="0" w:color="auto"/>
                                                                    <w:left w:val="none" w:sz="0" w:space="0" w:color="auto"/>
                                                                    <w:bottom w:val="none" w:sz="0" w:space="0" w:color="auto"/>
                                                                    <w:right w:val="none" w:sz="0" w:space="0" w:color="auto"/>
                                                                  </w:divBdr>
                                                                  <w:divsChild>
                                                                    <w:div w:id="8472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63882740">
      <w:bodyDiv w:val="1"/>
      <w:marLeft w:val="0"/>
      <w:marRight w:val="0"/>
      <w:marTop w:val="0"/>
      <w:marBottom w:val="0"/>
      <w:divBdr>
        <w:top w:val="none" w:sz="0" w:space="0" w:color="auto"/>
        <w:left w:val="none" w:sz="0" w:space="0" w:color="auto"/>
        <w:bottom w:val="none" w:sz="0" w:space="0" w:color="auto"/>
        <w:right w:val="none" w:sz="0" w:space="0" w:color="auto"/>
      </w:divBdr>
      <w:divsChild>
        <w:div w:id="119156706">
          <w:marLeft w:val="0"/>
          <w:marRight w:val="0"/>
          <w:marTop w:val="0"/>
          <w:marBottom w:val="0"/>
          <w:divBdr>
            <w:top w:val="none" w:sz="0" w:space="0" w:color="auto"/>
            <w:left w:val="none" w:sz="0" w:space="0" w:color="auto"/>
            <w:bottom w:val="none" w:sz="0" w:space="0" w:color="auto"/>
            <w:right w:val="none" w:sz="0" w:space="0" w:color="auto"/>
          </w:divBdr>
          <w:divsChild>
            <w:div w:id="1575316765">
              <w:marLeft w:val="0"/>
              <w:marRight w:val="0"/>
              <w:marTop w:val="0"/>
              <w:marBottom w:val="0"/>
              <w:divBdr>
                <w:top w:val="none" w:sz="0" w:space="0" w:color="auto"/>
                <w:left w:val="none" w:sz="0" w:space="0" w:color="auto"/>
                <w:bottom w:val="none" w:sz="0" w:space="0" w:color="auto"/>
                <w:right w:val="none" w:sz="0" w:space="0" w:color="auto"/>
              </w:divBdr>
              <w:divsChild>
                <w:div w:id="2021816281">
                  <w:marLeft w:val="0"/>
                  <w:marRight w:val="0"/>
                  <w:marTop w:val="0"/>
                  <w:marBottom w:val="0"/>
                  <w:divBdr>
                    <w:top w:val="none" w:sz="0" w:space="0" w:color="auto"/>
                    <w:left w:val="none" w:sz="0" w:space="0" w:color="auto"/>
                    <w:bottom w:val="none" w:sz="0" w:space="0" w:color="auto"/>
                    <w:right w:val="none" w:sz="0" w:space="0" w:color="auto"/>
                  </w:divBdr>
                  <w:divsChild>
                    <w:div w:id="67730656">
                      <w:marLeft w:val="0"/>
                      <w:marRight w:val="0"/>
                      <w:marTop w:val="0"/>
                      <w:marBottom w:val="0"/>
                      <w:divBdr>
                        <w:top w:val="none" w:sz="0" w:space="0" w:color="auto"/>
                        <w:left w:val="none" w:sz="0" w:space="0" w:color="auto"/>
                        <w:bottom w:val="none" w:sz="0" w:space="0" w:color="auto"/>
                        <w:right w:val="none" w:sz="0" w:space="0" w:color="auto"/>
                      </w:divBdr>
                      <w:divsChild>
                        <w:div w:id="1251937361">
                          <w:marLeft w:val="0"/>
                          <w:marRight w:val="75"/>
                          <w:marTop w:val="0"/>
                          <w:marBottom w:val="0"/>
                          <w:divBdr>
                            <w:top w:val="none" w:sz="0" w:space="0" w:color="auto"/>
                            <w:left w:val="none" w:sz="0" w:space="0" w:color="auto"/>
                            <w:bottom w:val="none" w:sz="0" w:space="0" w:color="auto"/>
                            <w:right w:val="none" w:sz="0" w:space="0" w:color="auto"/>
                          </w:divBdr>
                        </w:div>
                      </w:divsChild>
                    </w:div>
                    <w:div w:id="2017801449">
                      <w:marLeft w:val="0"/>
                      <w:marRight w:val="0"/>
                      <w:marTop w:val="0"/>
                      <w:marBottom w:val="0"/>
                      <w:divBdr>
                        <w:top w:val="none" w:sz="0" w:space="0" w:color="auto"/>
                        <w:left w:val="none" w:sz="0" w:space="0" w:color="auto"/>
                        <w:bottom w:val="none" w:sz="0" w:space="0" w:color="auto"/>
                        <w:right w:val="none" w:sz="0" w:space="0" w:color="auto"/>
                      </w:divBdr>
                      <w:divsChild>
                        <w:div w:id="1047144017">
                          <w:marLeft w:val="0"/>
                          <w:marRight w:val="9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902173">
          <w:marLeft w:val="0"/>
          <w:marRight w:val="0"/>
          <w:marTop w:val="0"/>
          <w:marBottom w:val="0"/>
          <w:divBdr>
            <w:top w:val="none" w:sz="0" w:space="0" w:color="auto"/>
            <w:left w:val="none" w:sz="0" w:space="0" w:color="auto"/>
            <w:bottom w:val="none" w:sz="0" w:space="0" w:color="auto"/>
            <w:right w:val="none" w:sz="0" w:space="0" w:color="auto"/>
          </w:divBdr>
          <w:divsChild>
            <w:div w:id="1435251091">
              <w:marLeft w:val="0"/>
              <w:marRight w:val="0"/>
              <w:marTop w:val="0"/>
              <w:marBottom w:val="0"/>
              <w:divBdr>
                <w:top w:val="none" w:sz="0" w:space="0" w:color="auto"/>
                <w:left w:val="none" w:sz="0" w:space="0" w:color="auto"/>
                <w:bottom w:val="none" w:sz="0" w:space="0" w:color="auto"/>
                <w:right w:val="none" w:sz="0" w:space="0" w:color="auto"/>
              </w:divBdr>
              <w:divsChild>
                <w:div w:id="1387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29755">
      <w:bodyDiv w:val="1"/>
      <w:marLeft w:val="0"/>
      <w:marRight w:val="0"/>
      <w:marTop w:val="0"/>
      <w:marBottom w:val="0"/>
      <w:divBdr>
        <w:top w:val="none" w:sz="0" w:space="0" w:color="auto"/>
        <w:left w:val="none" w:sz="0" w:space="0" w:color="auto"/>
        <w:bottom w:val="none" w:sz="0" w:space="0" w:color="auto"/>
        <w:right w:val="none" w:sz="0" w:space="0" w:color="auto"/>
      </w:divBdr>
    </w:div>
    <w:div w:id="1512137763">
      <w:bodyDiv w:val="1"/>
      <w:marLeft w:val="0"/>
      <w:marRight w:val="0"/>
      <w:marTop w:val="0"/>
      <w:marBottom w:val="0"/>
      <w:divBdr>
        <w:top w:val="none" w:sz="0" w:space="0" w:color="auto"/>
        <w:left w:val="none" w:sz="0" w:space="0" w:color="auto"/>
        <w:bottom w:val="none" w:sz="0" w:space="0" w:color="auto"/>
        <w:right w:val="none" w:sz="0" w:space="0" w:color="auto"/>
      </w:divBdr>
    </w:div>
    <w:div w:id="1617102245">
      <w:bodyDiv w:val="1"/>
      <w:marLeft w:val="0"/>
      <w:marRight w:val="0"/>
      <w:marTop w:val="0"/>
      <w:marBottom w:val="0"/>
      <w:divBdr>
        <w:top w:val="none" w:sz="0" w:space="0" w:color="auto"/>
        <w:left w:val="none" w:sz="0" w:space="0" w:color="auto"/>
        <w:bottom w:val="none" w:sz="0" w:space="0" w:color="auto"/>
        <w:right w:val="none" w:sz="0" w:space="0" w:color="auto"/>
      </w:divBdr>
      <w:divsChild>
        <w:div w:id="858740875">
          <w:marLeft w:val="0"/>
          <w:marRight w:val="0"/>
          <w:marTop w:val="0"/>
          <w:marBottom w:val="0"/>
          <w:divBdr>
            <w:top w:val="none" w:sz="0" w:space="0" w:color="auto"/>
            <w:left w:val="none" w:sz="0" w:space="0" w:color="auto"/>
            <w:bottom w:val="none" w:sz="0" w:space="0" w:color="auto"/>
            <w:right w:val="none" w:sz="0" w:space="0" w:color="auto"/>
          </w:divBdr>
        </w:div>
        <w:div w:id="1449468849">
          <w:marLeft w:val="0"/>
          <w:marRight w:val="0"/>
          <w:marTop w:val="0"/>
          <w:marBottom w:val="0"/>
          <w:divBdr>
            <w:top w:val="none" w:sz="0" w:space="0" w:color="auto"/>
            <w:left w:val="none" w:sz="0" w:space="0" w:color="auto"/>
            <w:bottom w:val="none" w:sz="0" w:space="0" w:color="auto"/>
            <w:right w:val="none" w:sz="0" w:space="0" w:color="auto"/>
          </w:divBdr>
          <w:divsChild>
            <w:div w:id="889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0874">
      <w:bodyDiv w:val="1"/>
      <w:marLeft w:val="0"/>
      <w:marRight w:val="0"/>
      <w:marTop w:val="0"/>
      <w:marBottom w:val="0"/>
      <w:divBdr>
        <w:top w:val="none" w:sz="0" w:space="0" w:color="auto"/>
        <w:left w:val="none" w:sz="0" w:space="0" w:color="auto"/>
        <w:bottom w:val="none" w:sz="0" w:space="0" w:color="auto"/>
        <w:right w:val="none" w:sz="0" w:space="0" w:color="auto"/>
      </w:divBdr>
    </w:div>
    <w:div w:id="1676419780">
      <w:bodyDiv w:val="1"/>
      <w:marLeft w:val="0"/>
      <w:marRight w:val="0"/>
      <w:marTop w:val="0"/>
      <w:marBottom w:val="0"/>
      <w:divBdr>
        <w:top w:val="none" w:sz="0" w:space="0" w:color="auto"/>
        <w:left w:val="none" w:sz="0" w:space="0" w:color="auto"/>
        <w:bottom w:val="none" w:sz="0" w:space="0" w:color="auto"/>
        <w:right w:val="none" w:sz="0" w:space="0" w:color="auto"/>
      </w:divBdr>
    </w:div>
    <w:div w:id="1721435050">
      <w:bodyDiv w:val="1"/>
      <w:marLeft w:val="0"/>
      <w:marRight w:val="0"/>
      <w:marTop w:val="0"/>
      <w:marBottom w:val="0"/>
      <w:divBdr>
        <w:top w:val="none" w:sz="0" w:space="0" w:color="auto"/>
        <w:left w:val="none" w:sz="0" w:space="0" w:color="auto"/>
        <w:bottom w:val="none" w:sz="0" w:space="0" w:color="auto"/>
        <w:right w:val="none" w:sz="0" w:space="0" w:color="auto"/>
      </w:divBdr>
    </w:div>
    <w:div w:id="1743019306">
      <w:bodyDiv w:val="1"/>
      <w:marLeft w:val="0"/>
      <w:marRight w:val="0"/>
      <w:marTop w:val="0"/>
      <w:marBottom w:val="0"/>
      <w:divBdr>
        <w:top w:val="none" w:sz="0" w:space="0" w:color="auto"/>
        <w:left w:val="none" w:sz="0" w:space="0" w:color="auto"/>
        <w:bottom w:val="none" w:sz="0" w:space="0" w:color="auto"/>
        <w:right w:val="none" w:sz="0" w:space="0" w:color="auto"/>
      </w:divBdr>
    </w:div>
    <w:div w:id="1775974607">
      <w:bodyDiv w:val="1"/>
      <w:marLeft w:val="0"/>
      <w:marRight w:val="0"/>
      <w:marTop w:val="0"/>
      <w:marBottom w:val="0"/>
      <w:divBdr>
        <w:top w:val="none" w:sz="0" w:space="0" w:color="auto"/>
        <w:left w:val="none" w:sz="0" w:space="0" w:color="auto"/>
        <w:bottom w:val="none" w:sz="0" w:space="0" w:color="auto"/>
        <w:right w:val="none" w:sz="0" w:space="0" w:color="auto"/>
      </w:divBdr>
    </w:div>
    <w:div w:id="1778525301">
      <w:bodyDiv w:val="1"/>
      <w:marLeft w:val="0"/>
      <w:marRight w:val="0"/>
      <w:marTop w:val="0"/>
      <w:marBottom w:val="0"/>
      <w:divBdr>
        <w:top w:val="none" w:sz="0" w:space="0" w:color="auto"/>
        <w:left w:val="none" w:sz="0" w:space="0" w:color="auto"/>
        <w:bottom w:val="none" w:sz="0" w:space="0" w:color="auto"/>
        <w:right w:val="none" w:sz="0" w:space="0" w:color="auto"/>
      </w:divBdr>
    </w:div>
    <w:div w:id="1862433803">
      <w:bodyDiv w:val="1"/>
      <w:marLeft w:val="0"/>
      <w:marRight w:val="0"/>
      <w:marTop w:val="0"/>
      <w:marBottom w:val="0"/>
      <w:divBdr>
        <w:top w:val="none" w:sz="0" w:space="0" w:color="auto"/>
        <w:left w:val="none" w:sz="0" w:space="0" w:color="auto"/>
        <w:bottom w:val="none" w:sz="0" w:space="0" w:color="auto"/>
        <w:right w:val="none" w:sz="0" w:space="0" w:color="auto"/>
      </w:divBdr>
    </w:div>
    <w:div w:id="197829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oleObject" Target="embeddings/oleObject2.bin"/><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emf"/><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header" Target="header4.xml"/><Relationship Id="rId28"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header" Target="header3.xml"/><Relationship Id="rId27"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E1AFC219F9024AA012AA91AE638458" ma:contentTypeVersion="12" ma:contentTypeDescription="Create a new document." ma:contentTypeScope="" ma:versionID="a7227118cb610c9d923601185317f445">
  <xsd:schema xmlns:xsd="http://www.w3.org/2001/XMLSchema" xmlns:xs="http://www.w3.org/2001/XMLSchema" xmlns:p="http://schemas.microsoft.com/office/2006/metadata/properties" xmlns:ns2="6d40af7e-4221-4977-b78a-7b32ed952466" xmlns:ns3="39899a83-cf50-491c-beef-c73420cadbee" targetNamespace="http://schemas.microsoft.com/office/2006/metadata/properties" ma:root="true" ma:fieldsID="23ac76665aaf45320416b549d16ddbd2" ns2:_="" ns3:_="">
    <xsd:import namespace="6d40af7e-4221-4977-b78a-7b32ed952466"/>
    <xsd:import namespace="39899a83-cf50-491c-beef-c73420cadb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0af7e-4221-4977-b78a-7b32ed95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adb9bf-65a7-4dcd-b9fe-2cabe70ed6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9899a83-cf50-491c-beef-c73420cadb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fd226b-cc02-44e1-b471-f4c263f4f22a}" ma:internalName="TaxCatchAll" ma:showField="CatchAllData" ma:web="39899a83-cf50-491c-beef-c73420cadb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40af7e-4221-4977-b78a-7b32ed952466">
      <Terms xmlns="http://schemas.microsoft.com/office/infopath/2007/PartnerControls"/>
    </lcf76f155ced4ddcb4097134ff3c332f>
    <TaxCatchAll xmlns="39899a83-cf50-491c-beef-c73420cadbe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A72CF-8708-4004-8B20-63BBA45F8A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0af7e-4221-4977-b78a-7b32ed952466"/>
    <ds:schemaRef ds:uri="39899a83-cf50-491c-beef-c73420cad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F3C34-96EA-4E29-BAC3-5A0B70013377}">
  <ds:schemaRefs>
    <ds:schemaRef ds:uri="http://schemas.microsoft.com/sharepoint/v3/contenttype/forms"/>
  </ds:schemaRefs>
</ds:datastoreItem>
</file>

<file path=customXml/itemProps3.xml><?xml version="1.0" encoding="utf-8"?>
<ds:datastoreItem xmlns:ds="http://schemas.openxmlformats.org/officeDocument/2006/customXml" ds:itemID="{C5E2FBFA-6457-4DFA-8E99-D4F781EC07DC}">
  <ds:schemaRefs>
    <ds:schemaRef ds:uri="http://schemas.microsoft.com/office/2006/metadata/properties"/>
    <ds:schemaRef ds:uri="http://schemas.microsoft.com/office/infopath/2007/PartnerControls"/>
    <ds:schemaRef ds:uri="6d40af7e-4221-4977-b78a-7b32ed952466"/>
    <ds:schemaRef ds:uri="39899a83-cf50-491c-beef-c73420cadbee"/>
  </ds:schemaRefs>
</ds:datastoreItem>
</file>

<file path=customXml/itemProps4.xml><?xml version="1.0" encoding="utf-8"?>
<ds:datastoreItem xmlns:ds="http://schemas.openxmlformats.org/officeDocument/2006/customXml" ds:itemID="{7249D728-D463-47BA-868A-6469D9399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68</Pages>
  <Words>15263</Words>
  <Characters>87000</Characters>
  <Application>Microsoft Office Word</Application>
  <DocSecurity>0</DocSecurity>
  <Lines>725</Lines>
  <Paragraphs>204</Paragraphs>
  <ScaleCrop>false</ScaleCrop>
  <Company/>
  <LinksUpToDate>false</LinksUpToDate>
  <CharactersWithSpaces>102059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Simin Chen3848</dc:creator>
  <cp:keywords/>
  <dc:description/>
  <cp:lastModifiedBy>Xuning Wei12232</cp:lastModifiedBy>
  <cp:revision>370</cp:revision>
  <dcterms:created xsi:type="dcterms:W3CDTF">2026-07-28T21:01:00Z</dcterms:created>
  <dcterms:modified xsi:type="dcterms:W3CDTF">2026-10-27T09:15:00Z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0x01010081E1AFC219F9024AA012AA91AE638458</vt:lpwstr>
  </property>
  <property fmtid="{D5CDD505-2E9C-101B-9397-08002B2CF9AE}" pid="3" name="MediaServiceImageTags">
    <vt:lpwstr/>
  </property>
  <property fmtid="{D5CDD505-2E9C-101B-9397-08002B2CF9AE}" pid="4" name="docLang">
    <vt:lpwstr>en</vt:lpwstr>
  </property>
</Properties>
</file>